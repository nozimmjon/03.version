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0159556"/>
    <w:p w14:paraId="2D490685" w14:textId="6A13EA62" w:rsidR="0052608A" w:rsidRPr="009C4BAE" w:rsidRDefault="000A22E4" w:rsidP="004E743C">
      <w:pPr>
        <w:pStyle w:val="af1"/>
        <w:spacing w:line="288" w:lineRule="auto"/>
        <w:ind w:firstLine="567"/>
        <w:rPr>
          <w:rFonts w:ascii="Roboto" w:hAnsi="Roboto" w:cstheme="minorHAnsi"/>
          <w:sz w:val="26"/>
          <w:szCs w:val="26"/>
          <w:lang w:val="uz-Cyrl-UZ"/>
        </w:rPr>
      </w:pPr>
      <w:r w:rsidRPr="009C4BAE">
        <w:rPr>
          <w:rFonts w:ascii="Roboto" w:hAnsi="Roboto"/>
          <w:noProof/>
          <w:lang w:val="uz-Cyrl-UZ"/>
          <w:rPrChange w:id="1" w:author="Nozimjon Ortiqov" w:date="2026-02-24T09:31:00Z" w16du:dateUtc="2026-02-24T04:31:00Z">
            <w:rPr>
              <w:noProof/>
            </w:rPr>
          </w:rPrChange>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9C4BAE">
        <w:rPr>
          <w:rFonts w:ascii="Roboto" w:hAnsi="Roboto" w:cstheme="minorHAnsi"/>
          <w:noProof/>
          <w:sz w:val="26"/>
          <w:szCs w:val="26"/>
          <w:lang w:val="uz-Cyrl-UZ"/>
          <w:rPrChange w:id="2" w:author="Nozimjon Ortiqov" w:date="2026-02-24T09:31:00Z" w16du:dateUtc="2026-02-24T04:31:00Z">
            <w:rPr>
              <w:rFonts w:ascii="Roboto" w:hAnsi="Roboto" w:cstheme="minorHAnsi"/>
              <w:noProof/>
              <w:sz w:val="26"/>
              <w:szCs w:val="26"/>
            </w:rPr>
          </w:rPrChange>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9C4BAE">
        <w:rPr>
          <w:rFonts w:ascii="Roboto" w:hAnsi="Roboto" w:cstheme="minorHAnsi"/>
          <w:noProof/>
          <w:sz w:val="26"/>
          <w:szCs w:val="26"/>
          <w:lang w:val="uz-Cyrl-UZ"/>
          <w:rPrChange w:id="3" w:author="Nozimjon Ortiqov" w:date="2026-02-24T09:31:00Z" w16du:dateUtc="2026-02-24T04:31:00Z">
            <w:rPr>
              <w:rFonts w:ascii="Roboto" w:hAnsi="Roboto" w:cstheme="minorHAnsi"/>
              <w:noProof/>
              <w:sz w:val="26"/>
              <w:szCs w:val="26"/>
            </w:rPr>
          </w:rPrChange>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9C4BAE">
        <w:rPr>
          <w:rFonts w:ascii="Roboto" w:hAnsi="Roboto"/>
          <w:noProof/>
          <w:lang w:val="uz-Cyrl-UZ"/>
          <w:rPrChange w:id="4" w:author="Nozimjon Ortiqov" w:date="2026-02-24T09:31:00Z" w16du:dateUtc="2026-02-24T04:31:00Z">
            <w:rPr>
              <w:noProof/>
            </w:rPr>
          </w:rPrChange>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9C4BAE">
        <w:rPr>
          <w:rFonts w:ascii="Roboto" w:hAnsi="Roboto"/>
          <w:noProof/>
          <w:lang w:val="uz-Cyrl-UZ"/>
          <w:rPrChange w:id="5" w:author="Nozimjon Ortiqov" w:date="2026-02-24T09:31:00Z" w16du:dateUtc="2026-02-24T04:31:00Z">
            <w:rPr>
              <w:noProof/>
            </w:rPr>
          </w:rPrChange>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9C4BAE">
        <w:rPr>
          <w:rFonts w:ascii="Roboto" w:hAnsi="Roboto"/>
          <w:noProof/>
          <w:lang w:val="uz-Cyrl-UZ"/>
          <w:rPrChange w:id="6" w:author="Nozimjon Ortiqov" w:date="2026-02-24T09:31:00Z" w16du:dateUtc="2026-02-24T04:31:00Z">
            <w:rPr>
              <w:noProof/>
            </w:rPr>
          </w:rPrChange>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9C4BAE">
        <w:rPr>
          <w:rFonts w:ascii="Roboto" w:hAnsi="Roboto" w:cstheme="minorHAnsi"/>
          <w:noProof/>
          <w:sz w:val="26"/>
          <w:szCs w:val="26"/>
          <w:lang w:val="uz-Cyrl-UZ"/>
          <w:rPrChange w:id="7" w:author="Nozimjon Ortiqov" w:date="2026-02-24T09:31:00Z" w16du:dateUtc="2026-02-24T04:31:00Z">
            <w:rPr>
              <w:rFonts w:ascii="Roboto" w:hAnsi="Roboto" w:cstheme="minorHAnsi"/>
              <w:noProof/>
              <w:sz w:val="26"/>
              <w:szCs w:val="26"/>
            </w:rPr>
          </w:rPrChange>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9C4BAE">
        <w:rPr>
          <w:rFonts w:ascii="Roboto" w:hAnsi="Roboto"/>
          <w:noProof/>
          <w:lang w:val="uz-Cyrl-UZ"/>
          <w:rPrChange w:id="8" w:author="Nozimjon Ortiqov" w:date="2026-02-24T09:31:00Z" w16du:dateUtc="2026-02-24T04:31:00Z">
            <w:rPr>
              <w:noProof/>
            </w:rPr>
          </w:rPrChange>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9C4BAE">
        <w:rPr>
          <w:rFonts w:ascii="Roboto" w:hAnsi="Roboto"/>
          <w:noProof/>
          <w:lang w:val="uz-Cyrl-UZ"/>
          <w:rPrChange w:id="9" w:author="Nozimjon Ortiqov" w:date="2026-02-24T09:31:00Z" w16du:dateUtc="2026-02-24T04:31:00Z">
            <w:rPr>
              <w:noProof/>
            </w:rPr>
          </w:rPrChange>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9C4BAE">
        <w:rPr>
          <w:rFonts w:ascii="Roboto" w:hAnsi="Roboto" w:cstheme="minorHAnsi"/>
          <w:sz w:val="26"/>
          <w:szCs w:val="26"/>
          <w:lang w:val="uz-Cyrl-UZ"/>
        </w:rPr>
        <w:br w:type="page"/>
      </w:r>
    </w:p>
    <w:bookmarkStart w:id="10"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2E68C9C0" w14:textId="77777777" w:rsidR="00B76C54" w:rsidRPr="009C4BAE" w:rsidRDefault="00DA259A" w:rsidP="005C61F3">
          <w:pPr>
            <w:pStyle w:val="af1"/>
            <w:spacing w:after="240" w:line="288" w:lineRule="auto"/>
            <w:rPr>
              <w:rFonts w:ascii="Roboto" w:hAnsi="Roboto"/>
              <w:b/>
              <w:bCs/>
              <w:noProof/>
              <w:lang w:val="uz-Cyrl-UZ"/>
              <w:rPrChange w:id="11" w:author="Nozimjon Ortiqov" w:date="2026-02-24T09:31:00Z" w16du:dateUtc="2026-02-24T04:31:00Z">
                <w:rPr>
                  <w:b/>
                  <w:bCs/>
                  <w:noProof/>
                </w:rPr>
              </w:rPrChange>
            </w:rPr>
          </w:pPr>
          <w:r w:rsidRPr="009C4BAE">
            <w:rPr>
              <w:rFonts w:ascii="Roboto" w:hAnsi="Roboto"/>
              <w:b/>
              <w:bCs/>
              <w:color w:val="002060"/>
              <w:sz w:val="36"/>
              <w:szCs w:val="36"/>
              <w:lang w:val="uz-Cyrl-UZ"/>
              <w:rPrChange w:id="12" w:author="Nozimjon Ortiqov" w:date="2026-02-24T09:31:00Z" w16du:dateUtc="2026-02-24T04:31:00Z">
                <w:rPr>
                  <w:rFonts w:ascii="Roboto" w:hAnsi="Roboto"/>
                  <w:b/>
                  <w:bCs/>
                  <w:color w:val="002060"/>
                  <w:sz w:val="36"/>
                  <w:szCs w:val="36"/>
                </w:rPr>
              </w:rPrChange>
            </w:rPr>
            <w:t>Мундарижа</w:t>
          </w:r>
          <w:r w:rsidR="0077646F" w:rsidRPr="009C4BAE">
            <w:rPr>
              <w:rFonts w:ascii="Roboto" w:hAnsi="Roboto" w:cstheme="minorHAnsi"/>
              <w:b/>
              <w:bCs/>
              <w:sz w:val="40"/>
              <w:szCs w:val="40"/>
              <w:lang w:val="uz-Cyrl-UZ"/>
              <w:rPrChange w:id="13" w:author="Nozimjon Ortiqov" w:date="2026-02-24T09:31:00Z" w16du:dateUtc="2026-02-24T04:31:00Z">
                <w:rPr>
                  <w:rFonts w:ascii="Roboto" w:hAnsi="Roboto" w:cstheme="minorHAnsi"/>
                  <w:b/>
                  <w:bCs/>
                  <w:sz w:val="40"/>
                  <w:szCs w:val="40"/>
                </w:rPr>
              </w:rPrChange>
            </w:rPr>
            <w:fldChar w:fldCharType="begin"/>
          </w:r>
          <w:r w:rsidR="0077646F" w:rsidRPr="009C4BAE">
            <w:rPr>
              <w:rFonts w:ascii="Roboto" w:hAnsi="Roboto" w:cstheme="minorHAnsi"/>
              <w:b/>
              <w:bCs/>
              <w:sz w:val="40"/>
              <w:szCs w:val="40"/>
              <w:lang w:val="uz-Cyrl-UZ"/>
              <w:rPrChange w:id="14" w:author="Nozimjon Ortiqov" w:date="2026-02-24T09:31:00Z" w16du:dateUtc="2026-02-24T04:31:00Z">
                <w:rPr>
                  <w:rFonts w:ascii="Roboto" w:hAnsi="Roboto" w:cstheme="minorHAnsi"/>
                  <w:b/>
                  <w:bCs/>
                  <w:sz w:val="40"/>
                  <w:szCs w:val="40"/>
                </w:rPr>
              </w:rPrChange>
            </w:rPr>
            <w:instrText xml:space="preserve"> TOC \o "1-3" \h \z \u </w:instrText>
          </w:r>
          <w:r w:rsidR="0077646F" w:rsidRPr="009C4BAE">
            <w:rPr>
              <w:rFonts w:ascii="Roboto" w:hAnsi="Roboto" w:cstheme="minorHAnsi"/>
              <w:b/>
              <w:bCs/>
              <w:sz w:val="40"/>
              <w:szCs w:val="40"/>
              <w:lang w:val="uz-Cyrl-UZ"/>
              <w:rPrChange w:id="15" w:author="Nozimjon Ortiqov" w:date="2026-02-24T09:31:00Z" w16du:dateUtc="2026-02-24T04:31:00Z">
                <w:rPr>
                  <w:rFonts w:ascii="Roboto" w:eastAsiaTheme="minorHAnsi" w:hAnsi="Roboto" w:cstheme="minorHAnsi"/>
                  <w:b/>
                  <w:bCs/>
                  <w:noProof/>
                  <w:color w:val="auto"/>
                  <w:sz w:val="20"/>
                  <w:szCs w:val="20"/>
                  <w:lang w:val="uz-Cyrl-UZ" w:eastAsia="en-US"/>
                </w:rPr>
              </w:rPrChange>
            </w:rPr>
            <w:fldChar w:fldCharType="separate"/>
          </w:r>
        </w:p>
        <w:p w14:paraId="05108460" w14:textId="144CF78D" w:rsidR="00B76C54" w:rsidRPr="009C4BAE" w:rsidRDefault="00B76C54">
          <w:pPr>
            <w:pStyle w:val="11"/>
            <w:rPr>
              <w:rFonts w:eastAsiaTheme="minorEastAsia" w:cstheme="minorBidi"/>
              <w:sz w:val="24"/>
              <w:szCs w:val="24"/>
              <w:lang w:eastAsia="en-GB"/>
              <w14:ligatures w14:val="standardContextual"/>
              <w:rPrChange w:id="16"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67" w:history="1">
            <w:r w:rsidRPr="009C4BAE">
              <w:rPr>
                <w:rStyle w:val="af2"/>
              </w:rPr>
              <w:t>I. Қисқа резюме</w:t>
            </w:r>
            <w:r w:rsidRPr="009C4BAE">
              <w:rPr>
                <w:webHidden/>
              </w:rPr>
              <w:tab/>
            </w:r>
            <w:r w:rsidRPr="009C4BAE">
              <w:rPr>
                <w:webHidden/>
              </w:rPr>
              <w:fldChar w:fldCharType="begin"/>
            </w:r>
            <w:r w:rsidRPr="009C4BAE">
              <w:rPr>
                <w:webHidden/>
              </w:rPr>
              <w:instrText xml:space="preserve"> PAGEREF _Toc222630367 \h </w:instrText>
            </w:r>
            <w:r w:rsidRPr="009C4BAE">
              <w:rPr>
                <w:webHidden/>
              </w:rPr>
            </w:r>
            <w:r w:rsidRPr="009C4BAE">
              <w:rPr>
                <w:webHidden/>
              </w:rPr>
              <w:fldChar w:fldCharType="separate"/>
            </w:r>
            <w:r w:rsidRPr="009C4BAE">
              <w:rPr>
                <w:webHidden/>
              </w:rPr>
              <w:t>5</w:t>
            </w:r>
            <w:r w:rsidRPr="009C4BAE">
              <w:rPr>
                <w:webHidden/>
              </w:rPr>
              <w:fldChar w:fldCharType="end"/>
            </w:r>
          </w:hyperlink>
        </w:p>
        <w:p w14:paraId="65B2FE23" w14:textId="08760EE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7"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8" w:author="Nozimjon Ortiqov" w:date="2026-02-24T09:31:00Z" w16du:dateUtc="2026-02-24T04:31:00Z">
                <w:rPr/>
              </w:rPrChange>
            </w:rPr>
            <w:fldChar w:fldCharType="begin"/>
          </w:r>
          <w:r w:rsidRPr="009C4BAE">
            <w:rPr>
              <w:rFonts w:ascii="Roboto" w:hAnsi="Roboto"/>
              <w:lang w:val="uz-Cyrl-UZ"/>
              <w:rPrChange w:id="19" w:author="Nozimjon Ortiqov" w:date="2026-02-24T09:31:00Z" w16du:dateUtc="2026-02-24T04:31:00Z">
                <w:rPr/>
              </w:rPrChange>
            </w:rPr>
            <w:instrText>HYPERLINK \l "_Toc222630368"</w:instrText>
          </w:r>
          <w:r w:rsidRPr="007A79F7">
            <w:rPr>
              <w:rFonts w:ascii="Roboto" w:hAnsi="Roboto"/>
              <w:lang w:val="uz-Cyrl-UZ"/>
            </w:rPr>
          </w:r>
          <w:r w:rsidRPr="009C4BAE">
            <w:rPr>
              <w:rFonts w:ascii="Roboto" w:hAnsi="Roboto"/>
              <w:lang w:val="uz-Cyrl-UZ"/>
              <w:rPrChange w:id="20" w:author="Nozimjon Ortiqov" w:date="2026-02-24T09:31:00Z" w16du:dateUtc="2026-02-24T04:31:00Z">
                <w:rPr/>
              </w:rPrChange>
            </w:rPr>
            <w:fldChar w:fldCharType="separate"/>
          </w:r>
          <w:r w:rsidRPr="009C4BAE">
            <w:rPr>
              <w:rStyle w:val="af2"/>
              <w:rFonts w:ascii="Roboto" w:hAnsi="Roboto"/>
              <w:b/>
              <w:bCs/>
              <w:noProof/>
              <w:lang w:val="uz-Cyrl-UZ"/>
            </w:rPr>
            <w:t>Тадқиқот юзасидан асосий хулосалар</w:t>
          </w:r>
          <w:r w:rsidRPr="009C4BAE">
            <w:rPr>
              <w:rFonts w:ascii="Roboto" w:hAnsi="Roboto"/>
              <w:b/>
              <w:bCs/>
              <w:noProof/>
              <w:webHidden/>
              <w:lang w:val="uz-Cyrl-UZ"/>
              <w:rPrChange w:id="21" w:author="Nozimjon Ortiqov" w:date="2026-02-24T09:31:00Z" w16du:dateUtc="2026-02-24T04:31:00Z">
                <w:rPr>
                  <w:b/>
                  <w:bCs/>
                  <w:noProof/>
                  <w:webHidden/>
                </w:rPr>
              </w:rPrChange>
            </w:rPr>
            <w:tab/>
          </w:r>
          <w:r w:rsidRPr="009C4BAE">
            <w:rPr>
              <w:rFonts w:ascii="Roboto" w:hAnsi="Roboto"/>
              <w:b/>
              <w:bCs/>
              <w:noProof/>
              <w:webHidden/>
              <w:lang w:val="uz-Cyrl-UZ"/>
              <w:rPrChange w:id="22"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3" w:author="Nozimjon Ortiqov" w:date="2026-02-24T09:31:00Z" w16du:dateUtc="2026-02-24T04:31:00Z">
                <w:rPr>
                  <w:b/>
                  <w:bCs/>
                  <w:noProof/>
                  <w:webHidden/>
                </w:rPr>
              </w:rPrChange>
            </w:rPr>
            <w:instrText xml:space="preserve"> PAGEREF _Toc222630368 \h </w:instrText>
          </w:r>
          <w:r w:rsidRPr="007A79F7">
            <w:rPr>
              <w:rFonts w:ascii="Roboto" w:hAnsi="Roboto"/>
              <w:b/>
              <w:bCs/>
              <w:noProof/>
              <w:webHidden/>
              <w:lang w:val="uz-Cyrl-UZ"/>
            </w:rPr>
          </w:r>
          <w:r w:rsidRPr="009C4BAE">
            <w:rPr>
              <w:rFonts w:ascii="Roboto" w:hAnsi="Roboto"/>
              <w:b/>
              <w:bCs/>
              <w:noProof/>
              <w:webHidden/>
              <w:lang w:val="uz-Cyrl-UZ"/>
              <w:rPrChange w:id="24"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5" w:author="Nozimjon Ortiqov" w:date="2026-02-24T09:31:00Z" w16du:dateUtc="2026-02-24T04:31:00Z">
                <w:rPr>
                  <w:b/>
                  <w:bCs/>
                  <w:noProof/>
                  <w:webHidden/>
                </w:rPr>
              </w:rPrChange>
            </w:rPr>
            <w:t>5</w:t>
          </w:r>
          <w:r w:rsidRPr="009C4BAE">
            <w:rPr>
              <w:rFonts w:ascii="Roboto" w:hAnsi="Roboto"/>
              <w:b/>
              <w:bCs/>
              <w:noProof/>
              <w:webHidden/>
              <w:lang w:val="uz-Cyrl-UZ"/>
              <w:rPrChange w:id="26" w:author="Nozimjon Ortiqov" w:date="2026-02-24T09:31:00Z" w16du:dateUtc="2026-02-24T04:31:00Z">
                <w:rPr>
                  <w:b/>
                  <w:bCs/>
                  <w:noProof/>
                  <w:webHidden/>
                </w:rPr>
              </w:rPrChange>
            </w:rPr>
            <w:fldChar w:fldCharType="end"/>
          </w:r>
          <w:r w:rsidRPr="009C4BAE">
            <w:rPr>
              <w:rFonts w:ascii="Roboto" w:hAnsi="Roboto"/>
              <w:lang w:val="uz-Cyrl-UZ"/>
              <w:rPrChange w:id="27" w:author="Nozimjon Ortiqov" w:date="2026-02-24T09:31:00Z" w16du:dateUtc="2026-02-24T04:31:00Z">
                <w:rPr/>
              </w:rPrChange>
            </w:rPr>
            <w:fldChar w:fldCharType="end"/>
          </w:r>
        </w:p>
        <w:p w14:paraId="1ECC6573" w14:textId="4A072FE2"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8"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9" w:author="Nozimjon Ortiqov" w:date="2026-02-24T09:31:00Z" w16du:dateUtc="2026-02-24T04:31:00Z">
                <w:rPr/>
              </w:rPrChange>
            </w:rPr>
            <w:fldChar w:fldCharType="begin"/>
          </w:r>
          <w:r w:rsidRPr="009C4BAE">
            <w:rPr>
              <w:rFonts w:ascii="Roboto" w:hAnsi="Roboto"/>
              <w:lang w:val="uz-Cyrl-UZ"/>
              <w:rPrChange w:id="30" w:author="Nozimjon Ortiqov" w:date="2026-02-24T09:31:00Z" w16du:dateUtc="2026-02-24T04:31:00Z">
                <w:rPr/>
              </w:rPrChange>
            </w:rPr>
            <w:instrText>HYPERLINK \l "_Toc222630369"</w:instrText>
          </w:r>
          <w:r w:rsidRPr="007A79F7">
            <w:rPr>
              <w:rFonts w:ascii="Roboto" w:hAnsi="Roboto"/>
              <w:lang w:val="uz-Cyrl-UZ"/>
            </w:rPr>
          </w:r>
          <w:r w:rsidRPr="009C4BAE">
            <w:rPr>
              <w:rFonts w:ascii="Roboto" w:hAnsi="Roboto"/>
              <w:lang w:val="uz-Cyrl-UZ"/>
              <w:rPrChange w:id="31" w:author="Nozimjon Ortiqov" w:date="2026-02-24T09:31:00Z" w16du:dateUtc="2026-02-24T04:31:00Z">
                <w:rPr/>
              </w:rPrChange>
            </w:rPr>
            <w:fldChar w:fldCharType="separate"/>
          </w:r>
          <w:r w:rsidRPr="009C4BAE">
            <w:rPr>
              <w:rStyle w:val="af2"/>
              <w:rFonts w:ascii="Roboto" w:hAnsi="Roboto"/>
              <w:b/>
              <w:bCs/>
              <w:noProof/>
              <w:lang w:val="uz-Cyrl-UZ"/>
            </w:rPr>
            <w:t>Тадқиқот юзасидан устувор тавсиялар:</w:t>
          </w:r>
          <w:r w:rsidRPr="009C4BAE">
            <w:rPr>
              <w:rFonts w:ascii="Roboto" w:hAnsi="Roboto"/>
              <w:b/>
              <w:bCs/>
              <w:noProof/>
              <w:webHidden/>
              <w:lang w:val="uz-Cyrl-UZ"/>
              <w:rPrChange w:id="32" w:author="Nozimjon Ortiqov" w:date="2026-02-24T09:31:00Z" w16du:dateUtc="2026-02-24T04:31:00Z">
                <w:rPr>
                  <w:b/>
                  <w:bCs/>
                  <w:noProof/>
                  <w:webHidden/>
                </w:rPr>
              </w:rPrChange>
            </w:rPr>
            <w:tab/>
          </w:r>
          <w:r w:rsidRPr="009C4BAE">
            <w:rPr>
              <w:rFonts w:ascii="Roboto" w:hAnsi="Roboto"/>
              <w:b/>
              <w:bCs/>
              <w:noProof/>
              <w:webHidden/>
              <w:lang w:val="uz-Cyrl-UZ"/>
              <w:rPrChange w:id="33"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34" w:author="Nozimjon Ortiqov" w:date="2026-02-24T09:31:00Z" w16du:dateUtc="2026-02-24T04:31:00Z">
                <w:rPr>
                  <w:b/>
                  <w:bCs/>
                  <w:noProof/>
                  <w:webHidden/>
                </w:rPr>
              </w:rPrChange>
            </w:rPr>
            <w:instrText xml:space="preserve"> PAGEREF _Toc222630369 \h </w:instrText>
          </w:r>
          <w:r w:rsidRPr="007A79F7">
            <w:rPr>
              <w:rFonts w:ascii="Roboto" w:hAnsi="Roboto"/>
              <w:b/>
              <w:bCs/>
              <w:noProof/>
              <w:webHidden/>
              <w:lang w:val="uz-Cyrl-UZ"/>
            </w:rPr>
          </w:r>
          <w:r w:rsidRPr="009C4BAE">
            <w:rPr>
              <w:rFonts w:ascii="Roboto" w:hAnsi="Roboto"/>
              <w:b/>
              <w:bCs/>
              <w:noProof/>
              <w:webHidden/>
              <w:lang w:val="uz-Cyrl-UZ"/>
              <w:rPrChange w:id="35"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36" w:author="Nozimjon Ortiqov" w:date="2026-02-24T09:31:00Z" w16du:dateUtc="2026-02-24T04:31:00Z">
                <w:rPr>
                  <w:b/>
                  <w:bCs/>
                  <w:noProof/>
                  <w:webHidden/>
                </w:rPr>
              </w:rPrChange>
            </w:rPr>
            <w:t>6</w:t>
          </w:r>
          <w:r w:rsidRPr="009C4BAE">
            <w:rPr>
              <w:rFonts w:ascii="Roboto" w:hAnsi="Roboto"/>
              <w:b/>
              <w:bCs/>
              <w:noProof/>
              <w:webHidden/>
              <w:lang w:val="uz-Cyrl-UZ"/>
              <w:rPrChange w:id="37" w:author="Nozimjon Ortiqov" w:date="2026-02-24T09:31:00Z" w16du:dateUtc="2026-02-24T04:31:00Z">
                <w:rPr>
                  <w:b/>
                  <w:bCs/>
                  <w:noProof/>
                  <w:webHidden/>
                </w:rPr>
              </w:rPrChange>
            </w:rPr>
            <w:fldChar w:fldCharType="end"/>
          </w:r>
          <w:r w:rsidRPr="009C4BAE">
            <w:rPr>
              <w:rFonts w:ascii="Roboto" w:hAnsi="Roboto"/>
              <w:lang w:val="uz-Cyrl-UZ"/>
              <w:rPrChange w:id="38" w:author="Nozimjon Ortiqov" w:date="2026-02-24T09:31:00Z" w16du:dateUtc="2026-02-24T04:31:00Z">
                <w:rPr/>
              </w:rPrChange>
            </w:rPr>
            <w:fldChar w:fldCharType="end"/>
          </w:r>
        </w:p>
        <w:p w14:paraId="225CB35D" w14:textId="6AE9375B" w:rsidR="00B76C54" w:rsidRPr="009C4BAE" w:rsidRDefault="00B76C54">
          <w:pPr>
            <w:pStyle w:val="11"/>
            <w:rPr>
              <w:rFonts w:eastAsiaTheme="minorEastAsia" w:cstheme="minorBidi"/>
              <w:sz w:val="24"/>
              <w:szCs w:val="24"/>
              <w:lang w:eastAsia="en-GB"/>
              <w14:ligatures w14:val="standardContextual"/>
              <w:rPrChange w:id="39"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70" w:history="1">
            <w:r w:rsidRPr="009C4BAE">
              <w:rPr>
                <w:rStyle w:val="af2"/>
              </w:rPr>
              <w:t>II. Кириш ва контекст</w:t>
            </w:r>
            <w:r w:rsidRPr="009C4BAE">
              <w:rPr>
                <w:webHidden/>
              </w:rPr>
              <w:tab/>
            </w:r>
            <w:r w:rsidRPr="009C4BAE">
              <w:rPr>
                <w:webHidden/>
              </w:rPr>
              <w:fldChar w:fldCharType="begin"/>
            </w:r>
            <w:r w:rsidRPr="009C4BAE">
              <w:rPr>
                <w:webHidden/>
              </w:rPr>
              <w:instrText xml:space="preserve"> PAGEREF _Toc222630370 \h </w:instrText>
            </w:r>
            <w:r w:rsidRPr="009C4BAE">
              <w:rPr>
                <w:webHidden/>
              </w:rPr>
            </w:r>
            <w:r w:rsidRPr="009C4BAE">
              <w:rPr>
                <w:webHidden/>
              </w:rPr>
              <w:fldChar w:fldCharType="separate"/>
            </w:r>
            <w:r w:rsidRPr="009C4BAE">
              <w:rPr>
                <w:webHidden/>
              </w:rPr>
              <w:t>7</w:t>
            </w:r>
            <w:r w:rsidRPr="009C4BAE">
              <w:rPr>
                <w:webHidden/>
              </w:rPr>
              <w:fldChar w:fldCharType="end"/>
            </w:r>
          </w:hyperlink>
        </w:p>
        <w:p w14:paraId="5959AE4E" w14:textId="0CD322F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4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41" w:author="Nozimjon Ortiqov" w:date="2026-02-24T09:31:00Z" w16du:dateUtc="2026-02-24T04:31:00Z">
                <w:rPr/>
              </w:rPrChange>
            </w:rPr>
            <w:fldChar w:fldCharType="begin"/>
          </w:r>
          <w:r w:rsidRPr="009C4BAE">
            <w:rPr>
              <w:rFonts w:ascii="Roboto" w:hAnsi="Roboto"/>
              <w:lang w:val="uz-Cyrl-UZ"/>
              <w:rPrChange w:id="42" w:author="Nozimjon Ortiqov" w:date="2026-02-24T09:31:00Z" w16du:dateUtc="2026-02-24T04:31:00Z">
                <w:rPr/>
              </w:rPrChange>
            </w:rPr>
            <w:instrText>HYPERLINK \l "_Toc222630371"</w:instrText>
          </w:r>
          <w:r w:rsidRPr="007A79F7">
            <w:rPr>
              <w:rFonts w:ascii="Roboto" w:hAnsi="Roboto"/>
              <w:lang w:val="uz-Cyrl-UZ"/>
            </w:rPr>
          </w:r>
          <w:r w:rsidRPr="009C4BAE">
            <w:rPr>
              <w:rFonts w:ascii="Roboto" w:hAnsi="Roboto"/>
              <w:lang w:val="uz-Cyrl-UZ"/>
              <w:rPrChange w:id="43" w:author="Nozimjon Ortiqov" w:date="2026-02-24T09:31:00Z" w16du:dateUtc="2026-02-24T04:31:00Z">
                <w:rPr/>
              </w:rPrChange>
            </w:rPr>
            <w:fldChar w:fldCharType="separate"/>
          </w:r>
          <w:r w:rsidRPr="009C4BAE">
            <w:rPr>
              <w:rStyle w:val="af2"/>
              <w:rFonts w:ascii="Roboto" w:hAnsi="Roboto"/>
              <w:b/>
              <w:bCs/>
              <w:noProof/>
              <w:lang w:val="uz-Cyrl-UZ"/>
            </w:rPr>
            <w:t>Тадқиқот мақсадлари</w:t>
          </w:r>
          <w:r w:rsidRPr="009C4BAE">
            <w:rPr>
              <w:rFonts w:ascii="Roboto" w:hAnsi="Roboto"/>
              <w:b/>
              <w:bCs/>
              <w:noProof/>
              <w:webHidden/>
              <w:lang w:val="uz-Cyrl-UZ"/>
              <w:rPrChange w:id="44" w:author="Nozimjon Ortiqov" w:date="2026-02-24T09:31:00Z" w16du:dateUtc="2026-02-24T04:31:00Z">
                <w:rPr>
                  <w:b/>
                  <w:bCs/>
                  <w:noProof/>
                  <w:webHidden/>
                </w:rPr>
              </w:rPrChange>
            </w:rPr>
            <w:tab/>
          </w:r>
          <w:r w:rsidRPr="009C4BAE">
            <w:rPr>
              <w:rFonts w:ascii="Roboto" w:hAnsi="Roboto"/>
              <w:b/>
              <w:bCs/>
              <w:noProof/>
              <w:webHidden/>
              <w:lang w:val="uz-Cyrl-UZ"/>
              <w:rPrChange w:id="4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46" w:author="Nozimjon Ortiqov" w:date="2026-02-24T09:31:00Z" w16du:dateUtc="2026-02-24T04:31:00Z">
                <w:rPr>
                  <w:b/>
                  <w:bCs/>
                  <w:noProof/>
                  <w:webHidden/>
                </w:rPr>
              </w:rPrChange>
            </w:rPr>
            <w:instrText xml:space="preserve"> PAGEREF _Toc222630371 \h </w:instrText>
          </w:r>
          <w:r w:rsidRPr="007A79F7">
            <w:rPr>
              <w:rFonts w:ascii="Roboto" w:hAnsi="Roboto"/>
              <w:b/>
              <w:bCs/>
              <w:noProof/>
              <w:webHidden/>
              <w:lang w:val="uz-Cyrl-UZ"/>
            </w:rPr>
          </w:r>
          <w:r w:rsidRPr="009C4BAE">
            <w:rPr>
              <w:rFonts w:ascii="Roboto" w:hAnsi="Roboto"/>
              <w:b/>
              <w:bCs/>
              <w:noProof/>
              <w:webHidden/>
              <w:lang w:val="uz-Cyrl-UZ"/>
              <w:rPrChange w:id="4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48" w:author="Nozimjon Ortiqov" w:date="2026-02-24T09:31:00Z" w16du:dateUtc="2026-02-24T04:31:00Z">
                <w:rPr>
                  <w:b/>
                  <w:bCs/>
                  <w:noProof/>
                  <w:webHidden/>
                </w:rPr>
              </w:rPrChange>
            </w:rPr>
            <w:t>7</w:t>
          </w:r>
          <w:r w:rsidRPr="009C4BAE">
            <w:rPr>
              <w:rFonts w:ascii="Roboto" w:hAnsi="Roboto"/>
              <w:b/>
              <w:bCs/>
              <w:noProof/>
              <w:webHidden/>
              <w:lang w:val="uz-Cyrl-UZ"/>
              <w:rPrChange w:id="49" w:author="Nozimjon Ortiqov" w:date="2026-02-24T09:31:00Z" w16du:dateUtc="2026-02-24T04:31:00Z">
                <w:rPr>
                  <w:b/>
                  <w:bCs/>
                  <w:noProof/>
                  <w:webHidden/>
                </w:rPr>
              </w:rPrChange>
            </w:rPr>
            <w:fldChar w:fldCharType="end"/>
          </w:r>
          <w:r w:rsidRPr="009C4BAE">
            <w:rPr>
              <w:rFonts w:ascii="Roboto" w:hAnsi="Roboto"/>
              <w:lang w:val="uz-Cyrl-UZ"/>
              <w:rPrChange w:id="50" w:author="Nozimjon Ortiqov" w:date="2026-02-24T09:31:00Z" w16du:dateUtc="2026-02-24T04:31:00Z">
                <w:rPr/>
              </w:rPrChange>
            </w:rPr>
            <w:fldChar w:fldCharType="end"/>
          </w:r>
        </w:p>
        <w:p w14:paraId="6080D707" w14:textId="078D814D" w:rsidR="00B76C54" w:rsidRPr="009C4BAE" w:rsidRDefault="00B76C54">
          <w:pPr>
            <w:pStyle w:val="11"/>
            <w:rPr>
              <w:rFonts w:eastAsiaTheme="minorEastAsia" w:cstheme="minorBidi"/>
              <w:sz w:val="24"/>
              <w:szCs w:val="24"/>
              <w:lang w:eastAsia="en-GB"/>
              <w14:ligatures w14:val="standardContextual"/>
              <w:rPrChange w:id="51"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r w:rsidRPr="009C4BAE">
            <w:fldChar w:fldCharType="begin"/>
          </w:r>
          <w:r w:rsidRPr="009C4BAE">
            <w:instrText>HYPERLINK \l "_Toc222630372"</w:instrText>
          </w:r>
          <w:r w:rsidRPr="009C4BAE">
            <w:fldChar w:fldCharType="separate"/>
          </w:r>
          <w:r w:rsidRPr="009C4BAE">
            <w:rPr>
              <w:rStyle w:val="af2"/>
            </w:rPr>
            <w:t>II</w:t>
          </w:r>
          <w:r w:rsidRPr="009C4BAE">
            <w:rPr>
              <w:rStyle w:val="af2"/>
              <w:rPrChange w:id="52" w:author="Nozimjon Ortiqov" w:date="2026-02-24T09:31:00Z" w16du:dateUtc="2026-02-24T04:31:00Z">
                <w:rPr>
                  <w:rStyle w:val="af2"/>
                  <w:lang w:val="en-US"/>
                </w:rPr>
              </w:rPrChange>
            </w:rPr>
            <w:t>I</w:t>
          </w:r>
          <w:r w:rsidRPr="009C4BAE">
            <w:rPr>
              <w:rStyle w:val="af2"/>
            </w:rPr>
            <w:t>. Кредит ёки қарз олиш маданияти ва манбалари</w:t>
          </w:r>
          <w:r w:rsidRPr="009C4BAE">
            <w:rPr>
              <w:webHidden/>
            </w:rPr>
            <w:tab/>
          </w:r>
          <w:r w:rsidRPr="009C4BAE">
            <w:rPr>
              <w:webHidden/>
            </w:rPr>
            <w:fldChar w:fldCharType="begin"/>
          </w:r>
          <w:r w:rsidRPr="009C4BAE">
            <w:rPr>
              <w:webHidden/>
            </w:rPr>
            <w:instrText xml:space="preserve"> PAGEREF _Toc222630372 \h </w:instrText>
          </w:r>
          <w:r w:rsidRPr="009C4BAE">
            <w:rPr>
              <w:webHidden/>
            </w:rPr>
          </w:r>
          <w:r w:rsidRPr="009C4BAE">
            <w:rPr>
              <w:webHidden/>
            </w:rPr>
            <w:fldChar w:fldCharType="separate"/>
          </w:r>
          <w:r w:rsidRPr="009C4BAE">
            <w:rPr>
              <w:webHidden/>
            </w:rPr>
            <w:t>8</w:t>
          </w:r>
          <w:r w:rsidRPr="009C4BAE">
            <w:rPr>
              <w:webHidden/>
            </w:rPr>
            <w:fldChar w:fldCharType="end"/>
          </w:r>
          <w:r w:rsidRPr="009C4BAE">
            <w:fldChar w:fldCharType="end"/>
          </w:r>
        </w:p>
        <w:p w14:paraId="49C60893" w14:textId="3115222B"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5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54" w:author="Nozimjon Ortiqov" w:date="2026-02-24T09:31:00Z" w16du:dateUtc="2026-02-24T04:31:00Z">
                <w:rPr/>
              </w:rPrChange>
            </w:rPr>
            <w:fldChar w:fldCharType="begin"/>
          </w:r>
          <w:r w:rsidRPr="009C4BAE">
            <w:rPr>
              <w:rFonts w:ascii="Roboto" w:hAnsi="Roboto"/>
              <w:lang w:val="uz-Cyrl-UZ"/>
              <w:rPrChange w:id="55" w:author="Nozimjon Ortiqov" w:date="2026-02-24T09:31:00Z" w16du:dateUtc="2026-02-24T04:31:00Z">
                <w:rPr/>
              </w:rPrChange>
            </w:rPr>
            <w:instrText>HYPERLINK \l "_Toc222630373"</w:instrText>
          </w:r>
          <w:r w:rsidRPr="007A79F7">
            <w:rPr>
              <w:rFonts w:ascii="Roboto" w:hAnsi="Roboto"/>
              <w:lang w:val="uz-Cyrl-UZ"/>
            </w:rPr>
          </w:r>
          <w:r w:rsidRPr="009C4BAE">
            <w:rPr>
              <w:rFonts w:ascii="Roboto" w:hAnsi="Roboto"/>
              <w:lang w:val="uz-Cyrl-UZ"/>
              <w:rPrChange w:id="56" w:author="Nozimjon Ortiqov" w:date="2026-02-24T09:31:00Z" w16du:dateUtc="2026-02-24T04:31:00Z">
                <w:rPr/>
              </w:rPrChange>
            </w:rPr>
            <w:fldChar w:fldCharType="separate"/>
          </w:r>
          <w:r w:rsidRPr="009C4BAE">
            <w:rPr>
              <w:rStyle w:val="af2"/>
              <w:rFonts w:ascii="Roboto" w:hAnsi="Roboto"/>
              <w:b/>
              <w:bCs/>
              <w:noProof/>
              <w:lang w:val="uz-Cyrl-UZ"/>
            </w:rPr>
            <w:t>Қарз олиш учун биринчи манбалар</w:t>
          </w:r>
          <w:r w:rsidRPr="009C4BAE">
            <w:rPr>
              <w:rFonts w:ascii="Roboto" w:hAnsi="Roboto"/>
              <w:b/>
              <w:bCs/>
              <w:noProof/>
              <w:webHidden/>
              <w:lang w:val="uz-Cyrl-UZ"/>
              <w:rPrChange w:id="57" w:author="Nozimjon Ortiqov" w:date="2026-02-24T09:31:00Z" w16du:dateUtc="2026-02-24T04:31:00Z">
                <w:rPr>
                  <w:b/>
                  <w:bCs/>
                  <w:noProof/>
                  <w:webHidden/>
                </w:rPr>
              </w:rPrChange>
            </w:rPr>
            <w:tab/>
          </w:r>
          <w:r w:rsidRPr="009C4BAE">
            <w:rPr>
              <w:rFonts w:ascii="Roboto" w:hAnsi="Roboto"/>
              <w:b/>
              <w:bCs/>
              <w:noProof/>
              <w:webHidden/>
              <w:lang w:val="uz-Cyrl-UZ"/>
              <w:rPrChange w:id="5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59" w:author="Nozimjon Ortiqov" w:date="2026-02-24T09:31:00Z" w16du:dateUtc="2026-02-24T04:31:00Z">
                <w:rPr>
                  <w:b/>
                  <w:bCs/>
                  <w:noProof/>
                  <w:webHidden/>
                </w:rPr>
              </w:rPrChange>
            </w:rPr>
            <w:instrText xml:space="preserve"> PAGEREF _Toc222630373 \h </w:instrText>
          </w:r>
          <w:r w:rsidRPr="007A79F7">
            <w:rPr>
              <w:rFonts w:ascii="Roboto" w:hAnsi="Roboto"/>
              <w:b/>
              <w:bCs/>
              <w:noProof/>
              <w:webHidden/>
              <w:lang w:val="uz-Cyrl-UZ"/>
            </w:rPr>
          </w:r>
          <w:r w:rsidRPr="009C4BAE">
            <w:rPr>
              <w:rFonts w:ascii="Roboto" w:hAnsi="Roboto"/>
              <w:b/>
              <w:bCs/>
              <w:noProof/>
              <w:webHidden/>
              <w:lang w:val="uz-Cyrl-UZ"/>
              <w:rPrChange w:id="6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61" w:author="Nozimjon Ortiqov" w:date="2026-02-24T09:31:00Z" w16du:dateUtc="2026-02-24T04:31:00Z">
                <w:rPr>
                  <w:b/>
                  <w:bCs/>
                  <w:noProof/>
                  <w:webHidden/>
                </w:rPr>
              </w:rPrChange>
            </w:rPr>
            <w:t>8</w:t>
          </w:r>
          <w:r w:rsidRPr="009C4BAE">
            <w:rPr>
              <w:rFonts w:ascii="Roboto" w:hAnsi="Roboto"/>
              <w:b/>
              <w:bCs/>
              <w:noProof/>
              <w:webHidden/>
              <w:lang w:val="uz-Cyrl-UZ"/>
              <w:rPrChange w:id="62" w:author="Nozimjon Ortiqov" w:date="2026-02-24T09:31:00Z" w16du:dateUtc="2026-02-24T04:31:00Z">
                <w:rPr>
                  <w:b/>
                  <w:bCs/>
                  <w:noProof/>
                  <w:webHidden/>
                </w:rPr>
              </w:rPrChange>
            </w:rPr>
            <w:fldChar w:fldCharType="end"/>
          </w:r>
          <w:r w:rsidRPr="009C4BAE">
            <w:rPr>
              <w:rFonts w:ascii="Roboto" w:hAnsi="Roboto"/>
              <w:lang w:val="uz-Cyrl-UZ"/>
              <w:rPrChange w:id="63" w:author="Nozimjon Ortiqov" w:date="2026-02-24T09:31:00Z" w16du:dateUtc="2026-02-24T04:31:00Z">
                <w:rPr/>
              </w:rPrChange>
            </w:rPr>
            <w:fldChar w:fldCharType="end"/>
          </w:r>
        </w:p>
        <w:p w14:paraId="4D43D1DC" w14:textId="4B9C0396"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64"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65" w:author="Nozimjon Ortiqov" w:date="2026-02-24T09:31:00Z" w16du:dateUtc="2026-02-24T04:31:00Z">
                <w:rPr/>
              </w:rPrChange>
            </w:rPr>
            <w:fldChar w:fldCharType="begin"/>
          </w:r>
          <w:r w:rsidRPr="009C4BAE">
            <w:rPr>
              <w:rFonts w:ascii="Roboto" w:hAnsi="Roboto"/>
              <w:lang w:val="uz-Cyrl-UZ"/>
              <w:rPrChange w:id="66" w:author="Nozimjon Ortiqov" w:date="2026-02-24T09:31:00Z" w16du:dateUtc="2026-02-24T04:31:00Z">
                <w:rPr/>
              </w:rPrChange>
            </w:rPr>
            <w:instrText>HYPERLINK \l "_Toc222630374"</w:instrText>
          </w:r>
          <w:r w:rsidRPr="007A79F7">
            <w:rPr>
              <w:rFonts w:ascii="Roboto" w:hAnsi="Roboto"/>
              <w:lang w:val="uz-Cyrl-UZ"/>
            </w:rPr>
          </w:r>
          <w:r w:rsidRPr="009C4BAE">
            <w:rPr>
              <w:rFonts w:ascii="Roboto" w:hAnsi="Roboto"/>
              <w:lang w:val="uz-Cyrl-UZ"/>
              <w:rPrChange w:id="67" w:author="Nozimjon Ortiqov" w:date="2026-02-24T09:31:00Z" w16du:dateUtc="2026-02-24T04:31:00Z">
                <w:rPr/>
              </w:rPrChange>
            </w:rPr>
            <w:fldChar w:fldCharType="separate"/>
          </w:r>
          <w:r w:rsidRPr="009C4BAE">
            <w:rPr>
              <w:rStyle w:val="af2"/>
              <w:rFonts w:ascii="Roboto" w:hAnsi="Roboto"/>
              <w:b/>
              <w:bCs/>
              <w:noProof/>
              <w:lang w:val="uz-Cyrl-UZ"/>
            </w:rPr>
            <w:t>Ҳудудлар кесимида қарз олиш бўйича биринчи манбалар</w:t>
          </w:r>
          <w:r w:rsidRPr="009C4BAE">
            <w:rPr>
              <w:rFonts w:ascii="Roboto" w:hAnsi="Roboto"/>
              <w:b/>
              <w:bCs/>
              <w:noProof/>
              <w:webHidden/>
              <w:lang w:val="uz-Cyrl-UZ"/>
              <w:rPrChange w:id="68" w:author="Nozimjon Ortiqov" w:date="2026-02-24T09:31:00Z" w16du:dateUtc="2026-02-24T04:31:00Z">
                <w:rPr>
                  <w:b/>
                  <w:bCs/>
                  <w:noProof/>
                  <w:webHidden/>
                </w:rPr>
              </w:rPrChange>
            </w:rPr>
            <w:tab/>
          </w:r>
          <w:r w:rsidRPr="009C4BAE">
            <w:rPr>
              <w:rFonts w:ascii="Roboto" w:hAnsi="Roboto"/>
              <w:b/>
              <w:bCs/>
              <w:noProof/>
              <w:webHidden/>
              <w:lang w:val="uz-Cyrl-UZ"/>
              <w:rPrChange w:id="69"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70" w:author="Nozimjon Ortiqov" w:date="2026-02-24T09:31:00Z" w16du:dateUtc="2026-02-24T04:31:00Z">
                <w:rPr>
                  <w:b/>
                  <w:bCs/>
                  <w:noProof/>
                  <w:webHidden/>
                </w:rPr>
              </w:rPrChange>
            </w:rPr>
            <w:instrText xml:space="preserve"> PAGEREF _Toc222630374 \h </w:instrText>
          </w:r>
          <w:r w:rsidRPr="007A79F7">
            <w:rPr>
              <w:rFonts w:ascii="Roboto" w:hAnsi="Roboto"/>
              <w:b/>
              <w:bCs/>
              <w:noProof/>
              <w:webHidden/>
              <w:lang w:val="uz-Cyrl-UZ"/>
            </w:rPr>
          </w:r>
          <w:r w:rsidRPr="009C4BAE">
            <w:rPr>
              <w:rFonts w:ascii="Roboto" w:hAnsi="Roboto"/>
              <w:b/>
              <w:bCs/>
              <w:noProof/>
              <w:webHidden/>
              <w:lang w:val="uz-Cyrl-UZ"/>
              <w:rPrChange w:id="71"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72" w:author="Nozimjon Ortiqov" w:date="2026-02-24T09:31:00Z" w16du:dateUtc="2026-02-24T04:31:00Z">
                <w:rPr>
                  <w:b/>
                  <w:bCs/>
                  <w:noProof/>
                  <w:webHidden/>
                </w:rPr>
              </w:rPrChange>
            </w:rPr>
            <w:t>9</w:t>
          </w:r>
          <w:r w:rsidRPr="009C4BAE">
            <w:rPr>
              <w:rFonts w:ascii="Roboto" w:hAnsi="Roboto"/>
              <w:b/>
              <w:bCs/>
              <w:noProof/>
              <w:webHidden/>
              <w:lang w:val="uz-Cyrl-UZ"/>
              <w:rPrChange w:id="73" w:author="Nozimjon Ortiqov" w:date="2026-02-24T09:31:00Z" w16du:dateUtc="2026-02-24T04:31:00Z">
                <w:rPr>
                  <w:b/>
                  <w:bCs/>
                  <w:noProof/>
                  <w:webHidden/>
                </w:rPr>
              </w:rPrChange>
            </w:rPr>
            <w:fldChar w:fldCharType="end"/>
          </w:r>
          <w:r w:rsidRPr="009C4BAE">
            <w:rPr>
              <w:rFonts w:ascii="Roboto" w:hAnsi="Roboto"/>
              <w:lang w:val="uz-Cyrl-UZ"/>
              <w:rPrChange w:id="74" w:author="Nozimjon Ortiqov" w:date="2026-02-24T09:31:00Z" w16du:dateUtc="2026-02-24T04:31:00Z">
                <w:rPr/>
              </w:rPrChange>
            </w:rPr>
            <w:fldChar w:fldCharType="end"/>
          </w:r>
        </w:p>
        <w:p w14:paraId="3DD6B253" w14:textId="0155687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75"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76" w:author="Nozimjon Ortiqov" w:date="2026-02-24T09:31:00Z" w16du:dateUtc="2026-02-24T04:31:00Z">
                <w:rPr/>
              </w:rPrChange>
            </w:rPr>
            <w:fldChar w:fldCharType="begin"/>
          </w:r>
          <w:r w:rsidRPr="009C4BAE">
            <w:rPr>
              <w:rFonts w:ascii="Roboto" w:hAnsi="Roboto"/>
              <w:lang w:val="uz-Cyrl-UZ"/>
              <w:rPrChange w:id="77" w:author="Nozimjon Ortiqov" w:date="2026-02-24T09:31:00Z" w16du:dateUtc="2026-02-24T04:31:00Z">
                <w:rPr/>
              </w:rPrChange>
            </w:rPr>
            <w:instrText>HYPERLINK \l "_Toc222630375"</w:instrText>
          </w:r>
          <w:r w:rsidRPr="007A79F7">
            <w:rPr>
              <w:rFonts w:ascii="Roboto" w:hAnsi="Roboto"/>
              <w:lang w:val="uz-Cyrl-UZ"/>
            </w:rPr>
          </w:r>
          <w:r w:rsidRPr="009C4BAE">
            <w:rPr>
              <w:rFonts w:ascii="Roboto" w:hAnsi="Roboto"/>
              <w:lang w:val="uz-Cyrl-UZ"/>
              <w:rPrChange w:id="78" w:author="Nozimjon Ortiqov" w:date="2026-02-24T09:31:00Z" w16du:dateUtc="2026-02-24T04:31:00Z">
                <w:rPr/>
              </w:rPrChange>
            </w:rPr>
            <w:fldChar w:fldCharType="separate"/>
          </w:r>
          <w:r w:rsidRPr="009C4BAE">
            <w:rPr>
              <w:rStyle w:val="af2"/>
              <w:rFonts w:ascii="Roboto" w:hAnsi="Roboto"/>
              <w:b/>
              <w:bCs/>
              <w:noProof/>
              <w:lang w:val="uz-Cyrl-UZ"/>
            </w:rPr>
            <w:t>Қарз/кредит олиш мақсадлари</w:t>
          </w:r>
          <w:r w:rsidRPr="009C4BAE">
            <w:rPr>
              <w:rFonts w:ascii="Roboto" w:hAnsi="Roboto"/>
              <w:b/>
              <w:bCs/>
              <w:noProof/>
              <w:webHidden/>
              <w:lang w:val="uz-Cyrl-UZ"/>
              <w:rPrChange w:id="79" w:author="Nozimjon Ortiqov" w:date="2026-02-24T09:31:00Z" w16du:dateUtc="2026-02-24T04:31:00Z">
                <w:rPr>
                  <w:b/>
                  <w:bCs/>
                  <w:noProof/>
                  <w:webHidden/>
                </w:rPr>
              </w:rPrChange>
            </w:rPr>
            <w:tab/>
          </w:r>
          <w:r w:rsidRPr="009C4BAE">
            <w:rPr>
              <w:rFonts w:ascii="Roboto" w:hAnsi="Roboto"/>
              <w:b/>
              <w:bCs/>
              <w:noProof/>
              <w:webHidden/>
              <w:lang w:val="uz-Cyrl-UZ"/>
              <w:rPrChange w:id="80"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81" w:author="Nozimjon Ortiqov" w:date="2026-02-24T09:31:00Z" w16du:dateUtc="2026-02-24T04:31:00Z">
                <w:rPr>
                  <w:b/>
                  <w:bCs/>
                  <w:noProof/>
                  <w:webHidden/>
                </w:rPr>
              </w:rPrChange>
            </w:rPr>
            <w:instrText xml:space="preserve"> PAGEREF _Toc222630375 \h </w:instrText>
          </w:r>
          <w:r w:rsidRPr="007A79F7">
            <w:rPr>
              <w:rFonts w:ascii="Roboto" w:hAnsi="Roboto"/>
              <w:b/>
              <w:bCs/>
              <w:noProof/>
              <w:webHidden/>
              <w:lang w:val="uz-Cyrl-UZ"/>
            </w:rPr>
          </w:r>
          <w:r w:rsidRPr="009C4BAE">
            <w:rPr>
              <w:rFonts w:ascii="Roboto" w:hAnsi="Roboto"/>
              <w:b/>
              <w:bCs/>
              <w:noProof/>
              <w:webHidden/>
              <w:lang w:val="uz-Cyrl-UZ"/>
              <w:rPrChange w:id="82"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83" w:author="Nozimjon Ortiqov" w:date="2026-02-24T09:31:00Z" w16du:dateUtc="2026-02-24T04:31:00Z">
                <w:rPr>
                  <w:b/>
                  <w:bCs/>
                  <w:noProof/>
                  <w:webHidden/>
                </w:rPr>
              </w:rPrChange>
            </w:rPr>
            <w:t>10</w:t>
          </w:r>
          <w:r w:rsidRPr="009C4BAE">
            <w:rPr>
              <w:rFonts w:ascii="Roboto" w:hAnsi="Roboto"/>
              <w:b/>
              <w:bCs/>
              <w:noProof/>
              <w:webHidden/>
              <w:lang w:val="uz-Cyrl-UZ"/>
              <w:rPrChange w:id="84" w:author="Nozimjon Ortiqov" w:date="2026-02-24T09:31:00Z" w16du:dateUtc="2026-02-24T04:31:00Z">
                <w:rPr>
                  <w:b/>
                  <w:bCs/>
                  <w:noProof/>
                  <w:webHidden/>
                </w:rPr>
              </w:rPrChange>
            </w:rPr>
            <w:fldChar w:fldCharType="end"/>
          </w:r>
          <w:r w:rsidRPr="009C4BAE">
            <w:rPr>
              <w:rFonts w:ascii="Roboto" w:hAnsi="Roboto"/>
              <w:lang w:val="uz-Cyrl-UZ"/>
              <w:rPrChange w:id="85" w:author="Nozimjon Ortiqov" w:date="2026-02-24T09:31:00Z" w16du:dateUtc="2026-02-24T04:31:00Z">
                <w:rPr/>
              </w:rPrChange>
            </w:rPr>
            <w:fldChar w:fldCharType="end"/>
          </w:r>
        </w:p>
        <w:p w14:paraId="7083E5FA" w14:textId="07F0A676" w:rsidR="00B76C54" w:rsidRPr="009C4BAE" w:rsidRDefault="00B76C54">
          <w:pPr>
            <w:pStyle w:val="11"/>
            <w:rPr>
              <w:rFonts w:eastAsiaTheme="minorEastAsia" w:cstheme="minorBidi"/>
              <w:sz w:val="24"/>
              <w:szCs w:val="24"/>
              <w:lang w:eastAsia="en-GB"/>
              <w14:ligatures w14:val="standardContextual"/>
              <w:rPrChange w:id="86"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76" w:history="1">
            <w:r w:rsidRPr="009C4BAE">
              <w:rPr>
                <w:rStyle w:val="af2"/>
              </w:rPr>
              <w:t>IV. Кредитларни муаммога айланиш сабаблари</w:t>
            </w:r>
            <w:r w:rsidRPr="009C4BAE">
              <w:rPr>
                <w:webHidden/>
              </w:rPr>
              <w:tab/>
            </w:r>
            <w:r w:rsidRPr="009C4BAE">
              <w:rPr>
                <w:webHidden/>
              </w:rPr>
              <w:fldChar w:fldCharType="begin"/>
            </w:r>
            <w:r w:rsidRPr="009C4BAE">
              <w:rPr>
                <w:webHidden/>
              </w:rPr>
              <w:instrText xml:space="preserve"> PAGEREF _Toc222630376 \h </w:instrText>
            </w:r>
            <w:r w:rsidRPr="009C4BAE">
              <w:rPr>
                <w:webHidden/>
              </w:rPr>
            </w:r>
            <w:r w:rsidRPr="009C4BAE">
              <w:rPr>
                <w:webHidden/>
              </w:rPr>
              <w:fldChar w:fldCharType="separate"/>
            </w:r>
            <w:r w:rsidRPr="009C4BAE">
              <w:rPr>
                <w:webHidden/>
              </w:rPr>
              <w:t>11</w:t>
            </w:r>
            <w:r w:rsidRPr="009C4BAE">
              <w:rPr>
                <w:webHidden/>
              </w:rPr>
              <w:fldChar w:fldCharType="end"/>
            </w:r>
          </w:hyperlink>
        </w:p>
        <w:p w14:paraId="0F1AA122" w14:textId="35CE8D0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87"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88" w:author="Nozimjon Ortiqov" w:date="2026-02-24T09:31:00Z" w16du:dateUtc="2026-02-24T04:31:00Z">
                <w:rPr/>
              </w:rPrChange>
            </w:rPr>
            <w:fldChar w:fldCharType="begin"/>
          </w:r>
          <w:r w:rsidRPr="009C4BAE">
            <w:rPr>
              <w:rFonts w:ascii="Roboto" w:hAnsi="Roboto"/>
              <w:lang w:val="uz-Cyrl-UZ"/>
              <w:rPrChange w:id="89" w:author="Nozimjon Ortiqov" w:date="2026-02-24T09:31:00Z" w16du:dateUtc="2026-02-24T04:31:00Z">
                <w:rPr/>
              </w:rPrChange>
            </w:rPr>
            <w:instrText>HYPERLINK \l "_Toc222630377"</w:instrText>
          </w:r>
          <w:r w:rsidRPr="007A79F7">
            <w:rPr>
              <w:rFonts w:ascii="Roboto" w:hAnsi="Roboto"/>
              <w:lang w:val="uz-Cyrl-UZ"/>
            </w:rPr>
          </w:r>
          <w:r w:rsidRPr="009C4BAE">
            <w:rPr>
              <w:rFonts w:ascii="Roboto" w:hAnsi="Roboto"/>
              <w:lang w:val="uz-Cyrl-UZ"/>
              <w:rPrChange w:id="90" w:author="Nozimjon Ortiqov" w:date="2026-02-24T09:31:00Z" w16du:dateUtc="2026-02-24T04:31:00Z">
                <w:rPr/>
              </w:rPrChange>
            </w:rPr>
            <w:fldChar w:fldCharType="separate"/>
          </w:r>
          <w:r w:rsidRPr="009C4BAE">
            <w:rPr>
              <w:rStyle w:val="af2"/>
              <w:rFonts w:ascii="Roboto" w:hAnsi="Roboto"/>
              <w:b/>
              <w:bCs/>
              <w:noProof/>
              <w:lang w:val="uz-Cyrl-UZ"/>
            </w:rPr>
            <w:t>Молиявий захираларнинг етишмаслиги, даромадларнинг ўзгарувчанлиги (мавсумийлиги)</w:t>
          </w:r>
          <w:r w:rsidRPr="009C4BAE">
            <w:rPr>
              <w:rFonts w:ascii="Roboto" w:hAnsi="Roboto"/>
              <w:b/>
              <w:bCs/>
              <w:noProof/>
              <w:webHidden/>
              <w:lang w:val="uz-Cyrl-UZ"/>
              <w:rPrChange w:id="91" w:author="Nozimjon Ortiqov" w:date="2026-02-24T09:31:00Z" w16du:dateUtc="2026-02-24T04:31:00Z">
                <w:rPr>
                  <w:b/>
                  <w:bCs/>
                  <w:noProof/>
                  <w:webHidden/>
                </w:rPr>
              </w:rPrChange>
            </w:rPr>
            <w:tab/>
          </w:r>
          <w:r w:rsidRPr="009C4BAE">
            <w:rPr>
              <w:rFonts w:ascii="Roboto" w:hAnsi="Roboto"/>
              <w:b/>
              <w:bCs/>
              <w:noProof/>
              <w:webHidden/>
              <w:lang w:val="uz-Cyrl-UZ"/>
              <w:rPrChange w:id="92"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93" w:author="Nozimjon Ortiqov" w:date="2026-02-24T09:31:00Z" w16du:dateUtc="2026-02-24T04:31:00Z">
                <w:rPr>
                  <w:b/>
                  <w:bCs/>
                  <w:noProof/>
                  <w:webHidden/>
                </w:rPr>
              </w:rPrChange>
            </w:rPr>
            <w:instrText xml:space="preserve"> PAGEREF _Toc222630377 \h </w:instrText>
          </w:r>
          <w:r w:rsidRPr="007A79F7">
            <w:rPr>
              <w:rFonts w:ascii="Roboto" w:hAnsi="Roboto"/>
              <w:b/>
              <w:bCs/>
              <w:noProof/>
              <w:webHidden/>
              <w:lang w:val="uz-Cyrl-UZ"/>
            </w:rPr>
          </w:r>
          <w:r w:rsidRPr="009C4BAE">
            <w:rPr>
              <w:rFonts w:ascii="Roboto" w:hAnsi="Roboto"/>
              <w:b/>
              <w:bCs/>
              <w:noProof/>
              <w:webHidden/>
              <w:lang w:val="uz-Cyrl-UZ"/>
              <w:rPrChange w:id="94"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95" w:author="Nozimjon Ortiqov" w:date="2026-02-24T09:31:00Z" w16du:dateUtc="2026-02-24T04:31:00Z">
                <w:rPr>
                  <w:b/>
                  <w:bCs/>
                  <w:noProof/>
                  <w:webHidden/>
                </w:rPr>
              </w:rPrChange>
            </w:rPr>
            <w:t>11</w:t>
          </w:r>
          <w:r w:rsidRPr="009C4BAE">
            <w:rPr>
              <w:rFonts w:ascii="Roboto" w:hAnsi="Roboto"/>
              <w:b/>
              <w:bCs/>
              <w:noProof/>
              <w:webHidden/>
              <w:lang w:val="uz-Cyrl-UZ"/>
              <w:rPrChange w:id="96" w:author="Nozimjon Ortiqov" w:date="2026-02-24T09:31:00Z" w16du:dateUtc="2026-02-24T04:31:00Z">
                <w:rPr>
                  <w:b/>
                  <w:bCs/>
                  <w:noProof/>
                  <w:webHidden/>
                </w:rPr>
              </w:rPrChange>
            </w:rPr>
            <w:fldChar w:fldCharType="end"/>
          </w:r>
          <w:r w:rsidRPr="009C4BAE">
            <w:rPr>
              <w:rFonts w:ascii="Roboto" w:hAnsi="Roboto"/>
              <w:lang w:val="uz-Cyrl-UZ"/>
              <w:rPrChange w:id="97" w:author="Nozimjon Ortiqov" w:date="2026-02-24T09:31:00Z" w16du:dateUtc="2026-02-24T04:31:00Z">
                <w:rPr/>
              </w:rPrChange>
            </w:rPr>
            <w:fldChar w:fldCharType="end"/>
          </w:r>
        </w:p>
        <w:p w14:paraId="0BA44BD4" w14:textId="1C310256"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98"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99" w:author="Nozimjon Ortiqov" w:date="2026-02-24T09:31:00Z" w16du:dateUtc="2026-02-24T04:31:00Z">
                <w:rPr/>
              </w:rPrChange>
            </w:rPr>
            <w:fldChar w:fldCharType="begin"/>
          </w:r>
          <w:r w:rsidRPr="009C4BAE">
            <w:rPr>
              <w:rFonts w:ascii="Roboto" w:hAnsi="Roboto"/>
              <w:lang w:val="uz-Cyrl-UZ"/>
              <w:rPrChange w:id="100" w:author="Nozimjon Ortiqov" w:date="2026-02-24T09:31:00Z" w16du:dateUtc="2026-02-24T04:31:00Z">
                <w:rPr/>
              </w:rPrChange>
            </w:rPr>
            <w:instrText>HYPERLINK \l "_Toc222630378"</w:instrText>
          </w:r>
          <w:r w:rsidRPr="007A79F7">
            <w:rPr>
              <w:rFonts w:ascii="Roboto" w:hAnsi="Roboto"/>
              <w:lang w:val="uz-Cyrl-UZ"/>
            </w:rPr>
          </w:r>
          <w:r w:rsidRPr="009C4BAE">
            <w:rPr>
              <w:rFonts w:ascii="Roboto" w:hAnsi="Roboto"/>
              <w:lang w:val="uz-Cyrl-UZ"/>
              <w:rPrChange w:id="101" w:author="Nozimjon Ortiqov" w:date="2026-02-24T09:31:00Z" w16du:dateUtc="2026-02-24T04:31:00Z">
                <w:rPr/>
              </w:rPrChange>
            </w:rPr>
            <w:fldChar w:fldCharType="separate"/>
          </w:r>
          <w:r w:rsidRPr="009C4BAE">
            <w:rPr>
              <w:rStyle w:val="af2"/>
              <w:rFonts w:ascii="Roboto" w:hAnsi="Roboto"/>
              <w:b/>
              <w:bCs/>
              <w:noProof/>
              <w:lang w:val="uz-Cyrl-UZ"/>
            </w:rPr>
            <w:t>Қарз юки даражасининг ортиши</w:t>
          </w:r>
          <w:r w:rsidRPr="009C4BAE">
            <w:rPr>
              <w:rFonts w:ascii="Roboto" w:hAnsi="Roboto"/>
              <w:b/>
              <w:bCs/>
              <w:noProof/>
              <w:webHidden/>
              <w:lang w:val="uz-Cyrl-UZ"/>
              <w:rPrChange w:id="102" w:author="Nozimjon Ortiqov" w:date="2026-02-24T09:31:00Z" w16du:dateUtc="2026-02-24T04:31:00Z">
                <w:rPr>
                  <w:b/>
                  <w:bCs/>
                  <w:noProof/>
                  <w:webHidden/>
                </w:rPr>
              </w:rPrChange>
            </w:rPr>
            <w:tab/>
          </w:r>
          <w:r w:rsidRPr="009C4BAE">
            <w:rPr>
              <w:rFonts w:ascii="Roboto" w:hAnsi="Roboto"/>
              <w:b/>
              <w:bCs/>
              <w:noProof/>
              <w:webHidden/>
              <w:lang w:val="uz-Cyrl-UZ"/>
              <w:rPrChange w:id="103"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04" w:author="Nozimjon Ortiqov" w:date="2026-02-24T09:31:00Z" w16du:dateUtc="2026-02-24T04:31:00Z">
                <w:rPr>
                  <w:b/>
                  <w:bCs/>
                  <w:noProof/>
                  <w:webHidden/>
                </w:rPr>
              </w:rPrChange>
            </w:rPr>
            <w:instrText xml:space="preserve"> PAGEREF _Toc222630378 \h </w:instrText>
          </w:r>
          <w:r w:rsidRPr="007A79F7">
            <w:rPr>
              <w:rFonts w:ascii="Roboto" w:hAnsi="Roboto"/>
              <w:b/>
              <w:bCs/>
              <w:noProof/>
              <w:webHidden/>
              <w:lang w:val="uz-Cyrl-UZ"/>
            </w:rPr>
          </w:r>
          <w:r w:rsidRPr="009C4BAE">
            <w:rPr>
              <w:rFonts w:ascii="Roboto" w:hAnsi="Roboto"/>
              <w:b/>
              <w:bCs/>
              <w:noProof/>
              <w:webHidden/>
              <w:lang w:val="uz-Cyrl-UZ"/>
              <w:rPrChange w:id="105"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06" w:author="Nozimjon Ortiqov" w:date="2026-02-24T09:31:00Z" w16du:dateUtc="2026-02-24T04:31:00Z">
                <w:rPr>
                  <w:b/>
                  <w:bCs/>
                  <w:noProof/>
                  <w:webHidden/>
                </w:rPr>
              </w:rPrChange>
            </w:rPr>
            <w:t>13</w:t>
          </w:r>
          <w:r w:rsidRPr="009C4BAE">
            <w:rPr>
              <w:rFonts w:ascii="Roboto" w:hAnsi="Roboto"/>
              <w:b/>
              <w:bCs/>
              <w:noProof/>
              <w:webHidden/>
              <w:lang w:val="uz-Cyrl-UZ"/>
              <w:rPrChange w:id="107" w:author="Nozimjon Ortiqov" w:date="2026-02-24T09:31:00Z" w16du:dateUtc="2026-02-24T04:31:00Z">
                <w:rPr>
                  <w:b/>
                  <w:bCs/>
                  <w:noProof/>
                  <w:webHidden/>
                </w:rPr>
              </w:rPrChange>
            </w:rPr>
            <w:fldChar w:fldCharType="end"/>
          </w:r>
          <w:r w:rsidRPr="009C4BAE">
            <w:rPr>
              <w:rFonts w:ascii="Roboto" w:hAnsi="Roboto"/>
              <w:lang w:val="uz-Cyrl-UZ"/>
              <w:rPrChange w:id="108" w:author="Nozimjon Ortiqov" w:date="2026-02-24T09:31:00Z" w16du:dateUtc="2026-02-24T04:31:00Z">
                <w:rPr/>
              </w:rPrChange>
            </w:rPr>
            <w:fldChar w:fldCharType="end"/>
          </w:r>
        </w:p>
        <w:p w14:paraId="38FDB984" w14:textId="0F366E5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09"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10" w:author="Nozimjon Ortiqov" w:date="2026-02-24T09:31:00Z" w16du:dateUtc="2026-02-24T04:31:00Z">
                <w:rPr/>
              </w:rPrChange>
            </w:rPr>
            <w:fldChar w:fldCharType="begin"/>
          </w:r>
          <w:r w:rsidRPr="009C4BAE">
            <w:rPr>
              <w:rFonts w:ascii="Roboto" w:hAnsi="Roboto"/>
              <w:lang w:val="uz-Cyrl-UZ"/>
              <w:rPrChange w:id="111" w:author="Nozimjon Ortiqov" w:date="2026-02-24T09:31:00Z" w16du:dateUtc="2026-02-24T04:31:00Z">
                <w:rPr/>
              </w:rPrChange>
            </w:rPr>
            <w:instrText>HYPERLINK \l "_Toc222630379"</w:instrText>
          </w:r>
          <w:r w:rsidRPr="007A79F7">
            <w:rPr>
              <w:rFonts w:ascii="Roboto" w:hAnsi="Roboto"/>
              <w:lang w:val="uz-Cyrl-UZ"/>
            </w:rPr>
          </w:r>
          <w:r w:rsidRPr="009C4BAE">
            <w:rPr>
              <w:rFonts w:ascii="Roboto" w:hAnsi="Roboto"/>
              <w:lang w:val="uz-Cyrl-UZ"/>
              <w:rPrChange w:id="112" w:author="Nozimjon Ortiqov" w:date="2026-02-24T09:31:00Z" w16du:dateUtc="2026-02-24T04:31:00Z">
                <w:rPr/>
              </w:rPrChange>
            </w:rPr>
            <w:fldChar w:fldCharType="separate"/>
          </w:r>
          <w:r w:rsidRPr="009C4BAE">
            <w:rPr>
              <w:rStyle w:val="af2"/>
              <w:rFonts w:ascii="Roboto" w:hAnsi="Roboto"/>
              <w:b/>
              <w:bCs/>
              <w:noProof/>
              <w:lang w:val="uz-Cyrl-UZ"/>
            </w:rPr>
            <w:t>Насия бозорининг (BNPL) кескин оммалашиши</w:t>
          </w:r>
          <w:r w:rsidRPr="009C4BAE">
            <w:rPr>
              <w:rFonts w:ascii="Roboto" w:hAnsi="Roboto"/>
              <w:b/>
              <w:bCs/>
              <w:noProof/>
              <w:webHidden/>
              <w:lang w:val="uz-Cyrl-UZ"/>
              <w:rPrChange w:id="113" w:author="Nozimjon Ortiqov" w:date="2026-02-24T09:31:00Z" w16du:dateUtc="2026-02-24T04:31:00Z">
                <w:rPr>
                  <w:b/>
                  <w:bCs/>
                  <w:noProof/>
                  <w:webHidden/>
                </w:rPr>
              </w:rPrChange>
            </w:rPr>
            <w:tab/>
          </w:r>
          <w:r w:rsidRPr="009C4BAE">
            <w:rPr>
              <w:rFonts w:ascii="Roboto" w:hAnsi="Roboto"/>
              <w:b/>
              <w:bCs/>
              <w:noProof/>
              <w:webHidden/>
              <w:lang w:val="uz-Cyrl-UZ"/>
              <w:rPrChange w:id="114"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15" w:author="Nozimjon Ortiqov" w:date="2026-02-24T09:31:00Z" w16du:dateUtc="2026-02-24T04:31:00Z">
                <w:rPr>
                  <w:b/>
                  <w:bCs/>
                  <w:noProof/>
                  <w:webHidden/>
                </w:rPr>
              </w:rPrChange>
            </w:rPr>
            <w:instrText xml:space="preserve"> PAGEREF _Toc222630379 \h </w:instrText>
          </w:r>
          <w:r w:rsidRPr="007A79F7">
            <w:rPr>
              <w:rFonts w:ascii="Roboto" w:hAnsi="Roboto"/>
              <w:b/>
              <w:bCs/>
              <w:noProof/>
              <w:webHidden/>
              <w:lang w:val="uz-Cyrl-UZ"/>
            </w:rPr>
          </w:r>
          <w:r w:rsidRPr="009C4BAE">
            <w:rPr>
              <w:rFonts w:ascii="Roboto" w:hAnsi="Roboto"/>
              <w:b/>
              <w:bCs/>
              <w:noProof/>
              <w:webHidden/>
              <w:lang w:val="uz-Cyrl-UZ"/>
              <w:rPrChange w:id="116"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17" w:author="Nozimjon Ortiqov" w:date="2026-02-24T09:31:00Z" w16du:dateUtc="2026-02-24T04:31:00Z">
                <w:rPr>
                  <w:b/>
                  <w:bCs/>
                  <w:noProof/>
                  <w:webHidden/>
                </w:rPr>
              </w:rPrChange>
            </w:rPr>
            <w:t>16</w:t>
          </w:r>
          <w:r w:rsidRPr="009C4BAE">
            <w:rPr>
              <w:rFonts w:ascii="Roboto" w:hAnsi="Roboto"/>
              <w:b/>
              <w:bCs/>
              <w:noProof/>
              <w:webHidden/>
              <w:lang w:val="uz-Cyrl-UZ"/>
              <w:rPrChange w:id="118" w:author="Nozimjon Ortiqov" w:date="2026-02-24T09:31:00Z" w16du:dateUtc="2026-02-24T04:31:00Z">
                <w:rPr>
                  <w:b/>
                  <w:bCs/>
                  <w:noProof/>
                  <w:webHidden/>
                </w:rPr>
              </w:rPrChange>
            </w:rPr>
            <w:fldChar w:fldCharType="end"/>
          </w:r>
          <w:r w:rsidRPr="009C4BAE">
            <w:rPr>
              <w:rFonts w:ascii="Roboto" w:hAnsi="Roboto"/>
              <w:lang w:val="uz-Cyrl-UZ"/>
              <w:rPrChange w:id="119" w:author="Nozimjon Ortiqov" w:date="2026-02-24T09:31:00Z" w16du:dateUtc="2026-02-24T04:31:00Z">
                <w:rPr/>
              </w:rPrChange>
            </w:rPr>
            <w:fldChar w:fldCharType="end"/>
          </w:r>
        </w:p>
        <w:p w14:paraId="78C2CAF3" w14:textId="4F3498ED"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2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21" w:author="Nozimjon Ortiqov" w:date="2026-02-24T09:31:00Z" w16du:dateUtc="2026-02-24T04:31:00Z">
                <w:rPr/>
              </w:rPrChange>
            </w:rPr>
            <w:fldChar w:fldCharType="begin"/>
          </w:r>
          <w:r w:rsidRPr="009C4BAE">
            <w:rPr>
              <w:rFonts w:ascii="Roboto" w:hAnsi="Roboto"/>
              <w:lang w:val="uz-Cyrl-UZ"/>
              <w:rPrChange w:id="122" w:author="Nozimjon Ortiqov" w:date="2026-02-24T09:31:00Z" w16du:dateUtc="2026-02-24T04:31:00Z">
                <w:rPr/>
              </w:rPrChange>
            </w:rPr>
            <w:instrText>HYPERLINK \l "_Toc222630380"</w:instrText>
          </w:r>
          <w:r w:rsidRPr="007A79F7">
            <w:rPr>
              <w:rFonts w:ascii="Roboto" w:hAnsi="Roboto"/>
              <w:lang w:val="uz-Cyrl-UZ"/>
            </w:rPr>
          </w:r>
          <w:r w:rsidRPr="009C4BAE">
            <w:rPr>
              <w:rFonts w:ascii="Roboto" w:hAnsi="Roboto"/>
              <w:lang w:val="uz-Cyrl-UZ"/>
              <w:rPrChange w:id="123" w:author="Nozimjon Ortiqov" w:date="2026-02-24T09:31:00Z" w16du:dateUtc="2026-02-24T04:31:00Z">
                <w:rPr/>
              </w:rPrChange>
            </w:rPr>
            <w:fldChar w:fldCharType="separate"/>
          </w:r>
          <w:r w:rsidRPr="009C4BAE">
            <w:rPr>
              <w:rStyle w:val="af2"/>
              <w:rFonts w:ascii="Roboto" w:hAnsi="Roboto"/>
              <w:b/>
              <w:bCs/>
              <w:noProof/>
              <w:lang w:val="uz-Cyrl-UZ"/>
            </w:rPr>
            <w:t>Кредитдан мақсадсиз фойдаланиш</w:t>
          </w:r>
          <w:r w:rsidRPr="009C4BAE">
            <w:rPr>
              <w:rFonts w:ascii="Roboto" w:hAnsi="Roboto"/>
              <w:b/>
              <w:bCs/>
              <w:noProof/>
              <w:webHidden/>
              <w:lang w:val="uz-Cyrl-UZ"/>
              <w:rPrChange w:id="124" w:author="Nozimjon Ortiqov" w:date="2026-02-24T09:31:00Z" w16du:dateUtc="2026-02-24T04:31:00Z">
                <w:rPr>
                  <w:b/>
                  <w:bCs/>
                  <w:noProof/>
                  <w:webHidden/>
                </w:rPr>
              </w:rPrChange>
            </w:rPr>
            <w:tab/>
          </w:r>
          <w:r w:rsidRPr="009C4BAE">
            <w:rPr>
              <w:rFonts w:ascii="Roboto" w:hAnsi="Roboto"/>
              <w:b/>
              <w:bCs/>
              <w:noProof/>
              <w:webHidden/>
              <w:lang w:val="uz-Cyrl-UZ"/>
              <w:rPrChange w:id="12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26" w:author="Nozimjon Ortiqov" w:date="2026-02-24T09:31:00Z" w16du:dateUtc="2026-02-24T04:31:00Z">
                <w:rPr>
                  <w:b/>
                  <w:bCs/>
                  <w:noProof/>
                  <w:webHidden/>
                </w:rPr>
              </w:rPrChange>
            </w:rPr>
            <w:instrText xml:space="preserve"> PAGEREF _Toc222630380 \h </w:instrText>
          </w:r>
          <w:r w:rsidRPr="007A79F7">
            <w:rPr>
              <w:rFonts w:ascii="Roboto" w:hAnsi="Roboto"/>
              <w:b/>
              <w:bCs/>
              <w:noProof/>
              <w:webHidden/>
              <w:lang w:val="uz-Cyrl-UZ"/>
            </w:rPr>
          </w:r>
          <w:r w:rsidRPr="009C4BAE">
            <w:rPr>
              <w:rFonts w:ascii="Roboto" w:hAnsi="Roboto"/>
              <w:b/>
              <w:bCs/>
              <w:noProof/>
              <w:webHidden/>
              <w:lang w:val="uz-Cyrl-UZ"/>
              <w:rPrChange w:id="12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28" w:author="Nozimjon Ortiqov" w:date="2026-02-24T09:31:00Z" w16du:dateUtc="2026-02-24T04:31:00Z">
                <w:rPr>
                  <w:b/>
                  <w:bCs/>
                  <w:noProof/>
                  <w:webHidden/>
                </w:rPr>
              </w:rPrChange>
            </w:rPr>
            <w:t>18</w:t>
          </w:r>
          <w:r w:rsidRPr="009C4BAE">
            <w:rPr>
              <w:rFonts w:ascii="Roboto" w:hAnsi="Roboto"/>
              <w:b/>
              <w:bCs/>
              <w:noProof/>
              <w:webHidden/>
              <w:lang w:val="uz-Cyrl-UZ"/>
              <w:rPrChange w:id="129" w:author="Nozimjon Ortiqov" w:date="2026-02-24T09:31:00Z" w16du:dateUtc="2026-02-24T04:31:00Z">
                <w:rPr>
                  <w:b/>
                  <w:bCs/>
                  <w:noProof/>
                  <w:webHidden/>
                </w:rPr>
              </w:rPrChange>
            </w:rPr>
            <w:fldChar w:fldCharType="end"/>
          </w:r>
          <w:r w:rsidRPr="009C4BAE">
            <w:rPr>
              <w:rFonts w:ascii="Roboto" w:hAnsi="Roboto"/>
              <w:lang w:val="uz-Cyrl-UZ"/>
              <w:rPrChange w:id="130" w:author="Nozimjon Ortiqov" w:date="2026-02-24T09:31:00Z" w16du:dateUtc="2026-02-24T04:31:00Z">
                <w:rPr/>
              </w:rPrChange>
            </w:rPr>
            <w:fldChar w:fldCharType="end"/>
          </w:r>
        </w:p>
        <w:p w14:paraId="63F0CFD9" w14:textId="17615ADC" w:rsidR="00B76C54" w:rsidRPr="009C4BAE" w:rsidRDefault="00B76C54">
          <w:pPr>
            <w:pStyle w:val="11"/>
            <w:rPr>
              <w:rFonts w:eastAsiaTheme="minorEastAsia" w:cstheme="minorBidi"/>
              <w:sz w:val="24"/>
              <w:szCs w:val="24"/>
              <w:lang w:eastAsia="en-GB"/>
              <w14:ligatures w14:val="standardContextual"/>
              <w:rPrChange w:id="131"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1" w:history="1">
            <w:r w:rsidRPr="009C4BAE">
              <w:rPr>
                <w:rStyle w:val="af2"/>
              </w:rPr>
              <w:t>V. Аҳолининг молиявий саводхонлиги</w:t>
            </w:r>
            <w:r w:rsidRPr="009C4BAE">
              <w:rPr>
                <w:webHidden/>
              </w:rPr>
              <w:tab/>
            </w:r>
            <w:r w:rsidRPr="009C4BAE">
              <w:rPr>
                <w:webHidden/>
              </w:rPr>
              <w:fldChar w:fldCharType="begin"/>
            </w:r>
            <w:r w:rsidRPr="009C4BAE">
              <w:rPr>
                <w:webHidden/>
              </w:rPr>
              <w:instrText xml:space="preserve"> PAGEREF _Toc222630381 \h </w:instrText>
            </w:r>
            <w:r w:rsidRPr="009C4BAE">
              <w:rPr>
                <w:webHidden/>
              </w:rPr>
            </w:r>
            <w:r w:rsidRPr="009C4BAE">
              <w:rPr>
                <w:webHidden/>
              </w:rPr>
              <w:fldChar w:fldCharType="separate"/>
            </w:r>
            <w:r w:rsidRPr="009C4BAE">
              <w:rPr>
                <w:webHidden/>
              </w:rPr>
              <w:t>18</w:t>
            </w:r>
            <w:r w:rsidRPr="009C4BAE">
              <w:rPr>
                <w:webHidden/>
              </w:rPr>
              <w:fldChar w:fldCharType="end"/>
            </w:r>
          </w:hyperlink>
        </w:p>
        <w:p w14:paraId="2862B68A" w14:textId="25FF00C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32"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33" w:author="Nozimjon Ortiqov" w:date="2026-02-24T09:31:00Z" w16du:dateUtc="2026-02-24T04:31:00Z">
                <w:rPr/>
              </w:rPrChange>
            </w:rPr>
            <w:fldChar w:fldCharType="begin"/>
          </w:r>
          <w:r w:rsidRPr="009C4BAE">
            <w:rPr>
              <w:rFonts w:ascii="Roboto" w:hAnsi="Roboto"/>
              <w:lang w:val="uz-Cyrl-UZ"/>
              <w:rPrChange w:id="134" w:author="Nozimjon Ortiqov" w:date="2026-02-24T09:31:00Z" w16du:dateUtc="2026-02-24T04:31:00Z">
                <w:rPr/>
              </w:rPrChange>
            </w:rPr>
            <w:instrText>HYPERLINK \l "_Toc222630382"</w:instrText>
          </w:r>
          <w:r w:rsidRPr="007A79F7">
            <w:rPr>
              <w:rFonts w:ascii="Roboto" w:hAnsi="Roboto"/>
              <w:lang w:val="uz-Cyrl-UZ"/>
            </w:rPr>
          </w:r>
          <w:r w:rsidRPr="009C4BAE">
            <w:rPr>
              <w:rFonts w:ascii="Roboto" w:hAnsi="Roboto"/>
              <w:lang w:val="uz-Cyrl-UZ"/>
              <w:rPrChange w:id="135" w:author="Nozimjon Ortiqov" w:date="2026-02-24T09:31:00Z" w16du:dateUtc="2026-02-24T04:31:00Z">
                <w:rPr/>
              </w:rPrChange>
            </w:rPr>
            <w:fldChar w:fldCharType="separate"/>
          </w:r>
          <w:r w:rsidRPr="009C4BAE">
            <w:rPr>
              <w:rStyle w:val="af2"/>
              <w:rFonts w:ascii="Roboto" w:hAnsi="Roboto"/>
              <w:b/>
              <w:bCs/>
              <w:noProof/>
              <w:lang w:val="uz-Cyrl-UZ"/>
            </w:rPr>
            <w:t>Кредит шартлари билан танишиш ҳолати</w:t>
          </w:r>
          <w:r w:rsidRPr="009C4BAE">
            <w:rPr>
              <w:rFonts w:ascii="Roboto" w:hAnsi="Roboto"/>
              <w:b/>
              <w:bCs/>
              <w:noProof/>
              <w:webHidden/>
              <w:lang w:val="uz-Cyrl-UZ"/>
              <w:rPrChange w:id="136" w:author="Nozimjon Ortiqov" w:date="2026-02-24T09:31:00Z" w16du:dateUtc="2026-02-24T04:31:00Z">
                <w:rPr>
                  <w:b/>
                  <w:bCs/>
                  <w:noProof/>
                  <w:webHidden/>
                </w:rPr>
              </w:rPrChange>
            </w:rPr>
            <w:tab/>
          </w:r>
          <w:r w:rsidRPr="009C4BAE">
            <w:rPr>
              <w:rFonts w:ascii="Roboto" w:hAnsi="Roboto"/>
              <w:b/>
              <w:bCs/>
              <w:noProof/>
              <w:webHidden/>
              <w:lang w:val="uz-Cyrl-UZ"/>
              <w:rPrChange w:id="137"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38" w:author="Nozimjon Ortiqov" w:date="2026-02-24T09:31:00Z" w16du:dateUtc="2026-02-24T04:31:00Z">
                <w:rPr>
                  <w:b/>
                  <w:bCs/>
                  <w:noProof/>
                  <w:webHidden/>
                </w:rPr>
              </w:rPrChange>
            </w:rPr>
            <w:instrText xml:space="preserve"> PAGEREF _Toc222630382 \h </w:instrText>
          </w:r>
          <w:r w:rsidRPr="007A79F7">
            <w:rPr>
              <w:rFonts w:ascii="Roboto" w:hAnsi="Roboto"/>
              <w:b/>
              <w:bCs/>
              <w:noProof/>
              <w:webHidden/>
              <w:lang w:val="uz-Cyrl-UZ"/>
            </w:rPr>
          </w:r>
          <w:r w:rsidRPr="009C4BAE">
            <w:rPr>
              <w:rFonts w:ascii="Roboto" w:hAnsi="Roboto"/>
              <w:b/>
              <w:bCs/>
              <w:noProof/>
              <w:webHidden/>
              <w:lang w:val="uz-Cyrl-UZ"/>
              <w:rPrChange w:id="139"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40" w:author="Nozimjon Ortiqov" w:date="2026-02-24T09:31:00Z" w16du:dateUtc="2026-02-24T04:31:00Z">
                <w:rPr>
                  <w:b/>
                  <w:bCs/>
                  <w:noProof/>
                  <w:webHidden/>
                </w:rPr>
              </w:rPrChange>
            </w:rPr>
            <w:t>19</w:t>
          </w:r>
          <w:r w:rsidRPr="009C4BAE">
            <w:rPr>
              <w:rFonts w:ascii="Roboto" w:hAnsi="Roboto"/>
              <w:b/>
              <w:bCs/>
              <w:noProof/>
              <w:webHidden/>
              <w:lang w:val="uz-Cyrl-UZ"/>
              <w:rPrChange w:id="141" w:author="Nozimjon Ortiqov" w:date="2026-02-24T09:31:00Z" w16du:dateUtc="2026-02-24T04:31:00Z">
                <w:rPr>
                  <w:b/>
                  <w:bCs/>
                  <w:noProof/>
                  <w:webHidden/>
                </w:rPr>
              </w:rPrChange>
            </w:rPr>
            <w:fldChar w:fldCharType="end"/>
          </w:r>
          <w:r w:rsidRPr="009C4BAE">
            <w:rPr>
              <w:rFonts w:ascii="Roboto" w:hAnsi="Roboto"/>
              <w:lang w:val="uz-Cyrl-UZ"/>
              <w:rPrChange w:id="142" w:author="Nozimjon Ortiqov" w:date="2026-02-24T09:31:00Z" w16du:dateUtc="2026-02-24T04:31:00Z">
                <w:rPr/>
              </w:rPrChange>
            </w:rPr>
            <w:fldChar w:fldCharType="end"/>
          </w:r>
        </w:p>
        <w:p w14:paraId="6E018587" w14:textId="15385558"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4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44" w:author="Nozimjon Ortiqov" w:date="2026-02-24T09:31:00Z" w16du:dateUtc="2026-02-24T04:31:00Z">
                <w:rPr/>
              </w:rPrChange>
            </w:rPr>
            <w:fldChar w:fldCharType="begin"/>
          </w:r>
          <w:r w:rsidRPr="009C4BAE">
            <w:rPr>
              <w:rFonts w:ascii="Roboto" w:hAnsi="Roboto"/>
              <w:lang w:val="uz-Cyrl-UZ"/>
              <w:rPrChange w:id="145" w:author="Nozimjon Ortiqov" w:date="2026-02-24T09:31:00Z" w16du:dateUtc="2026-02-24T04:31:00Z">
                <w:rPr/>
              </w:rPrChange>
            </w:rPr>
            <w:instrText>HYPERLINK \l "_Toc222630383"</w:instrText>
          </w:r>
          <w:r w:rsidRPr="007A79F7">
            <w:rPr>
              <w:rFonts w:ascii="Roboto" w:hAnsi="Roboto"/>
              <w:lang w:val="uz-Cyrl-UZ"/>
            </w:rPr>
          </w:r>
          <w:r w:rsidRPr="009C4BAE">
            <w:rPr>
              <w:rFonts w:ascii="Roboto" w:hAnsi="Roboto"/>
              <w:lang w:val="uz-Cyrl-UZ"/>
              <w:rPrChange w:id="146" w:author="Nozimjon Ortiqov" w:date="2026-02-24T09:31:00Z" w16du:dateUtc="2026-02-24T04:31:00Z">
                <w:rPr/>
              </w:rPrChange>
            </w:rPr>
            <w:fldChar w:fldCharType="separate"/>
          </w:r>
          <w:r w:rsidRPr="009C4BAE">
            <w:rPr>
              <w:rStyle w:val="af2"/>
              <w:rFonts w:ascii="Roboto" w:hAnsi="Roboto"/>
              <w:b/>
              <w:bCs/>
              <w:noProof/>
              <w:lang w:val="uz-Cyrl-UZ"/>
            </w:rPr>
            <w:t>Банк ходимлари томонидан кредит шартларини тушунтириш ҳолати</w:t>
          </w:r>
          <w:r w:rsidRPr="009C4BAE">
            <w:rPr>
              <w:rFonts w:ascii="Roboto" w:hAnsi="Roboto"/>
              <w:b/>
              <w:bCs/>
              <w:noProof/>
              <w:webHidden/>
              <w:lang w:val="uz-Cyrl-UZ"/>
              <w:rPrChange w:id="147" w:author="Nozimjon Ortiqov" w:date="2026-02-24T09:31:00Z" w16du:dateUtc="2026-02-24T04:31:00Z">
                <w:rPr>
                  <w:b/>
                  <w:bCs/>
                  <w:noProof/>
                  <w:webHidden/>
                </w:rPr>
              </w:rPrChange>
            </w:rPr>
            <w:tab/>
          </w:r>
          <w:r w:rsidRPr="009C4BAE">
            <w:rPr>
              <w:rFonts w:ascii="Roboto" w:hAnsi="Roboto"/>
              <w:b/>
              <w:bCs/>
              <w:noProof/>
              <w:webHidden/>
              <w:lang w:val="uz-Cyrl-UZ"/>
              <w:rPrChange w:id="14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49" w:author="Nozimjon Ortiqov" w:date="2026-02-24T09:31:00Z" w16du:dateUtc="2026-02-24T04:31:00Z">
                <w:rPr>
                  <w:b/>
                  <w:bCs/>
                  <w:noProof/>
                  <w:webHidden/>
                </w:rPr>
              </w:rPrChange>
            </w:rPr>
            <w:instrText xml:space="preserve"> PAGEREF _Toc222630383 \h </w:instrText>
          </w:r>
          <w:r w:rsidRPr="007A79F7">
            <w:rPr>
              <w:rFonts w:ascii="Roboto" w:hAnsi="Roboto"/>
              <w:b/>
              <w:bCs/>
              <w:noProof/>
              <w:webHidden/>
              <w:lang w:val="uz-Cyrl-UZ"/>
            </w:rPr>
          </w:r>
          <w:r w:rsidRPr="009C4BAE">
            <w:rPr>
              <w:rFonts w:ascii="Roboto" w:hAnsi="Roboto"/>
              <w:b/>
              <w:bCs/>
              <w:noProof/>
              <w:webHidden/>
              <w:lang w:val="uz-Cyrl-UZ"/>
              <w:rPrChange w:id="15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51" w:author="Nozimjon Ortiqov" w:date="2026-02-24T09:31:00Z" w16du:dateUtc="2026-02-24T04:31:00Z">
                <w:rPr>
                  <w:b/>
                  <w:bCs/>
                  <w:noProof/>
                  <w:webHidden/>
                </w:rPr>
              </w:rPrChange>
            </w:rPr>
            <w:t>20</w:t>
          </w:r>
          <w:r w:rsidRPr="009C4BAE">
            <w:rPr>
              <w:rFonts w:ascii="Roboto" w:hAnsi="Roboto"/>
              <w:b/>
              <w:bCs/>
              <w:noProof/>
              <w:webHidden/>
              <w:lang w:val="uz-Cyrl-UZ"/>
              <w:rPrChange w:id="152" w:author="Nozimjon Ortiqov" w:date="2026-02-24T09:31:00Z" w16du:dateUtc="2026-02-24T04:31:00Z">
                <w:rPr>
                  <w:b/>
                  <w:bCs/>
                  <w:noProof/>
                  <w:webHidden/>
                </w:rPr>
              </w:rPrChange>
            </w:rPr>
            <w:fldChar w:fldCharType="end"/>
          </w:r>
          <w:r w:rsidRPr="009C4BAE">
            <w:rPr>
              <w:rFonts w:ascii="Roboto" w:hAnsi="Roboto"/>
              <w:lang w:val="uz-Cyrl-UZ"/>
              <w:rPrChange w:id="153" w:author="Nozimjon Ortiqov" w:date="2026-02-24T09:31:00Z" w16du:dateUtc="2026-02-24T04:31:00Z">
                <w:rPr/>
              </w:rPrChange>
            </w:rPr>
            <w:fldChar w:fldCharType="end"/>
          </w:r>
        </w:p>
        <w:p w14:paraId="4B6C6B20" w14:textId="7552E52C" w:rsidR="00B76C54" w:rsidRPr="009C4BAE" w:rsidRDefault="00B76C54">
          <w:pPr>
            <w:pStyle w:val="11"/>
            <w:rPr>
              <w:rFonts w:eastAsiaTheme="minorEastAsia" w:cstheme="minorBidi"/>
              <w:sz w:val="24"/>
              <w:szCs w:val="24"/>
              <w:lang w:eastAsia="en-GB"/>
              <w14:ligatures w14:val="standardContextual"/>
              <w:rPrChange w:id="154"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4" w:history="1">
            <w:r w:rsidRPr="009C4BAE">
              <w:rPr>
                <w:rStyle w:val="af2"/>
              </w:rPr>
              <w:t>VI. Кредит ундириш жараёнидаги ҳолат</w:t>
            </w:r>
            <w:r w:rsidRPr="009C4BAE">
              <w:rPr>
                <w:webHidden/>
              </w:rPr>
              <w:tab/>
            </w:r>
            <w:r w:rsidRPr="009C4BAE">
              <w:rPr>
                <w:webHidden/>
              </w:rPr>
              <w:fldChar w:fldCharType="begin"/>
            </w:r>
            <w:r w:rsidRPr="009C4BAE">
              <w:rPr>
                <w:webHidden/>
              </w:rPr>
              <w:instrText xml:space="preserve"> PAGEREF _Toc222630384 \h </w:instrText>
            </w:r>
            <w:r w:rsidRPr="009C4BAE">
              <w:rPr>
                <w:webHidden/>
              </w:rPr>
            </w:r>
            <w:r w:rsidRPr="009C4BAE">
              <w:rPr>
                <w:webHidden/>
              </w:rPr>
              <w:fldChar w:fldCharType="separate"/>
            </w:r>
            <w:r w:rsidRPr="009C4BAE">
              <w:rPr>
                <w:webHidden/>
              </w:rPr>
              <w:t>25</w:t>
            </w:r>
            <w:r w:rsidRPr="009C4BAE">
              <w:rPr>
                <w:webHidden/>
              </w:rPr>
              <w:fldChar w:fldCharType="end"/>
            </w:r>
          </w:hyperlink>
        </w:p>
        <w:p w14:paraId="195697CC" w14:textId="0245B217"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55"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56" w:author="Nozimjon Ortiqov" w:date="2026-02-24T09:31:00Z" w16du:dateUtc="2026-02-24T04:31:00Z">
                <w:rPr/>
              </w:rPrChange>
            </w:rPr>
            <w:fldChar w:fldCharType="begin"/>
          </w:r>
          <w:r w:rsidRPr="009C4BAE">
            <w:rPr>
              <w:rFonts w:ascii="Roboto" w:hAnsi="Roboto"/>
              <w:lang w:val="uz-Cyrl-UZ"/>
              <w:rPrChange w:id="157" w:author="Nozimjon Ortiqov" w:date="2026-02-24T09:31:00Z" w16du:dateUtc="2026-02-24T04:31:00Z">
                <w:rPr/>
              </w:rPrChange>
            </w:rPr>
            <w:instrText>HYPERLINK \l "_Toc222630385"</w:instrText>
          </w:r>
          <w:r w:rsidRPr="007A79F7">
            <w:rPr>
              <w:rFonts w:ascii="Roboto" w:hAnsi="Roboto"/>
              <w:lang w:val="uz-Cyrl-UZ"/>
            </w:rPr>
          </w:r>
          <w:r w:rsidRPr="009C4BAE">
            <w:rPr>
              <w:rFonts w:ascii="Roboto" w:hAnsi="Roboto"/>
              <w:lang w:val="uz-Cyrl-UZ"/>
              <w:rPrChange w:id="158" w:author="Nozimjon Ortiqov" w:date="2026-02-24T09:31:00Z" w16du:dateUtc="2026-02-24T04:31:00Z">
                <w:rPr/>
              </w:rPrChange>
            </w:rPr>
            <w:fldChar w:fldCharType="separate"/>
          </w:r>
          <w:r w:rsidRPr="009C4BAE">
            <w:rPr>
              <w:rStyle w:val="af2"/>
              <w:rFonts w:ascii="Roboto" w:hAnsi="Roboto"/>
              <w:b/>
              <w:bCs/>
              <w:noProof/>
              <w:lang w:val="uz-Cyrl-UZ"/>
            </w:rPr>
            <w:t>Самарали soft-collection ундириш усуллари</w:t>
          </w:r>
          <w:r w:rsidRPr="009C4BAE">
            <w:rPr>
              <w:rFonts w:ascii="Roboto" w:hAnsi="Roboto"/>
              <w:b/>
              <w:bCs/>
              <w:noProof/>
              <w:webHidden/>
              <w:lang w:val="uz-Cyrl-UZ"/>
              <w:rPrChange w:id="159" w:author="Nozimjon Ortiqov" w:date="2026-02-24T09:31:00Z" w16du:dateUtc="2026-02-24T04:31:00Z">
                <w:rPr>
                  <w:b/>
                  <w:bCs/>
                  <w:noProof/>
                  <w:webHidden/>
                </w:rPr>
              </w:rPrChange>
            </w:rPr>
            <w:tab/>
          </w:r>
          <w:r w:rsidRPr="009C4BAE">
            <w:rPr>
              <w:rFonts w:ascii="Roboto" w:hAnsi="Roboto"/>
              <w:b/>
              <w:bCs/>
              <w:noProof/>
              <w:webHidden/>
              <w:lang w:val="uz-Cyrl-UZ"/>
              <w:rPrChange w:id="160"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61" w:author="Nozimjon Ortiqov" w:date="2026-02-24T09:31:00Z" w16du:dateUtc="2026-02-24T04:31:00Z">
                <w:rPr>
                  <w:b/>
                  <w:bCs/>
                  <w:noProof/>
                  <w:webHidden/>
                </w:rPr>
              </w:rPrChange>
            </w:rPr>
            <w:instrText xml:space="preserve"> PAGEREF _Toc222630385 \h </w:instrText>
          </w:r>
          <w:r w:rsidRPr="007A79F7">
            <w:rPr>
              <w:rFonts w:ascii="Roboto" w:hAnsi="Roboto"/>
              <w:b/>
              <w:bCs/>
              <w:noProof/>
              <w:webHidden/>
              <w:lang w:val="uz-Cyrl-UZ"/>
            </w:rPr>
          </w:r>
          <w:r w:rsidRPr="009C4BAE">
            <w:rPr>
              <w:rFonts w:ascii="Roboto" w:hAnsi="Roboto"/>
              <w:b/>
              <w:bCs/>
              <w:noProof/>
              <w:webHidden/>
              <w:lang w:val="uz-Cyrl-UZ"/>
              <w:rPrChange w:id="162"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63" w:author="Nozimjon Ortiqov" w:date="2026-02-24T09:31:00Z" w16du:dateUtc="2026-02-24T04:31:00Z">
                <w:rPr>
                  <w:b/>
                  <w:bCs/>
                  <w:noProof/>
                  <w:webHidden/>
                </w:rPr>
              </w:rPrChange>
            </w:rPr>
            <w:t>25</w:t>
          </w:r>
          <w:r w:rsidRPr="009C4BAE">
            <w:rPr>
              <w:rFonts w:ascii="Roboto" w:hAnsi="Roboto"/>
              <w:b/>
              <w:bCs/>
              <w:noProof/>
              <w:webHidden/>
              <w:lang w:val="uz-Cyrl-UZ"/>
              <w:rPrChange w:id="164" w:author="Nozimjon Ortiqov" w:date="2026-02-24T09:31:00Z" w16du:dateUtc="2026-02-24T04:31:00Z">
                <w:rPr>
                  <w:b/>
                  <w:bCs/>
                  <w:noProof/>
                  <w:webHidden/>
                </w:rPr>
              </w:rPrChange>
            </w:rPr>
            <w:fldChar w:fldCharType="end"/>
          </w:r>
          <w:r w:rsidRPr="009C4BAE">
            <w:rPr>
              <w:rFonts w:ascii="Roboto" w:hAnsi="Roboto"/>
              <w:lang w:val="uz-Cyrl-UZ"/>
              <w:rPrChange w:id="165" w:author="Nozimjon Ortiqov" w:date="2026-02-24T09:31:00Z" w16du:dateUtc="2026-02-24T04:31:00Z">
                <w:rPr/>
              </w:rPrChange>
            </w:rPr>
            <w:fldChar w:fldCharType="end"/>
          </w:r>
        </w:p>
        <w:p w14:paraId="2A0A398A" w14:textId="608591BC"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66"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67" w:author="Nozimjon Ortiqov" w:date="2026-02-24T09:31:00Z" w16du:dateUtc="2026-02-24T04:31:00Z">
                <w:rPr/>
              </w:rPrChange>
            </w:rPr>
            <w:fldChar w:fldCharType="begin"/>
          </w:r>
          <w:r w:rsidRPr="009C4BAE">
            <w:rPr>
              <w:rFonts w:ascii="Roboto" w:hAnsi="Roboto"/>
              <w:lang w:val="uz-Cyrl-UZ"/>
              <w:rPrChange w:id="168" w:author="Nozimjon Ortiqov" w:date="2026-02-24T09:31:00Z" w16du:dateUtc="2026-02-24T04:31:00Z">
                <w:rPr/>
              </w:rPrChange>
            </w:rPr>
            <w:instrText>HYPERLINK \l "_Toc222630386"</w:instrText>
          </w:r>
          <w:r w:rsidRPr="007A79F7">
            <w:rPr>
              <w:rFonts w:ascii="Roboto" w:hAnsi="Roboto"/>
              <w:lang w:val="uz-Cyrl-UZ"/>
            </w:rPr>
          </w:r>
          <w:r w:rsidRPr="009C4BAE">
            <w:rPr>
              <w:rFonts w:ascii="Roboto" w:hAnsi="Roboto"/>
              <w:lang w:val="uz-Cyrl-UZ"/>
              <w:rPrChange w:id="169" w:author="Nozimjon Ortiqov" w:date="2026-02-24T09:31:00Z" w16du:dateUtc="2026-02-24T04:31:00Z">
                <w:rPr/>
              </w:rPrChange>
            </w:rPr>
            <w:fldChar w:fldCharType="separate"/>
          </w:r>
          <w:r w:rsidRPr="009C4BAE">
            <w:rPr>
              <w:rStyle w:val="af2"/>
              <w:rFonts w:ascii="Roboto" w:hAnsi="Roboto"/>
              <w:b/>
              <w:bCs/>
              <w:noProof/>
              <w:lang w:val="uz-Cyrl-UZ"/>
            </w:rPr>
            <w:t>Коллекторлик фаолияти</w:t>
          </w:r>
          <w:r w:rsidRPr="009C4BAE">
            <w:rPr>
              <w:rFonts w:ascii="Roboto" w:hAnsi="Roboto"/>
              <w:b/>
              <w:bCs/>
              <w:noProof/>
              <w:webHidden/>
              <w:lang w:val="uz-Cyrl-UZ"/>
              <w:rPrChange w:id="170" w:author="Nozimjon Ortiqov" w:date="2026-02-24T09:31:00Z" w16du:dateUtc="2026-02-24T04:31:00Z">
                <w:rPr>
                  <w:b/>
                  <w:bCs/>
                  <w:noProof/>
                  <w:webHidden/>
                </w:rPr>
              </w:rPrChange>
            </w:rPr>
            <w:tab/>
          </w:r>
          <w:r w:rsidRPr="009C4BAE">
            <w:rPr>
              <w:rFonts w:ascii="Roboto" w:hAnsi="Roboto"/>
              <w:b/>
              <w:bCs/>
              <w:noProof/>
              <w:webHidden/>
              <w:lang w:val="uz-Cyrl-UZ"/>
              <w:rPrChange w:id="171"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72" w:author="Nozimjon Ortiqov" w:date="2026-02-24T09:31:00Z" w16du:dateUtc="2026-02-24T04:31:00Z">
                <w:rPr>
                  <w:b/>
                  <w:bCs/>
                  <w:noProof/>
                  <w:webHidden/>
                </w:rPr>
              </w:rPrChange>
            </w:rPr>
            <w:instrText xml:space="preserve"> PAGEREF _Toc222630386 \h </w:instrText>
          </w:r>
          <w:r w:rsidRPr="007A79F7">
            <w:rPr>
              <w:rFonts w:ascii="Roboto" w:hAnsi="Roboto"/>
              <w:b/>
              <w:bCs/>
              <w:noProof/>
              <w:webHidden/>
              <w:lang w:val="uz-Cyrl-UZ"/>
            </w:rPr>
          </w:r>
          <w:r w:rsidRPr="009C4BAE">
            <w:rPr>
              <w:rFonts w:ascii="Roboto" w:hAnsi="Roboto"/>
              <w:b/>
              <w:bCs/>
              <w:noProof/>
              <w:webHidden/>
              <w:lang w:val="uz-Cyrl-UZ"/>
              <w:rPrChange w:id="173"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74" w:author="Nozimjon Ortiqov" w:date="2026-02-24T09:31:00Z" w16du:dateUtc="2026-02-24T04:31:00Z">
                <w:rPr>
                  <w:b/>
                  <w:bCs/>
                  <w:noProof/>
                  <w:webHidden/>
                </w:rPr>
              </w:rPrChange>
            </w:rPr>
            <w:t>25</w:t>
          </w:r>
          <w:r w:rsidRPr="009C4BAE">
            <w:rPr>
              <w:rFonts w:ascii="Roboto" w:hAnsi="Roboto"/>
              <w:b/>
              <w:bCs/>
              <w:noProof/>
              <w:webHidden/>
              <w:lang w:val="uz-Cyrl-UZ"/>
              <w:rPrChange w:id="175" w:author="Nozimjon Ortiqov" w:date="2026-02-24T09:31:00Z" w16du:dateUtc="2026-02-24T04:31:00Z">
                <w:rPr>
                  <w:b/>
                  <w:bCs/>
                  <w:noProof/>
                  <w:webHidden/>
                </w:rPr>
              </w:rPrChange>
            </w:rPr>
            <w:fldChar w:fldCharType="end"/>
          </w:r>
          <w:r w:rsidRPr="009C4BAE">
            <w:rPr>
              <w:rFonts w:ascii="Roboto" w:hAnsi="Roboto"/>
              <w:lang w:val="uz-Cyrl-UZ"/>
              <w:rPrChange w:id="176" w:author="Nozimjon Ortiqov" w:date="2026-02-24T09:31:00Z" w16du:dateUtc="2026-02-24T04:31:00Z">
                <w:rPr/>
              </w:rPrChange>
            </w:rPr>
            <w:fldChar w:fldCharType="end"/>
          </w:r>
        </w:p>
        <w:p w14:paraId="654E2119" w14:textId="23B2186C" w:rsidR="00B76C54" w:rsidRPr="009C4BAE" w:rsidRDefault="00B76C54">
          <w:pPr>
            <w:pStyle w:val="11"/>
            <w:rPr>
              <w:rFonts w:eastAsiaTheme="minorEastAsia" w:cstheme="minorBidi"/>
              <w:sz w:val="24"/>
              <w:szCs w:val="24"/>
              <w:lang w:eastAsia="en-GB"/>
              <w14:ligatures w14:val="standardContextual"/>
              <w:rPrChange w:id="177"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7" w:history="1">
            <w:r w:rsidRPr="009C4BAE">
              <w:rPr>
                <w:rStyle w:val="af2"/>
              </w:rPr>
              <w:t>VII. Оилавий тадбиркорлик дастурлари бўйича юзага келган муаммолар.</w:t>
            </w:r>
            <w:r w:rsidRPr="009C4BAE">
              <w:rPr>
                <w:webHidden/>
              </w:rPr>
              <w:tab/>
            </w:r>
            <w:r w:rsidRPr="009C4BAE">
              <w:rPr>
                <w:webHidden/>
              </w:rPr>
              <w:fldChar w:fldCharType="begin"/>
            </w:r>
            <w:r w:rsidRPr="009C4BAE">
              <w:rPr>
                <w:webHidden/>
              </w:rPr>
              <w:instrText xml:space="preserve"> PAGEREF _Toc222630387 \h </w:instrText>
            </w:r>
            <w:r w:rsidRPr="009C4BAE">
              <w:rPr>
                <w:webHidden/>
              </w:rPr>
            </w:r>
            <w:r w:rsidRPr="009C4BAE">
              <w:rPr>
                <w:webHidden/>
              </w:rPr>
              <w:fldChar w:fldCharType="separate"/>
            </w:r>
            <w:r w:rsidRPr="009C4BAE">
              <w:rPr>
                <w:webHidden/>
              </w:rPr>
              <w:t>27</w:t>
            </w:r>
            <w:r w:rsidRPr="009C4BAE">
              <w:rPr>
                <w:webHidden/>
              </w:rPr>
              <w:fldChar w:fldCharType="end"/>
            </w:r>
          </w:hyperlink>
        </w:p>
        <w:p w14:paraId="01589E3E" w14:textId="2D9E91AA" w:rsidR="00B76C54" w:rsidRPr="009C4BAE" w:rsidRDefault="00B76C54">
          <w:pPr>
            <w:pStyle w:val="11"/>
            <w:rPr>
              <w:rFonts w:eastAsiaTheme="minorEastAsia" w:cstheme="minorBidi"/>
              <w:sz w:val="24"/>
              <w:szCs w:val="24"/>
              <w:lang w:eastAsia="en-GB"/>
              <w14:ligatures w14:val="standardContextual"/>
              <w:rPrChange w:id="178"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8" w:history="1">
            <w:r w:rsidRPr="009C4BAE">
              <w:rPr>
                <w:rStyle w:val="af2"/>
              </w:rPr>
              <w:t>1-илова. Тадқиқот методологияси</w:t>
            </w:r>
            <w:r w:rsidRPr="009C4BAE">
              <w:rPr>
                <w:webHidden/>
              </w:rPr>
              <w:tab/>
            </w:r>
            <w:r w:rsidRPr="009C4BAE">
              <w:rPr>
                <w:webHidden/>
              </w:rPr>
              <w:fldChar w:fldCharType="begin"/>
            </w:r>
            <w:r w:rsidRPr="009C4BAE">
              <w:rPr>
                <w:webHidden/>
              </w:rPr>
              <w:instrText xml:space="preserve"> PAGEREF _Toc222630388 \h </w:instrText>
            </w:r>
            <w:r w:rsidRPr="009C4BAE">
              <w:rPr>
                <w:webHidden/>
              </w:rPr>
            </w:r>
            <w:r w:rsidRPr="009C4BAE">
              <w:rPr>
                <w:webHidden/>
              </w:rPr>
              <w:fldChar w:fldCharType="separate"/>
            </w:r>
            <w:r w:rsidRPr="009C4BAE">
              <w:rPr>
                <w:webHidden/>
              </w:rPr>
              <w:t>31</w:t>
            </w:r>
            <w:r w:rsidRPr="009C4BAE">
              <w:rPr>
                <w:webHidden/>
              </w:rPr>
              <w:fldChar w:fldCharType="end"/>
            </w:r>
          </w:hyperlink>
        </w:p>
        <w:p w14:paraId="3FBB620D" w14:textId="364B802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79"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80" w:author="Nozimjon Ortiqov" w:date="2026-02-24T09:31:00Z" w16du:dateUtc="2026-02-24T04:31:00Z">
                <w:rPr/>
              </w:rPrChange>
            </w:rPr>
            <w:fldChar w:fldCharType="begin"/>
          </w:r>
          <w:r w:rsidRPr="009C4BAE">
            <w:rPr>
              <w:rFonts w:ascii="Roboto" w:hAnsi="Roboto"/>
              <w:lang w:val="uz-Cyrl-UZ"/>
              <w:rPrChange w:id="181" w:author="Nozimjon Ortiqov" w:date="2026-02-24T09:31:00Z" w16du:dateUtc="2026-02-24T04:31:00Z">
                <w:rPr/>
              </w:rPrChange>
            </w:rPr>
            <w:instrText>HYPERLINK \l "_Toc222630389"</w:instrText>
          </w:r>
          <w:r w:rsidRPr="007A79F7">
            <w:rPr>
              <w:rFonts w:ascii="Roboto" w:hAnsi="Roboto"/>
              <w:lang w:val="uz-Cyrl-UZ"/>
            </w:rPr>
          </w:r>
          <w:r w:rsidRPr="009C4BAE">
            <w:rPr>
              <w:rFonts w:ascii="Roboto" w:hAnsi="Roboto"/>
              <w:lang w:val="uz-Cyrl-UZ"/>
              <w:rPrChange w:id="182" w:author="Nozimjon Ortiqov" w:date="2026-02-24T09:31:00Z" w16du:dateUtc="2026-02-24T04:31:00Z">
                <w:rPr/>
              </w:rPrChange>
            </w:rPr>
            <w:fldChar w:fldCharType="separate"/>
          </w:r>
          <w:r w:rsidRPr="009C4BAE">
            <w:rPr>
              <w:rStyle w:val="af2"/>
              <w:rFonts w:ascii="Roboto" w:hAnsi="Roboto"/>
              <w:b/>
              <w:bCs/>
              <w:noProof/>
              <w:lang w:val="uz-Cyrl-UZ"/>
            </w:rPr>
            <w:t>Танланма дизайни</w:t>
          </w:r>
          <w:r w:rsidRPr="009C4BAE">
            <w:rPr>
              <w:rFonts w:ascii="Roboto" w:hAnsi="Roboto"/>
              <w:b/>
              <w:bCs/>
              <w:noProof/>
              <w:webHidden/>
              <w:lang w:val="uz-Cyrl-UZ"/>
              <w:rPrChange w:id="183" w:author="Nozimjon Ortiqov" w:date="2026-02-24T09:31:00Z" w16du:dateUtc="2026-02-24T04:31:00Z">
                <w:rPr>
                  <w:b/>
                  <w:bCs/>
                  <w:noProof/>
                  <w:webHidden/>
                </w:rPr>
              </w:rPrChange>
            </w:rPr>
            <w:tab/>
          </w:r>
          <w:r w:rsidRPr="009C4BAE">
            <w:rPr>
              <w:rFonts w:ascii="Roboto" w:hAnsi="Roboto"/>
              <w:b/>
              <w:bCs/>
              <w:noProof/>
              <w:webHidden/>
              <w:lang w:val="uz-Cyrl-UZ"/>
              <w:rPrChange w:id="184"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85" w:author="Nozimjon Ortiqov" w:date="2026-02-24T09:31:00Z" w16du:dateUtc="2026-02-24T04:31:00Z">
                <w:rPr>
                  <w:b/>
                  <w:bCs/>
                  <w:noProof/>
                  <w:webHidden/>
                </w:rPr>
              </w:rPrChange>
            </w:rPr>
            <w:instrText xml:space="preserve"> PAGEREF _Toc222630389 \h </w:instrText>
          </w:r>
          <w:r w:rsidRPr="007A79F7">
            <w:rPr>
              <w:rFonts w:ascii="Roboto" w:hAnsi="Roboto"/>
              <w:b/>
              <w:bCs/>
              <w:noProof/>
              <w:webHidden/>
              <w:lang w:val="uz-Cyrl-UZ"/>
            </w:rPr>
          </w:r>
          <w:r w:rsidRPr="009C4BAE">
            <w:rPr>
              <w:rFonts w:ascii="Roboto" w:hAnsi="Roboto"/>
              <w:b/>
              <w:bCs/>
              <w:noProof/>
              <w:webHidden/>
              <w:lang w:val="uz-Cyrl-UZ"/>
              <w:rPrChange w:id="186"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87" w:author="Nozimjon Ortiqov" w:date="2026-02-24T09:31:00Z" w16du:dateUtc="2026-02-24T04:31:00Z">
                <w:rPr>
                  <w:b/>
                  <w:bCs/>
                  <w:noProof/>
                  <w:webHidden/>
                </w:rPr>
              </w:rPrChange>
            </w:rPr>
            <w:t>31</w:t>
          </w:r>
          <w:r w:rsidRPr="009C4BAE">
            <w:rPr>
              <w:rFonts w:ascii="Roboto" w:hAnsi="Roboto"/>
              <w:b/>
              <w:bCs/>
              <w:noProof/>
              <w:webHidden/>
              <w:lang w:val="uz-Cyrl-UZ"/>
              <w:rPrChange w:id="188" w:author="Nozimjon Ortiqov" w:date="2026-02-24T09:31:00Z" w16du:dateUtc="2026-02-24T04:31:00Z">
                <w:rPr>
                  <w:b/>
                  <w:bCs/>
                  <w:noProof/>
                  <w:webHidden/>
                </w:rPr>
              </w:rPrChange>
            </w:rPr>
            <w:fldChar w:fldCharType="end"/>
          </w:r>
          <w:r w:rsidRPr="009C4BAE">
            <w:rPr>
              <w:rFonts w:ascii="Roboto" w:hAnsi="Roboto"/>
              <w:lang w:val="uz-Cyrl-UZ"/>
              <w:rPrChange w:id="189" w:author="Nozimjon Ortiqov" w:date="2026-02-24T09:31:00Z" w16du:dateUtc="2026-02-24T04:31:00Z">
                <w:rPr/>
              </w:rPrChange>
            </w:rPr>
            <w:fldChar w:fldCharType="end"/>
          </w:r>
        </w:p>
        <w:p w14:paraId="12AD690A" w14:textId="1EFE4154"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9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91" w:author="Nozimjon Ortiqov" w:date="2026-02-24T09:31:00Z" w16du:dateUtc="2026-02-24T04:31:00Z">
                <w:rPr/>
              </w:rPrChange>
            </w:rPr>
            <w:fldChar w:fldCharType="begin"/>
          </w:r>
          <w:r w:rsidRPr="009C4BAE">
            <w:rPr>
              <w:rFonts w:ascii="Roboto" w:hAnsi="Roboto"/>
              <w:lang w:val="uz-Cyrl-UZ"/>
              <w:rPrChange w:id="192" w:author="Nozimjon Ortiqov" w:date="2026-02-24T09:31:00Z" w16du:dateUtc="2026-02-24T04:31:00Z">
                <w:rPr/>
              </w:rPrChange>
            </w:rPr>
            <w:instrText>HYPERLINK \l "_Toc222630390"</w:instrText>
          </w:r>
          <w:r w:rsidRPr="007A79F7">
            <w:rPr>
              <w:rFonts w:ascii="Roboto" w:hAnsi="Roboto"/>
              <w:lang w:val="uz-Cyrl-UZ"/>
            </w:rPr>
          </w:r>
          <w:r w:rsidRPr="009C4BAE">
            <w:rPr>
              <w:rFonts w:ascii="Roboto" w:hAnsi="Roboto"/>
              <w:lang w:val="uz-Cyrl-UZ"/>
              <w:rPrChange w:id="193" w:author="Nozimjon Ortiqov" w:date="2026-02-24T09:31:00Z" w16du:dateUtc="2026-02-24T04:31:00Z">
                <w:rPr/>
              </w:rPrChange>
            </w:rPr>
            <w:fldChar w:fldCharType="separate"/>
          </w:r>
          <w:r w:rsidRPr="009C4BAE">
            <w:rPr>
              <w:rStyle w:val="af2"/>
              <w:rFonts w:ascii="Roboto" w:hAnsi="Roboto"/>
              <w:b/>
              <w:bCs/>
              <w:noProof/>
              <w:lang w:val="uz-Cyrl-UZ"/>
            </w:rPr>
            <w:t>Танланма чекловлари</w:t>
          </w:r>
          <w:r w:rsidRPr="009C4BAE">
            <w:rPr>
              <w:rFonts w:ascii="Roboto" w:hAnsi="Roboto"/>
              <w:b/>
              <w:bCs/>
              <w:noProof/>
              <w:webHidden/>
              <w:lang w:val="uz-Cyrl-UZ"/>
              <w:rPrChange w:id="194" w:author="Nozimjon Ortiqov" w:date="2026-02-24T09:31:00Z" w16du:dateUtc="2026-02-24T04:31:00Z">
                <w:rPr>
                  <w:b/>
                  <w:bCs/>
                  <w:noProof/>
                  <w:webHidden/>
                </w:rPr>
              </w:rPrChange>
            </w:rPr>
            <w:tab/>
          </w:r>
          <w:r w:rsidRPr="009C4BAE">
            <w:rPr>
              <w:rFonts w:ascii="Roboto" w:hAnsi="Roboto"/>
              <w:b/>
              <w:bCs/>
              <w:noProof/>
              <w:webHidden/>
              <w:lang w:val="uz-Cyrl-UZ"/>
              <w:rPrChange w:id="19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96" w:author="Nozimjon Ortiqov" w:date="2026-02-24T09:31:00Z" w16du:dateUtc="2026-02-24T04:31:00Z">
                <w:rPr>
                  <w:b/>
                  <w:bCs/>
                  <w:noProof/>
                  <w:webHidden/>
                </w:rPr>
              </w:rPrChange>
            </w:rPr>
            <w:instrText xml:space="preserve"> PAGEREF _Toc222630390 \h </w:instrText>
          </w:r>
          <w:r w:rsidRPr="007A79F7">
            <w:rPr>
              <w:rFonts w:ascii="Roboto" w:hAnsi="Roboto"/>
              <w:b/>
              <w:bCs/>
              <w:noProof/>
              <w:webHidden/>
              <w:lang w:val="uz-Cyrl-UZ"/>
            </w:rPr>
          </w:r>
          <w:r w:rsidRPr="009C4BAE">
            <w:rPr>
              <w:rFonts w:ascii="Roboto" w:hAnsi="Roboto"/>
              <w:b/>
              <w:bCs/>
              <w:noProof/>
              <w:webHidden/>
              <w:lang w:val="uz-Cyrl-UZ"/>
              <w:rPrChange w:id="19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98" w:author="Nozimjon Ortiqov" w:date="2026-02-24T09:31:00Z" w16du:dateUtc="2026-02-24T04:31:00Z">
                <w:rPr>
                  <w:b/>
                  <w:bCs/>
                  <w:noProof/>
                  <w:webHidden/>
                </w:rPr>
              </w:rPrChange>
            </w:rPr>
            <w:t>32</w:t>
          </w:r>
          <w:r w:rsidRPr="009C4BAE">
            <w:rPr>
              <w:rFonts w:ascii="Roboto" w:hAnsi="Roboto"/>
              <w:b/>
              <w:bCs/>
              <w:noProof/>
              <w:webHidden/>
              <w:lang w:val="uz-Cyrl-UZ"/>
              <w:rPrChange w:id="199" w:author="Nozimjon Ortiqov" w:date="2026-02-24T09:31:00Z" w16du:dateUtc="2026-02-24T04:31:00Z">
                <w:rPr>
                  <w:b/>
                  <w:bCs/>
                  <w:noProof/>
                  <w:webHidden/>
                </w:rPr>
              </w:rPrChange>
            </w:rPr>
            <w:fldChar w:fldCharType="end"/>
          </w:r>
          <w:r w:rsidRPr="009C4BAE">
            <w:rPr>
              <w:rFonts w:ascii="Roboto" w:hAnsi="Roboto"/>
              <w:lang w:val="uz-Cyrl-UZ"/>
              <w:rPrChange w:id="200" w:author="Nozimjon Ortiqov" w:date="2026-02-24T09:31:00Z" w16du:dateUtc="2026-02-24T04:31:00Z">
                <w:rPr/>
              </w:rPrChange>
            </w:rPr>
            <w:fldChar w:fldCharType="end"/>
          </w:r>
        </w:p>
        <w:p w14:paraId="21A35B2F" w14:textId="40FB773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01"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02" w:author="Nozimjon Ortiqov" w:date="2026-02-24T09:31:00Z" w16du:dateUtc="2026-02-24T04:31:00Z">
                <w:rPr/>
              </w:rPrChange>
            </w:rPr>
            <w:fldChar w:fldCharType="begin"/>
          </w:r>
          <w:r w:rsidRPr="009C4BAE">
            <w:rPr>
              <w:rFonts w:ascii="Roboto" w:hAnsi="Roboto"/>
              <w:lang w:val="uz-Cyrl-UZ"/>
              <w:rPrChange w:id="203" w:author="Nozimjon Ortiqov" w:date="2026-02-24T09:31:00Z" w16du:dateUtc="2026-02-24T04:31:00Z">
                <w:rPr/>
              </w:rPrChange>
            </w:rPr>
            <w:instrText>HYPERLINK \l "_Toc222630391"</w:instrText>
          </w:r>
          <w:r w:rsidRPr="007A79F7">
            <w:rPr>
              <w:rFonts w:ascii="Roboto" w:hAnsi="Roboto"/>
              <w:lang w:val="uz-Cyrl-UZ"/>
            </w:rPr>
          </w:r>
          <w:r w:rsidRPr="009C4BAE">
            <w:rPr>
              <w:rFonts w:ascii="Roboto" w:hAnsi="Roboto"/>
              <w:lang w:val="uz-Cyrl-UZ"/>
              <w:rPrChange w:id="204" w:author="Nozimjon Ortiqov" w:date="2026-02-24T09:31:00Z" w16du:dateUtc="2026-02-24T04:31:00Z">
                <w:rPr/>
              </w:rPrChange>
            </w:rPr>
            <w:fldChar w:fldCharType="separate"/>
          </w:r>
          <w:r w:rsidRPr="009C4BAE">
            <w:rPr>
              <w:rStyle w:val="af2"/>
              <w:rFonts w:ascii="Roboto" w:hAnsi="Roboto"/>
              <w:b/>
              <w:bCs/>
              <w:noProof/>
              <w:lang w:val="uz-Cyrl-UZ"/>
            </w:rPr>
            <w:t>Модель сифати</w:t>
          </w:r>
          <w:r w:rsidRPr="009C4BAE">
            <w:rPr>
              <w:rFonts w:ascii="Roboto" w:hAnsi="Roboto"/>
              <w:b/>
              <w:bCs/>
              <w:noProof/>
              <w:webHidden/>
              <w:lang w:val="uz-Cyrl-UZ"/>
              <w:rPrChange w:id="205" w:author="Nozimjon Ortiqov" w:date="2026-02-24T09:31:00Z" w16du:dateUtc="2026-02-24T04:31:00Z">
                <w:rPr>
                  <w:b/>
                  <w:bCs/>
                  <w:noProof/>
                  <w:webHidden/>
                </w:rPr>
              </w:rPrChange>
            </w:rPr>
            <w:tab/>
          </w:r>
          <w:r w:rsidRPr="009C4BAE">
            <w:rPr>
              <w:rFonts w:ascii="Roboto" w:hAnsi="Roboto"/>
              <w:b/>
              <w:bCs/>
              <w:noProof/>
              <w:webHidden/>
              <w:lang w:val="uz-Cyrl-UZ"/>
              <w:rPrChange w:id="206"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07" w:author="Nozimjon Ortiqov" w:date="2026-02-24T09:31:00Z" w16du:dateUtc="2026-02-24T04:31:00Z">
                <w:rPr>
                  <w:b/>
                  <w:bCs/>
                  <w:noProof/>
                  <w:webHidden/>
                </w:rPr>
              </w:rPrChange>
            </w:rPr>
            <w:instrText xml:space="preserve"> PAGEREF _Toc222630391 \h </w:instrText>
          </w:r>
          <w:r w:rsidRPr="007A79F7">
            <w:rPr>
              <w:rFonts w:ascii="Roboto" w:hAnsi="Roboto"/>
              <w:b/>
              <w:bCs/>
              <w:noProof/>
              <w:webHidden/>
              <w:lang w:val="uz-Cyrl-UZ"/>
            </w:rPr>
          </w:r>
          <w:r w:rsidRPr="009C4BAE">
            <w:rPr>
              <w:rFonts w:ascii="Roboto" w:hAnsi="Roboto"/>
              <w:b/>
              <w:bCs/>
              <w:noProof/>
              <w:webHidden/>
              <w:lang w:val="uz-Cyrl-UZ"/>
              <w:rPrChange w:id="208"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09" w:author="Nozimjon Ortiqov" w:date="2026-02-24T09:31:00Z" w16du:dateUtc="2026-02-24T04:31:00Z">
                <w:rPr>
                  <w:b/>
                  <w:bCs/>
                  <w:noProof/>
                  <w:webHidden/>
                </w:rPr>
              </w:rPrChange>
            </w:rPr>
            <w:t>33</w:t>
          </w:r>
          <w:r w:rsidRPr="009C4BAE">
            <w:rPr>
              <w:rFonts w:ascii="Roboto" w:hAnsi="Roboto"/>
              <w:b/>
              <w:bCs/>
              <w:noProof/>
              <w:webHidden/>
              <w:lang w:val="uz-Cyrl-UZ"/>
              <w:rPrChange w:id="210" w:author="Nozimjon Ortiqov" w:date="2026-02-24T09:31:00Z" w16du:dateUtc="2026-02-24T04:31:00Z">
                <w:rPr>
                  <w:b/>
                  <w:bCs/>
                  <w:noProof/>
                  <w:webHidden/>
                </w:rPr>
              </w:rPrChange>
            </w:rPr>
            <w:fldChar w:fldCharType="end"/>
          </w:r>
          <w:r w:rsidRPr="009C4BAE">
            <w:rPr>
              <w:rFonts w:ascii="Roboto" w:hAnsi="Roboto"/>
              <w:lang w:val="uz-Cyrl-UZ"/>
              <w:rPrChange w:id="211" w:author="Nozimjon Ortiqov" w:date="2026-02-24T09:31:00Z" w16du:dateUtc="2026-02-24T04:31:00Z">
                <w:rPr/>
              </w:rPrChange>
            </w:rPr>
            <w:fldChar w:fldCharType="end"/>
          </w:r>
        </w:p>
        <w:p w14:paraId="12EDD68B" w14:textId="337E054A"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12"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13" w:author="Nozimjon Ortiqov" w:date="2026-02-24T09:31:00Z" w16du:dateUtc="2026-02-24T04:31:00Z">
                <w:rPr/>
              </w:rPrChange>
            </w:rPr>
            <w:fldChar w:fldCharType="begin"/>
          </w:r>
          <w:r w:rsidRPr="009C4BAE">
            <w:rPr>
              <w:rFonts w:ascii="Roboto" w:hAnsi="Roboto"/>
              <w:lang w:val="uz-Cyrl-UZ"/>
              <w:rPrChange w:id="214" w:author="Nozimjon Ortiqov" w:date="2026-02-24T09:31:00Z" w16du:dateUtc="2026-02-24T04:31:00Z">
                <w:rPr/>
              </w:rPrChange>
            </w:rPr>
            <w:instrText>HYPERLINK \l "_Toc222630392"</w:instrText>
          </w:r>
          <w:r w:rsidRPr="007A79F7">
            <w:rPr>
              <w:rFonts w:ascii="Roboto" w:hAnsi="Roboto"/>
              <w:lang w:val="uz-Cyrl-UZ"/>
            </w:rPr>
          </w:r>
          <w:r w:rsidRPr="009C4BAE">
            <w:rPr>
              <w:rFonts w:ascii="Roboto" w:hAnsi="Roboto"/>
              <w:lang w:val="uz-Cyrl-UZ"/>
              <w:rPrChange w:id="215" w:author="Nozimjon Ortiqov" w:date="2026-02-24T09:31:00Z" w16du:dateUtc="2026-02-24T04:31:00Z">
                <w:rPr/>
              </w:rPrChange>
            </w:rPr>
            <w:fldChar w:fldCharType="separate"/>
          </w:r>
          <w:r w:rsidRPr="009C4BAE">
            <w:rPr>
              <w:rStyle w:val="af2"/>
              <w:rFonts w:ascii="Roboto" w:hAnsi="Roboto"/>
              <w:b/>
              <w:bCs/>
              <w:noProof/>
              <w:lang w:val="uz-Cyrl-UZ"/>
            </w:rPr>
            <w:t>Натижалар</w:t>
          </w:r>
          <w:r w:rsidRPr="009C4BAE">
            <w:rPr>
              <w:rFonts w:ascii="Roboto" w:hAnsi="Roboto"/>
              <w:b/>
              <w:bCs/>
              <w:noProof/>
              <w:webHidden/>
              <w:lang w:val="uz-Cyrl-UZ"/>
              <w:rPrChange w:id="216" w:author="Nozimjon Ortiqov" w:date="2026-02-24T09:31:00Z" w16du:dateUtc="2026-02-24T04:31:00Z">
                <w:rPr>
                  <w:b/>
                  <w:bCs/>
                  <w:noProof/>
                  <w:webHidden/>
                </w:rPr>
              </w:rPrChange>
            </w:rPr>
            <w:tab/>
          </w:r>
          <w:r w:rsidRPr="009C4BAE">
            <w:rPr>
              <w:rFonts w:ascii="Roboto" w:hAnsi="Roboto"/>
              <w:b/>
              <w:bCs/>
              <w:noProof/>
              <w:webHidden/>
              <w:lang w:val="uz-Cyrl-UZ"/>
              <w:rPrChange w:id="217"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18" w:author="Nozimjon Ortiqov" w:date="2026-02-24T09:31:00Z" w16du:dateUtc="2026-02-24T04:31:00Z">
                <w:rPr>
                  <w:b/>
                  <w:bCs/>
                  <w:noProof/>
                  <w:webHidden/>
                </w:rPr>
              </w:rPrChange>
            </w:rPr>
            <w:instrText xml:space="preserve"> PAGEREF _Toc222630392 \h </w:instrText>
          </w:r>
          <w:r w:rsidRPr="007A79F7">
            <w:rPr>
              <w:rFonts w:ascii="Roboto" w:hAnsi="Roboto"/>
              <w:b/>
              <w:bCs/>
              <w:noProof/>
              <w:webHidden/>
              <w:lang w:val="uz-Cyrl-UZ"/>
            </w:rPr>
          </w:r>
          <w:r w:rsidRPr="009C4BAE">
            <w:rPr>
              <w:rFonts w:ascii="Roboto" w:hAnsi="Roboto"/>
              <w:b/>
              <w:bCs/>
              <w:noProof/>
              <w:webHidden/>
              <w:lang w:val="uz-Cyrl-UZ"/>
              <w:rPrChange w:id="219"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20" w:author="Nozimjon Ortiqov" w:date="2026-02-24T09:31:00Z" w16du:dateUtc="2026-02-24T04:31:00Z">
                <w:rPr>
                  <w:b/>
                  <w:bCs/>
                  <w:noProof/>
                  <w:webHidden/>
                </w:rPr>
              </w:rPrChange>
            </w:rPr>
            <w:t>34</w:t>
          </w:r>
          <w:r w:rsidRPr="009C4BAE">
            <w:rPr>
              <w:rFonts w:ascii="Roboto" w:hAnsi="Roboto"/>
              <w:b/>
              <w:bCs/>
              <w:noProof/>
              <w:webHidden/>
              <w:lang w:val="uz-Cyrl-UZ"/>
              <w:rPrChange w:id="221" w:author="Nozimjon Ortiqov" w:date="2026-02-24T09:31:00Z" w16du:dateUtc="2026-02-24T04:31:00Z">
                <w:rPr>
                  <w:b/>
                  <w:bCs/>
                  <w:noProof/>
                  <w:webHidden/>
                </w:rPr>
              </w:rPrChange>
            </w:rPr>
            <w:fldChar w:fldCharType="end"/>
          </w:r>
          <w:r w:rsidRPr="009C4BAE">
            <w:rPr>
              <w:rFonts w:ascii="Roboto" w:hAnsi="Roboto"/>
              <w:lang w:val="uz-Cyrl-UZ"/>
              <w:rPrChange w:id="222" w:author="Nozimjon Ortiqov" w:date="2026-02-24T09:31:00Z" w16du:dateUtc="2026-02-24T04:31:00Z">
                <w:rPr/>
              </w:rPrChange>
            </w:rPr>
            <w:fldChar w:fldCharType="end"/>
          </w:r>
        </w:p>
        <w:p w14:paraId="494C5C60" w14:textId="33B0414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2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24" w:author="Nozimjon Ortiqov" w:date="2026-02-24T09:31:00Z" w16du:dateUtc="2026-02-24T04:31:00Z">
                <w:rPr/>
              </w:rPrChange>
            </w:rPr>
            <w:fldChar w:fldCharType="begin"/>
          </w:r>
          <w:r w:rsidRPr="009C4BAE">
            <w:rPr>
              <w:rFonts w:ascii="Roboto" w:hAnsi="Roboto"/>
              <w:lang w:val="uz-Cyrl-UZ"/>
              <w:rPrChange w:id="225" w:author="Nozimjon Ortiqov" w:date="2026-02-24T09:31:00Z" w16du:dateUtc="2026-02-24T04:31:00Z">
                <w:rPr/>
              </w:rPrChange>
            </w:rPr>
            <w:instrText>HYPERLINK \l "_Toc222630393"</w:instrText>
          </w:r>
          <w:r w:rsidRPr="007A79F7">
            <w:rPr>
              <w:rFonts w:ascii="Roboto" w:hAnsi="Roboto"/>
              <w:lang w:val="uz-Cyrl-UZ"/>
            </w:rPr>
          </w:r>
          <w:r w:rsidRPr="009C4BAE">
            <w:rPr>
              <w:rFonts w:ascii="Roboto" w:hAnsi="Roboto"/>
              <w:lang w:val="uz-Cyrl-UZ"/>
              <w:rPrChange w:id="226" w:author="Nozimjon Ortiqov" w:date="2026-02-24T09:31:00Z" w16du:dateUtc="2026-02-24T04:31:00Z">
                <w:rPr/>
              </w:rPrChange>
            </w:rPr>
            <w:fldChar w:fldCharType="separate"/>
          </w:r>
          <w:r w:rsidRPr="009C4BAE">
            <w:rPr>
              <w:rStyle w:val="af2"/>
              <w:rFonts w:ascii="Roboto" w:eastAsia="Arial" w:hAnsi="Roboto" w:cstheme="minorHAnsi"/>
              <w:b/>
              <w:bCs/>
              <w:noProof/>
              <w:lang w:val="uz-Cyrl-UZ"/>
            </w:rPr>
            <w:t>Демографик ва таълим омиллари ҳам аҳамиятли</w:t>
          </w:r>
          <w:r w:rsidRPr="009C4BAE">
            <w:rPr>
              <w:rFonts w:ascii="Roboto" w:hAnsi="Roboto"/>
              <w:b/>
              <w:bCs/>
              <w:noProof/>
              <w:webHidden/>
              <w:lang w:val="uz-Cyrl-UZ"/>
              <w:rPrChange w:id="227" w:author="Nozimjon Ortiqov" w:date="2026-02-24T09:31:00Z" w16du:dateUtc="2026-02-24T04:31:00Z">
                <w:rPr>
                  <w:b/>
                  <w:bCs/>
                  <w:noProof/>
                  <w:webHidden/>
                </w:rPr>
              </w:rPrChange>
            </w:rPr>
            <w:tab/>
          </w:r>
          <w:r w:rsidRPr="009C4BAE">
            <w:rPr>
              <w:rFonts w:ascii="Roboto" w:hAnsi="Roboto"/>
              <w:b/>
              <w:bCs/>
              <w:noProof/>
              <w:webHidden/>
              <w:lang w:val="uz-Cyrl-UZ"/>
              <w:rPrChange w:id="22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29" w:author="Nozimjon Ortiqov" w:date="2026-02-24T09:31:00Z" w16du:dateUtc="2026-02-24T04:31:00Z">
                <w:rPr>
                  <w:b/>
                  <w:bCs/>
                  <w:noProof/>
                  <w:webHidden/>
                </w:rPr>
              </w:rPrChange>
            </w:rPr>
            <w:instrText xml:space="preserve"> PAGEREF _Toc222630393 \h </w:instrText>
          </w:r>
          <w:r w:rsidRPr="007A79F7">
            <w:rPr>
              <w:rFonts w:ascii="Roboto" w:hAnsi="Roboto"/>
              <w:b/>
              <w:bCs/>
              <w:noProof/>
              <w:webHidden/>
              <w:lang w:val="uz-Cyrl-UZ"/>
            </w:rPr>
          </w:r>
          <w:r w:rsidRPr="009C4BAE">
            <w:rPr>
              <w:rFonts w:ascii="Roboto" w:hAnsi="Roboto"/>
              <w:b/>
              <w:bCs/>
              <w:noProof/>
              <w:webHidden/>
              <w:lang w:val="uz-Cyrl-UZ"/>
              <w:rPrChange w:id="23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31" w:author="Nozimjon Ortiqov" w:date="2026-02-24T09:31:00Z" w16du:dateUtc="2026-02-24T04:31:00Z">
                <w:rPr>
                  <w:b/>
                  <w:bCs/>
                  <w:noProof/>
                  <w:webHidden/>
                </w:rPr>
              </w:rPrChange>
            </w:rPr>
            <w:t>34</w:t>
          </w:r>
          <w:r w:rsidRPr="009C4BAE">
            <w:rPr>
              <w:rFonts w:ascii="Roboto" w:hAnsi="Roboto"/>
              <w:b/>
              <w:bCs/>
              <w:noProof/>
              <w:webHidden/>
              <w:lang w:val="uz-Cyrl-UZ"/>
              <w:rPrChange w:id="232" w:author="Nozimjon Ortiqov" w:date="2026-02-24T09:31:00Z" w16du:dateUtc="2026-02-24T04:31:00Z">
                <w:rPr>
                  <w:b/>
                  <w:bCs/>
                  <w:noProof/>
                  <w:webHidden/>
                </w:rPr>
              </w:rPrChange>
            </w:rPr>
            <w:fldChar w:fldCharType="end"/>
          </w:r>
          <w:r w:rsidRPr="009C4BAE">
            <w:rPr>
              <w:rFonts w:ascii="Roboto" w:hAnsi="Roboto"/>
              <w:lang w:val="uz-Cyrl-UZ"/>
              <w:rPrChange w:id="233" w:author="Nozimjon Ortiqov" w:date="2026-02-24T09:31:00Z" w16du:dateUtc="2026-02-24T04:31:00Z">
                <w:rPr/>
              </w:rPrChange>
            </w:rPr>
            <w:fldChar w:fldCharType="end"/>
          </w:r>
        </w:p>
        <w:p w14:paraId="1180AC77" w14:textId="2C49868E"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34"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35" w:author="Nozimjon Ortiqov" w:date="2026-02-24T09:31:00Z" w16du:dateUtc="2026-02-24T04:31:00Z">
                <w:rPr/>
              </w:rPrChange>
            </w:rPr>
            <w:fldChar w:fldCharType="begin"/>
          </w:r>
          <w:r w:rsidRPr="009C4BAE">
            <w:rPr>
              <w:rFonts w:ascii="Roboto" w:hAnsi="Roboto"/>
              <w:lang w:val="uz-Cyrl-UZ"/>
              <w:rPrChange w:id="236" w:author="Nozimjon Ortiqov" w:date="2026-02-24T09:31:00Z" w16du:dateUtc="2026-02-24T04:31:00Z">
                <w:rPr/>
              </w:rPrChange>
            </w:rPr>
            <w:instrText>HYPERLINK \l "_Toc222630394"</w:instrText>
          </w:r>
          <w:r w:rsidRPr="007A79F7">
            <w:rPr>
              <w:rFonts w:ascii="Roboto" w:hAnsi="Roboto"/>
              <w:lang w:val="uz-Cyrl-UZ"/>
            </w:rPr>
          </w:r>
          <w:r w:rsidRPr="009C4BAE">
            <w:rPr>
              <w:rFonts w:ascii="Roboto" w:hAnsi="Roboto"/>
              <w:lang w:val="uz-Cyrl-UZ"/>
              <w:rPrChange w:id="237" w:author="Nozimjon Ortiqov" w:date="2026-02-24T09:31:00Z" w16du:dateUtc="2026-02-24T04:31:00Z">
                <w:rPr/>
              </w:rPrChange>
            </w:rPr>
            <w:fldChar w:fldCharType="separate"/>
          </w:r>
          <w:r w:rsidRPr="009C4BAE">
            <w:rPr>
              <w:rStyle w:val="af2"/>
              <w:rFonts w:ascii="Roboto" w:eastAsia="Arial" w:hAnsi="Roboto" w:cstheme="minorHAnsi"/>
              <w:b/>
              <w:bCs/>
              <w:noProof/>
              <w:lang w:val="uz-Cyrl-UZ"/>
            </w:rPr>
            <w:t>Кредит расмийлаштиришдан олдинги маслаҳат</w:t>
          </w:r>
          <w:r w:rsidRPr="009C4BAE">
            <w:rPr>
              <w:rFonts w:ascii="Roboto" w:hAnsi="Roboto"/>
              <w:b/>
              <w:bCs/>
              <w:noProof/>
              <w:webHidden/>
              <w:lang w:val="uz-Cyrl-UZ"/>
              <w:rPrChange w:id="238" w:author="Nozimjon Ortiqov" w:date="2026-02-24T09:31:00Z" w16du:dateUtc="2026-02-24T04:31:00Z">
                <w:rPr>
                  <w:b/>
                  <w:bCs/>
                  <w:noProof/>
                  <w:webHidden/>
                </w:rPr>
              </w:rPrChange>
            </w:rPr>
            <w:tab/>
          </w:r>
          <w:r w:rsidRPr="009C4BAE">
            <w:rPr>
              <w:rFonts w:ascii="Roboto" w:hAnsi="Roboto"/>
              <w:b/>
              <w:bCs/>
              <w:noProof/>
              <w:webHidden/>
              <w:lang w:val="uz-Cyrl-UZ"/>
              <w:rPrChange w:id="239"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40" w:author="Nozimjon Ortiqov" w:date="2026-02-24T09:31:00Z" w16du:dateUtc="2026-02-24T04:31:00Z">
                <w:rPr>
                  <w:b/>
                  <w:bCs/>
                  <w:noProof/>
                  <w:webHidden/>
                </w:rPr>
              </w:rPrChange>
            </w:rPr>
            <w:instrText xml:space="preserve"> PAGEREF _Toc222630394 \h </w:instrText>
          </w:r>
          <w:r w:rsidRPr="007A79F7">
            <w:rPr>
              <w:rFonts w:ascii="Roboto" w:hAnsi="Roboto"/>
              <w:b/>
              <w:bCs/>
              <w:noProof/>
              <w:webHidden/>
              <w:lang w:val="uz-Cyrl-UZ"/>
            </w:rPr>
          </w:r>
          <w:r w:rsidRPr="009C4BAE">
            <w:rPr>
              <w:rFonts w:ascii="Roboto" w:hAnsi="Roboto"/>
              <w:b/>
              <w:bCs/>
              <w:noProof/>
              <w:webHidden/>
              <w:lang w:val="uz-Cyrl-UZ"/>
              <w:rPrChange w:id="241"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42" w:author="Nozimjon Ortiqov" w:date="2026-02-24T09:31:00Z" w16du:dateUtc="2026-02-24T04:31:00Z">
                <w:rPr>
                  <w:b/>
                  <w:bCs/>
                  <w:noProof/>
                  <w:webHidden/>
                </w:rPr>
              </w:rPrChange>
            </w:rPr>
            <w:t>35</w:t>
          </w:r>
          <w:r w:rsidRPr="009C4BAE">
            <w:rPr>
              <w:rFonts w:ascii="Roboto" w:hAnsi="Roboto"/>
              <w:b/>
              <w:bCs/>
              <w:noProof/>
              <w:webHidden/>
              <w:lang w:val="uz-Cyrl-UZ"/>
              <w:rPrChange w:id="243" w:author="Nozimjon Ortiqov" w:date="2026-02-24T09:31:00Z" w16du:dateUtc="2026-02-24T04:31:00Z">
                <w:rPr>
                  <w:b/>
                  <w:bCs/>
                  <w:noProof/>
                  <w:webHidden/>
                </w:rPr>
              </w:rPrChange>
            </w:rPr>
            <w:fldChar w:fldCharType="end"/>
          </w:r>
          <w:r w:rsidRPr="009C4BAE">
            <w:rPr>
              <w:rFonts w:ascii="Roboto" w:hAnsi="Roboto"/>
              <w:lang w:val="uz-Cyrl-UZ"/>
              <w:rPrChange w:id="244" w:author="Nozimjon Ortiqov" w:date="2026-02-24T09:31:00Z" w16du:dateUtc="2026-02-24T04:31:00Z">
                <w:rPr/>
              </w:rPrChange>
            </w:rPr>
            <w:fldChar w:fldCharType="end"/>
          </w:r>
        </w:p>
        <w:p w14:paraId="1064FFB0" w14:textId="0EC97D82" w:rsidR="00B76C54" w:rsidRPr="009C4BAE" w:rsidRDefault="00B76C54">
          <w:pPr>
            <w:pStyle w:val="11"/>
            <w:rPr>
              <w:rFonts w:eastAsiaTheme="minorEastAsia" w:cstheme="minorBidi"/>
              <w:sz w:val="24"/>
              <w:szCs w:val="24"/>
              <w:highlight w:val="yellow"/>
              <w:lang w:eastAsia="en-GB"/>
              <w14:ligatures w14:val="standardContextual"/>
              <w:rPrChange w:id="245"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5" w:history="1">
            <w:r w:rsidRPr="009C4BAE">
              <w:rPr>
                <w:rStyle w:val="af2"/>
                <w:highlight w:val="yellow"/>
              </w:rPr>
              <w:t>2-илова. Фоиз ҳисобланмайдиган ижтимоий қарзлар бўйича халқаро амалиёт</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_Toc222630395 \h </w:instrText>
            </w:r>
            <w:r w:rsidRPr="009C4BAE">
              <w:rPr>
                <w:webHidden/>
                <w:highlight w:val="yellow"/>
              </w:rPr>
            </w:r>
            <w:r w:rsidRPr="009C4BAE">
              <w:rPr>
                <w:webHidden/>
                <w:highlight w:val="yellow"/>
              </w:rPr>
              <w:fldChar w:fldCharType="separate"/>
            </w:r>
            <w:r w:rsidRPr="009C4BAE">
              <w:rPr>
                <w:webHidden/>
                <w:highlight w:val="yellow"/>
              </w:rPr>
              <w:t>40</w:t>
            </w:r>
            <w:r w:rsidRPr="009C4BAE">
              <w:rPr>
                <w:webHidden/>
                <w:highlight w:val="yellow"/>
              </w:rPr>
              <w:fldChar w:fldCharType="end"/>
            </w:r>
          </w:hyperlink>
        </w:p>
        <w:p w14:paraId="0DB1CE18" w14:textId="5B489BA9" w:rsidR="00B76C54" w:rsidRPr="009C4BAE" w:rsidRDefault="00B76C54">
          <w:pPr>
            <w:pStyle w:val="11"/>
            <w:rPr>
              <w:rFonts w:eastAsiaTheme="minorEastAsia" w:cstheme="minorBidi"/>
              <w:sz w:val="24"/>
              <w:szCs w:val="24"/>
              <w:highlight w:val="yellow"/>
              <w:lang w:eastAsia="en-GB"/>
              <w14:ligatures w14:val="standardContextual"/>
              <w:rPrChange w:id="246"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6" w:history="1">
            <w:r w:rsidRPr="009C4BAE">
              <w:rPr>
                <w:rStyle w:val="af2"/>
                <w:highlight w:val="yellow"/>
              </w:rPr>
              <w:t>3-илова. Бўлиб бўлиб тўлаш (насия) бозорини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_Toc222630396 \h </w:instrText>
            </w:r>
            <w:r w:rsidRPr="009C4BAE">
              <w:rPr>
                <w:webHidden/>
                <w:highlight w:val="yellow"/>
              </w:rPr>
            </w:r>
            <w:r w:rsidRPr="009C4BAE">
              <w:rPr>
                <w:webHidden/>
                <w:highlight w:val="yellow"/>
              </w:rPr>
              <w:fldChar w:fldCharType="separate"/>
            </w:r>
            <w:r w:rsidRPr="009C4BAE">
              <w:rPr>
                <w:webHidden/>
                <w:highlight w:val="yellow"/>
              </w:rPr>
              <w:t>42</w:t>
            </w:r>
            <w:r w:rsidRPr="009C4BAE">
              <w:rPr>
                <w:webHidden/>
                <w:highlight w:val="yellow"/>
              </w:rPr>
              <w:fldChar w:fldCharType="end"/>
            </w:r>
          </w:hyperlink>
        </w:p>
        <w:p w14:paraId="793C294F" w14:textId="0DA88042" w:rsidR="00B76C54" w:rsidRPr="009C4BAE" w:rsidRDefault="00B76C54">
          <w:pPr>
            <w:pStyle w:val="11"/>
            <w:rPr>
              <w:rFonts w:eastAsiaTheme="minorEastAsia" w:cstheme="minorBidi"/>
              <w:sz w:val="24"/>
              <w:szCs w:val="24"/>
              <w:highlight w:val="yellow"/>
              <w:lang w:eastAsia="en-GB"/>
              <w14:ligatures w14:val="standardContextual"/>
              <w:rPrChange w:id="247"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7" w:history="1">
            <w:r w:rsidRPr="009C4BAE">
              <w:rPr>
                <w:rStyle w:val="af2"/>
                <w:highlight w:val="yellow"/>
              </w:rPr>
              <w:t>4-илова. Коллекторлик ташкилотлар фаолиятини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_Toc222630397 \h </w:instrText>
            </w:r>
            <w:r w:rsidRPr="009C4BAE">
              <w:rPr>
                <w:webHidden/>
                <w:highlight w:val="yellow"/>
              </w:rPr>
            </w:r>
            <w:r w:rsidRPr="009C4BAE">
              <w:rPr>
                <w:webHidden/>
                <w:highlight w:val="yellow"/>
              </w:rPr>
              <w:fldChar w:fldCharType="separate"/>
            </w:r>
            <w:r w:rsidRPr="009C4BAE">
              <w:rPr>
                <w:webHidden/>
                <w:highlight w:val="yellow"/>
              </w:rPr>
              <w:t>43</w:t>
            </w:r>
            <w:r w:rsidRPr="009C4BAE">
              <w:rPr>
                <w:webHidden/>
                <w:highlight w:val="yellow"/>
              </w:rPr>
              <w:fldChar w:fldCharType="end"/>
            </w:r>
          </w:hyperlink>
        </w:p>
        <w:p w14:paraId="1409BD8E" w14:textId="51A7E314" w:rsidR="00B76C54" w:rsidRPr="009C4BAE" w:rsidRDefault="00B76C54">
          <w:pPr>
            <w:pStyle w:val="11"/>
            <w:rPr>
              <w:rFonts w:eastAsiaTheme="minorEastAsia" w:cstheme="minorBidi"/>
              <w:sz w:val="24"/>
              <w:szCs w:val="24"/>
              <w:highlight w:val="yellow"/>
              <w:lang w:eastAsia="en-GB"/>
              <w14:ligatures w14:val="standardContextual"/>
              <w:rPrChange w:id="248"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8" w:history="1">
            <w:r w:rsidRPr="009C4BAE">
              <w:rPr>
                <w:rStyle w:val="af2"/>
                <w:highlight w:val="yellow"/>
              </w:rPr>
              <w:t>6-илова. Мижозларнинг тўлов қобилиятини баҳолаш тизимлари ва банкларда қарздорликни ундириш босқичлари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_Toc222630398 \h </w:instrText>
            </w:r>
            <w:r w:rsidRPr="009C4BAE">
              <w:rPr>
                <w:webHidden/>
                <w:highlight w:val="yellow"/>
              </w:rPr>
            </w:r>
            <w:r w:rsidRPr="009C4BAE">
              <w:rPr>
                <w:webHidden/>
                <w:highlight w:val="yellow"/>
              </w:rPr>
              <w:fldChar w:fldCharType="separate"/>
            </w:r>
            <w:r w:rsidRPr="009C4BAE">
              <w:rPr>
                <w:webHidden/>
                <w:highlight w:val="yellow"/>
              </w:rPr>
              <w:t>45</w:t>
            </w:r>
            <w:r w:rsidRPr="009C4BAE">
              <w:rPr>
                <w:webHidden/>
                <w:highlight w:val="yellow"/>
              </w:rPr>
              <w:fldChar w:fldCharType="end"/>
            </w:r>
          </w:hyperlink>
        </w:p>
        <w:p w14:paraId="54B99BD2" w14:textId="7BF35D03" w:rsidR="00B76C54" w:rsidRPr="009C4BAE" w:rsidRDefault="00B76C54">
          <w:pPr>
            <w:pStyle w:val="11"/>
            <w:rPr>
              <w:rFonts w:eastAsiaTheme="minorEastAsia" w:cstheme="minorBidi"/>
              <w:sz w:val="24"/>
              <w:szCs w:val="24"/>
              <w:highlight w:val="yellow"/>
              <w:lang w:eastAsia="en-GB"/>
              <w14:ligatures w14:val="standardContextual"/>
              <w:rPrChange w:id="249"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9" w:history="1">
            <w:r w:rsidRPr="009C4BAE">
              <w:rPr>
                <w:rStyle w:val="af2"/>
                <w:highlight w:val="yellow"/>
              </w:rPr>
              <w:t>10-илова. Қарзни ундириш бўйича хизматлар кўрсатадиган консалтинг компаниялар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_Toc222630399 \h </w:instrText>
            </w:r>
            <w:r w:rsidRPr="009C4BAE">
              <w:rPr>
                <w:webHidden/>
                <w:highlight w:val="yellow"/>
              </w:rPr>
            </w:r>
            <w:r w:rsidRPr="009C4BAE">
              <w:rPr>
                <w:webHidden/>
                <w:highlight w:val="yellow"/>
              </w:rPr>
              <w:fldChar w:fldCharType="separate"/>
            </w:r>
            <w:r w:rsidRPr="009C4BAE">
              <w:rPr>
                <w:webHidden/>
                <w:highlight w:val="yellow"/>
              </w:rPr>
              <w:t>49</w:t>
            </w:r>
            <w:r w:rsidRPr="009C4BAE">
              <w:rPr>
                <w:webHidden/>
                <w:highlight w:val="yellow"/>
              </w:rPr>
              <w:fldChar w:fldCharType="end"/>
            </w:r>
          </w:hyperlink>
        </w:p>
        <w:p w14:paraId="6F9B99B5" w14:textId="4B34E42C" w:rsidR="00B76C54" w:rsidRPr="009C4BAE" w:rsidRDefault="00B76C54">
          <w:pPr>
            <w:pStyle w:val="11"/>
            <w:rPr>
              <w:rFonts w:eastAsiaTheme="minorEastAsia" w:cstheme="minorBidi"/>
              <w:sz w:val="24"/>
              <w:szCs w:val="24"/>
              <w:highlight w:val="yellow"/>
              <w:lang w:eastAsia="en-GB"/>
              <w14:ligatures w14:val="standardContextual"/>
              <w:rPrChange w:id="250"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400" w:history="1">
            <w:r w:rsidRPr="009C4BAE">
              <w:rPr>
                <w:rStyle w:val="af2"/>
                <w:highlight w:val="yellow"/>
              </w:rPr>
              <w:t>11-илова. Фокус гуруҳда иштирок этган ташкилотлар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_Toc222630400 \h </w:instrText>
            </w:r>
            <w:r w:rsidRPr="009C4BAE">
              <w:rPr>
                <w:webHidden/>
                <w:highlight w:val="yellow"/>
              </w:rPr>
            </w:r>
            <w:r w:rsidRPr="009C4BAE">
              <w:rPr>
                <w:webHidden/>
                <w:highlight w:val="yellow"/>
              </w:rPr>
              <w:fldChar w:fldCharType="separate"/>
            </w:r>
            <w:r w:rsidRPr="009C4BAE">
              <w:rPr>
                <w:webHidden/>
                <w:highlight w:val="yellow"/>
              </w:rPr>
              <w:t>50</w:t>
            </w:r>
            <w:r w:rsidRPr="009C4BAE">
              <w:rPr>
                <w:webHidden/>
                <w:highlight w:val="yellow"/>
              </w:rPr>
              <w:fldChar w:fldCharType="end"/>
            </w:r>
          </w:hyperlink>
        </w:p>
        <w:p w14:paraId="3F64AD77" w14:textId="0A561063" w:rsidR="00B76C54" w:rsidRPr="009C4BAE" w:rsidRDefault="00B76C54">
          <w:pPr>
            <w:pStyle w:val="11"/>
            <w:rPr>
              <w:rFonts w:eastAsiaTheme="minorEastAsia" w:cstheme="minorBidi"/>
              <w:b w:val="0"/>
              <w:bCs w:val="0"/>
              <w:sz w:val="24"/>
              <w:szCs w:val="24"/>
              <w:lang w:eastAsia="en-GB"/>
              <w14:ligatures w14:val="standardContextual"/>
              <w:rPrChange w:id="251" w:author="Nozimjon Ortiqov" w:date="2026-02-24T09:31:00Z" w16du:dateUtc="2026-02-24T04:31:00Z">
                <w:rPr>
                  <w:rFonts w:asciiTheme="minorHAnsi" w:eastAsiaTheme="minorEastAsia" w:hAnsiTheme="minorHAnsi" w:cstheme="minorBidi"/>
                  <w:b w:val="0"/>
                  <w:bCs w:val="0"/>
                  <w:kern w:val="2"/>
                  <w:sz w:val="24"/>
                  <w:szCs w:val="24"/>
                  <w:lang w:val="en-GB" w:eastAsia="en-GB"/>
                  <w14:ligatures w14:val="standardContextual"/>
                </w:rPr>
              </w:rPrChange>
            </w:rPr>
          </w:pPr>
          <w:hyperlink w:anchor="_Toc222630401" w:history="1">
            <w:r w:rsidRPr="009C4BAE">
              <w:rPr>
                <w:rStyle w:val="af2"/>
                <w:highlight w:val="yellow"/>
              </w:rPr>
              <w:t>12-илова. Сўровнома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_Toc222630401 \h </w:instrText>
            </w:r>
            <w:r w:rsidRPr="009C4BAE">
              <w:rPr>
                <w:webHidden/>
                <w:highlight w:val="yellow"/>
              </w:rPr>
            </w:r>
            <w:r w:rsidRPr="009C4BAE">
              <w:rPr>
                <w:webHidden/>
                <w:highlight w:val="yellow"/>
              </w:rPr>
              <w:fldChar w:fldCharType="separate"/>
            </w:r>
            <w:r w:rsidRPr="009C4BAE">
              <w:rPr>
                <w:webHidden/>
                <w:highlight w:val="yellow"/>
              </w:rPr>
              <w:t>51</w:t>
            </w:r>
            <w:r w:rsidRPr="009C4BAE">
              <w:rPr>
                <w:webHidden/>
                <w:highlight w:val="yellow"/>
              </w:rPr>
              <w:fldChar w:fldCharType="end"/>
            </w:r>
          </w:hyperlink>
        </w:p>
        <w:p w14:paraId="6D26A329" w14:textId="54BDE9C5" w:rsidR="00FB7473" w:rsidRPr="009C4BAE" w:rsidRDefault="0077646F" w:rsidP="00AA25ED">
          <w:pPr>
            <w:pStyle w:val="11"/>
          </w:pPr>
          <w:r w:rsidRPr="009C4BAE">
            <w:fldChar w:fldCharType="end"/>
          </w:r>
        </w:p>
      </w:sdtContent>
    </w:sdt>
    <w:p w14:paraId="218FC774" w14:textId="2D689051" w:rsidR="00DB175E" w:rsidRPr="009C4BAE" w:rsidRDefault="00DB175E" w:rsidP="001E3674">
      <w:pPr>
        <w:pStyle w:val="af1"/>
        <w:spacing w:after="240" w:line="288" w:lineRule="auto"/>
        <w:rPr>
          <w:rFonts w:ascii="Roboto" w:hAnsi="Roboto" w:cstheme="minorHAnsi"/>
          <w:i/>
          <w:iCs/>
          <w:sz w:val="40"/>
          <w:szCs w:val="40"/>
          <w:lang w:val="uz-Cyrl-UZ"/>
          <w:rPrChange w:id="252" w:author="Nozimjon Ortiqov" w:date="2026-02-24T09:31:00Z" w16du:dateUtc="2026-02-24T04:31:00Z">
            <w:rPr>
              <w:rFonts w:ascii="Roboto" w:hAnsi="Roboto" w:cstheme="minorHAnsi"/>
              <w:i/>
              <w:iCs/>
              <w:sz w:val="40"/>
              <w:szCs w:val="40"/>
            </w:rPr>
          </w:rPrChange>
        </w:rPr>
      </w:pPr>
      <w:r w:rsidRPr="009C4BAE">
        <w:rPr>
          <w:rFonts w:ascii="Roboto" w:hAnsi="Roboto"/>
          <w:b/>
          <w:bCs/>
          <w:color w:val="002060"/>
          <w:sz w:val="36"/>
          <w:szCs w:val="36"/>
          <w:lang w:val="uz-Cyrl-UZ"/>
          <w:rPrChange w:id="253" w:author="Nozimjon Ortiqov" w:date="2026-02-24T09:31:00Z" w16du:dateUtc="2026-02-24T04:31:00Z">
            <w:rPr>
              <w:rFonts w:ascii="Roboto" w:hAnsi="Roboto"/>
              <w:b/>
              <w:bCs/>
              <w:color w:val="002060"/>
              <w:sz w:val="36"/>
              <w:szCs w:val="36"/>
            </w:rPr>
          </w:rPrChange>
        </w:rPr>
        <w:lastRenderedPageBreak/>
        <w:t>Графиклар</w:t>
      </w:r>
    </w:p>
    <w:p w14:paraId="3A9AACAA" w14:textId="477C8C42" w:rsidR="00FE3D37" w:rsidRPr="009C4BAE" w:rsidRDefault="00FE3D37" w:rsidP="00D01CA4">
      <w:pPr>
        <w:pStyle w:val="aff6"/>
        <w:tabs>
          <w:tab w:val="right" w:leader="dot" w:pos="9628"/>
        </w:tabs>
        <w:jc w:val="both"/>
        <w:rPr>
          <w:rStyle w:val="af2"/>
          <w:rFonts w:ascii="Roboto" w:hAnsi="Roboto"/>
          <w:b/>
          <w:bCs/>
          <w:lang w:val="uz-Cyrl-UZ"/>
        </w:rPr>
      </w:pPr>
      <w:r w:rsidRPr="009C4BAE">
        <w:rPr>
          <w:rStyle w:val="af2"/>
          <w:rFonts w:ascii="Roboto" w:hAnsi="Roboto"/>
          <w:b/>
          <w:bCs/>
          <w:noProof/>
          <w:lang w:val="uz-Cyrl-UZ"/>
        </w:rPr>
        <w:fldChar w:fldCharType="begin"/>
      </w:r>
      <w:r w:rsidRPr="009C4BAE">
        <w:rPr>
          <w:rStyle w:val="af2"/>
          <w:rFonts w:ascii="Roboto" w:hAnsi="Roboto"/>
          <w:b/>
          <w:bCs/>
          <w:noProof/>
          <w:lang w:val="uz-Cyrl-UZ"/>
        </w:rPr>
        <w:instrText xml:space="preserve"> TOC \h \z \c "график" </w:instrText>
      </w:r>
      <w:r w:rsidRPr="009C4BAE">
        <w:rPr>
          <w:rStyle w:val="af2"/>
          <w:rFonts w:ascii="Roboto" w:hAnsi="Roboto"/>
          <w:b/>
          <w:bCs/>
          <w:noProof/>
          <w:lang w:val="uz-Cyrl-UZ"/>
        </w:rPr>
        <w:fldChar w:fldCharType="separate"/>
      </w:r>
      <w:r w:rsidRPr="009C4BAE">
        <w:rPr>
          <w:rFonts w:ascii="Roboto" w:hAnsi="Roboto"/>
          <w:lang w:val="uz-Cyrl-UZ"/>
          <w:rPrChange w:id="254" w:author="Nozimjon Ortiqov" w:date="2026-02-24T09:31:00Z" w16du:dateUtc="2026-02-24T04:31:00Z">
            <w:rPr/>
          </w:rPrChange>
        </w:rPr>
        <w:fldChar w:fldCharType="begin"/>
      </w:r>
      <w:r w:rsidRPr="009C4BAE">
        <w:rPr>
          <w:rFonts w:ascii="Roboto" w:hAnsi="Roboto"/>
          <w:lang w:val="uz-Cyrl-UZ"/>
          <w:rPrChange w:id="255" w:author="Nozimjon Ortiqov" w:date="2026-02-24T09:31:00Z" w16du:dateUtc="2026-02-24T04:31:00Z">
            <w:rPr/>
          </w:rPrChange>
        </w:rPr>
        <w:instrText>HYPERLINK \l "_Toc222583697"</w:instrText>
      </w:r>
      <w:r w:rsidRPr="007A79F7">
        <w:rPr>
          <w:rFonts w:ascii="Roboto" w:hAnsi="Roboto"/>
          <w:lang w:val="uz-Cyrl-UZ"/>
        </w:rPr>
      </w:r>
      <w:r w:rsidRPr="009C4BAE">
        <w:rPr>
          <w:rFonts w:ascii="Roboto" w:hAnsi="Roboto"/>
          <w:lang w:val="uz-Cyrl-UZ"/>
          <w:rPrChange w:id="256" w:author="Nozimjon Ortiqov" w:date="2026-02-24T09:31:00Z" w16du:dateUtc="2026-02-24T04:31:00Z">
            <w:rPr/>
          </w:rPrChange>
        </w:rPr>
        <w:fldChar w:fldCharType="separate"/>
      </w:r>
      <w:r w:rsidRPr="009C4BAE">
        <w:rPr>
          <w:rStyle w:val="af2"/>
          <w:rFonts w:ascii="Roboto" w:hAnsi="Roboto"/>
          <w:b/>
          <w:bCs/>
          <w:noProof/>
          <w:lang w:val="uz-Cyrl-UZ"/>
        </w:rPr>
        <w:t>1-график. Қўшимча маблағ зарур бўлганда фуқаролар мурожаат қиладиган манбалар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8</w:t>
      </w:r>
      <w:r w:rsidRPr="009C4BAE">
        <w:rPr>
          <w:rStyle w:val="af2"/>
          <w:rFonts w:ascii="Roboto" w:hAnsi="Roboto"/>
          <w:b/>
          <w:bCs/>
          <w:webHidden/>
          <w:lang w:val="uz-Cyrl-UZ"/>
        </w:rPr>
        <w:fldChar w:fldCharType="end"/>
      </w:r>
      <w:r w:rsidRPr="009C4BAE">
        <w:rPr>
          <w:rFonts w:ascii="Roboto" w:hAnsi="Roboto"/>
          <w:lang w:val="uz-Cyrl-UZ"/>
          <w:rPrChange w:id="257" w:author="Nozimjon Ortiqov" w:date="2026-02-24T09:31:00Z" w16du:dateUtc="2026-02-24T04:31:00Z">
            <w:rPr/>
          </w:rPrChange>
        </w:rPr>
        <w:fldChar w:fldCharType="end"/>
      </w:r>
    </w:p>
    <w:p w14:paraId="5ADED1C5" w14:textId="58E835A1"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58" w:author="Nozimjon Ortiqov" w:date="2026-02-24T09:31:00Z" w16du:dateUtc="2026-02-24T04:31:00Z">
            <w:rPr/>
          </w:rPrChange>
        </w:rPr>
        <w:fldChar w:fldCharType="begin"/>
      </w:r>
      <w:r w:rsidRPr="009C4BAE">
        <w:rPr>
          <w:rFonts w:ascii="Roboto" w:hAnsi="Roboto"/>
          <w:lang w:val="uz-Cyrl-UZ"/>
          <w:rPrChange w:id="259" w:author="Nozimjon Ortiqov" w:date="2026-02-24T09:31:00Z" w16du:dateUtc="2026-02-24T04:31:00Z">
            <w:rPr/>
          </w:rPrChange>
        </w:rPr>
        <w:instrText>HYPERLINK \l "_Toc222583698"</w:instrText>
      </w:r>
      <w:r w:rsidRPr="007A79F7">
        <w:rPr>
          <w:rFonts w:ascii="Roboto" w:hAnsi="Roboto"/>
          <w:lang w:val="uz-Cyrl-UZ"/>
        </w:rPr>
      </w:r>
      <w:r w:rsidRPr="009C4BAE">
        <w:rPr>
          <w:rFonts w:ascii="Roboto" w:hAnsi="Roboto"/>
          <w:lang w:val="uz-Cyrl-UZ"/>
          <w:rPrChange w:id="260" w:author="Nozimjon Ortiqov" w:date="2026-02-24T09:31:00Z" w16du:dateUtc="2026-02-24T04:31:00Z">
            <w:rPr/>
          </w:rPrChange>
        </w:rPr>
        <w:fldChar w:fldCharType="separate"/>
      </w:r>
      <w:r w:rsidRPr="009C4BAE">
        <w:rPr>
          <w:rStyle w:val="af2"/>
          <w:rFonts w:ascii="Roboto" w:hAnsi="Roboto"/>
          <w:b/>
          <w:bCs/>
          <w:noProof/>
          <w:lang w:val="uz-Cyrl-UZ"/>
        </w:rPr>
        <w:t>2-график. Ҳудудлар бўйича қарз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9</w:t>
      </w:r>
      <w:r w:rsidRPr="009C4BAE">
        <w:rPr>
          <w:rStyle w:val="af2"/>
          <w:rFonts w:ascii="Roboto" w:hAnsi="Roboto"/>
          <w:b/>
          <w:bCs/>
          <w:webHidden/>
          <w:lang w:val="uz-Cyrl-UZ"/>
        </w:rPr>
        <w:fldChar w:fldCharType="end"/>
      </w:r>
      <w:r w:rsidRPr="009C4BAE">
        <w:rPr>
          <w:rFonts w:ascii="Roboto" w:hAnsi="Roboto"/>
          <w:lang w:val="uz-Cyrl-UZ"/>
          <w:rPrChange w:id="261" w:author="Nozimjon Ortiqov" w:date="2026-02-24T09:31:00Z" w16du:dateUtc="2026-02-24T04:31:00Z">
            <w:rPr/>
          </w:rPrChange>
        </w:rPr>
        <w:fldChar w:fldCharType="end"/>
      </w:r>
    </w:p>
    <w:p w14:paraId="31224E81" w14:textId="1F74A046"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62" w:author="Nozimjon Ortiqov" w:date="2026-02-24T09:31:00Z" w16du:dateUtc="2026-02-24T04:31:00Z">
            <w:rPr/>
          </w:rPrChange>
        </w:rPr>
        <w:fldChar w:fldCharType="begin"/>
      </w:r>
      <w:r w:rsidRPr="009C4BAE">
        <w:rPr>
          <w:rFonts w:ascii="Roboto" w:hAnsi="Roboto"/>
          <w:lang w:val="uz-Cyrl-UZ"/>
          <w:rPrChange w:id="263" w:author="Nozimjon Ortiqov" w:date="2026-02-24T09:31:00Z" w16du:dateUtc="2026-02-24T04:31:00Z">
            <w:rPr/>
          </w:rPrChange>
        </w:rPr>
        <w:instrText>HYPERLINK \l "_Toc222583699"</w:instrText>
      </w:r>
      <w:r w:rsidRPr="007A79F7">
        <w:rPr>
          <w:rFonts w:ascii="Roboto" w:hAnsi="Roboto"/>
          <w:lang w:val="uz-Cyrl-UZ"/>
        </w:rPr>
      </w:r>
      <w:r w:rsidRPr="009C4BAE">
        <w:rPr>
          <w:rFonts w:ascii="Roboto" w:hAnsi="Roboto"/>
          <w:lang w:val="uz-Cyrl-UZ"/>
          <w:rPrChange w:id="264" w:author="Nozimjon Ortiqov" w:date="2026-02-24T09:31:00Z" w16du:dateUtc="2026-02-24T04:31:00Z">
            <w:rPr/>
          </w:rPrChange>
        </w:rPr>
        <w:fldChar w:fldCharType="separate"/>
      </w:r>
      <w:r w:rsidRPr="009C4BAE">
        <w:rPr>
          <w:rStyle w:val="af2"/>
          <w:rFonts w:ascii="Roboto" w:hAnsi="Roboto"/>
          <w:b/>
          <w:bCs/>
          <w:noProof/>
          <w:lang w:val="uz-Cyrl-UZ"/>
        </w:rPr>
        <w:t>3-график. Молиявий мажбуриятларни кечиктиришнинг асосий сабаблари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_Toc222583699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12</w:t>
      </w:r>
      <w:r w:rsidRPr="009C4BAE">
        <w:rPr>
          <w:rStyle w:val="af2"/>
          <w:rFonts w:ascii="Roboto" w:hAnsi="Roboto"/>
          <w:b/>
          <w:bCs/>
          <w:webHidden/>
          <w:lang w:val="uz-Cyrl-UZ"/>
        </w:rPr>
        <w:fldChar w:fldCharType="end"/>
      </w:r>
      <w:r w:rsidRPr="009C4BAE">
        <w:rPr>
          <w:rFonts w:ascii="Roboto" w:hAnsi="Roboto"/>
          <w:lang w:val="uz-Cyrl-UZ"/>
          <w:rPrChange w:id="265" w:author="Nozimjon Ortiqov" w:date="2026-02-24T09:31:00Z" w16du:dateUtc="2026-02-24T04:31:00Z">
            <w:rPr/>
          </w:rPrChange>
        </w:rPr>
        <w:fldChar w:fldCharType="end"/>
      </w:r>
    </w:p>
    <w:p w14:paraId="0C2A7FD6" w14:textId="2E881E2E"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66" w:author="Nozimjon Ortiqov" w:date="2026-02-24T09:31:00Z" w16du:dateUtc="2026-02-24T04:31:00Z">
            <w:rPr/>
          </w:rPrChange>
        </w:rPr>
        <w:fldChar w:fldCharType="begin"/>
      </w:r>
      <w:r w:rsidRPr="009C4BAE">
        <w:rPr>
          <w:rFonts w:ascii="Roboto" w:hAnsi="Roboto"/>
          <w:lang w:val="uz-Cyrl-UZ"/>
          <w:rPrChange w:id="267" w:author="Nozimjon Ortiqov" w:date="2026-02-24T09:31:00Z" w16du:dateUtc="2026-02-24T04:31:00Z">
            <w:rPr/>
          </w:rPrChange>
        </w:rPr>
        <w:instrText>HYPERLINK \l "_Toc222583700"</w:instrText>
      </w:r>
      <w:r w:rsidRPr="007A79F7">
        <w:rPr>
          <w:rFonts w:ascii="Roboto" w:hAnsi="Roboto"/>
          <w:lang w:val="uz-Cyrl-UZ"/>
        </w:rPr>
      </w:r>
      <w:r w:rsidRPr="009C4BAE">
        <w:rPr>
          <w:rFonts w:ascii="Roboto" w:hAnsi="Roboto"/>
          <w:lang w:val="uz-Cyrl-UZ"/>
          <w:rPrChange w:id="268" w:author="Nozimjon Ortiqov" w:date="2026-02-24T09:31:00Z" w16du:dateUtc="2026-02-24T04:31:00Z">
            <w:rPr/>
          </w:rPrChange>
        </w:rPr>
        <w:fldChar w:fldCharType="separate"/>
      </w:r>
      <w:r w:rsidRPr="009C4BAE">
        <w:rPr>
          <w:rStyle w:val="af2"/>
          <w:rFonts w:ascii="Roboto" w:hAnsi="Roboto"/>
          <w:b/>
          <w:bCs/>
          <w:noProof/>
          <w:lang w:val="uz-Cyrl-UZ"/>
        </w:rPr>
        <w:t>4-график. Аҳоли ўртасида кредит тўловларига  йўналтирилаётган даромаднинг қисми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_Toc222583700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13</w:t>
      </w:r>
      <w:r w:rsidRPr="009C4BAE">
        <w:rPr>
          <w:rStyle w:val="af2"/>
          <w:rFonts w:ascii="Roboto" w:hAnsi="Roboto"/>
          <w:b/>
          <w:bCs/>
          <w:webHidden/>
          <w:lang w:val="uz-Cyrl-UZ"/>
        </w:rPr>
        <w:fldChar w:fldCharType="end"/>
      </w:r>
      <w:r w:rsidRPr="009C4BAE">
        <w:rPr>
          <w:rFonts w:ascii="Roboto" w:hAnsi="Roboto"/>
          <w:lang w:val="uz-Cyrl-UZ"/>
          <w:rPrChange w:id="269" w:author="Nozimjon Ortiqov" w:date="2026-02-24T09:31:00Z" w16du:dateUtc="2026-02-24T04:31:00Z">
            <w:rPr/>
          </w:rPrChange>
        </w:rPr>
        <w:fldChar w:fldCharType="end"/>
      </w:r>
    </w:p>
    <w:p w14:paraId="5576E778" w14:textId="29662881"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0" w:author="Nozimjon Ortiqov" w:date="2026-02-24T09:31:00Z" w16du:dateUtc="2026-02-24T04:31:00Z">
            <w:rPr/>
          </w:rPrChange>
        </w:rPr>
        <w:fldChar w:fldCharType="begin"/>
      </w:r>
      <w:r w:rsidRPr="009C4BAE">
        <w:rPr>
          <w:rFonts w:ascii="Roboto" w:hAnsi="Roboto"/>
          <w:lang w:val="uz-Cyrl-UZ"/>
          <w:rPrChange w:id="271" w:author="Nozimjon Ortiqov" w:date="2026-02-24T09:31:00Z" w16du:dateUtc="2026-02-24T04:31:00Z">
            <w:rPr/>
          </w:rPrChange>
        </w:rPr>
        <w:instrText>HYPERLINK \l "_Toc222583701"</w:instrText>
      </w:r>
      <w:r w:rsidRPr="007A79F7">
        <w:rPr>
          <w:rFonts w:ascii="Roboto" w:hAnsi="Roboto"/>
          <w:lang w:val="uz-Cyrl-UZ"/>
        </w:rPr>
      </w:r>
      <w:r w:rsidRPr="009C4BAE">
        <w:rPr>
          <w:rFonts w:ascii="Roboto" w:hAnsi="Roboto"/>
          <w:lang w:val="uz-Cyrl-UZ"/>
          <w:rPrChange w:id="272" w:author="Nozimjon Ortiqov" w:date="2026-02-24T09:31:00Z" w16du:dateUtc="2026-02-24T04:31:00Z">
            <w:rPr/>
          </w:rPrChange>
        </w:rPr>
        <w:fldChar w:fldCharType="separate"/>
      </w:r>
      <w:r w:rsidRPr="009C4BAE">
        <w:rPr>
          <w:rStyle w:val="af2"/>
          <w:rFonts w:ascii="Roboto" w:hAnsi="Roboto"/>
          <w:b/>
          <w:bCs/>
          <w:noProof/>
          <w:lang w:val="uz-Cyrl-UZ"/>
        </w:rPr>
        <w:t>5-график. Микроқарзларнинг асосий сарфланиш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_Toc222583701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15</w:t>
      </w:r>
      <w:r w:rsidRPr="009C4BAE">
        <w:rPr>
          <w:rStyle w:val="af2"/>
          <w:rFonts w:ascii="Roboto" w:hAnsi="Roboto"/>
          <w:b/>
          <w:bCs/>
          <w:webHidden/>
          <w:lang w:val="uz-Cyrl-UZ"/>
        </w:rPr>
        <w:fldChar w:fldCharType="end"/>
      </w:r>
      <w:r w:rsidRPr="009C4BAE">
        <w:rPr>
          <w:rFonts w:ascii="Roboto" w:hAnsi="Roboto"/>
          <w:lang w:val="uz-Cyrl-UZ"/>
          <w:rPrChange w:id="273" w:author="Nozimjon Ortiqov" w:date="2026-02-24T09:31:00Z" w16du:dateUtc="2026-02-24T04:31:00Z">
            <w:rPr/>
          </w:rPrChange>
        </w:rPr>
        <w:fldChar w:fldCharType="end"/>
      </w:r>
    </w:p>
    <w:p w14:paraId="5671EDD8" w14:textId="3C5EB160" w:rsidR="003B792F"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4" w:author="Nozimjon Ortiqov" w:date="2026-02-24T09:31:00Z" w16du:dateUtc="2026-02-24T04:31:00Z">
            <w:rPr/>
          </w:rPrChange>
        </w:rPr>
        <w:fldChar w:fldCharType="begin"/>
      </w:r>
      <w:r w:rsidRPr="009C4BAE">
        <w:rPr>
          <w:rFonts w:ascii="Roboto" w:hAnsi="Roboto"/>
          <w:lang w:val="uz-Cyrl-UZ"/>
          <w:rPrChange w:id="275" w:author="Nozimjon Ortiqov" w:date="2026-02-24T09:31:00Z" w16du:dateUtc="2026-02-24T04:31:00Z">
            <w:rPr/>
          </w:rPrChange>
        </w:rPr>
        <w:instrText>HYPERLINK \l "_Toc222583702"</w:instrText>
      </w:r>
      <w:r w:rsidRPr="007A79F7">
        <w:rPr>
          <w:rFonts w:ascii="Roboto" w:hAnsi="Roboto"/>
          <w:lang w:val="uz-Cyrl-UZ"/>
        </w:rPr>
      </w:r>
      <w:r w:rsidRPr="009C4BAE">
        <w:rPr>
          <w:rFonts w:ascii="Roboto" w:hAnsi="Roboto"/>
          <w:lang w:val="uz-Cyrl-UZ"/>
          <w:rPrChange w:id="276" w:author="Nozimjon Ortiqov" w:date="2026-02-24T09:31:00Z" w16du:dateUtc="2026-02-24T04:31:00Z">
            <w:rPr/>
          </w:rPrChange>
        </w:rPr>
        <w:fldChar w:fldCharType="separate"/>
      </w:r>
      <w:r w:rsidRPr="009C4BAE">
        <w:rPr>
          <w:rStyle w:val="af2"/>
          <w:rFonts w:ascii="Roboto" w:hAnsi="Roboto"/>
          <w:b/>
          <w:bCs/>
          <w:noProof/>
          <w:lang w:val="uz-Cyrl-UZ"/>
        </w:rPr>
        <w:t>6-график. Кредит олган фуқароларнинг шартнома билан  танишганлик ҳолати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_Toc222583702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20</w:t>
      </w:r>
      <w:r w:rsidRPr="009C4BAE">
        <w:rPr>
          <w:rStyle w:val="af2"/>
          <w:rFonts w:ascii="Roboto" w:hAnsi="Roboto"/>
          <w:b/>
          <w:bCs/>
          <w:webHidden/>
          <w:lang w:val="uz-Cyrl-UZ"/>
        </w:rPr>
        <w:fldChar w:fldCharType="end"/>
      </w:r>
      <w:r w:rsidRPr="009C4BAE">
        <w:rPr>
          <w:rFonts w:ascii="Roboto" w:hAnsi="Roboto"/>
          <w:lang w:val="uz-Cyrl-UZ"/>
          <w:rPrChange w:id="277" w:author="Nozimjon Ortiqov" w:date="2026-02-24T09:31:00Z" w16du:dateUtc="2026-02-24T04:31:00Z">
            <w:rPr/>
          </w:rPrChange>
        </w:rPr>
        <w:fldChar w:fldCharType="end"/>
      </w:r>
      <w:r w:rsidRPr="009C4BAE">
        <w:rPr>
          <w:rStyle w:val="af2"/>
          <w:rFonts w:ascii="Roboto" w:hAnsi="Roboto"/>
          <w:b/>
          <w:bCs/>
          <w:noProof/>
          <w:lang w:val="uz-Cyrl-UZ"/>
        </w:rPr>
        <w:fldChar w:fldCharType="end"/>
      </w:r>
      <w:r w:rsidR="003B792F" w:rsidRPr="009C4BAE">
        <w:rPr>
          <w:rStyle w:val="af2"/>
          <w:rFonts w:ascii="Roboto" w:hAnsi="Roboto"/>
          <w:b/>
          <w:bCs/>
          <w:noProof/>
          <w:lang w:val="uz-Cyrl-UZ"/>
        </w:rPr>
        <w:fldChar w:fldCharType="begin"/>
      </w:r>
      <w:r w:rsidR="003B792F" w:rsidRPr="009C4BAE">
        <w:rPr>
          <w:rStyle w:val="af2"/>
          <w:rFonts w:ascii="Roboto" w:hAnsi="Roboto"/>
          <w:b/>
          <w:bCs/>
          <w:noProof/>
          <w:lang w:val="uz-Cyrl-UZ"/>
        </w:rPr>
        <w:instrText xml:space="preserve"> TOC \h \z \c "график" </w:instrText>
      </w:r>
      <w:r w:rsidR="003B792F" w:rsidRPr="009C4BAE">
        <w:rPr>
          <w:rStyle w:val="af2"/>
          <w:rFonts w:ascii="Roboto" w:hAnsi="Roboto"/>
          <w:b/>
          <w:bCs/>
          <w:noProof/>
          <w:lang w:val="uz-Cyrl-UZ"/>
        </w:rPr>
        <w:fldChar w:fldCharType="separate"/>
      </w:r>
    </w:p>
    <w:p w14:paraId="6BBE4D56" w14:textId="41919267"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8" w:author="Nozimjon Ortiqov" w:date="2026-02-24T09:31:00Z" w16du:dateUtc="2026-02-24T04:31:00Z">
            <w:rPr/>
          </w:rPrChange>
        </w:rPr>
        <w:fldChar w:fldCharType="begin"/>
      </w:r>
      <w:r w:rsidRPr="009C4BAE">
        <w:rPr>
          <w:rFonts w:ascii="Roboto" w:hAnsi="Roboto"/>
          <w:lang w:val="uz-Cyrl-UZ"/>
          <w:rPrChange w:id="279" w:author="Nozimjon Ortiqov" w:date="2026-02-24T09:31:00Z" w16du:dateUtc="2026-02-24T04:31:00Z">
            <w:rPr/>
          </w:rPrChange>
        </w:rPr>
        <w:instrText>HYPERLINK \l "_Toc222583906"</w:instrText>
      </w:r>
      <w:r w:rsidRPr="007A79F7">
        <w:rPr>
          <w:rFonts w:ascii="Roboto" w:hAnsi="Roboto"/>
          <w:lang w:val="uz-Cyrl-UZ"/>
        </w:rPr>
      </w:r>
      <w:r w:rsidRPr="009C4BAE">
        <w:rPr>
          <w:rFonts w:ascii="Roboto" w:hAnsi="Roboto"/>
          <w:lang w:val="uz-Cyrl-UZ"/>
          <w:rPrChange w:id="280" w:author="Nozimjon Ortiqov" w:date="2026-02-24T09:31:00Z" w16du:dateUtc="2026-02-24T04:31:00Z">
            <w:rPr/>
          </w:rPrChange>
        </w:rPr>
        <w:fldChar w:fldCharType="separate"/>
      </w:r>
      <w:r w:rsidRPr="009C4BAE">
        <w:rPr>
          <w:rStyle w:val="af2"/>
          <w:rFonts w:ascii="Roboto" w:hAnsi="Roboto"/>
          <w:b/>
          <w:bCs/>
          <w:noProof/>
          <w:lang w:val="uz-Cyrl-UZ"/>
        </w:rPr>
        <w:t>7-график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кредитни ўз вақтида тўлаш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_Toc222583906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r w:rsidRPr="009C4BAE">
        <w:rPr>
          <w:rFonts w:ascii="Roboto" w:hAnsi="Roboto"/>
          <w:lang w:val="uz-Cyrl-UZ"/>
          <w:rPrChange w:id="281" w:author="Nozimjon Ortiqov" w:date="2026-02-24T09:31:00Z" w16du:dateUtc="2026-02-24T04:31:00Z">
            <w:rPr/>
          </w:rPrChange>
        </w:rPr>
        <w:fldChar w:fldCharType="end"/>
      </w:r>
    </w:p>
    <w:p w14:paraId="7EA9BC39" w14:textId="6CB2D0BD"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82" w:author="Nozimjon Ortiqov" w:date="2026-02-24T09:31:00Z" w16du:dateUtc="2026-02-24T04:31:00Z">
            <w:rPr/>
          </w:rPrChange>
        </w:rPr>
        <w:fldChar w:fldCharType="begin"/>
      </w:r>
      <w:r w:rsidRPr="009C4BAE">
        <w:rPr>
          <w:rFonts w:ascii="Roboto" w:hAnsi="Roboto"/>
          <w:lang w:val="uz-Cyrl-UZ"/>
          <w:rPrChange w:id="283" w:author="Nozimjon Ortiqov" w:date="2026-02-24T09:31:00Z" w16du:dateUtc="2026-02-24T04:31:00Z">
            <w:rPr/>
          </w:rPrChange>
        </w:rPr>
        <w:instrText>HYPERLINK \l "_Toc222583907"</w:instrText>
      </w:r>
      <w:r w:rsidRPr="007A79F7">
        <w:rPr>
          <w:rFonts w:ascii="Roboto" w:hAnsi="Roboto"/>
          <w:lang w:val="uz-Cyrl-UZ"/>
        </w:rPr>
      </w:r>
      <w:r w:rsidRPr="009C4BAE">
        <w:rPr>
          <w:rFonts w:ascii="Roboto" w:hAnsi="Roboto"/>
          <w:lang w:val="uz-Cyrl-UZ"/>
          <w:rPrChange w:id="284" w:author="Nozimjon Ortiqov" w:date="2026-02-24T09:31:00Z" w16du:dateUtc="2026-02-24T04:31:00Z">
            <w:rPr/>
          </w:rPrChange>
        </w:rPr>
        <w:fldChar w:fldCharType="separate"/>
      </w:r>
      <w:r w:rsidRPr="009C4BAE">
        <w:rPr>
          <w:rStyle w:val="af2"/>
          <w:rFonts w:ascii="Roboto" w:hAnsi="Roboto"/>
          <w:b/>
          <w:bCs/>
          <w:noProof/>
          <w:lang w:val="uz-Cyrl-UZ"/>
        </w:rPr>
        <w:t>8-график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 тўловининг 30 кун кечикиши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r w:rsidRPr="009C4BAE">
        <w:rPr>
          <w:rFonts w:ascii="Roboto" w:hAnsi="Roboto"/>
          <w:lang w:val="uz-Cyrl-UZ"/>
          <w:rPrChange w:id="285" w:author="Nozimjon Ortiqov" w:date="2026-02-24T09:31:00Z" w16du:dateUtc="2026-02-24T04:31:00Z">
            <w:rPr/>
          </w:rPrChange>
        </w:rPr>
        <w:fldChar w:fldCharType="end"/>
      </w:r>
    </w:p>
    <w:p w14:paraId="50A6CAC5" w14:textId="07A448FB"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86" w:author="Nozimjon Ortiqov" w:date="2026-02-24T09:31:00Z" w16du:dateUtc="2026-02-24T04:31:00Z">
            <w:rPr/>
          </w:rPrChange>
        </w:rPr>
        <w:fldChar w:fldCharType="begin"/>
      </w:r>
      <w:r w:rsidRPr="009C4BAE">
        <w:rPr>
          <w:rFonts w:ascii="Roboto" w:hAnsi="Roboto"/>
          <w:lang w:val="uz-Cyrl-UZ"/>
          <w:rPrChange w:id="287" w:author="Nozimjon Ortiqov" w:date="2026-02-24T09:31:00Z" w16du:dateUtc="2026-02-24T04:31:00Z">
            <w:rPr/>
          </w:rPrChange>
        </w:rPr>
        <w:instrText>HYPERLINK \l "_Toc222583908"</w:instrText>
      </w:r>
      <w:r w:rsidRPr="007A79F7">
        <w:rPr>
          <w:rFonts w:ascii="Roboto" w:hAnsi="Roboto"/>
          <w:lang w:val="uz-Cyrl-UZ"/>
        </w:rPr>
      </w:r>
      <w:r w:rsidRPr="009C4BAE">
        <w:rPr>
          <w:rFonts w:ascii="Roboto" w:hAnsi="Roboto"/>
          <w:lang w:val="uz-Cyrl-UZ"/>
          <w:rPrChange w:id="288" w:author="Nozimjon Ortiqov" w:date="2026-02-24T09:31:00Z" w16du:dateUtc="2026-02-24T04:31:00Z">
            <w:rPr/>
          </w:rPrChange>
        </w:rPr>
        <w:fldChar w:fldCharType="separate"/>
      </w:r>
      <w:r w:rsidRPr="009C4BAE">
        <w:rPr>
          <w:rStyle w:val="af2"/>
          <w:rFonts w:ascii="Roboto" w:hAnsi="Roboto"/>
          <w:b/>
          <w:bCs/>
          <w:noProof/>
          <w:lang w:val="uz-Cyrl-UZ"/>
        </w:rPr>
        <w:t>9-график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 xml:space="preserve">Логистик регрессия натижалари: NPL (муаммоли кредит) эҳтимолига таъсир этувчи </w:t>
      </w:r>
      <w:r w:rsidR="006563DE" w:rsidRPr="009C4BAE">
        <w:rPr>
          <w:rStyle w:val="af2"/>
          <w:rFonts w:ascii="Roboto" w:hAnsi="Roboto"/>
          <w:b/>
          <w:bCs/>
          <w:noProof/>
          <w:lang w:val="uz-Cyrl-UZ"/>
        </w:rPr>
        <w:br/>
      </w:r>
      <w:r w:rsidRPr="009C4BAE">
        <w:rPr>
          <w:rStyle w:val="af2"/>
          <w:rFonts w:ascii="Roboto" w:hAnsi="Roboto"/>
          <w:b/>
          <w:bCs/>
          <w:noProof/>
          <w:lang w:val="uz-Cyrl-UZ"/>
        </w:rPr>
        <w:t>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39</w:t>
      </w:r>
      <w:r w:rsidRPr="009C4BAE">
        <w:rPr>
          <w:rStyle w:val="af2"/>
          <w:rFonts w:ascii="Roboto" w:hAnsi="Roboto"/>
          <w:b/>
          <w:bCs/>
          <w:webHidden/>
          <w:lang w:val="uz-Cyrl-UZ"/>
        </w:rPr>
        <w:fldChar w:fldCharType="end"/>
      </w:r>
      <w:r w:rsidRPr="009C4BAE">
        <w:rPr>
          <w:rFonts w:ascii="Roboto" w:hAnsi="Roboto"/>
          <w:lang w:val="uz-Cyrl-UZ"/>
          <w:rPrChange w:id="289" w:author="Nozimjon Ortiqov" w:date="2026-02-24T09:31:00Z" w16du:dateUtc="2026-02-24T04:31:00Z">
            <w:rPr/>
          </w:rPrChange>
        </w:rPr>
        <w:fldChar w:fldCharType="end"/>
      </w:r>
    </w:p>
    <w:p w14:paraId="60B65D76" w14:textId="641AB152" w:rsidR="004364C0" w:rsidRPr="009C4BAE" w:rsidRDefault="003B792F" w:rsidP="00D01CA4">
      <w:pPr>
        <w:pStyle w:val="aff6"/>
        <w:tabs>
          <w:tab w:val="right" w:leader="dot" w:pos="9628"/>
        </w:tabs>
        <w:jc w:val="both"/>
        <w:rPr>
          <w:rFonts w:ascii="Roboto" w:hAnsi="Roboto"/>
          <w:lang w:val="uz-Cyrl-UZ"/>
          <w:rPrChange w:id="290" w:author="Nozimjon Ortiqov" w:date="2026-02-24T09:31:00Z" w16du:dateUtc="2026-02-24T04:31:00Z">
            <w:rPr>
              <w:lang w:val="uz-Cyrl-UZ"/>
            </w:rPr>
          </w:rPrChange>
        </w:rPr>
      </w:pPr>
      <w:r w:rsidRPr="009C4BAE">
        <w:rPr>
          <w:rStyle w:val="af2"/>
          <w:rFonts w:ascii="Roboto" w:hAnsi="Roboto"/>
          <w:b/>
          <w:bCs/>
          <w:noProof/>
          <w:lang w:val="uz-Cyrl-UZ"/>
        </w:rPr>
        <w:fldChar w:fldCharType="end"/>
      </w:r>
    </w:p>
    <w:p w14:paraId="4F2C5CDF" w14:textId="68940B5A" w:rsidR="004364C0" w:rsidRPr="009C4BAE" w:rsidRDefault="000B477D" w:rsidP="004364C0">
      <w:pPr>
        <w:pStyle w:val="af1"/>
        <w:spacing w:after="240" w:line="288" w:lineRule="auto"/>
        <w:rPr>
          <w:rFonts w:ascii="Roboto" w:hAnsi="Roboto"/>
          <w:b/>
          <w:bCs/>
          <w:color w:val="002060"/>
          <w:sz w:val="36"/>
          <w:szCs w:val="36"/>
          <w:lang w:val="uz-Cyrl-UZ"/>
          <w:rPrChange w:id="291" w:author="Nozimjon Ortiqov" w:date="2026-02-24T09:31:00Z" w16du:dateUtc="2026-02-24T04:31:00Z">
            <w:rPr>
              <w:rFonts w:ascii="Roboto" w:hAnsi="Roboto"/>
              <w:b/>
              <w:bCs/>
              <w:color w:val="002060"/>
              <w:sz w:val="36"/>
              <w:szCs w:val="36"/>
            </w:rPr>
          </w:rPrChange>
        </w:rPr>
      </w:pPr>
      <w:ins w:id="292" w:author="Nozimjon Ortiqov" w:date="2026-02-23T20:45:00Z" w16du:dateUtc="2026-02-23T15:45:00Z">
        <w:r w:rsidRPr="009C4BAE">
          <w:rPr>
            <w:rFonts w:ascii="Roboto" w:hAnsi="Roboto"/>
            <w:b/>
            <w:bCs/>
            <w:color w:val="002060"/>
            <w:sz w:val="36"/>
            <w:szCs w:val="36"/>
            <w:lang w:val="uz-Cyrl-UZ"/>
          </w:rPr>
          <w:t>Жадваллар</w:t>
        </w:r>
      </w:ins>
      <w:del w:id="293" w:author="Nozimjon Ortiqov" w:date="2026-02-23T20:45:00Z" w16du:dateUtc="2026-02-23T15:45:00Z">
        <w:r w:rsidR="004364C0" w:rsidRPr="009C4BAE" w:rsidDel="000B477D">
          <w:rPr>
            <w:rFonts w:ascii="Roboto" w:hAnsi="Roboto"/>
            <w:b/>
            <w:bCs/>
            <w:color w:val="002060"/>
            <w:sz w:val="36"/>
            <w:szCs w:val="36"/>
            <w:lang w:val="uz-Cyrl-UZ"/>
            <w:rPrChange w:id="294" w:author="Nozimjon Ortiqov" w:date="2026-02-24T09:31:00Z" w16du:dateUtc="2026-02-24T04:31:00Z">
              <w:rPr>
                <w:rFonts w:ascii="Roboto" w:hAnsi="Roboto"/>
                <w:b/>
                <w:bCs/>
                <w:color w:val="002060"/>
                <w:sz w:val="36"/>
                <w:szCs w:val="36"/>
              </w:rPr>
            </w:rPrChange>
          </w:rPr>
          <w:delText>Жадвалар</w:delText>
        </w:r>
      </w:del>
    </w:p>
    <w:p w14:paraId="76133A12" w14:textId="289153A1" w:rsidR="004364C0" w:rsidRPr="009C4BAE" w:rsidRDefault="004364C0">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r w:rsidRPr="009C4BAE">
        <w:rPr>
          <w:rFonts w:ascii="Roboto" w:hAnsi="Roboto"/>
          <w:lang w:val="uz-Cyrl-UZ"/>
          <w:rPrChange w:id="295" w:author="Nozimjon Ortiqov" w:date="2026-02-24T09:31:00Z" w16du:dateUtc="2026-02-24T04:31:00Z">
            <w:rPr/>
          </w:rPrChange>
        </w:rPr>
        <w:fldChar w:fldCharType="begin"/>
      </w:r>
      <w:r w:rsidRPr="009C4BAE">
        <w:rPr>
          <w:rFonts w:ascii="Roboto" w:hAnsi="Roboto"/>
          <w:lang w:val="uz-Cyrl-UZ"/>
          <w:rPrChange w:id="296" w:author="Nozimjon Ortiqov" w:date="2026-02-24T09:31:00Z" w16du:dateUtc="2026-02-24T04:31:00Z">
            <w:rPr/>
          </w:rPrChange>
        </w:rPr>
        <w:instrText>HYPERLINK \l "_Toc222583167"</w:instrText>
      </w:r>
      <w:r w:rsidRPr="007A79F7">
        <w:rPr>
          <w:rFonts w:ascii="Roboto" w:hAnsi="Roboto"/>
          <w:lang w:val="uz-Cyrl-UZ"/>
        </w:rPr>
      </w:r>
      <w:r w:rsidRPr="009C4BAE">
        <w:rPr>
          <w:rFonts w:ascii="Roboto" w:hAnsi="Roboto"/>
          <w:lang w:val="uz-Cyrl-UZ"/>
          <w:rPrChange w:id="297" w:author="Nozimjon Ortiqov" w:date="2026-02-24T09:31:00Z" w16du:dateUtc="2026-02-24T04:31:00Z">
            <w:rPr/>
          </w:rPrChange>
        </w:rPr>
        <w:fldChar w:fldCharType="separate"/>
      </w:r>
      <w:r w:rsidRPr="009C4BAE">
        <w:rPr>
          <w:rStyle w:val="af2"/>
          <w:rFonts w:ascii="Roboto" w:hAnsi="Roboto"/>
          <w:b/>
          <w:bCs/>
          <w:noProof/>
          <w:color w:val="auto"/>
          <w:lang w:val="uz-Cyrl-UZ"/>
        </w:rPr>
        <w:t>1-жадвал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Респондентларнинг даромад даражаси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_Toc222583167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8</w:t>
      </w:r>
      <w:r w:rsidRPr="009C4BAE">
        <w:rPr>
          <w:rStyle w:val="af2"/>
          <w:rFonts w:ascii="Roboto" w:hAnsi="Roboto"/>
          <w:b/>
          <w:bCs/>
          <w:noProof/>
          <w:webHidden/>
          <w:color w:val="auto"/>
          <w:lang w:val="uz-Cyrl-UZ"/>
        </w:rPr>
        <w:fldChar w:fldCharType="end"/>
      </w:r>
      <w:r w:rsidRPr="009C4BAE">
        <w:rPr>
          <w:rFonts w:ascii="Roboto" w:hAnsi="Roboto"/>
          <w:lang w:val="uz-Cyrl-UZ"/>
          <w:rPrChange w:id="298" w:author="Nozimjon Ortiqov" w:date="2026-02-24T09:31:00Z" w16du:dateUtc="2026-02-24T04:31:00Z">
            <w:rPr/>
          </w:rPrChange>
        </w:rPr>
        <w:fldChar w:fldCharType="end"/>
      </w:r>
    </w:p>
    <w:p w14:paraId="5AA7C0FE" w14:textId="00B8A23C"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299" w:author="Nozimjon Ortiqov" w:date="2026-02-24T09:31:00Z" w16du:dateUtc="2026-02-24T04:31:00Z">
            <w:rPr/>
          </w:rPrChange>
        </w:rPr>
        <w:fldChar w:fldCharType="begin"/>
      </w:r>
      <w:r w:rsidRPr="009C4BAE">
        <w:rPr>
          <w:rFonts w:ascii="Roboto" w:hAnsi="Roboto"/>
          <w:lang w:val="uz-Cyrl-UZ"/>
          <w:rPrChange w:id="300" w:author="Nozimjon Ortiqov" w:date="2026-02-24T09:31:00Z" w16du:dateUtc="2026-02-24T04:31:00Z">
            <w:rPr/>
          </w:rPrChange>
        </w:rPr>
        <w:instrText>HYPERLINK \l "_Toc222583168"</w:instrText>
      </w:r>
      <w:r w:rsidRPr="007A79F7">
        <w:rPr>
          <w:rFonts w:ascii="Roboto" w:hAnsi="Roboto"/>
          <w:lang w:val="uz-Cyrl-UZ"/>
        </w:rPr>
      </w:r>
      <w:r w:rsidRPr="009C4BAE">
        <w:rPr>
          <w:rFonts w:ascii="Roboto" w:hAnsi="Roboto"/>
          <w:lang w:val="uz-Cyrl-UZ"/>
          <w:rPrChange w:id="301" w:author="Nozimjon Ortiqov" w:date="2026-02-24T09:31:00Z" w16du:dateUtc="2026-02-24T04:31:00Z">
            <w:rPr/>
          </w:rPrChange>
        </w:rPr>
        <w:fldChar w:fldCharType="separate"/>
      </w:r>
      <w:r w:rsidRPr="009C4BAE">
        <w:rPr>
          <w:rStyle w:val="af2"/>
          <w:rFonts w:ascii="Roboto" w:hAnsi="Roboto"/>
          <w:b/>
          <w:bCs/>
          <w:noProof/>
          <w:color w:val="auto"/>
          <w:lang w:val="uz-Cyrl-UZ"/>
        </w:rPr>
        <w:t>2-жадвал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w:t>
      </w:r>
      <w:del w:id="302" w:author="Nozimjon Ortiqov" w:date="2026-02-23T20:28:00Z" w16du:dateUtc="2026-02-23T15:28:00Z">
        <w:r w:rsidRPr="009C4BAE" w:rsidDel="004E10FA">
          <w:rPr>
            <w:rStyle w:val="af2"/>
            <w:rFonts w:ascii="Roboto" w:hAnsi="Roboto"/>
            <w:b/>
            <w:bCs/>
            <w:noProof/>
            <w:color w:val="auto"/>
            <w:lang w:val="uz-Cyrl-UZ"/>
          </w:rPr>
          <w:delText xml:space="preserve"> </w:delText>
        </w:r>
      </w:del>
      <w:r w:rsidRPr="009C4BAE">
        <w:rPr>
          <w:rStyle w:val="af2"/>
          <w:rFonts w:ascii="Roboto" w:hAnsi="Roboto"/>
          <w:b/>
          <w:bCs/>
          <w:noProof/>
          <w:color w:val="auto"/>
          <w:lang w:val="uz-Cyrl-UZ"/>
        </w:rPr>
        <w:t>NPL сабабларининг тоифалар кесимида батафсил таркиби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_Toc222583168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12</w:t>
      </w:r>
      <w:r w:rsidRPr="009C4BAE">
        <w:rPr>
          <w:rStyle w:val="af2"/>
          <w:rFonts w:ascii="Roboto" w:hAnsi="Roboto"/>
          <w:b/>
          <w:bCs/>
          <w:noProof/>
          <w:webHidden/>
          <w:color w:val="auto"/>
          <w:lang w:val="uz-Cyrl-UZ"/>
        </w:rPr>
        <w:fldChar w:fldCharType="end"/>
      </w:r>
      <w:r w:rsidRPr="009C4BAE">
        <w:rPr>
          <w:rFonts w:ascii="Roboto" w:hAnsi="Roboto"/>
          <w:lang w:val="uz-Cyrl-UZ"/>
          <w:rPrChange w:id="303" w:author="Nozimjon Ortiqov" w:date="2026-02-24T09:31:00Z" w16du:dateUtc="2026-02-24T04:31:00Z">
            <w:rPr/>
          </w:rPrChange>
        </w:rPr>
        <w:fldChar w:fldCharType="end"/>
      </w:r>
    </w:p>
    <w:p w14:paraId="70A3C53C" w14:textId="6709A289"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04" w:author="Nozimjon Ortiqov" w:date="2026-02-24T09:31:00Z" w16du:dateUtc="2026-02-24T04:31:00Z">
            <w:rPr/>
          </w:rPrChange>
        </w:rPr>
        <w:fldChar w:fldCharType="begin"/>
      </w:r>
      <w:r w:rsidRPr="009C4BAE">
        <w:rPr>
          <w:rFonts w:ascii="Roboto" w:hAnsi="Roboto"/>
          <w:lang w:val="uz-Cyrl-UZ"/>
          <w:rPrChange w:id="305" w:author="Nozimjon Ortiqov" w:date="2026-02-24T09:31:00Z" w16du:dateUtc="2026-02-24T04:31:00Z">
            <w:rPr/>
          </w:rPrChange>
        </w:rPr>
        <w:instrText>HYPERLINK \l "_Toc222583169"</w:instrText>
      </w:r>
      <w:r w:rsidRPr="007A79F7">
        <w:rPr>
          <w:rFonts w:ascii="Roboto" w:hAnsi="Roboto"/>
          <w:lang w:val="uz-Cyrl-UZ"/>
        </w:rPr>
      </w:r>
      <w:r w:rsidRPr="009C4BAE">
        <w:rPr>
          <w:rFonts w:ascii="Roboto" w:hAnsi="Roboto"/>
          <w:lang w:val="uz-Cyrl-UZ"/>
          <w:rPrChange w:id="306" w:author="Nozimjon Ortiqov" w:date="2026-02-24T09:31:00Z" w16du:dateUtc="2026-02-24T04:31:00Z">
            <w:rPr/>
          </w:rPrChange>
        </w:rPr>
        <w:fldChar w:fldCharType="separate"/>
      </w:r>
      <w:r w:rsidRPr="009C4BAE">
        <w:rPr>
          <w:rStyle w:val="af2"/>
          <w:rFonts w:ascii="Roboto" w:hAnsi="Roboto"/>
          <w:b/>
          <w:bCs/>
          <w:noProof/>
          <w:color w:val="auto"/>
          <w:lang w:val="uz-Cyrl-UZ"/>
        </w:rPr>
        <w:t>3-жадвал. Кредит шартномаси билан танишиш ҳолати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_Toc222583169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20</w:t>
      </w:r>
      <w:r w:rsidRPr="009C4BAE">
        <w:rPr>
          <w:rStyle w:val="af2"/>
          <w:rFonts w:ascii="Roboto" w:hAnsi="Roboto"/>
          <w:b/>
          <w:bCs/>
          <w:noProof/>
          <w:webHidden/>
          <w:color w:val="auto"/>
          <w:lang w:val="uz-Cyrl-UZ"/>
        </w:rPr>
        <w:fldChar w:fldCharType="end"/>
      </w:r>
      <w:r w:rsidRPr="009C4BAE">
        <w:rPr>
          <w:rFonts w:ascii="Roboto" w:hAnsi="Roboto"/>
          <w:lang w:val="uz-Cyrl-UZ"/>
          <w:rPrChange w:id="307" w:author="Nozimjon Ortiqov" w:date="2026-02-24T09:31:00Z" w16du:dateUtc="2026-02-24T04:31:00Z">
            <w:rPr/>
          </w:rPrChange>
        </w:rPr>
        <w:fldChar w:fldCharType="end"/>
      </w:r>
    </w:p>
    <w:p w14:paraId="55D27D64" w14:textId="4D52F025"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08" w:author="Nozimjon Ortiqov" w:date="2026-02-24T09:31:00Z" w16du:dateUtc="2026-02-24T04:31:00Z">
            <w:rPr/>
          </w:rPrChange>
        </w:rPr>
        <w:fldChar w:fldCharType="begin"/>
      </w:r>
      <w:r w:rsidRPr="009C4BAE">
        <w:rPr>
          <w:rFonts w:ascii="Roboto" w:hAnsi="Roboto"/>
          <w:lang w:val="uz-Cyrl-UZ"/>
          <w:rPrChange w:id="309" w:author="Nozimjon Ortiqov" w:date="2026-02-24T09:31:00Z" w16du:dateUtc="2026-02-24T04:31:00Z">
            <w:rPr/>
          </w:rPrChange>
        </w:rPr>
        <w:instrText>HYPERLINK \l "_Toc222583170"</w:instrText>
      </w:r>
      <w:r w:rsidRPr="007A79F7">
        <w:rPr>
          <w:rFonts w:ascii="Roboto" w:hAnsi="Roboto"/>
          <w:lang w:val="uz-Cyrl-UZ"/>
        </w:rPr>
      </w:r>
      <w:r w:rsidRPr="009C4BAE">
        <w:rPr>
          <w:rFonts w:ascii="Roboto" w:hAnsi="Roboto"/>
          <w:lang w:val="uz-Cyrl-UZ"/>
          <w:rPrChange w:id="310" w:author="Nozimjon Ortiqov" w:date="2026-02-24T09:31:00Z" w16du:dateUtc="2026-02-24T04:31:00Z">
            <w:rPr/>
          </w:rPrChange>
        </w:rPr>
        <w:fldChar w:fldCharType="separate"/>
      </w:r>
      <w:r w:rsidRPr="009C4BAE">
        <w:rPr>
          <w:rStyle w:val="af2"/>
          <w:rFonts w:ascii="Roboto" w:hAnsi="Roboto"/>
          <w:b/>
          <w:bCs/>
          <w:noProof/>
          <w:color w:val="auto"/>
          <w:lang w:val="uz-Cyrl-UZ"/>
        </w:rPr>
        <w:t>4-жадвал. Тўлов ҳолати бўйича қарзни қайтариш усуллари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_Toc222583170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25</w:t>
      </w:r>
      <w:r w:rsidRPr="009C4BAE">
        <w:rPr>
          <w:rStyle w:val="af2"/>
          <w:rFonts w:ascii="Roboto" w:hAnsi="Roboto"/>
          <w:b/>
          <w:bCs/>
          <w:noProof/>
          <w:webHidden/>
          <w:color w:val="auto"/>
          <w:lang w:val="uz-Cyrl-UZ"/>
        </w:rPr>
        <w:fldChar w:fldCharType="end"/>
      </w:r>
      <w:r w:rsidRPr="009C4BAE">
        <w:rPr>
          <w:rFonts w:ascii="Roboto" w:hAnsi="Roboto"/>
          <w:lang w:val="uz-Cyrl-UZ"/>
          <w:rPrChange w:id="311" w:author="Nozimjon Ortiqov" w:date="2026-02-24T09:31:00Z" w16du:dateUtc="2026-02-24T04:31:00Z">
            <w:rPr/>
          </w:rPrChange>
        </w:rPr>
        <w:fldChar w:fldCharType="end"/>
      </w:r>
    </w:p>
    <w:p w14:paraId="07214311" w14:textId="2B5DD07D"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5-</w:t>
      </w:r>
      <w:r w:rsidR="004364C0" w:rsidRPr="009C4BAE">
        <w:rPr>
          <w:rFonts w:ascii="Roboto" w:hAnsi="Roboto"/>
          <w:lang w:val="uz-Cyrl-UZ"/>
          <w:rPrChange w:id="312" w:author="Nozimjon Ortiqov" w:date="2026-02-24T09:31:00Z" w16du:dateUtc="2026-02-24T04:31:00Z">
            <w:rPr/>
          </w:rPrChange>
        </w:rPr>
        <w:fldChar w:fldCharType="begin"/>
      </w:r>
      <w:r w:rsidR="004364C0" w:rsidRPr="009C4BAE">
        <w:rPr>
          <w:rFonts w:ascii="Roboto" w:hAnsi="Roboto"/>
          <w:lang w:val="uz-Cyrl-UZ"/>
          <w:rPrChange w:id="313" w:author="Nozimjon Ortiqov" w:date="2026-02-24T09:31:00Z" w16du:dateUtc="2026-02-24T04:31:00Z">
            <w:rPr/>
          </w:rPrChange>
        </w:rPr>
        <w:instrText>HYPERLINK \l "_Toc222583171"</w:instrText>
      </w:r>
      <w:r w:rsidR="004364C0" w:rsidRPr="007A79F7">
        <w:rPr>
          <w:rFonts w:ascii="Roboto" w:hAnsi="Roboto"/>
          <w:lang w:val="uz-Cyrl-UZ"/>
        </w:rPr>
      </w:r>
      <w:r w:rsidR="004364C0" w:rsidRPr="009C4BAE">
        <w:rPr>
          <w:rFonts w:ascii="Roboto" w:hAnsi="Roboto"/>
          <w:lang w:val="uz-Cyrl-UZ"/>
          <w:rPrChange w:id="314"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Оилавий тадбиркорликда тўловсизлик сабаблари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_Toc222583171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28</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15" w:author="Nozimjon Ortiqov" w:date="2026-02-24T09:31:00Z" w16du:dateUtc="2026-02-24T04:31:00Z">
            <w:rPr/>
          </w:rPrChange>
        </w:rPr>
        <w:fldChar w:fldCharType="end"/>
      </w:r>
    </w:p>
    <w:p w14:paraId="22169F92" w14:textId="20F7DE31"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6-</w:t>
      </w:r>
      <w:r w:rsidR="004364C0" w:rsidRPr="009C4BAE">
        <w:rPr>
          <w:rFonts w:ascii="Roboto" w:hAnsi="Roboto"/>
          <w:lang w:val="uz-Cyrl-UZ"/>
          <w:rPrChange w:id="316" w:author="Nozimjon Ortiqov" w:date="2026-02-24T09:31:00Z" w16du:dateUtc="2026-02-24T04:31:00Z">
            <w:rPr/>
          </w:rPrChange>
        </w:rPr>
        <w:fldChar w:fldCharType="begin"/>
      </w:r>
      <w:r w:rsidR="004364C0" w:rsidRPr="009C4BAE">
        <w:rPr>
          <w:rFonts w:ascii="Roboto" w:hAnsi="Roboto"/>
          <w:lang w:val="uz-Cyrl-UZ"/>
          <w:rPrChange w:id="317" w:author="Nozimjon Ortiqov" w:date="2026-02-24T09:31:00Z" w16du:dateUtc="2026-02-24T04:31:00Z">
            <w:rPr/>
          </w:rPrChange>
        </w:rPr>
        <w:instrText>HYPERLINK \l "_Toc222583172"</w:instrText>
      </w:r>
      <w:r w:rsidR="004364C0" w:rsidRPr="007A79F7">
        <w:rPr>
          <w:rFonts w:ascii="Roboto" w:hAnsi="Roboto"/>
          <w:lang w:val="uz-Cyrl-UZ"/>
        </w:rPr>
      </w:r>
      <w:r w:rsidR="004364C0" w:rsidRPr="009C4BAE">
        <w:rPr>
          <w:rFonts w:ascii="Roboto" w:hAnsi="Roboto"/>
          <w:lang w:val="uz-Cyrl-UZ"/>
          <w:rPrChange w:id="318"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Тадқиқотнинг асосий параметрлари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_Toc222583172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19" w:author="Nozimjon Ortiqov" w:date="2026-02-24T09:31:00Z" w16du:dateUtc="2026-02-24T04:31:00Z">
            <w:rPr/>
          </w:rPrChange>
        </w:rPr>
        <w:fldChar w:fldCharType="end"/>
      </w:r>
    </w:p>
    <w:p w14:paraId="58F466F3" w14:textId="70874B50"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7-</w:t>
      </w:r>
      <w:r w:rsidR="004364C0" w:rsidRPr="009C4BAE">
        <w:rPr>
          <w:rFonts w:ascii="Roboto" w:hAnsi="Roboto"/>
          <w:lang w:val="uz-Cyrl-UZ"/>
          <w:rPrChange w:id="320" w:author="Nozimjon Ortiqov" w:date="2026-02-24T09:31:00Z" w16du:dateUtc="2026-02-24T04:31:00Z">
            <w:rPr/>
          </w:rPrChange>
        </w:rPr>
        <w:fldChar w:fldCharType="begin"/>
      </w:r>
      <w:r w:rsidR="004364C0" w:rsidRPr="009C4BAE">
        <w:rPr>
          <w:rFonts w:ascii="Roboto" w:hAnsi="Roboto"/>
          <w:lang w:val="uz-Cyrl-UZ"/>
          <w:rPrChange w:id="321" w:author="Nozimjon Ortiqov" w:date="2026-02-24T09:31:00Z" w16du:dateUtc="2026-02-24T04:31:00Z">
            <w:rPr/>
          </w:rPrChange>
        </w:rPr>
        <w:instrText>HYPERLINK \l "_Toc222583173"</w:instrText>
      </w:r>
      <w:r w:rsidR="004364C0" w:rsidRPr="007A79F7">
        <w:rPr>
          <w:rFonts w:ascii="Roboto" w:hAnsi="Roboto"/>
          <w:lang w:val="uz-Cyrl-UZ"/>
        </w:rPr>
      </w:r>
      <w:r w:rsidR="004364C0" w:rsidRPr="009C4BAE">
        <w:rPr>
          <w:rFonts w:ascii="Roboto" w:hAnsi="Roboto"/>
          <w:lang w:val="uz-Cyrl-UZ"/>
          <w:rPrChange w:id="322"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Қарз олувчиларнинг кредит тури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_Toc222583173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23" w:author="Nozimjon Ortiqov" w:date="2026-02-24T09:31:00Z" w16du:dateUtc="2026-02-24T04:31:00Z">
            <w:rPr/>
          </w:rPrChange>
        </w:rPr>
        <w:fldChar w:fldCharType="end"/>
      </w:r>
    </w:p>
    <w:p w14:paraId="331E59FC" w14:textId="58F03E48"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8-</w:t>
      </w:r>
      <w:r w:rsidR="004364C0" w:rsidRPr="009C4BAE">
        <w:rPr>
          <w:rFonts w:ascii="Roboto" w:hAnsi="Roboto"/>
          <w:lang w:val="uz-Cyrl-UZ"/>
          <w:rPrChange w:id="324" w:author="Nozimjon Ortiqov" w:date="2026-02-24T09:31:00Z" w16du:dateUtc="2026-02-24T04:31:00Z">
            <w:rPr/>
          </w:rPrChange>
        </w:rPr>
        <w:fldChar w:fldCharType="begin"/>
      </w:r>
      <w:r w:rsidR="004364C0" w:rsidRPr="009C4BAE">
        <w:rPr>
          <w:rFonts w:ascii="Roboto" w:hAnsi="Roboto"/>
          <w:lang w:val="uz-Cyrl-UZ"/>
          <w:rPrChange w:id="325" w:author="Nozimjon Ortiqov" w:date="2026-02-24T09:31:00Z" w16du:dateUtc="2026-02-24T04:31:00Z">
            <w:rPr/>
          </w:rPrChange>
        </w:rPr>
        <w:instrText>HYPERLINK \l "_Toc222583174"</w:instrText>
      </w:r>
      <w:r w:rsidR="004364C0" w:rsidRPr="007A79F7">
        <w:rPr>
          <w:rFonts w:ascii="Roboto" w:hAnsi="Roboto"/>
          <w:lang w:val="uz-Cyrl-UZ"/>
        </w:rPr>
      </w:r>
      <w:r w:rsidR="004364C0" w:rsidRPr="009C4BAE">
        <w:rPr>
          <w:rFonts w:ascii="Roboto" w:hAnsi="Roboto"/>
          <w:lang w:val="uz-Cyrl-UZ"/>
          <w:rPrChange w:id="326"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Қарздорларнинг тўлов ҳолати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_Toc222583174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27" w:author="Nozimjon Ortiqov" w:date="2026-02-24T09:31:00Z" w16du:dateUtc="2026-02-24T04:31:00Z">
            <w:rPr/>
          </w:rPrChange>
        </w:rPr>
        <w:fldChar w:fldCharType="end"/>
      </w:r>
    </w:p>
    <w:p w14:paraId="2E6EECFE" w14:textId="6A89FFFC"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9-</w:t>
      </w:r>
      <w:r w:rsidR="004364C0" w:rsidRPr="009C4BAE">
        <w:rPr>
          <w:rFonts w:ascii="Roboto" w:hAnsi="Roboto"/>
          <w:lang w:val="uz-Cyrl-UZ"/>
          <w:rPrChange w:id="328" w:author="Nozimjon Ortiqov" w:date="2026-02-24T09:31:00Z" w16du:dateUtc="2026-02-24T04:31:00Z">
            <w:rPr/>
          </w:rPrChange>
        </w:rPr>
        <w:fldChar w:fldCharType="begin"/>
      </w:r>
      <w:r w:rsidR="004364C0" w:rsidRPr="009C4BAE">
        <w:rPr>
          <w:rFonts w:ascii="Roboto" w:hAnsi="Roboto"/>
          <w:lang w:val="uz-Cyrl-UZ"/>
          <w:rPrChange w:id="329" w:author="Nozimjon Ortiqov" w:date="2026-02-24T09:31:00Z" w16du:dateUtc="2026-02-24T04:31:00Z">
            <w:rPr/>
          </w:rPrChange>
        </w:rPr>
        <w:instrText>HYPERLINK \l "_Toc222583175"</w:instrText>
      </w:r>
      <w:r w:rsidR="004364C0" w:rsidRPr="007A79F7">
        <w:rPr>
          <w:rFonts w:ascii="Roboto" w:hAnsi="Roboto"/>
          <w:lang w:val="uz-Cyrl-UZ"/>
        </w:rPr>
      </w:r>
      <w:r w:rsidR="004364C0" w:rsidRPr="009C4BAE">
        <w:rPr>
          <w:rFonts w:ascii="Roboto" w:hAnsi="Roboto"/>
          <w:lang w:val="uz-Cyrl-UZ"/>
          <w:rPrChange w:id="330"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Респондентларнинг демографик профили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_Toc222583175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31" w:author="Nozimjon Ortiqov" w:date="2026-02-24T09:31:00Z" w16du:dateUtc="2026-02-24T04:31:00Z">
            <w:rPr/>
          </w:rPrChange>
        </w:rPr>
        <w:fldChar w:fldCharType="end"/>
      </w:r>
    </w:p>
    <w:p w14:paraId="2979E27C" w14:textId="173AB07D" w:rsidR="004364C0" w:rsidRPr="009C4BAE" w:rsidRDefault="00B753A8" w:rsidP="00B753A8">
      <w:pPr>
        <w:pStyle w:val="aff6"/>
        <w:tabs>
          <w:tab w:val="right" w:leader="dot" w:pos="9628"/>
        </w:tabs>
        <w:rPr>
          <w:rStyle w:val="af2"/>
          <w:rFonts w:ascii="Roboto" w:hAnsi="Roboto"/>
          <w:b/>
          <w:bCs/>
          <w:noProof/>
          <w:color w:val="auto"/>
          <w:lang w:val="uz-Cyrl-UZ"/>
        </w:rPr>
        <w:sectPr w:rsidR="004364C0" w:rsidRPr="009C4BAE" w:rsidSect="001E6018">
          <w:type w:val="continuous"/>
          <w:pgSz w:w="11906" w:h="16838"/>
          <w:pgMar w:top="851" w:right="1134" w:bottom="1134" w:left="1134" w:header="709" w:footer="432" w:gutter="0"/>
          <w:cols w:space="708"/>
          <w:titlePg/>
          <w:docGrid w:linePitch="360"/>
        </w:sectPr>
      </w:pPr>
      <w:r w:rsidRPr="009C4BAE">
        <w:rPr>
          <w:rStyle w:val="af2"/>
          <w:rFonts w:ascii="Roboto" w:hAnsi="Roboto"/>
          <w:b/>
          <w:bCs/>
          <w:noProof/>
          <w:color w:val="auto"/>
          <w:lang w:val="uz-Cyrl-UZ"/>
        </w:rPr>
        <w:t>10-</w:t>
      </w:r>
      <w:r w:rsidR="004364C0" w:rsidRPr="009C4BAE">
        <w:rPr>
          <w:rFonts w:ascii="Roboto" w:hAnsi="Roboto"/>
          <w:lang w:val="uz-Cyrl-UZ"/>
          <w:rPrChange w:id="332" w:author="Nozimjon Ortiqov" w:date="2026-02-24T09:31:00Z" w16du:dateUtc="2026-02-24T04:31:00Z">
            <w:rPr/>
          </w:rPrChange>
        </w:rPr>
        <w:fldChar w:fldCharType="begin"/>
      </w:r>
      <w:r w:rsidR="004364C0" w:rsidRPr="009C4BAE">
        <w:rPr>
          <w:rFonts w:ascii="Roboto" w:hAnsi="Roboto"/>
          <w:lang w:val="uz-Cyrl-UZ"/>
          <w:rPrChange w:id="333" w:author="Nozimjon Ortiqov" w:date="2026-02-24T09:31:00Z" w16du:dateUtc="2026-02-24T04:31:00Z">
            <w:rPr/>
          </w:rPrChange>
        </w:rPr>
        <w:instrText>HYPERLINK \l "_Toc222583176"</w:instrText>
      </w:r>
      <w:r w:rsidR="004364C0" w:rsidRPr="007A79F7">
        <w:rPr>
          <w:rFonts w:ascii="Roboto" w:hAnsi="Roboto"/>
          <w:lang w:val="uz-Cyrl-UZ"/>
        </w:rPr>
      </w:r>
      <w:r w:rsidR="004364C0" w:rsidRPr="009C4BAE">
        <w:rPr>
          <w:rFonts w:ascii="Roboto" w:hAnsi="Roboto"/>
          <w:lang w:val="uz-Cyrl-UZ"/>
          <w:rPrChange w:id="334"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Логистик регрессия сифат кўрсаткичлари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_Toc222583176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35" w:author="Nozimjon Ortiqov" w:date="2026-02-24T09:31:00Z" w16du:dateUtc="2026-02-24T04:31:00Z">
            <w:rPr/>
          </w:rPrChange>
        </w:rPr>
        <w:fldChar w:fldCharType="end"/>
      </w:r>
      <w:r w:rsidR="004364C0" w:rsidRPr="009C4BAE">
        <w:rPr>
          <w:rStyle w:val="af2"/>
          <w:rFonts w:ascii="Roboto" w:hAnsi="Roboto"/>
          <w:b/>
          <w:bCs/>
          <w:noProof/>
          <w:color w:val="auto"/>
          <w:lang w:val="uz-Cyrl-UZ"/>
        </w:rPr>
        <w:fldChar w:fldCharType="end"/>
      </w:r>
    </w:p>
    <w:p w14:paraId="0013C065" w14:textId="012392C2" w:rsidR="00497775" w:rsidRPr="009C4BAE" w:rsidRDefault="00497775">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r w:rsidRPr="009C4BAE">
        <w:rPr>
          <w:rFonts w:ascii="Roboto" w:hAnsi="Roboto"/>
          <w:lang w:val="uz-Cyrl-UZ"/>
          <w:rPrChange w:id="336" w:author="Nozimjon Ortiqov" w:date="2026-02-24T09:31:00Z" w16du:dateUtc="2026-02-24T04:31:00Z">
            <w:rPr/>
          </w:rPrChange>
        </w:rPr>
        <w:fldChar w:fldCharType="begin"/>
      </w:r>
      <w:r w:rsidRPr="009C4BAE">
        <w:rPr>
          <w:rFonts w:ascii="Roboto" w:hAnsi="Roboto"/>
          <w:lang w:val="uz-Cyrl-UZ"/>
          <w:rPrChange w:id="337" w:author="Nozimjon Ortiqov" w:date="2026-02-24T09:31:00Z" w16du:dateUtc="2026-02-24T04:31:00Z">
            <w:rPr/>
          </w:rPrChange>
        </w:rPr>
        <w:instrText>HYPERLINK \l "_Toc222583473"</w:instrText>
      </w:r>
      <w:r w:rsidRPr="007A79F7">
        <w:rPr>
          <w:rFonts w:ascii="Roboto" w:hAnsi="Roboto"/>
          <w:lang w:val="uz-Cyrl-UZ"/>
        </w:rPr>
      </w:r>
      <w:r w:rsidRPr="009C4BAE">
        <w:rPr>
          <w:rFonts w:ascii="Roboto" w:hAnsi="Roboto"/>
          <w:lang w:val="uz-Cyrl-UZ"/>
          <w:rPrChange w:id="338" w:author="Nozimjon Ortiqov" w:date="2026-02-24T09:31:00Z" w16du:dateUtc="2026-02-24T04:31:00Z">
            <w:rPr/>
          </w:rPrChange>
        </w:rPr>
        <w:fldChar w:fldCharType="separate"/>
      </w:r>
      <w:r w:rsidRPr="009C4BAE">
        <w:rPr>
          <w:rStyle w:val="af2"/>
          <w:rFonts w:ascii="Roboto" w:hAnsi="Roboto"/>
          <w:b/>
          <w:bCs/>
          <w:noProof/>
          <w:color w:val="auto"/>
          <w:lang w:val="uz-Cyrl-UZ"/>
        </w:rPr>
        <w:t>11-жадвал. Статистик маълумотлар</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_Toc222583473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36</w:t>
      </w:r>
      <w:r w:rsidRPr="009C4BAE">
        <w:rPr>
          <w:rStyle w:val="af2"/>
          <w:rFonts w:ascii="Roboto" w:hAnsi="Roboto"/>
          <w:b/>
          <w:bCs/>
          <w:noProof/>
          <w:webHidden/>
          <w:color w:val="auto"/>
          <w:lang w:val="uz-Cyrl-UZ"/>
        </w:rPr>
        <w:fldChar w:fldCharType="end"/>
      </w:r>
      <w:r w:rsidRPr="009C4BAE">
        <w:rPr>
          <w:rFonts w:ascii="Roboto" w:hAnsi="Roboto"/>
          <w:lang w:val="uz-Cyrl-UZ"/>
          <w:rPrChange w:id="339" w:author="Nozimjon Ortiqov" w:date="2026-02-24T09:31:00Z" w16du:dateUtc="2026-02-24T04:31:00Z">
            <w:rPr/>
          </w:rPrChange>
        </w:rPr>
        <w:fldChar w:fldCharType="end"/>
      </w:r>
    </w:p>
    <w:p w14:paraId="10C89246" w14:textId="5C3834B7" w:rsidR="00497775" w:rsidRPr="009C4BAE" w:rsidRDefault="00497775">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40" w:author="Nozimjon Ortiqov" w:date="2026-02-24T09:31:00Z" w16du:dateUtc="2026-02-24T04:31:00Z">
            <w:rPr/>
          </w:rPrChange>
        </w:rPr>
        <w:fldChar w:fldCharType="begin"/>
      </w:r>
      <w:r w:rsidRPr="009C4BAE">
        <w:rPr>
          <w:rFonts w:ascii="Roboto" w:hAnsi="Roboto"/>
          <w:lang w:val="uz-Cyrl-UZ"/>
          <w:rPrChange w:id="341" w:author="Nozimjon Ortiqov" w:date="2026-02-24T09:31:00Z" w16du:dateUtc="2026-02-24T04:31:00Z">
            <w:rPr/>
          </w:rPrChange>
        </w:rPr>
        <w:instrText>HYPERLINK \l "_Toc222583474"</w:instrText>
      </w:r>
      <w:r w:rsidRPr="007A79F7">
        <w:rPr>
          <w:rFonts w:ascii="Roboto" w:hAnsi="Roboto"/>
          <w:lang w:val="uz-Cyrl-UZ"/>
        </w:rPr>
      </w:r>
      <w:r w:rsidRPr="009C4BAE">
        <w:rPr>
          <w:rFonts w:ascii="Roboto" w:hAnsi="Roboto"/>
          <w:lang w:val="uz-Cyrl-UZ"/>
          <w:rPrChange w:id="342" w:author="Nozimjon Ortiqov" w:date="2026-02-24T09:31:00Z" w16du:dateUtc="2026-02-24T04:31:00Z">
            <w:rPr/>
          </w:rPrChange>
        </w:rPr>
        <w:fldChar w:fldCharType="separate"/>
      </w:r>
      <w:r w:rsidRPr="009C4BAE">
        <w:rPr>
          <w:rStyle w:val="af2"/>
          <w:rFonts w:ascii="Roboto" w:hAnsi="Roboto"/>
          <w:b/>
          <w:bCs/>
          <w:noProof/>
          <w:color w:val="auto"/>
          <w:lang w:val="uz-Cyrl-UZ"/>
        </w:rPr>
        <w:t>12-жадвал. Эконометрик таҳлил натижалари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_Toc222583474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37</w:t>
      </w:r>
      <w:r w:rsidRPr="009C4BAE">
        <w:rPr>
          <w:rStyle w:val="af2"/>
          <w:rFonts w:ascii="Roboto" w:hAnsi="Roboto"/>
          <w:b/>
          <w:bCs/>
          <w:noProof/>
          <w:webHidden/>
          <w:color w:val="auto"/>
          <w:lang w:val="uz-Cyrl-UZ"/>
        </w:rPr>
        <w:fldChar w:fldCharType="end"/>
      </w:r>
      <w:r w:rsidRPr="009C4BAE">
        <w:rPr>
          <w:rFonts w:ascii="Roboto" w:hAnsi="Roboto"/>
          <w:lang w:val="uz-Cyrl-UZ"/>
          <w:rPrChange w:id="343" w:author="Nozimjon Ortiqov" w:date="2026-02-24T09:31:00Z" w16du:dateUtc="2026-02-24T04:31:00Z">
            <w:rPr/>
          </w:rPrChange>
        </w:rPr>
        <w:fldChar w:fldCharType="end"/>
      </w:r>
    </w:p>
    <w:p w14:paraId="79A04804" w14:textId="342A4F05" w:rsidR="00497775" w:rsidRPr="009C4BAE" w:rsidRDefault="00497775">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44" w:author="Nozimjon Ortiqov" w:date="2026-02-24T09:31:00Z" w16du:dateUtc="2026-02-24T04:31:00Z">
            <w:rPr/>
          </w:rPrChange>
        </w:rPr>
        <w:fldChar w:fldCharType="begin"/>
      </w:r>
      <w:r w:rsidRPr="009C4BAE">
        <w:rPr>
          <w:rFonts w:ascii="Roboto" w:hAnsi="Roboto"/>
          <w:lang w:val="uz-Cyrl-UZ"/>
          <w:rPrChange w:id="345" w:author="Nozimjon Ortiqov" w:date="2026-02-24T09:31:00Z" w16du:dateUtc="2026-02-24T04:31:00Z">
            <w:rPr/>
          </w:rPrChange>
        </w:rPr>
        <w:instrText>HYPERLINK \l "_Toc222583475"</w:instrText>
      </w:r>
      <w:r w:rsidRPr="007A79F7">
        <w:rPr>
          <w:rFonts w:ascii="Roboto" w:hAnsi="Roboto"/>
          <w:lang w:val="uz-Cyrl-UZ"/>
        </w:rPr>
      </w:r>
      <w:r w:rsidRPr="009C4BAE">
        <w:rPr>
          <w:rFonts w:ascii="Roboto" w:hAnsi="Roboto"/>
          <w:lang w:val="uz-Cyrl-UZ"/>
          <w:rPrChange w:id="346" w:author="Nozimjon Ortiqov" w:date="2026-02-24T09:31:00Z" w16du:dateUtc="2026-02-24T04:31:00Z">
            <w:rPr/>
          </w:rPrChange>
        </w:rPr>
        <w:fldChar w:fldCharType="separate"/>
      </w:r>
      <w:r w:rsidRPr="009C4BAE">
        <w:rPr>
          <w:rStyle w:val="af2"/>
          <w:rFonts w:ascii="Roboto" w:hAnsi="Roboto"/>
          <w:b/>
          <w:bCs/>
          <w:noProof/>
          <w:color w:val="auto"/>
          <w:lang w:val="uz-Cyrl-UZ"/>
        </w:rPr>
        <w:t>13-жадвал. Корреляция жадвали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_Toc222583475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38</w:t>
      </w:r>
      <w:r w:rsidRPr="009C4BAE">
        <w:rPr>
          <w:rStyle w:val="af2"/>
          <w:rFonts w:ascii="Roboto" w:hAnsi="Roboto"/>
          <w:b/>
          <w:bCs/>
          <w:noProof/>
          <w:webHidden/>
          <w:color w:val="auto"/>
          <w:lang w:val="uz-Cyrl-UZ"/>
        </w:rPr>
        <w:fldChar w:fldCharType="end"/>
      </w:r>
      <w:r w:rsidRPr="009C4BAE">
        <w:rPr>
          <w:rFonts w:ascii="Roboto" w:hAnsi="Roboto"/>
          <w:lang w:val="uz-Cyrl-UZ"/>
          <w:rPrChange w:id="347" w:author="Nozimjon Ortiqov" w:date="2026-02-24T09:31:00Z" w16du:dateUtc="2026-02-24T04:31:00Z">
            <w:rPr/>
          </w:rPrChange>
        </w:rPr>
        <w:fldChar w:fldCharType="end"/>
      </w:r>
    </w:p>
    <w:p w14:paraId="77D79B0F" w14:textId="14F7BEFB" w:rsidR="001B7C9E" w:rsidRPr="009C4BAE" w:rsidRDefault="00497775" w:rsidP="00497775">
      <w:pPr>
        <w:pStyle w:val="aff6"/>
        <w:tabs>
          <w:tab w:val="right" w:leader="dot" w:pos="9628"/>
        </w:tabs>
        <w:rPr>
          <w:rFonts w:ascii="Roboto" w:hAnsi="Roboto"/>
          <w:b/>
          <w:bCs/>
          <w:sz w:val="26"/>
          <w:szCs w:val="26"/>
          <w:lang w:val="uz-Cyrl-UZ"/>
        </w:rPr>
      </w:pPr>
      <w:r w:rsidRPr="009C4BAE">
        <w:rPr>
          <w:rStyle w:val="af2"/>
          <w:rFonts w:ascii="Roboto" w:hAnsi="Roboto"/>
          <w:b/>
          <w:bCs/>
          <w:noProof/>
          <w:color w:val="auto"/>
          <w:lang w:val="uz-Cyrl-UZ"/>
        </w:rPr>
        <w:fldChar w:fldCharType="end"/>
      </w:r>
    </w:p>
    <w:p w14:paraId="1FFE2DA0" w14:textId="7D21919E" w:rsidR="001B7C9E" w:rsidRPr="009C4BAE" w:rsidDel="00E46F42" w:rsidRDefault="001B7C9E" w:rsidP="001B7C9E">
      <w:pPr>
        <w:spacing w:beforeLines="60" w:before="144" w:afterLines="60" w:after="144" w:line="288" w:lineRule="auto"/>
        <w:rPr>
          <w:del w:id="348" w:author="Nozimjon Ortiqov" w:date="2026-02-23T22:03:00Z" w16du:dateUtc="2026-02-23T17:03:00Z"/>
          <w:rFonts w:ascii="Roboto" w:hAnsi="Roboto" w:cstheme="minorHAnsi"/>
          <w:b/>
          <w:bCs/>
          <w:sz w:val="26"/>
          <w:szCs w:val="26"/>
          <w:lang w:val="uz-Cyrl-UZ"/>
        </w:rPr>
      </w:pPr>
    </w:p>
    <w:p w14:paraId="04C01773" w14:textId="37AE651C" w:rsidR="00382D98" w:rsidRPr="009C4BAE" w:rsidDel="00E46F42" w:rsidRDefault="007D3152" w:rsidP="001B7C9E">
      <w:pPr>
        <w:pStyle w:val="aff6"/>
        <w:tabs>
          <w:tab w:val="right" w:leader="dot" w:pos="9628"/>
        </w:tabs>
        <w:spacing w:before="120"/>
        <w:jc w:val="both"/>
        <w:rPr>
          <w:del w:id="349" w:author="Nozimjon Ortiqov" w:date="2026-02-23T22:03:00Z" w16du:dateUtc="2026-02-23T17:03:00Z"/>
          <w:rStyle w:val="af2"/>
          <w:rFonts w:ascii="Roboto" w:hAnsi="Roboto"/>
          <w:b/>
          <w:bCs/>
          <w:i w:val="0"/>
          <w:iCs w:val="0"/>
          <w:noProof/>
          <w:sz w:val="28"/>
          <w:szCs w:val="28"/>
          <w:u w:val="none"/>
          <w:lang w:val="uz-Cyrl-UZ"/>
        </w:rPr>
      </w:pPr>
      <w:del w:id="350" w:author="Nozimjon Ortiqov" w:date="2026-02-23T22:03:00Z" w16du:dateUtc="2026-02-23T17:03:00Z">
        <w:r w:rsidRPr="009C4BAE" w:rsidDel="00E46F42">
          <w:rPr>
            <w:rStyle w:val="af2"/>
            <w:rFonts w:ascii="Roboto" w:hAnsi="Roboto"/>
            <w:b/>
            <w:bCs/>
            <w:noProof/>
            <w:sz w:val="40"/>
            <w:szCs w:val="40"/>
            <w:u w:val="none"/>
            <w:lang w:val="uz-Cyrl-UZ"/>
          </w:rPr>
          <w:fldChar w:fldCharType="begin"/>
        </w:r>
        <w:r w:rsidRPr="009C4BAE" w:rsidDel="00E46F42">
          <w:rPr>
            <w:rStyle w:val="af2"/>
            <w:rFonts w:ascii="Roboto" w:hAnsi="Roboto"/>
            <w:b/>
            <w:bCs/>
            <w:i w:val="0"/>
            <w:iCs w:val="0"/>
            <w:noProof/>
            <w:sz w:val="40"/>
            <w:szCs w:val="40"/>
            <w:u w:val="none"/>
            <w:lang w:val="uz-Cyrl-UZ"/>
          </w:rPr>
          <w:delInstrText xml:space="preserve"> TOC \h \z \c "График" </w:delInstrText>
        </w:r>
        <w:r w:rsidRPr="009C4BAE" w:rsidDel="00E46F42">
          <w:rPr>
            <w:rStyle w:val="af2"/>
            <w:rFonts w:ascii="Roboto" w:hAnsi="Roboto"/>
            <w:b/>
            <w:bCs/>
            <w:noProof/>
            <w:sz w:val="40"/>
            <w:szCs w:val="40"/>
            <w:u w:val="none"/>
            <w:lang w:val="uz-Cyrl-UZ"/>
          </w:rPr>
          <w:fldChar w:fldCharType="separate"/>
        </w:r>
      </w:del>
    </w:p>
    <w:p w14:paraId="7A4B49DE" w14:textId="58984875" w:rsidR="002C2CBF" w:rsidRPr="009C4BAE" w:rsidDel="00E46F42" w:rsidRDefault="007D3152" w:rsidP="005C61F3">
      <w:pPr>
        <w:spacing w:before="240" w:after="240"/>
        <w:jc w:val="both"/>
        <w:rPr>
          <w:del w:id="351" w:author="Nozimjon Ortiqov" w:date="2026-02-23T22:04:00Z" w16du:dateUtc="2026-02-23T17:04:00Z"/>
          <w:rStyle w:val="af2"/>
          <w:rFonts w:ascii="Roboto" w:hAnsi="Roboto"/>
          <w:i/>
          <w:iCs/>
          <w:noProof/>
          <w:sz w:val="36"/>
          <w:szCs w:val="36"/>
          <w:u w:val="none"/>
          <w:lang w:val="uz-Cyrl-UZ"/>
          <w:rPrChange w:id="352" w:author="Nozimjon Ortiqov" w:date="2026-02-24T09:31:00Z" w16du:dateUtc="2026-02-24T04:31:00Z">
            <w:rPr>
              <w:del w:id="353" w:author="Nozimjon Ortiqov" w:date="2026-02-23T22:04:00Z" w16du:dateUtc="2026-02-23T17:04:00Z"/>
              <w:rStyle w:val="af2"/>
              <w:rFonts w:cstheme="minorHAnsi"/>
              <w:i/>
              <w:iCs/>
              <w:noProof/>
              <w:sz w:val="36"/>
              <w:szCs w:val="36"/>
              <w:u w:val="none"/>
              <w:lang w:val="uz-Cyrl-UZ"/>
            </w:rPr>
          </w:rPrChange>
        </w:rPr>
      </w:pPr>
      <w:del w:id="354" w:author="Nozimjon Ortiqov" w:date="2026-02-23T22:03:00Z" w16du:dateUtc="2026-02-23T17:03:00Z">
        <w:r w:rsidRPr="009C4BAE" w:rsidDel="00E46F42">
          <w:rPr>
            <w:rStyle w:val="af2"/>
            <w:rFonts w:ascii="Roboto" w:hAnsi="Roboto" w:cstheme="minorHAnsi"/>
            <w:b/>
            <w:bCs/>
            <w:noProof/>
            <w:sz w:val="40"/>
            <w:szCs w:val="40"/>
            <w:u w:val="none"/>
            <w:lang w:val="uz-Cyrl-UZ"/>
          </w:rPr>
          <w:fldChar w:fldCharType="end"/>
        </w:r>
      </w:del>
    </w:p>
    <w:p w14:paraId="69A846DB" w14:textId="77777777" w:rsidR="002C2CBF" w:rsidRPr="009C4BAE" w:rsidRDefault="002C2CBF">
      <w:pPr>
        <w:spacing w:before="240" w:after="240"/>
        <w:jc w:val="both"/>
        <w:rPr>
          <w:rStyle w:val="af2"/>
          <w:rFonts w:ascii="Roboto" w:hAnsi="Roboto"/>
          <w:i/>
          <w:iCs/>
          <w:noProof/>
          <w:u w:val="none"/>
          <w:lang w:val="uz-Cyrl-UZ"/>
          <w:rPrChange w:id="355" w:author="Nozimjon Ortiqov" w:date="2026-02-24T09:31:00Z" w16du:dateUtc="2026-02-24T04:31:00Z">
            <w:rPr>
              <w:rStyle w:val="af2"/>
              <w:i/>
              <w:iCs/>
              <w:noProof/>
              <w:u w:val="none"/>
              <w:lang w:val="uz-Cyrl-UZ"/>
            </w:rPr>
          </w:rPrChange>
        </w:rPr>
        <w:pPrChange w:id="356" w:author="Nozimjon Ortiqov" w:date="2026-02-23T22:04:00Z" w16du:dateUtc="2026-02-23T17:04:00Z">
          <w:pPr>
            <w:ind w:firstLine="567"/>
          </w:pPr>
        </w:pPrChange>
      </w:pPr>
      <w:r w:rsidRPr="009C4BAE">
        <w:rPr>
          <w:rStyle w:val="af2"/>
          <w:rFonts w:ascii="Roboto" w:hAnsi="Roboto"/>
          <w:i/>
          <w:iCs/>
          <w:noProof/>
          <w:u w:val="none"/>
          <w:lang w:val="uz-Cyrl-UZ"/>
          <w:rPrChange w:id="357" w:author="Nozimjon Ortiqov" w:date="2026-02-24T09:31:00Z" w16du:dateUtc="2026-02-24T04:31:00Z">
            <w:rPr>
              <w:rStyle w:val="af2"/>
              <w:i/>
              <w:iCs/>
              <w:noProof/>
              <w:u w:val="none"/>
              <w:lang w:val="uz-Cyrl-UZ"/>
            </w:rPr>
          </w:rPrChange>
        </w:rPr>
        <w:br w:type="page"/>
      </w:r>
    </w:p>
    <w:p w14:paraId="0C89C9CE" w14:textId="355DC701" w:rsidR="00DC169C" w:rsidRPr="0094740A" w:rsidRDefault="00DC169C" w:rsidP="001E3674">
      <w:pPr>
        <w:pStyle w:val="af1"/>
        <w:spacing w:after="240" w:line="288" w:lineRule="auto"/>
        <w:rPr>
          <w:rFonts w:ascii="Roboto" w:hAnsi="Roboto" w:cstheme="minorHAnsi"/>
          <w:b/>
          <w:bCs/>
          <w:color w:val="0070C0"/>
          <w:sz w:val="30"/>
          <w:szCs w:val="30"/>
          <w:lang w:val="uz-Cyrl-UZ"/>
          <w:rPrChange w:id="358" w:author="Nozimjon Ortiqov" w:date="2026-02-24T09:43:00Z" w16du:dateUtc="2026-02-24T04:43:00Z">
            <w:rPr>
              <w:rFonts w:ascii="Roboto" w:hAnsi="Roboto" w:cstheme="minorHAnsi"/>
              <w:b/>
              <w:bCs/>
              <w:color w:val="0070C0"/>
              <w:sz w:val="22"/>
              <w:szCs w:val="22"/>
              <w:lang w:val="en-US"/>
            </w:rPr>
          </w:rPrChange>
        </w:rPr>
      </w:pPr>
      <w:r w:rsidRPr="0094740A">
        <w:rPr>
          <w:rFonts w:ascii="Roboto" w:hAnsi="Roboto"/>
          <w:b/>
          <w:bCs/>
          <w:color w:val="002060"/>
          <w:sz w:val="30"/>
          <w:szCs w:val="30"/>
          <w:lang w:val="uz-Cyrl-UZ"/>
          <w:rPrChange w:id="359" w:author="Nozimjon Ortiqov" w:date="2026-02-24T09:43:00Z" w16du:dateUtc="2026-02-24T04:43:00Z">
            <w:rPr>
              <w:rFonts w:ascii="Roboto" w:hAnsi="Roboto"/>
              <w:b/>
              <w:bCs/>
              <w:color w:val="002060"/>
            </w:rPr>
          </w:rPrChange>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9C4BAE" w14:paraId="7AB635D6" w14:textId="77777777" w:rsidTr="00DC169C">
        <w:tc>
          <w:tcPr>
            <w:tcW w:w="3114" w:type="dxa"/>
          </w:tcPr>
          <w:p w14:paraId="4557CCFD" w14:textId="0A57A828"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BNPL </w:t>
            </w:r>
            <w:del w:id="360" w:author="Nozimjon Ortiqov" w:date="2026-02-23T20:28:00Z" w16du:dateUtc="2026-02-23T15:28:00Z">
              <w:r w:rsidRPr="009C4BAE" w:rsidDel="004E10FA">
                <w:rPr>
                  <w:rFonts w:ascii="Roboto" w:hAnsi="Roboto" w:cstheme="minorHAnsi"/>
                  <w:i/>
                  <w:iCs/>
                  <w:sz w:val="24"/>
                  <w:szCs w:val="24"/>
                  <w:lang w:val="uz-Cyrl-UZ"/>
                </w:rPr>
                <w:delText>(БНПЛ)</w:delText>
              </w:r>
            </w:del>
          </w:p>
        </w:tc>
        <w:tc>
          <w:tcPr>
            <w:tcW w:w="6514" w:type="dxa"/>
          </w:tcPr>
          <w:p w14:paraId="545FCFDD" w14:textId="1767C2C3"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Buy Now, Pay Later</w:t>
            </w:r>
            <w:ins w:id="361" w:author="Nozimjon Ortiqov" w:date="2026-02-23T20:28:00Z" w16du:dateUtc="2026-02-23T15:28:00Z">
              <w:r w:rsidR="004E10FA" w:rsidRPr="009C4BAE">
                <w:rPr>
                  <w:rFonts w:ascii="Roboto" w:hAnsi="Roboto" w:cstheme="minorHAnsi"/>
                  <w:i/>
                  <w:iCs/>
                  <w:sz w:val="24"/>
                  <w:szCs w:val="24"/>
                  <w:lang w:val="uz-Cyrl-UZ"/>
                </w:rPr>
                <w:t xml:space="preserve"> (</w:t>
              </w:r>
            </w:ins>
            <w:del w:id="362" w:author="Nozimjon Ortiqov" w:date="2026-02-23T20:28:00Z" w16du:dateUtc="2026-02-23T15:28:00Z">
              <w:r w:rsidRPr="009C4BAE" w:rsidDel="004E10FA">
                <w:rPr>
                  <w:rFonts w:ascii="Roboto" w:hAnsi="Roboto" w:cstheme="minorHAnsi"/>
                  <w:i/>
                  <w:iCs/>
                  <w:sz w:val="24"/>
                  <w:szCs w:val="24"/>
                  <w:lang w:val="uz-Cyrl-UZ"/>
                </w:rPr>
                <w:delText>; кейин тўлаш билан харид қилиш</w:delText>
              </w:r>
            </w:del>
            <w:ins w:id="363" w:author="Nozimjon Ortiqov" w:date="2026-02-23T20:28:00Z" w16du:dateUtc="2026-02-23T15:28:00Z">
              <w:r w:rsidR="004E10FA" w:rsidRPr="009C4BAE">
                <w:rPr>
                  <w:rFonts w:ascii="Roboto" w:hAnsi="Roboto" w:cstheme="minorHAnsi"/>
                  <w:i/>
                  <w:iCs/>
                  <w:sz w:val="24"/>
                  <w:szCs w:val="24"/>
                  <w:lang w:val="uz-Cyrl-UZ"/>
                </w:rPr>
                <w:t>бўлиб-бўлиб</w:t>
              </w:r>
            </w:ins>
            <w:ins w:id="364" w:author="Nozimjon Ortiqov" w:date="2026-02-23T20:29:00Z" w16du:dateUtc="2026-02-23T15:29:00Z">
              <w:r w:rsidR="004E10FA" w:rsidRPr="009C4BAE">
                <w:rPr>
                  <w:rFonts w:ascii="Roboto" w:hAnsi="Roboto" w:cstheme="minorHAnsi"/>
                  <w:i/>
                  <w:iCs/>
                  <w:sz w:val="24"/>
                  <w:szCs w:val="24"/>
                  <w:lang w:val="uz-Cyrl-UZ"/>
                </w:rPr>
                <w:t xml:space="preserve"> тўлаш, насия)</w:t>
              </w:r>
            </w:ins>
            <w:r w:rsidRPr="009C4BAE">
              <w:rPr>
                <w:rFonts w:ascii="Roboto" w:hAnsi="Roboto" w:cstheme="minorHAnsi"/>
                <w:i/>
                <w:iCs/>
                <w:sz w:val="24"/>
                <w:szCs w:val="24"/>
                <w:lang w:val="uz-Cyrl-UZ"/>
              </w:rPr>
              <w:t xml:space="preserve"> </w:t>
            </w:r>
            <w:del w:id="365" w:author="Nozimjon Ortiqov" w:date="2026-02-23T20:28:00Z" w16du:dateUtc="2026-02-23T15:28:00Z">
              <w:r w:rsidRPr="009C4BAE" w:rsidDel="004E10FA">
                <w:rPr>
                  <w:rFonts w:ascii="Roboto" w:hAnsi="Roboto" w:cstheme="minorHAnsi"/>
                  <w:i/>
                  <w:iCs/>
                  <w:sz w:val="24"/>
                  <w:szCs w:val="24"/>
                  <w:lang w:val="uz-Cyrl-UZ"/>
                </w:rPr>
                <w:delText>(рассрочка сервиси)</w:delText>
              </w:r>
            </w:del>
          </w:p>
        </w:tc>
      </w:tr>
      <w:tr w:rsidR="00DC169C" w:rsidRPr="009C4BAE" w14:paraId="7070C017" w14:textId="77777777" w:rsidTr="00DC169C">
        <w:tc>
          <w:tcPr>
            <w:tcW w:w="3114" w:type="dxa"/>
          </w:tcPr>
          <w:p w14:paraId="3B3C49C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CFR</w:t>
            </w:r>
          </w:p>
        </w:tc>
        <w:tc>
          <w:tcPr>
            <w:tcW w:w="6514" w:type="dxa"/>
          </w:tcPr>
          <w:p w14:paraId="12E82F7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Code of Federal Regulations; АҚШ федерал қоидалар тўплами</w:t>
            </w:r>
          </w:p>
        </w:tc>
      </w:tr>
      <w:tr w:rsidR="00DC169C" w:rsidRPr="009C4BAE" w14:paraId="59824BB2" w14:textId="77777777" w:rsidTr="00DC169C">
        <w:tc>
          <w:tcPr>
            <w:tcW w:w="3114" w:type="dxa"/>
          </w:tcPr>
          <w:p w14:paraId="30861B7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CFPB</w:t>
            </w:r>
          </w:p>
        </w:tc>
        <w:tc>
          <w:tcPr>
            <w:tcW w:w="6514" w:type="dxa"/>
          </w:tcPr>
          <w:p w14:paraId="23D9118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Consumer Financial Protection Bureau; Истеъмолчилар молиявий ҳимояси бюроси (АҚШ)</w:t>
            </w:r>
          </w:p>
        </w:tc>
      </w:tr>
      <w:tr w:rsidR="00DC169C" w:rsidRPr="009C4BAE" w14:paraId="6E841F93" w14:textId="77777777" w:rsidTr="00DC169C">
        <w:tc>
          <w:tcPr>
            <w:tcW w:w="3114" w:type="dxa"/>
          </w:tcPr>
          <w:p w14:paraId="769EDBD4"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EBT</w:t>
            </w:r>
          </w:p>
        </w:tc>
        <w:tc>
          <w:tcPr>
            <w:tcW w:w="6514" w:type="dxa"/>
          </w:tcPr>
          <w:p w14:paraId="476450FF"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Electronic Benefits Transfer; имтиёз/нафақалар учун электрон тўлов тизими (АҚШ)</w:t>
            </w:r>
          </w:p>
        </w:tc>
      </w:tr>
      <w:tr w:rsidR="00DC169C" w:rsidRPr="009C4BAE" w14:paraId="0D212B4B" w14:textId="77777777" w:rsidTr="00DC169C">
        <w:tc>
          <w:tcPr>
            <w:tcW w:w="3114" w:type="dxa"/>
          </w:tcPr>
          <w:p w14:paraId="5DBC3B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FCA</w:t>
            </w:r>
          </w:p>
        </w:tc>
        <w:tc>
          <w:tcPr>
            <w:tcW w:w="6514" w:type="dxa"/>
          </w:tcPr>
          <w:p w14:paraId="194528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Conduct Authority; молиявий хулқ-атворни назорат қилиш органи (Буюк Британия)</w:t>
            </w:r>
          </w:p>
        </w:tc>
      </w:tr>
      <w:tr w:rsidR="00DC169C" w:rsidRPr="009C4BAE" w14:paraId="30C8010C" w14:textId="77777777" w:rsidTr="00DC169C">
        <w:tc>
          <w:tcPr>
            <w:tcW w:w="3114" w:type="dxa"/>
          </w:tcPr>
          <w:p w14:paraId="4C86A3A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FDCPA</w:t>
            </w:r>
          </w:p>
        </w:tc>
        <w:tc>
          <w:tcPr>
            <w:tcW w:w="6514" w:type="dxa"/>
          </w:tcPr>
          <w:p w14:paraId="64411B7A"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Fair Debt Collection Practices Act; қарз ундириш амалиётини адолатли юритиш тўғрисидаги қонун (АҚШ)</w:t>
            </w:r>
          </w:p>
        </w:tc>
      </w:tr>
      <w:tr w:rsidR="00DC169C" w:rsidRPr="009C4BAE" w14:paraId="6A7A6463" w14:textId="77777777" w:rsidTr="00DC169C">
        <w:tc>
          <w:tcPr>
            <w:tcW w:w="3114" w:type="dxa"/>
          </w:tcPr>
          <w:p w14:paraId="03DCE827" w14:textId="77777777" w:rsidR="00DC169C" w:rsidRPr="009C4BAE" w:rsidRDefault="00DC169C" w:rsidP="004E743C">
            <w:pPr>
              <w:spacing w:after="80"/>
              <w:ind w:firstLine="567"/>
              <w:rPr>
                <w:rFonts w:ascii="Roboto" w:hAnsi="Roboto" w:cstheme="minorHAnsi"/>
                <w:i/>
                <w:iCs/>
                <w:sz w:val="24"/>
                <w:szCs w:val="24"/>
                <w:lang w:val="uz-Cyrl-UZ"/>
                <w:rPrChange w:id="366" w:author="Nozimjon Ortiqov" w:date="2026-02-24T09:31:00Z" w16du:dateUtc="2026-02-24T04:31:00Z">
                  <w:rPr>
                    <w:rFonts w:ascii="Roboto" w:hAnsi="Roboto" w:cstheme="minorHAnsi"/>
                    <w:i/>
                    <w:iCs/>
                    <w:sz w:val="24"/>
                    <w:szCs w:val="24"/>
                    <w:lang w:val="en-US"/>
                  </w:rPr>
                </w:rPrChange>
              </w:rPr>
            </w:pPr>
            <w:r w:rsidRPr="009C4BAE">
              <w:rPr>
                <w:rFonts w:ascii="Roboto" w:hAnsi="Roboto" w:cstheme="minorHAnsi"/>
                <w:i/>
                <w:iCs/>
                <w:sz w:val="24"/>
                <w:szCs w:val="24"/>
                <w:lang w:val="uz-Cyrl-UZ"/>
              </w:rPr>
              <w:t>FSAP</w:t>
            </w:r>
          </w:p>
        </w:tc>
        <w:tc>
          <w:tcPr>
            <w:tcW w:w="6514" w:type="dxa"/>
          </w:tcPr>
          <w:p w14:paraId="4CC2DBE3" w14:textId="369EA28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Sector Assessment Program; молиявий секторни баҳолаш дастури (ХВЖ</w:t>
            </w:r>
            <w:r w:rsidR="00231058" w:rsidRPr="009C4BAE">
              <w:rPr>
                <w:rFonts w:ascii="Roboto" w:hAnsi="Roboto" w:cstheme="minorHAnsi"/>
                <w:i/>
                <w:iCs/>
                <w:sz w:val="24"/>
                <w:szCs w:val="24"/>
                <w:lang w:val="uz-Cyrl-UZ"/>
              </w:rPr>
              <w:t xml:space="preserve"> ва </w:t>
            </w:r>
            <w:r w:rsidRPr="009C4BAE">
              <w:rPr>
                <w:rFonts w:ascii="Roboto" w:hAnsi="Roboto" w:cstheme="minorHAnsi"/>
                <w:i/>
                <w:iCs/>
                <w:sz w:val="24"/>
                <w:szCs w:val="24"/>
                <w:lang w:val="uz-Cyrl-UZ"/>
              </w:rPr>
              <w:t>Жаҳон банки)</w:t>
            </w:r>
          </w:p>
        </w:tc>
      </w:tr>
      <w:tr w:rsidR="00DC169C" w:rsidRPr="009C4BAE" w14:paraId="46C70625" w14:textId="77777777" w:rsidTr="00DC169C">
        <w:tc>
          <w:tcPr>
            <w:tcW w:w="3114" w:type="dxa"/>
          </w:tcPr>
          <w:p w14:paraId="746A0A6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GAO</w:t>
            </w:r>
          </w:p>
        </w:tc>
        <w:tc>
          <w:tcPr>
            <w:tcW w:w="6514" w:type="dxa"/>
          </w:tcPr>
          <w:p w14:paraId="231DBC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Government Accountability Office; АҚШ ҳукумат ҳисоб палатаси</w:t>
            </w:r>
          </w:p>
        </w:tc>
      </w:tr>
      <w:tr w:rsidR="00DC169C" w:rsidRPr="009C4BAE" w14:paraId="4C1062E3" w14:textId="77777777" w:rsidTr="00DC169C">
        <w:tc>
          <w:tcPr>
            <w:tcW w:w="3114" w:type="dxa"/>
          </w:tcPr>
          <w:p w14:paraId="5C439035" w14:textId="7AC8011D"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ХВЖ</w:t>
            </w:r>
          </w:p>
        </w:tc>
        <w:tc>
          <w:tcPr>
            <w:tcW w:w="6514" w:type="dxa"/>
          </w:tcPr>
          <w:p w14:paraId="27002822" w14:textId="42EACEA0"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Халқаро валюта жамғармаси</w:t>
            </w:r>
          </w:p>
        </w:tc>
      </w:tr>
      <w:tr w:rsidR="00DC169C" w:rsidRPr="009C4BAE" w14:paraId="32A3777F" w14:textId="77777777" w:rsidTr="00DC169C">
        <w:tc>
          <w:tcPr>
            <w:tcW w:w="3114" w:type="dxa"/>
          </w:tcPr>
          <w:p w14:paraId="2BAE83B2" w14:textId="79AA0BF4"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ЯИМ </w:t>
            </w:r>
          </w:p>
        </w:tc>
        <w:tc>
          <w:tcPr>
            <w:tcW w:w="6514" w:type="dxa"/>
          </w:tcPr>
          <w:p w14:paraId="60FF0659" w14:textId="6E836C9E"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Ялпи </w:t>
            </w:r>
            <w:r w:rsidR="00DC169C" w:rsidRPr="009C4BAE">
              <w:rPr>
                <w:rFonts w:ascii="Roboto" w:hAnsi="Roboto" w:cstheme="minorHAnsi"/>
                <w:i/>
                <w:iCs/>
                <w:sz w:val="24"/>
                <w:szCs w:val="24"/>
                <w:lang w:val="uz-Cyrl-UZ"/>
              </w:rPr>
              <w:t>ички маҳсулот</w:t>
            </w:r>
          </w:p>
        </w:tc>
      </w:tr>
      <w:tr w:rsidR="00DC169C" w:rsidRPr="009C4BAE" w14:paraId="7DF656FE" w14:textId="77777777" w:rsidTr="00DC169C">
        <w:tc>
          <w:tcPr>
            <w:tcW w:w="3114" w:type="dxa"/>
          </w:tcPr>
          <w:p w14:paraId="442C23F2"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IP</w:t>
            </w:r>
          </w:p>
        </w:tc>
        <w:tc>
          <w:tcPr>
            <w:tcW w:w="6514" w:type="dxa"/>
          </w:tcPr>
          <w:p w14:paraId="6C6BC876" w14:textId="7D4359AB" w:rsidR="00DC169C" w:rsidRPr="009C4BAE" w:rsidRDefault="00DC169C" w:rsidP="005C61F3">
            <w:pPr>
              <w:spacing w:after="80"/>
              <w:rPr>
                <w:rFonts w:ascii="Roboto" w:hAnsi="Roboto" w:cstheme="minorHAnsi"/>
                <w:i/>
                <w:iCs/>
                <w:sz w:val="24"/>
                <w:szCs w:val="24"/>
                <w:lang w:val="uz-Cyrl-UZ"/>
              </w:rPr>
            </w:pPr>
            <w:del w:id="367" w:author="Nozimjon Ortiqov" w:date="2026-02-23T20:29:00Z" w16du:dateUtc="2026-02-23T15:29:00Z">
              <w:r w:rsidRPr="009C4BAE" w:rsidDel="000C4C36">
                <w:rPr>
                  <w:rFonts w:ascii="Roboto" w:hAnsi="Roboto" w:cstheme="minorHAnsi"/>
                  <w:i/>
                  <w:iCs/>
                  <w:sz w:val="24"/>
                  <w:szCs w:val="24"/>
                  <w:lang w:val="uz-Cyrl-UZ"/>
                </w:rPr>
                <w:delText xml:space="preserve">Internet Protocol; </w:delText>
              </w:r>
            </w:del>
            <w:r w:rsidRPr="009C4BAE">
              <w:rPr>
                <w:rFonts w:ascii="Roboto" w:hAnsi="Roboto" w:cstheme="minorHAnsi"/>
                <w:i/>
                <w:iCs/>
                <w:sz w:val="24"/>
                <w:szCs w:val="24"/>
                <w:lang w:val="uz-Cyrl-UZ"/>
              </w:rPr>
              <w:t>IP-адрес (тармоқ манзили)</w:t>
            </w:r>
          </w:p>
        </w:tc>
      </w:tr>
      <w:tr w:rsidR="00DC169C" w:rsidRPr="009C4BAE" w14:paraId="351C627A" w14:textId="77777777" w:rsidTr="00DC169C">
        <w:tc>
          <w:tcPr>
            <w:tcW w:w="3114" w:type="dxa"/>
          </w:tcPr>
          <w:p w14:paraId="6E743F7D"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KPI</w:t>
            </w:r>
          </w:p>
        </w:tc>
        <w:tc>
          <w:tcPr>
            <w:tcW w:w="6514" w:type="dxa"/>
          </w:tcPr>
          <w:p w14:paraId="7CB489EE"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Key Performance Indicators; асосий самарадорлик кўрсаткичлари</w:t>
            </w:r>
          </w:p>
        </w:tc>
      </w:tr>
      <w:tr w:rsidR="00DC169C" w:rsidRPr="009C4BAE" w14:paraId="41E58020" w14:textId="77777777" w:rsidTr="00DC169C">
        <w:tc>
          <w:tcPr>
            <w:tcW w:w="3114" w:type="dxa"/>
          </w:tcPr>
          <w:p w14:paraId="1CFAB54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МРП</w:t>
            </w:r>
          </w:p>
        </w:tc>
        <w:tc>
          <w:tcPr>
            <w:tcW w:w="6514" w:type="dxa"/>
          </w:tcPr>
          <w:p w14:paraId="5908CE77" w14:textId="07A0A006"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Ойлик </w:t>
            </w:r>
            <w:r w:rsidR="00DC169C" w:rsidRPr="009C4BAE">
              <w:rPr>
                <w:rFonts w:ascii="Roboto" w:hAnsi="Roboto" w:cstheme="minorHAnsi"/>
                <w:i/>
                <w:iCs/>
                <w:sz w:val="24"/>
                <w:szCs w:val="24"/>
                <w:lang w:val="uz-Cyrl-UZ"/>
              </w:rPr>
              <w:t>ҳисоб-китоб кўрсаткичи (Қозоғистон)</w:t>
            </w:r>
          </w:p>
        </w:tc>
      </w:tr>
      <w:tr w:rsidR="00DC169C" w:rsidRPr="009C4BAE" w14:paraId="1BC83792" w14:textId="77777777" w:rsidTr="00DC169C">
        <w:tc>
          <w:tcPr>
            <w:tcW w:w="3114" w:type="dxa"/>
          </w:tcPr>
          <w:p w14:paraId="1C711DC0"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NCCP Act</w:t>
            </w:r>
          </w:p>
        </w:tc>
        <w:tc>
          <w:tcPr>
            <w:tcW w:w="6514" w:type="dxa"/>
          </w:tcPr>
          <w:p w14:paraId="3A8F053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National Consumer Credit Protection Act; истеъмол кредитларини ҳимоя қилиш тўғрисидаги қонун (Австралия)</w:t>
            </w:r>
          </w:p>
        </w:tc>
      </w:tr>
      <w:tr w:rsidR="00DC169C" w:rsidRPr="009C4BAE" w14:paraId="565C1CCF" w14:textId="77777777" w:rsidTr="00DC169C">
        <w:tc>
          <w:tcPr>
            <w:tcW w:w="3114" w:type="dxa"/>
          </w:tcPr>
          <w:p w14:paraId="6B08AA0A"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NPL</w:t>
            </w:r>
          </w:p>
        </w:tc>
        <w:tc>
          <w:tcPr>
            <w:tcW w:w="6514" w:type="dxa"/>
          </w:tcPr>
          <w:p w14:paraId="46701ED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Non-Performing Loans; муаммоли кредитлар</w:t>
            </w:r>
          </w:p>
        </w:tc>
      </w:tr>
      <w:tr w:rsidR="00DC169C" w:rsidRPr="009C4BAE" w14:paraId="6ACE4716" w14:textId="77777777" w:rsidTr="00DC169C">
        <w:tc>
          <w:tcPr>
            <w:tcW w:w="3114" w:type="dxa"/>
          </w:tcPr>
          <w:p w14:paraId="26CA10F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PAngV</w:t>
            </w:r>
          </w:p>
        </w:tc>
        <w:tc>
          <w:tcPr>
            <w:tcW w:w="6514" w:type="dxa"/>
          </w:tcPr>
          <w:p w14:paraId="30F96617"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Preisangabenverordnung; “Нархларни кўрсатиш тартиби тўғрисидаги низом” (Германия)</w:t>
            </w:r>
          </w:p>
        </w:tc>
      </w:tr>
      <w:tr w:rsidR="00DC169C" w:rsidRPr="009C4BAE" w14:paraId="08E10ABF" w14:textId="77777777" w:rsidTr="00DC169C">
        <w:tc>
          <w:tcPr>
            <w:tcW w:w="3114" w:type="dxa"/>
          </w:tcPr>
          <w:p w14:paraId="068A02D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SMS</w:t>
            </w:r>
          </w:p>
        </w:tc>
        <w:tc>
          <w:tcPr>
            <w:tcW w:w="6514" w:type="dxa"/>
          </w:tcPr>
          <w:p w14:paraId="779ACE16"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Short Message Service; SMS-хабарнома</w:t>
            </w:r>
          </w:p>
        </w:tc>
      </w:tr>
      <w:tr w:rsidR="00DC169C" w:rsidRPr="009C4BAE" w14:paraId="40BEBAE4" w14:textId="77777777" w:rsidTr="00DC169C">
        <w:tc>
          <w:tcPr>
            <w:tcW w:w="3114" w:type="dxa"/>
          </w:tcPr>
          <w:p w14:paraId="3C65F27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SNAP</w:t>
            </w:r>
          </w:p>
        </w:tc>
        <w:tc>
          <w:tcPr>
            <w:tcW w:w="6514" w:type="dxa"/>
          </w:tcPr>
          <w:p w14:paraId="2E13981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Supplemental Nutrition Assistance Program; озиқ-овқат учун давлат ёрдами дастури (АҚШ)</w:t>
            </w:r>
          </w:p>
        </w:tc>
      </w:tr>
      <w:tr w:rsidR="00DC169C" w:rsidRPr="009C4BAE" w14:paraId="25FF94AC" w14:textId="77777777" w:rsidTr="00DC169C">
        <w:tc>
          <w:tcPr>
            <w:tcW w:w="3114" w:type="dxa"/>
          </w:tcPr>
          <w:p w14:paraId="7014A56D" w14:textId="7D2BDE1D" w:rsidR="00DC169C" w:rsidRPr="009C4BAE" w:rsidRDefault="000A22E4"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СҚБ</w:t>
            </w:r>
          </w:p>
        </w:tc>
        <w:tc>
          <w:tcPr>
            <w:tcW w:w="6514" w:type="dxa"/>
          </w:tcPr>
          <w:p w14:paraId="631B3650"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Саноатқурилишбанк</w:t>
            </w:r>
          </w:p>
        </w:tc>
      </w:tr>
      <w:tr w:rsidR="00DC169C" w:rsidRPr="009C4BAE" w14:paraId="4C48D216" w14:textId="77777777" w:rsidTr="00DC169C">
        <w:tc>
          <w:tcPr>
            <w:tcW w:w="3114" w:type="dxa"/>
          </w:tcPr>
          <w:p w14:paraId="58F75C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TAEG</w:t>
            </w:r>
          </w:p>
        </w:tc>
        <w:tc>
          <w:tcPr>
            <w:tcW w:w="6514" w:type="dxa"/>
          </w:tcPr>
          <w:p w14:paraId="24AE42E3"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Taux annuel effectif global; йиллик тўлиқ самарали фоиз ставкаси (Франция)</w:t>
            </w:r>
          </w:p>
        </w:tc>
      </w:tr>
      <w:tr w:rsidR="00DC169C" w:rsidRPr="009C4BAE" w14:paraId="1B22644C" w14:textId="77777777" w:rsidTr="00DC169C">
        <w:tc>
          <w:tcPr>
            <w:tcW w:w="3114" w:type="dxa"/>
          </w:tcPr>
          <w:p w14:paraId="20B064B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UzCard</w:t>
            </w:r>
          </w:p>
        </w:tc>
        <w:tc>
          <w:tcPr>
            <w:tcW w:w="6514" w:type="dxa"/>
          </w:tcPr>
          <w:p w14:paraId="2A15A331" w14:textId="63DD17E8"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UzCard тўлов тизими</w:t>
            </w:r>
            <w:del w:id="368" w:author="Nozimjon Ortiqov" w:date="2026-02-23T20:29:00Z" w16du:dateUtc="2026-02-23T15:29:00Z">
              <w:r w:rsidRPr="009C4BAE" w:rsidDel="000C4C36">
                <w:rPr>
                  <w:rFonts w:ascii="Roboto" w:hAnsi="Roboto" w:cstheme="minorHAnsi"/>
                  <w:i/>
                  <w:iCs/>
                  <w:sz w:val="24"/>
                  <w:szCs w:val="24"/>
                  <w:lang w:val="uz-Cyrl-UZ"/>
                </w:rPr>
                <w:delText>/карта бренди</w:delText>
              </w:r>
            </w:del>
            <w:r w:rsidRPr="009C4BAE">
              <w:rPr>
                <w:rFonts w:ascii="Roboto" w:hAnsi="Roboto" w:cstheme="minorHAnsi"/>
                <w:i/>
                <w:iCs/>
                <w:sz w:val="24"/>
                <w:szCs w:val="24"/>
                <w:lang w:val="uz-Cyrl-UZ"/>
              </w:rPr>
              <w:t xml:space="preserve"> (Ўзбекистон)</w:t>
            </w:r>
          </w:p>
        </w:tc>
      </w:tr>
      <w:tr w:rsidR="00DC169C" w:rsidRPr="009C4BAE" w14:paraId="6F7B3B0A" w14:textId="77777777" w:rsidTr="00DC169C">
        <w:tc>
          <w:tcPr>
            <w:tcW w:w="3114" w:type="dxa"/>
          </w:tcPr>
          <w:p w14:paraId="116E74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Humo</w:t>
            </w:r>
          </w:p>
        </w:tc>
        <w:tc>
          <w:tcPr>
            <w:tcW w:w="6514" w:type="dxa"/>
          </w:tcPr>
          <w:p w14:paraId="5581CBFB" w14:textId="4C41E8EE"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Humo тўлов тизими</w:t>
            </w:r>
            <w:del w:id="369" w:author="Nozimjon Ortiqov" w:date="2026-02-23T20:29:00Z" w16du:dateUtc="2026-02-23T15:29:00Z">
              <w:r w:rsidRPr="009C4BAE" w:rsidDel="000C4C36">
                <w:rPr>
                  <w:rFonts w:ascii="Roboto" w:hAnsi="Roboto" w:cstheme="minorHAnsi"/>
                  <w:i/>
                  <w:iCs/>
                  <w:sz w:val="24"/>
                  <w:szCs w:val="24"/>
                  <w:lang w:val="uz-Cyrl-UZ"/>
                </w:rPr>
                <w:delText>/карта бренди</w:delText>
              </w:r>
            </w:del>
            <w:r w:rsidRPr="009C4BAE">
              <w:rPr>
                <w:rFonts w:ascii="Roboto" w:hAnsi="Roboto" w:cstheme="minorHAnsi"/>
                <w:i/>
                <w:iCs/>
                <w:sz w:val="24"/>
                <w:szCs w:val="24"/>
                <w:lang w:val="uz-Cyrl-UZ"/>
              </w:rPr>
              <w:t xml:space="preserve"> (Ўзбекистон)</w:t>
            </w:r>
          </w:p>
        </w:tc>
      </w:tr>
      <w:tr w:rsidR="00DC169C" w:rsidRPr="009C4BAE" w14:paraId="71B7D72C" w14:textId="77777777" w:rsidTr="00DC169C">
        <w:tc>
          <w:tcPr>
            <w:tcW w:w="3114" w:type="dxa"/>
          </w:tcPr>
          <w:p w14:paraId="6594ED2F"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ЖШШИР</w:t>
            </w:r>
          </w:p>
        </w:tc>
        <w:tc>
          <w:tcPr>
            <w:tcW w:w="6514" w:type="dxa"/>
          </w:tcPr>
          <w:p w14:paraId="1D5C1C56" w14:textId="4A974DA6" w:rsidR="00DC169C" w:rsidRPr="009C4BAE" w:rsidRDefault="00DC169C" w:rsidP="005C61F3">
            <w:pPr>
              <w:spacing w:after="80"/>
              <w:rPr>
                <w:rFonts w:ascii="Roboto" w:hAnsi="Roboto" w:cstheme="minorHAnsi"/>
                <w:i/>
                <w:iCs/>
                <w:sz w:val="24"/>
                <w:szCs w:val="24"/>
                <w:lang w:val="uz-Cyrl-UZ"/>
              </w:rPr>
            </w:pPr>
            <w:del w:id="370" w:author="Nozimjon Ortiqov" w:date="2026-02-23T20:29:00Z" w16du:dateUtc="2026-02-23T15:29:00Z">
              <w:r w:rsidRPr="009C4BAE" w:rsidDel="000C4C36">
                <w:rPr>
                  <w:rFonts w:ascii="Roboto" w:hAnsi="Roboto" w:cstheme="minorHAnsi"/>
                  <w:i/>
                  <w:iCs/>
                  <w:sz w:val="24"/>
                  <w:szCs w:val="24"/>
                  <w:lang w:val="uz-Cyrl-UZ"/>
                </w:rPr>
                <w:delText xml:space="preserve">жисмоний </w:delText>
              </w:r>
            </w:del>
            <w:ins w:id="371" w:author="Nozimjon Ortiqov" w:date="2026-02-23T20:29:00Z" w16du:dateUtc="2026-02-23T15:29:00Z">
              <w:r w:rsidR="000C4C36" w:rsidRPr="009C4BAE">
                <w:rPr>
                  <w:rFonts w:ascii="Roboto" w:hAnsi="Roboto" w:cstheme="minorHAnsi"/>
                  <w:i/>
                  <w:iCs/>
                  <w:sz w:val="24"/>
                  <w:szCs w:val="24"/>
                  <w:lang w:val="uz-Cyrl-UZ"/>
                </w:rPr>
                <w:t xml:space="preserve">Жисмоний </w:t>
              </w:r>
            </w:ins>
            <w:r w:rsidRPr="009C4BAE">
              <w:rPr>
                <w:rFonts w:ascii="Roboto" w:hAnsi="Roboto" w:cstheme="minorHAnsi"/>
                <w:i/>
                <w:iCs/>
                <w:sz w:val="24"/>
                <w:szCs w:val="24"/>
                <w:lang w:val="uz-Cyrl-UZ"/>
              </w:rPr>
              <w:t>шахснинг шахсий идентификация рақами</w:t>
            </w:r>
          </w:p>
        </w:tc>
      </w:tr>
      <w:tr w:rsidR="00DC169C" w:rsidRPr="009C4BAE" w14:paraId="40F0306C" w14:textId="77777777" w:rsidTr="00DC169C">
        <w:tc>
          <w:tcPr>
            <w:tcW w:w="3114" w:type="dxa"/>
          </w:tcPr>
          <w:p w14:paraId="34C69B3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МИБ</w:t>
            </w:r>
          </w:p>
        </w:tc>
        <w:tc>
          <w:tcPr>
            <w:tcW w:w="6514" w:type="dxa"/>
          </w:tcPr>
          <w:p w14:paraId="423D3392"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Мажбурий ижро бюроси</w:t>
            </w:r>
          </w:p>
        </w:tc>
      </w:tr>
      <w:tr w:rsidR="00DC169C" w:rsidRPr="009C4BAE" w14:paraId="26544DC1" w14:textId="77777777" w:rsidTr="00DC169C">
        <w:tc>
          <w:tcPr>
            <w:tcW w:w="3114" w:type="dxa"/>
          </w:tcPr>
          <w:p w14:paraId="597E64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КАТМ</w:t>
            </w:r>
          </w:p>
        </w:tc>
        <w:tc>
          <w:tcPr>
            <w:tcW w:w="6514" w:type="dxa"/>
          </w:tcPr>
          <w:p w14:paraId="60E40302" w14:textId="73957123" w:rsidR="00DC169C" w:rsidRPr="009C4BAE" w:rsidRDefault="00231058"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Кредит-ахборот таҳлилий маркази</w:t>
            </w:r>
          </w:p>
        </w:tc>
      </w:tr>
    </w:tbl>
    <w:p w14:paraId="4B3831D9" w14:textId="2EE6533B" w:rsidR="00DC169C" w:rsidRPr="009C4BAE" w:rsidRDefault="00DC169C" w:rsidP="004E743C">
      <w:pPr>
        <w:ind w:firstLine="567"/>
        <w:rPr>
          <w:rFonts w:ascii="Roboto" w:hAnsi="Roboto" w:cstheme="minorHAnsi"/>
          <w:b/>
          <w:bCs/>
          <w:color w:val="0070C0"/>
          <w:sz w:val="24"/>
          <w:szCs w:val="24"/>
          <w:lang w:val="uz-Cyrl-UZ"/>
          <w:rPrChange w:id="372" w:author="Nozimjon Ortiqov" w:date="2026-02-24T09:31:00Z" w16du:dateUtc="2026-02-24T04:31:00Z">
            <w:rPr>
              <w:rFonts w:ascii="Roboto" w:hAnsi="Roboto" w:cstheme="minorHAnsi"/>
              <w:b/>
              <w:bCs/>
              <w:color w:val="0070C0"/>
              <w:sz w:val="24"/>
              <w:szCs w:val="24"/>
              <w:lang w:val="en-US"/>
            </w:rPr>
          </w:rPrChange>
        </w:rPr>
        <w:sectPr w:rsidR="00DC169C" w:rsidRPr="009C4BAE" w:rsidSect="001E6018">
          <w:type w:val="continuous"/>
          <w:pgSz w:w="11906" w:h="16838"/>
          <w:pgMar w:top="851" w:right="1134" w:bottom="1134" w:left="1134" w:header="709" w:footer="432" w:gutter="0"/>
          <w:cols w:space="708"/>
          <w:titlePg/>
          <w:docGrid w:linePitch="360"/>
        </w:sectPr>
      </w:pPr>
    </w:p>
    <w:p w14:paraId="372575EB" w14:textId="2B910BC0" w:rsidR="00ED6232" w:rsidRPr="009C4BAE" w:rsidRDefault="00ED6232" w:rsidP="004E743C">
      <w:pPr>
        <w:pStyle w:val="1"/>
        <w:spacing w:after="240" w:line="288" w:lineRule="auto"/>
        <w:ind w:firstLine="567"/>
        <w:rPr>
          <w:rFonts w:ascii="Roboto" w:hAnsi="Roboto" w:cstheme="minorHAnsi"/>
          <w:b/>
          <w:bCs/>
          <w:color w:val="002060"/>
          <w:sz w:val="30"/>
          <w:szCs w:val="30"/>
          <w:lang w:val="uz-Cyrl-UZ"/>
          <w:rPrChange w:id="373" w:author="Nozimjon Ortiqov" w:date="2026-02-24T09:31:00Z" w16du:dateUtc="2026-02-24T04:31:00Z">
            <w:rPr>
              <w:rFonts w:ascii="Roboto" w:hAnsi="Roboto" w:cstheme="minorHAnsi"/>
              <w:b/>
              <w:bCs/>
              <w:color w:val="002060"/>
              <w:lang w:val="uz-Cyrl-UZ"/>
            </w:rPr>
          </w:rPrChange>
        </w:rPr>
      </w:pPr>
      <w:bookmarkStart w:id="374" w:name="_Toc222630367"/>
      <w:bookmarkStart w:id="375" w:name="_Toc220157896"/>
      <w:bookmarkEnd w:id="10"/>
      <w:del w:id="376" w:author="Nozimjon Ortiqov" w:date="2026-02-23T20:33:00Z" w16du:dateUtc="2026-02-23T15:33:00Z">
        <w:r w:rsidRPr="009C4BAE" w:rsidDel="008530BC">
          <w:rPr>
            <w:rFonts w:ascii="Roboto" w:hAnsi="Roboto" w:cstheme="minorHAnsi"/>
            <w:b/>
            <w:bCs/>
            <w:color w:val="002060"/>
            <w:sz w:val="30"/>
            <w:szCs w:val="30"/>
            <w:lang w:val="uz-Cyrl-UZ"/>
            <w:rPrChange w:id="377" w:author="Nozimjon Ortiqov" w:date="2026-02-24T09:31:00Z" w16du:dateUtc="2026-02-24T04:31:00Z">
              <w:rPr>
                <w:rFonts w:ascii="Roboto" w:hAnsi="Roboto" w:cstheme="minorHAnsi"/>
                <w:b/>
                <w:bCs/>
                <w:color w:val="002060"/>
                <w:lang w:val="uz-Cyrl-UZ"/>
              </w:rPr>
            </w:rPrChange>
          </w:rPr>
          <w:lastRenderedPageBreak/>
          <w:delText>I. </w:delText>
        </w:r>
      </w:del>
      <w:r w:rsidRPr="009C4BAE">
        <w:rPr>
          <w:rFonts w:ascii="Roboto" w:hAnsi="Roboto" w:cstheme="minorHAnsi"/>
          <w:b/>
          <w:bCs/>
          <w:color w:val="002060"/>
          <w:sz w:val="30"/>
          <w:szCs w:val="30"/>
          <w:lang w:val="uz-Cyrl-UZ"/>
          <w:rPrChange w:id="378" w:author="Nozimjon Ortiqov" w:date="2026-02-24T09:31:00Z" w16du:dateUtc="2026-02-24T04:31:00Z">
            <w:rPr>
              <w:rFonts w:ascii="Roboto" w:hAnsi="Roboto" w:cstheme="minorHAnsi"/>
              <w:b/>
              <w:bCs/>
              <w:color w:val="002060"/>
              <w:lang w:val="uz-Cyrl-UZ"/>
            </w:rPr>
          </w:rPrChange>
        </w:rPr>
        <w:t>Қисқа резюме</w:t>
      </w:r>
      <w:bookmarkEnd w:id="374"/>
    </w:p>
    <w:p w14:paraId="1FEB16E6" w14:textId="031A94B0" w:rsidR="007F591E" w:rsidRPr="009C4BAE" w:rsidRDefault="001D7852">
      <w:pPr>
        <w:spacing w:before="120" w:after="0" w:line="288" w:lineRule="auto"/>
        <w:ind w:firstLine="567"/>
        <w:jc w:val="both"/>
        <w:rPr>
          <w:rFonts w:ascii="Roboto" w:eastAsia="Times New Roman" w:hAnsi="Roboto" w:cstheme="minorHAnsi"/>
          <w:color w:val="000000"/>
          <w:sz w:val="26"/>
          <w:szCs w:val="26"/>
          <w:lang w:val="uz-Cyrl-UZ" w:eastAsia="ru-RU"/>
        </w:rPr>
        <w:pPrChange w:id="379" w:author="Nozimjon Ortiqov" w:date="2026-02-24T13:12:00Z" w16du:dateUtc="2026-02-24T08:12:00Z">
          <w:pPr>
            <w:spacing w:beforeLines="60" w:before="144" w:afterLines="60" w:after="144" w:line="288" w:lineRule="auto"/>
            <w:ind w:firstLine="708"/>
            <w:jc w:val="both"/>
          </w:pPr>
        </w:pPrChange>
      </w:pPr>
      <w:r w:rsidRPr="009C4BAE">
        <w:rPr>
          <w:rFonts w:ascii="Roboto" w:eastAsia="Times New Roman" w:hAnsi="Roboto" w:cstheme="minorHAnsi"/>
          <w:color w:val="000000"/>
          <w:sz w:val="26"/>
          <w:szCs w:val="26"/>
          <w:lang w:val="uz-Cyrl-UZ" w:eastAsia="ru-RU"/>
        </w:rPr>
        <w:t>Иқтисодий тадқиқотлар ва ислоҳотлар маркази томонидан Ўзбекистон</w:t>
      </w:r>
      <w:r w:rsidR="00F1370D" w:rsidRPr="009C4BAE">
        <w:rPr>
          <w:rFonts w:ascii="Roboto" w:eastAsia="Times New Roman" w:hAnsi="Roboto" w:cstheme="minorHAnsi"/>
          <w:color w:val="000000"/>
          <w:sz w:val="26"/>
          <w:szCs w:val="26"/>
          <w:lang w:val="uz-Cyrl-UZ" w:eastAsia="ru-RU"/>
        </w:rPr>
        <w:t>да</w:t>
      </w:r>
      <w:r w:rsidRPr="009C4BAE">
        <w:rPr>
          <w:rFonts w:ascii="Roboto" w:eastAsia="Times New Roman" w:hAnsi="Roboto" w:cstheme="minorHAnsi"/>
          <w:color w:val="000000"/>
          <w:sz w:val="26"/>
          <w:szCs w:val="26"/>
          <w:lang w:val="uz-Cyrl-UZ" w:eastAsia="ru-RU"/>
        </w:rPr>
        <w:t xml:space="preserve"> </w:t>
      </w:r>
      <w:r w:rsidR="00F1370D" w:rsidRPr="009C4BAE">
        <w:rPr>
          <w:rFonts w:ascii="Roboto" w:eastAsia="Times New Roman" w:hAnsi="Roboto" w:cstheme="minorHAnsi"/>
          <w:color w:val="000000"/>
          <w:sz w:val="26"/>
          <w:szCs w:val="26"/>
          <w:lang w:val="uz-Cyrl-UZ" w:eastAsia="ru-RU"/>
        </w:rPr>
        <w:t>қ</w:t>
      </w:r>
      <w:r w:rsidR="00A137DA" w:rsidRPr="009C4BAE">
        <w:rPr>
          <w:rFonts w:ascii="Roboto" w:eastAsia="Times New Roman" w:hAnsi="Roboto" w:cstheme="minorHAnsi"/>
          <w:color w:val="000000"/>
          <w:sz w:val="26"/>
          <w:szCs w:val="26"/>
          <w:lang w:val="uz-Cyrl-UZ" w:eastAsia="ru-RU"/>
        </w:rPr>
        <w:t xml:space="preserve">арз олиш амалиёти ва қарздорларнинг ўз мажбуриятларига муносабати </w:t>
      </w:r>
      <w:r w:rsidRPr="009C4BAE">
        <w:rPr>
          <w:rFonts w:ascii="Roboto" w:eastAsia="Times New Roman" w:hAnsi="Roboto" w:cstheme="minorHAnsi"/>
          <w:color w:val="000000"/>
          <w:sz w:val="26"/>
          <w:szCs w:val="26"/>
          <w:lang w:val="uz-Cyrl-UZ" w:eastAsia="ru-RU"/>
        </w:rPr>
        <w:t>юзасидан комплекс тадқиқот ўтказилди ҳамда халқаро тажриба асосида таклиф</w:t>
      </w:r>
      <w:r w:rsidR="00623DD9" w:rsidRPr="009C4BAE">
        <w:rPr>
          <w:rFonts w:ascii="Roboto" w:eastAsia="Times New Roman" w:hAnsi="Roboto" w:cstheme="minorHAnsi"/>
          <w:color w:val="000000"/>
          <w:sz w:val="26"/>
          <w:szCs w:val="26"/>
          <w:lang w:val="uz-Cyrl-UZ" w:eastAsia="ru-RU"/>
        </w:rPr>
        <w:t>-тавсия</w:t>
      </w:r>
      <w:r w:rsidRPr="009C4BAE">
        <w:rPr>
          <w:rFonts w:ascii="Roboto" w:eastAsia="Times New Roman" w:hAnsi="Roboto" w:cstheme="minorHAnsi"/>
          <w:color w:val="000000"/>
          <w:sz w:val="26"/>
          <w:szCs w:val="26"/>
          <w:lang w:val="uz-Cyrl-UZ" w:eastAsia="ru-RU"/>
        </w:rPr>
        <w:t>лар ишлаб чиқилди.</w:t>
      </w:r>
    </w:p>
    <w:p w14:paraId="6799222E" w14:textId="77777777" w:rsidR="003451BE" w:rsidRPr="009C4BAE" w:rsidRDefault="00F1370D">
      <w:pPr>
        <w:spacing w:before="120" w:after="0" w:line="288" w:lineRule="auto"/>
        <w:ind w:firstLine="567"/>
        <w:jc w:val="both"/>
        <w:rPr>
          <w:ins w:id="380" w:author="Nozimjon Ortiqov" w:date="2026-02-23T14:07:00Z" w16du:dateUtc="2026-02-23T09:07:00Z"/>
          <w:rFonts w:ascii="Roboto" w:eastAsia="Times New Roman" w:hAnsi="Roboto" w:cstheme="minorHAnsi"/>
          <w:color w:val="000000"/>
          <w:spacing w:val="-6"/>
          <w:sz w:val="26"/>
          <w:szCs w:val="26"/>
          <w:lang w:val="uz-Cyrl-UZ" w:eastAsia="ru-RU"/>
          <w:rPrChange w:id="381" w:author="Nozimjon Ortiqov" w:date="2026-02-24T09:31:00Z" w16du:dateUtc="2026-02-24T04:31:00Z">
            <w:rPr>
              <w:ins w:id="382" w:author="Nozimjon Ortiqov" w:date="2026-02-23T14:07:00Z" w16du:dateUtc="2026-02-23T09:07:00Z"/>
              <w:rFonts w:ascii="Roboto" w:eastAsia="Times New Roman" w:hAnsi="Roboto" w:cstheme="minorHAnsi"/>
              <w:color w:val="000000"/>
              <w:sz w:val="26"/>
              <w:szCs w:val="26"/>
              <w:lang w:val="uz-Cyrl-UZ" w:eastAsia="ru-RU"/>
            </w:rPr>
          </w:rPrChange>
        </w:rPr>
        <w:pPrChange w:id="383" w:author="Nozimjon Ortiqov" w:date="2026-02-24T13:12:00Z" w16du:dateUtc="2026-02-24T08:12:00Z">
          <w:pPr>
            <w:spacing w:beforeLines="60" w:before="144" w:afterLines="60" w:after="144" w:line="288" w:lineRule="auto"/>
            <w:ind w:firstLine="567"/>
            <w:jc w:val="both"/>
          </w:pPr>
        </w:pPrChange>
      </w:pPr>
      <w:r w:rsidRPr="009C4BAE">
        <w:rPr>
          <w:rFonts w:ascii="Roboto" w:eastAsia="Times New Roman" w:hAnsi="Roboto" w:cstheme="minorHAnsi"/>
          <w:color w:val="000000"/>
          <w:spacing w:val="-6"/>
          <w:sz w:val="26"/>
          <w:szCs w:val="26"/>
          <w:lang w:val="uz-Cyrl-UZ" w:eastAsia="ru-RU"/>
          <w:rPrChange w:id="384" w:author="Nozimjon Ortiqov" w:date="2026-02-24T09:31:00Z" w16du:dateUtc="2026-02-24T04:31:00Z">
            <w:rPr>
              <w:rFonts w:ascii="Roboto" w:eastAsia="Times New Roman" w:hAnsi="Roboto" w:cstheme="minorHAnsi"/>
              <w:color w:val="000000"/>
              <w:sz w:val="26"/>
              <w:szCs w:val="26"/>
              <w:lang w:val="uz-Cyrl-UZ" w:eastAsia="ru-RU"/>
            </w:rPr>
          </w:rPrChange>
        </w:rPr>
        <w:t xml:space="preserve">Мазкур ҳисобот Ўзбекистон Республикаси Марказий банки буюртмасига </w:t>
      </w:r>
      <w:r w:rsidR="00623DD9" w:rsidRPr="009C4BAE">
        <w:rPr>
          <w:rFonts w:ascii="Roboto" w:eastAsia="Times New Roman" w:hAnsi="Roboto" w:cstheme="minorHAnsi"/>
          <w:color w:val="000000"/>
          <w:spacing w:val="-6"/>
          <w:sz w:val="26"/>
          <w:szCs w:val="26"/>
          <w:lang w:val="uz-Cyrl-UZ" w:eastAsia="ru-RU"/>
          <w:rPrChange w:id="385" w:author="Nozimjon Ortiqov" w:date="2026-02-24T09:31:00Z" w16du:dateUtc="2026-02-24T04:31:00Z">
            <w:rPr>
              <w:rFonts w:ascii="Roboto" w:eastAsia="Times New Roman" w:hAnsi="Roboto" w:cstheme="minorHAnsi"/>
              <w:color w:val="000000"/>
              <w:sz w:val="26"/>
              <w:szCs w:val="26"/>
              <w:lang w:val="uz-Cyrl-UZ" w:eastAsia="ru-RU"/>
            </w:rPr>
          </w:rPrChange>
        </w:rPr>
        <w:t>кўра</w:t>
      </w:r>
      <w:ins w:id="386" w:author="Nozimjon Ortiqov" w:date="2026-02-23T14:07:00Z" w16du:dateUtc="2026-02-23T09:07:00Z">
        <w:r w:rsidR="003451BE" w:rsidRPr="009C4BAE">
          <w:rPr>
            <w:rFonts w:ascii="Roboto" w:eastAsia="Times New Roman" w:hAnsi="Roboto" w:cstheme="minorHAnsi"/>
            <w:color w:val="000000"/>
            <w:spacing w:val="-6"/>
            <w:sz w:val="26"/>
            <w:szCs w:val="26"/>
            <w:lang w:val="uz-Cyrl-UZ" w:eastAsia="ru-RU"/>
            <w:rPrChange w:id="387" w:author="Nozimjon Ortiqov" w:date="2026-02-24T09:31:00Z" w16du:dateUtc="2026-02-24T04:31:00Z">
              <w:rPr>
                <w:rFonts w:ascii="Roboto" w:eastAsia="Times New Roman" w:hAnsi="Roboto" w:cstheme="minorHAnsi"/>
                <w:color w:val="000000"/>
                <w:sz w:val="26"/>
                <w:szCs w:val="26"/>
                <w:lang w:val="uz-Cyrl-UZ" w:eastAsia="ru-RU"/>
              </w:rPr>
            </w:rPrChange>
          </w:rPr>
          <w:t>:</w:t>
        </w:r>
      </w:ins>
      <w:r w:rsidRPr="009C4BAE">
        <w:rPr>
          <w:rFonts w:ascii="Roboto" w:eastAsia="Times New Roman" w:hAnsi="Roboto" w:cstheme="minorHAnsi"/>
          <w:color w:val="000000"/>
          <w:spacing w:val="-6"/>
          <w:sz w:val="26"/>
          <w:szCs w:val="26"/>
          <w:lang w:val="uz-Cyrl-UZ" w:eastAsia="ru-RU"/>
          <w:rPrChange w:id="388" w:author="Nozimjon Ortiqov" w:date="2026-02-24T09:31:00Z" w16du:dateUtc="2026-02-24T04:31:00Z">
            <w:rPr>
              <w:rFonts w:ascii="Roboto" w:eastAsia="Times New Roman" w:hAnsi="Roboto" w:cstheme="minorHAnsi"/>
              <w:color w:val="000000"/>
              <w:sz w:val="26"/>
              <w:szCs w:val="26"/>
              <w:lang w:val="uz-Cyrl-UZ" w:eastAsia="ru-RU"/>
            </w:rPr>
          </w:rPrChange>
        </w:rPr>
        <w:t xml:space="preserve"> </w:t>
      </w:r>
    </w:p>
    <w:p w14:paraId="1BA7986F" w14:textId="617E7555" w:rsidR="003451BE" w:rsidRPr="009C4BAE" w:rsidRDefault="00F1370D">
      <w:pPr>
        <w:pStyle w:val="a3"/>
        <w:numPr>
          <w:ilvl w:val="0"/>
          <w:numId w:val="9"/>
        </w:numPr>
        <w:spacing w:before="120" w:after="0" w:line="288" w:lineRule="auto"/>
        <w:ind w:left="0" w:firstLine="567"/>
        <w:contextualSpacing w:val="0"/>
        <w:jc w:val="both"/>
        <w:rPr>
          <w:ins w:id="389" w:author="Nozimjon Ortiqov" w:date="2026-02-23T14:07:00Z" w16du:dateUtc="2026-02-23T09:07:00Z"/>
          <w:rFonts w:ascii="Roboto" w:eastAsia="Times New Roman" w:hAnsi="Roboto" w:cstheme="minorHAnsi"/>
          <w:color w:val="000000"/>
          <w:sz w:val="26"/>
          <w:szCs w:val="26"/>
          <w:lang w:val="uz-Cyrl-UZ" w:eastAsia="ru-RU"/>
          <w:rPrChange w:id="390" w:author="Nozimjon Ortiqov" w:date="2026-02-24T09:31:00Z" w16du:dateUtc="2026-02-24T04:31:00Z">
            <w:rPr>
              <w:ins w:id="391" w:author="Nozimjon Ortiqov" w:date="2026-02-23T14:07:00Z" w16du:dateUtc="2026-02-23T09:07:00Z"/>
              <w:lang w:val="uz-Cyrl-UZ" w:eastAsia="ru-RU"/>
            </w:rPr>
          </w:rPrChange>
        </w:rPr>
        <w:pPrChange w:id="392" w:author="Nozimjon Ortiqov" w:date="2026-02-24T13:12:00Z" w16du:dateUtc="2026-02-24T08:12:00Z">
          <w:pPr>
            <w:spacing w:beforeLines="60" w:before="144" w:afterLines="60" w:after="144" w:line="288" w:lineRule="auto"/>
            <w:ind w:firstLine="567"/>
            <w:jc w:val="both"/>
          </w:pPr>
        </w:pPrChange>
      </w:pPr>
      <w:del w:id="393" w:author="Nozimjon Ortiqov" w:date="2026-02-23T14:07:00Z" w16du:dateUtc="2026-02-23T09:07:00Z">
        <w:r w:rsidRPr="009C4BAE" w:rsidDel="003451BE">
          <w:rPr>
            <w:rFonts w:ascii="Roboto" w:eastAsia="Times New Roman" w:hAnsi="Roboto" w:cstheme="minorHAnsi"/>
            <w:color w:val="000000"/>
            <w:sz w:val="26"/>
            <w:szCs w:val="26"/>
            <w:lang w:val="uz-Cyrl-UZ" w:eastAsia="ru-RU"/>
            <w:rPrChange w:id="394" w:author="Nozimjon Ortiqov" w:date="2026-02-24T09:31:00Z" w16du:dateUtc="2026-02-24T04:31:00Z">
              <w:rPr>
                <w:lang w:val="uz-Cyrl-UZ" w:eastAsia="ru-RU"/>
              </w:rPr>
            </w:rPrChange>
          </w:rPr>
          <w:delText xml:space="preserve">мамлакатнинг барча </w:delText>
        </w:r>
        <w:r w:rsidRPr="009C4BAE" w:rsidDel="003451BE">
          <w:rPr>
            <w:rFonts w:ascii="Roboto" w:eastAsia="Times New Roman" w:hAnsi="Roboto" w:cstheme="minorHAnsi"/>
            <w:b/>
            <w:bCs/>
            <w:color w:val="C00000"/>
            <w:sz w:val="26"/>
            <w:szCs w:val="26"/>
            <w:lang w:val="uz-Cyrl-UZ" w:eastAsia="ru-RU"/>
            <w:rPrChange w:id="395" w:author="Nozimjon Ortiqov" w:date="2026-02-24T09:31:00Z" w16du:dateUtc="2026-02-24T04:31:00Z">
              <w:rPr>
                <w:b/>
                <w:bCs/>
                <w:color w:val="C00000"/>
                <w:lang w:val="uz-Cyrl-UZ" w:eastAsia="ru-RU"/>
              </w:rPr>
            </w:rPrChange>
          </w:rPr>
          <w:delText>14</w:delText>
        </w:r>
        <w:r w:rsidRPr="009C4BAE" w:rsidDel="003451BE">
          <w:rPr>
            <w:rFonts w:ascii="Roboto" w:eastAsia="Times New Roman" w:hAnsi="Roboto" w:cstheme="minorHAnsi"/>
            <w:b/>
            <w:bCs/>
            <w:color w:val="000000"/>
            <w:sz w:val="26"/>
            <w:szCs w:val="26"/>
            <w:lang w:val="uz-Cyrl-UZ" w:eastAsia="ru-RU"/>
            <w:rPrChange w:id="396" w:author="Nozimjon Ortiqov" w:date="2026-02-24T09:31:00Z" w16du:dateUtc="2026-02-24T04:31:00Z">
              <w:rPr>
                <w:b/>
                <w:bCs/>
                <w:lang w:val="uz-Cyrl-UZ" w:eastAsia="ru-RU"/>
              </w:rPr>
            </w:rPrChange>
          </w:rPr>
          <w:delText xml:space="preserve"> </w:delText>
        </w:r>
        <w:r w:rsidRPr="009C4BAE" w:rsidDel="003451BE">
          <w:rPr>
            <w:rFonts w:ascii="Roboto" w:eastAsia="Times New Roman" w:hAnsi="Roboto" w:cstheme="minorHAnsi"/>
            <w:b/>
            <w:bCs/>
            <w:color w:val="0070C0"/>
            <w:sz w:val="26"/>
            <w:szCs w:val="26"/>
            <w:lang w:val="uz-Cyrl-UZ" w:eastAsia="ru-RU"/>
            <w:rPrChange w:id="397" w:author="Nozimjon Ortiqov" w:date="2026-02-24T09:31:00Z" w16du:dateUtc="2026-02-24T04:31:00Z">
              <w:rPr>
                <w:b/>
                <w:bCs/>
                <w:color w:val="0070C0"/>
                <w:lang w:val="uz-Cyrl-UZ" w:eastAsia="ru-RU"/>
              </w:rPr>
            </w:rPrChange>
          </w:rPr>
          <w:delText>ҳудуди</w:delText>
        </w:r>
        <w:r w:rsidRPr="009C4BAE" w:rsidDel="003451BE">
          <w:rPr>
            <w:rFonts w:ascii="Roboto" w:eastAsia="Times New Roman" w:hAnsi="Roboto" w:cstheme="minorHAnsi"/>
            <w:color w:val="000000"/>
            <w:sz w:val="26"/>
            <w:szCs w:val="26"/>
            <w:lang w:val="uz-Cyrl-UZ" w:eastAsia="ru-RU"/>
            <w:rPrChange w:id="398" w:author="Nozimjon Ortiqov" w:date="2026-02-24T09:31:00Z" w16du:dateUtc="2026-02-24T04:31:00Z">
              <w:rPr>
                <w:lang w:val="uz-Cyrl-UZ" w:eastAsia="ru-RU"/>
              </w:rPr>
            </w:rPrChange>
          </w:rPr>
          <w:delText>да</w:delText>
        </w:r>
        <w:r w:rsidRPr="009C4BAE" w:rsidDel="003451BE">
          <w:rPr>
            <w:rFonts w:ascii="Roboto" w:eastAsia="Times New Roman" w:hAnsi="Roboto" w:cstheme="minorHAnsi"/>
            <w:b/>
            <w:bCs/>
            <w:color w:val="000000"/>
            <w:sz w:val="26"/>
            <w:szCs w:val="26"/>
            <w:lang w:val="uz-Cyrl-UZ" w:eastAsia="ru-RU"/>
            <w:rPrChange w:id="399" w:author="Nozimjon Ortiqov" w:date="2026-02-24T09:31:00Z" w16du:dateUtc="2026-02-24T04:31:00Z">
              <w:rPr>
                <w:b/>
                <w:bCs/>
                <w:lang w:val="uz-Cyrl-UZ" w:eastAsia="ru-RU"/>
              </w:rPr>
            </w:rPrChange>
          </w:rPr>
          <w:delText xml:space="preserve"> </w:delText>
        </w:r>
      </w:del>
      <w:r w:rsidR="00A34306" w:rsidRPr="009C4BAE">
        <w:rPr>
          <w:rFonts w:ascii="Roboto" w:eastAsia="Times New Roman" w:hAnsi="Roboto" w:cstheme="minorHAnsi"/>
          <w:b/>
          <w:bCs/>
          <w:color w:val="C00000"/>
          <w:sz w:val="26"/>
          <w:szCs w:val="26"/>
          <w:lang w:val="uz-Cyrl-UZ" w:eastAsia="ru-RU"/>
          <w:rPrChange w:id="400" w:author="Nozimjon Ortiqov" w:date="2026-02-24T09:31:00Z" w16du:dateUtc="2026-02-24T04:31:00Z">
            <w:rPr>
              <w:b/>
              <w:bCs/>
              <w:color w:val="C00000"/>
              <w:lang w:val="uz-Cyrl-UZ" w:eastAsia="ru-RU"/>
            </w:rPr>
          </w:rPrChange>
        </w:rPr>
        <w:t>2131</w:t>
      </w:r>
      <w:r w:rsidRPr="009C4BAE">
        <w:rPr>
          <w:rFonts w:ascii="Roboto" w:eastAsia="Times New Roman" w:hAnsi="Roboto" w:cstheme="minorHAnsi"/>
          <w:b/>
          <w:bCs/>
          <w:color w:val="C00000"/>
          <w:sz w:val="26"/>
          <w:szCs w:val="26"/>
          <w:lang w:val="uz-Cyrl-UZ" w:eastAsia="ru-RU"/>
          <w:rPrChange w:id="401" w:author="Nozimjon Ortiqov" w:date="2026-02-24T09:31:00Z" w16du:dateUtc="2026-02-24T04:31:00Z">
            <w:rPr>
              <w:b/>
              <w:bCs/>
              <w:color w:val="C00000"/>
              <w:lang w:val="uz-Cyrl-UZ" w:eastAsia="ru-RU"/>
            </w:rPr>
          </w:rPrChange>
        </w:rPr>
        <w:t xml:space="preserve"> </w:t>
      </w:r>
      <w:r w:rsidRPr="009C4BAE">
        <w:rPr>
          <w:rFonts w:ascii="Roboto" w:eastAsia="Times New Roman" w:hAnsi="Roboto" w:cstheme="minorHAnsi"/>
          <w:b/>
          <w:bCs/>
          <w:color w:val="0070C0"/>
          <w:sz w:val="26"/>
          <w:szCs w:val="26"/>
          <w:lang w:val="uz-Cyrl-UZ" w:eastAsia="ru-RU"/>
          <w:rPrChange w:id="402" w:author="Nozimjon Ortiqov" w:date="2026-02-24T09:31:00Z" w16du:dateUtc="2026-02-24T04:31:00Z">
            <w:rPr>
              <w:b/>
              <w:bCs/>
              <w:color w:val="0070C0"/>
              <w:lang w:val="uz-Cyrl-UZ" w:eastAsia="ru-RU"/>
            </w:rPr>
          </w:rPrChange>
        </w:rPr>
        <w:t>нафар</w:t>
      </w:r>
      <w:r w:rsidRPr="009C4BAE">
        <w:rPr>
          <w:rFonts w:ascii="Roboto" w:eastAsia="Times New Roman" w:hAnsi="Roboto" w:cstheme="minorHAnsi"/>
          <w:color w:val="0070C0"/>
          <w:sz w:val="26"/>
          <w:szCs w:val="26"/>
          <w:lang w:val="uz-Cyrl-UZ" w:eastAsia="ru-RU"/>
          <w:rPrChange w:id="403" w:author="Nozimjon Ortiqov" w:date="2026-02-24T09:31:00Z" w16du:dateUtc="2026-02-24T04:31:00Z">
            <w:rPr>
              <w:color w:val="0070C0"/>
              <w:lang w:val="uz-Cyrl-UZ" w:eastAsia="ru-RU"/>
            </w:rPr>
          </w:rPrChange>
        </w:rPr>
        <w:t xml:space="preserve"> </w:t>
      </w:r>
      <w:r w:rsidRPr="009C4BAE">
        <w:rPr>
          <w:rFonts w:ascii="Roboto" w:eastAsia="Times New Roman" w:hAnsi="Roboto" w:cstheme="minorHAnsi"/>
          <w:color w:val="000000"/>
          <w:sz w:val="26"/>
          <w:szCs w:val="26"/>
          <w:lang w:val="uz-Cyrl-UZ" w:eastAsia="ru-RU"/>
          <w:rPrChange w:id="404" w:author="Nozimjon Ortiqov" w:date="2026-02-24T09:31:00Z" w16du:dateUtc="2026-02-24T04:31:00Z">
            <w:rPr>
              <w:lang w:val="uz-Cyrl-UZ" w:eastAsia="ru-RU"/>
            </w:rPr>
          </w:rPrChange>
        </w:rPr>
        <w:t xml:space="preserve">респондент иштирокида ўтказилган сўровнома </w:t>
      </w:r>
      <w:r w:rsidR="00E05BFF" w:rsidRPr="009C4BAE">
        <w:rPr>
          <w:rFonts w:ascii="Roboto" w:eastAsia="Times New Roman" w:hAnsi="Roboto" w:cstheme="minorHAnsi"/>
          <w:color w:val="000000"/>
          <w:sz w:val="26"/>
          <w:szCs w:val="26"/>
          <w:lang w:val="uz-Cyrl-UZ" w:eastAsia="ru-RU"/>
          <w:rPrChange w:id="405" w:author="Nozimjon Ortiqov" w:date="2026-02-24T09:31:00Z" w16du:dateUtc="2026-02-24T04:31:00Z">
            <w:rPr>
              <w:lang w:val="uz-Cyrl-UZ" w:eastAsia="ru-RU"/>
            </w:rPr>
          </w:rPrChange>
        </w:rPr>
        <w:t>натижалари</w:t>
      </w:r>
      <w:r w:rsidR="00484395" w:rsidRPr="009C4BAE">
        <w:rPr>
          <w:rStyle w:val="aff0"/>
          <w:rFonts w:ascii="Roboto" w:eastAsia="Times New Roman" w:hAnsi="Roboto" w:cstheme="minorHAnsi"/>
          <w:color w:val="000000"/>
          <w:sz w:val="26"/>
          <w:szCs w:val="26"/>
          <w:lang w:val="uz-Cyrl-UZ" w:eastAsia="ru-RU"/>
        </w:rPr>
        <w:footnoteReference w:id="1"/>
      </w:r>
      <w:ins w:id="407" w:author="Nozimjon Ortiqov" w:date="2026-02-23T20:29:00Z" w16du:dateUtc="2026-02-23T15:29:00Z">
        <w:r w:rsidR="00140C34" w:rsidRPr="009C4BAE">
          <w:rPr>
            <w:rFonts w:ascii="Roboto" w:eastAsia="Times New Roman" w:hAnsi="Roboto" w:cstheme="minorHAnsi"/>
            <w:color w:val="000000"/>
            <w:sz w:val="26"/>
            <w:szCs w:val="26"/>
            <w:lang w:val="uz-Cyrl-UZ" w:eastAsia="ru-RU"/>
          </w:rPr>
          <w:t>;</w:t>
        </w:r>
      </w:ins>
      <w:del w:id="408" w:author="Nozimjon Ortiqov" w:date="2026-02-23T20:29:00Z" w16du:dateUtc="2026-02-23T15:29:00Z">
        <w:r w:rsidR="00166247" w:rsidRPr="009C4BAE" w:rsidDel="00140C34">
          <w:rPr>
            <w:rFonts w:ascii="Roboto" w:eastAsia="Times New Roman" w:hAnsi="Roboto" w:cstheme="minorHAnsi"/>
            <w:color w:val="000000"/>
            <w:sz w:val="26"/>
            <w:szCs w:val="26"/>
            <w:lang w:val="uz-Cyrl-UZ" w:eastAsia="ru-RU"/>
            <w:rPrChange w:id="409" w:author="Nozimjon Ortiqov" w:date="2026-02-24T09:31:00Z" w16du:dateUtc="2026-02-24T04:31:00Z">
              <w:rPr>
                <w:lang w:val="uz-Cyrl-UZ" w:eastAsia="ru-RU"/>
              </w:rPr>
            </w:rPrChange>
          </w:rPr>
          <w:delText>,</w:delText>
        </w:r>
        <w:r w:rsidR="00E05BFF" w:rsidRPr="009C4BAE" w:rsidDel="00140C34">
          <w:rPr>
            <w:rFonts w:ascii="Roboto" w:eastAsia="Times New Roman" w:hAnsi="Roboto" w:cstheme="minorHAnsi"/>
            <w:color w:val="000000"/>
            <w:sz w:val="26"/>
            <w:szCs w:val="26"/>
            <w:lang w:val="uz-Cyrl-UZ" w:eastAsia="ru-RU"/>
            <w:rPrChange w:id="410" w:author="Nozimjon Ortiqov" w:date="2026-02-24T09:31:00Z" w16du:dateUtc="2026-02-24T04:31:00Z">
              <w:rPr>
                <w:lang w:val="uz-Cyrl-UZ" w:eastAsia="ru-RU"/>
              </w:rPr>
            </w:rPrChange>
          </w:rPr>
          <w:delText xml:space="preserve"> </w:delText>
        </w:r>
      </w:del>
    </w:p>
    <w:p w14:paraId="0BD91C1A" w14:textId="37FF4BE2" w:rsidR="003451BE" w:rsidRPr="009C4BAE" w:rsidRDefault="00166247">
      <w:pPr>
        <w:pStyle w:val="a3"/>
        <w:numPr>
          <w:ilvl w:val="0"/>
          <w:numId w:val="9"/>
        </w:numPr>
        <w:spacing w:before="120" w:after="0" w:line="288" w:lineRule="auto"/>
        <w:ind w:left="0" w:firstLine="567"/>
        <w:contextualSpacing w:val="0"/>
        <w:jc w:val="both"/>
        <w:rPr>
          <w:ins w:id="411" w:author="Nozimjon Ortiqov" w:date="2026-02-23T14:08:00Z" w16du:dateUtc="2026-02-23T09:08:00Z"/>
          <w:rFonts w:ascii="Roboto" w:eastAsia="Times New Roman" w:hAnsi="Roboto" w:cstheme="minorHAnsi"/>
          <w:color w:val="000000"/>
          <w:sz w:val="26"/>
          <w:szCs w:val="26"/>
          <w:lang w:val="uz-Cyrl-UZ" w:eastAsia="ru-RU"/>
        </w:rPr>
        <w:pPrChange w:id="412" w:author="Nozimjon Ortiqov" w:date="2026-02-24T13:12:00Z" w16du:dateUtc="2026-02-24T08:12:00Z">
          <w:pPr>
            <w:pStyle w:val="a3"/>
            <w:numPr>
              <w:numId w:val="7"/>
            </w:numPr>
            <w:spacing w:beforeLines="60" w:before="144" w:afterLines="60" w:after="144" w:line="288" w:lineRule="auto"/>
            <w:ind w:left="927" w:hanging="360"/>
            <w:jc w:val="both"/>
          </w:pPr>
        </w:pPrChange>
      </w:pPr>
      <w:r w:rsidRPr="009C4BAE">
        <w:rPr>
          <w:rFonts w:ascii="Roboto" w:eastAsia="Times New Roman" w:hAnsi="Roboto" w:cstheme="minorHAnsi"/>
          <w:b/>
          <w:bCs/>
          <w:color w:val="C00000"/>
          <w:sz w:val="26"/>
          <w:szCs w:val="26"/>
          <w:lang w:val="uz-Cyrl-UZ" w:eastAsia="ru-RU"/>
          <w:rPrChange w:id="413" w:author="Nozimjon Ortiqov" w:date="2026-02-24T09:31:00Z" w16du:dateUtc="2026-02-24T04:31:00Z">
            <w:rPr>
              <w:b/>
              <w:bCs/>
              <w:color w:val="C00000"/>
              <w:lang w:val="uz-Cyrl-UZ" w:eastAsia="ru-RU"/>
            </w:rPr>
          </w:rPrChange>
        </w:rPr>
        <w:t>11</w:t>
      </w:r>
      <w:r w:rsidRPr="009C4BAE">
        <w:rPr>
          <w:rFonts w:ascii="Roboto" w:eastAsia="Times New Roman" w:hAnsi="Roboto" w:cstheme="minorHAnsi"/>
          <w:color w:val="000000"/>
          <w:sz w:val="26"/>
          <w:szCs w:val="26"/>
          <w:lang w:val="uz-Cyrl-UZ" w:eastAsia="ru-RU"/>
          <w:rPrChange w:id="414" w:author="Nozimjon Ortiqov" w:date="2026-02-24T09:31:00Z" w16du:dateUtc="2026-02-24T04:31:00Z">
            <w:rPr>
              <w:lang w:val="uz-Cyrl-UZ" w:eastAsia="ru-RU"/>
            </w:rPr>
          </w:rPrChange>
        </w:rPr>
        <w:t> </w:t>
      </w:r>
      <w:r w:rsidRPr="009C4BAE">
        <w:rPr>
          <w:rFonts w:ascii="Roboto" w:eastAsia="Times New Roman" w:hAnsi="Roboto" w:cstheme="minorHAnsi"/>
          <w:b/>
          <w:bCs/>
          <w:color w:val="0070C0"/>
          <w:sz w:val="26"/>
          <w:szCs w:val="26"/>
          <w:lang w:val="uz-Cyrl-UZ" w:eastAsia="ru-RU"/>
          <w:rPrChange w:id="415" w:author="Nozimjon Ortiqov" w:date="2026-02-24T09:31:00Z" w16du:dateUtc="2026-02-24T04:31:00Z">
            <w:rPr>
              <w:b/>
              <w:bCs/>
              <w:color w:val="0070C0"/>
              <w:lang w:val="uz-Cyrl-UZ" w:eastAsia="ru-RU"/>
            </w:rPr>
          </w:rPrChange>
        </w:rPr>
        <w:t>та</w:t>
      </w:r>
      <w:r w:rsidRPr="009C4BAE">
        <w:rPr>
          <w:rFonts w:ascii="Roboto" w:eastAsia="Times New Roman" w:hAnsi="Roboto" w:cstheme="minorHAnsi"/>
          <w:color w:val="000000"/>
          <w:sz w:val="26"/>
          <w:szCs w:val="26"/>
          <w:lang w:val="uz-Cyrl-UZ" w:eastAsia="ru-RU"/>
          <w:rPrChange w:id="416" w:author="Nozimjon Ortiqov" w:date="2026-02-24T09:31:00Z" w16du:dateUtc="2026-02-24T04:31:00Z">
            <w:rPr>
              <w:lang w:val="uz-Cyrl-UZ" w:eastAsia="ru-RU"/>
            </w:rPr>
          </w:rPrChange>
        </w:rPr>
        <w:t xml:space="preserve"> </w:t>
      </w:r>
      <w:r w:rsidR="00E05BFF" w:rsidRPr="009C4BAE">
        <w:rPr>
          <w:rFonts w:ascii="Roboto" w:eastAsia="Times New Roman" w:hAnsi="Roboto" w:cstheme="minorHAnsi"/>
          <w:color w:val="000000"/>
          <w:sz w:val="26"/>
          <w:szCs w:val="26"/>
          <w:lang w:val="uz-Cyrl-UZ" w:eastAsia="ru-RU"/>
          <w:rPrChange w:id="417" w:author="Nozimjon Ortiqov" w:date="2026-02-24T09:31:00Z" w16du:dateUtc="2026-02-24T04:31:00Z">
            <w:rPr>
              <w:lang w:val="uz-Cyrl-UZ" w:eastAsia="ru-RU"/>
            </w:rPr>
          </w:rPrChange>
        </w:rPr>
        <w:t>тижорат банклари</w:t>
      </w:r>
      <w:ins w:id="418" w:author="Nozimjon Ortiqov" w:date="2026-02-23T14:14:00Z" w16du:dateUtc="2026-02-23T09:14:00Z">
        <w:r w:rsidR="00646627" w:rsidRPr="009C4BAE">
          <w:rPr>
            <w:rFonts w:ascii="Roboto" w:eastAsia="Times New Roman" w:hAnsi="Roboto" w:cstheme="minorHAnsi"/>
            <w:color w:val="000000"/>
            <w:sz w:val="26"/>
            <w:szCs w:val="26"/>
            <w:lang w:val="uz-Cyrl-UZ" w:eastAsia="ru-RU"/>
            <w:rPrChange w:id="419" w:author="Nozimjon Ortiqov" w:date="2026-02-24T09:31:00Z" w16du:dateUtc="2026-02-24T04:31:00Z">
              <w:rPr>
                <w:rFonts w:ascii="Roboto" w:eastAsia="Times New Roman" w:hAnsi="Roboto" w:cstheme="minorHAnsi"/>
                <w:color w:val="000000"/>
                <w:sz w:val="26"/>
                <w:szCs w:val="26"/>
                <w:lang w:val="en-US" w:eastAsia="ru-RU"/>
              </w:rPr>
            </w:rPrChange>
          </w:rPr>
          <w:t xml:space="preserve"> </w:t>
        </w:r>
        <w:r w:rsidR="00646627" w:rsidRPr="009C4BAE">
          <w:rPr>
            <w:rFonts w:ascii="Roboto" w:eastAsia="Times New Roman" w:hAnsi="Roboto" w:cstheme="minorHAnsi"/>
            <w:color w:val="000000"/>
            <w:sz w:val="26"/>
            <w:szCs w:val="26"/>
            <w:lang w:val="uz-Cyrl-UZ" w:eastAsia="ru-RU"/>
          </w:rPr>
          <w:t>ва КАТМ</w:t>
        </w:r>
      </w:ins>
      <w:r w:rsidR="00E05BFF" w:rsidRPr="009C4BAE">
        <w:rPr>
          <w:rFonts w:ascii="Roboto" w:eastAsia="Times New Roman" w:hAnsi="Roboto" w:cstheme="minorHAnsi"/>
          <w:color w:val="000000"/>
          <w:sz w:val="26"/>
          <w:szCs w:val="26"/>
          <w:lang w:val="uz-Cyrl-UZ" w:eastAsia="ru-RU"/>
          <w:rPrChange w:id="420" w:author="Nozimjon Ortiqov" w:date="2026-02-24T09:31:00Z" w16du:dateUtc="2026-02-24T04:31:00Z">
            <w:rPr>
              <w:lang w:val="uz-Cyrl-UZ" w:eastAsia="ru-RU"/>
            </w:rPr>
          </w:rPrChange>
        </w:rPr>
        <w:t xml:space="preserve"> ўртасида ўтказилган фокус-гуруҳлардан </w:t>
      </w:r>
      <w:r w:rsidR="00474C92" w:rsidRPr="009C4BAE">
        <w:rPr>
          <w:rFonts w:ascii="Roboto" w:eastAsia="Times New Roman" w:hAnsi="Roboto" w:cstheme="minorHAnsi"/>
          <w:color w:val="000000"/>
          <w:sz w:val="26"/>
          <w:szCs w:val="26"/>
          <w:lang w:val="uz-Cyrl-UZ" w:eastAsia="ru-RU"/>
          <w:rPrChange w:id="421" w:author="Nozimjon Ortiqov" w:date="2026-02-24T09:31:00Z" w16du:dateUtc="2026-02-24T04:31:00Z">
            <w:rPr>
              <w:lang w:val="uz-Cyrl-UZ" w:eastAsia="ru-RU"/>
            </w:rPr>
          </w:rPrChange>
        </w:rPr>
        <w:t>олинган</w:t>
      </w:r>
      <w:r w:rsidR="00F1370D" w:rsidRPr="009C4BAE">
        <w:rPr>
          <w:rFonts w:ascii="Roboto" w:eastAsia="Times New Roman" w:hAnsi="Roboto" w:cstheme="minorHAnsi"/>
          <w:color w:val="000000"/>
          <w:sz w:val="26"/>
          <w:szCs w:val="26"/>
          <w:lang w:val="uz-Cyrl-UZ" w:eastAsia="ru-RU"/>
          <w:rPrChange w:id="422" w:author="Nozimjon Ortiqov" w:date="2026-02-24T09:31:00Z" w16du:dateUtc="2026-02-24T04:31:00Z">
            <w:rPr>
              <w:lang w:val="uz-Cyrl-UZ" w:eastAsia="ru-RU"/>
            </w:rPr>
          </w:rPrChange>
        </w:rPr>
        <w:t xml:space="preserve"> </w:t>
      </w:r>
      <w:r w:rsidR="00E05BFF" w:rsidRPr="009C4BAE">
        <w:rPr>
          <w:rFonts w:ascii="Roboto" w:eastAsia="Times New Roman" w:hAnsi="Roboto" w:cstheme="minorHAnsi"/>
          <w:color w:val="000000"/>
          <w:sz w:val="26"/>
          <w:szCs w:val="26"/>
          <w:lang w:val="uz-Cyrl-UZ" w:eastAsia="ru-RU"/>
          <w:rPrChange w:id="423" w:author="Nozimjon Ortiqov" w:date="2026-02-24T09:31:00Z" w16du:dateUtc="2026-02-24T04:31:00Z">
            <w:rPr>
              <w:lang w:val="uz-Cyrl-UZ" w:eastAsia="ru-RU"/>
            </w:rPr>
          </w:rPrChange>
        </w:rPr>
        <w:t>маълумотлар</w:t>
      </w:r>
      <w:ins w:id="424" w:author="Nozimjon Ortiqov" w:date="2026-02-23T14:08:00Z" w16du:dateUtc="2026-02-23T09:08:00Z">
        <w:r w:rsidR="003451BE" w:rsidRPr="009C4BAE">
          <w:rPr>
            <w:rFonts w:ascii="Roboto" w:eastAsia="Times New Roman" w:hAnsi="Roboto" w:cstheme="minorHAnsi"/>
            <w:color w:val="000000"/>
            <w:sz w:val="26"/>
            <w:szCs w:val="26"/>
            <w:lang w:val="uz-Cyrl-UZ" w:eastAsia="ru-RU"/>
          </w:rPr>
          <w:t>;</w:t>
        </w:r>
      </w:ins>
      <w:ins w:id="425" w:author="Nozimjon Ortiqov" w:date="2026-02-24T09:44:00Z" w16du:dateUtc="2026-02-24T04:44:00Z">
        <w:r w:rsidR="0094740A">
          <w:rPr>
            <w:rFonts w:ascii="Roboto" w:eastAsia="Times New Roman" w:hAnsi="Roboto" w:cstheme="minorHAnsi"/>
            <w:color w:val="000000"/>
            <w:sz w:val="26"/>
            <w:szCs w:val="26"/>
            <w:lang w:val="uz-Cyrl-UZ" w:eastAsia="ru-RU"/>
          </w:rPr>
          <w:t>д</w:t>
        </w:r>
      </w:ins>
      <w:del w:id="426" w:author="Nozimjon Ortiqov" w:date="2026-02-24T09:44:00Z" w16du:dateUtc="2026-02-24T04:44:00Z">
        <w:r w:rsidRPr="009C4BAE" w:rsidDel="0094740A">
          <w:rPr>
            <w:rFonts w:ascii="Roboto" w:eastAsia="Times New Roman" w:hAnsi="Roboto" w:cstheme="minorHAnsi"/>
            <w:color w:val="000000"/>
            <w:sz w:val="26"/>
            <w:szCs w:val="26"/>
            <w:lang w:val="uz-Cyrl-UZ" w:eastAsia="ru-RU"/>
            <w:rPrChange w:id="427" w:author="Nozimjon Ortiqov" w:date="2026-02-24T09:31:00Z" w16du:dateUtc="2026-02-24T04:31:00Z">
              <w:rPr>
                <w:lang w:val="uz-Cyrl-UZ" w:eastAsia="ru-RU"/>
              </w:rPr>
            </w:rPrChange>
          </w:rPr>
          <w:delText xml:space="preserve"> </w:delText>
        </w:r>
      </w:del>
      <w:del w:id="428" w:author="Nozimjon Ortiqov" w:date="2026-02-23T14:08:00Z" w16du:dateUtc="2026-02-23T09:08:00Z">
        <w:r w:rsidRPr="009C4BAE" w:rsidDel="003451BE">
          <w:rPr>
            <w:rFonts w:ascii="Roboto" w:eastAsia="Times New Roman" w:hAnsi="Roboto" w:cstheme="minorHAnsi"/>
            <w:color w:val="000000"/>
            <w:sz w:val="26"/>
            <w:szCs w:val="26"/>
            <w:lang w:val="uz-Cyrl-UZ" w:eastAsia="ru-RU"/>
            <w:rPrChange w:id="429" w:author="Nozimjon Ortiqov" w:date="2026-02-24T09:31:00Z" w16du:dateUtc="2026-02-24T04:31:00Z">
              <w:rPr>
                <w:lang w:val="uz-Cyrl-UZ" w:eastAsia="ru-RU"/>
              </w:rPr>
            </w:rPrChange>
          </w:rPr>
          <w:delText xml:space="preserve">ва ҳамда </w:delText>
        </w:r>
      </w:del>
    </w:p>
    <w:p w14:paraId="7E3D7641" w14:textId="470AEE4C" w:rsidR="00F1370D" w:rsidRPr="009C4BAE" w:rsidRDefault="00166247">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Change w:id="430" w:author="Nozimjon Ortiqov" w:date="2026-02-24T09:31:00Z" w16du:dateUtc="2026-02-24T04:31:00Z">
            <w:rPr>
              <w:lang w:val="uz-Cyrl-UZ" w:eastAsia="ru-RU"/>
            </w:rPr>
          </w:rPrChange>
        </w:rPr>
        <w:pPrChange w:id="431" w:author="Nozimjon Ortiqov" w:date="2026-02-24T13:12:00Z" w16du:dateUtc="2026-02-24T08:12: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432" w:author="Nozimjon Ortiqov" w:date="2026-02-24T09:31:00Z" w16du:dateUtc="2026-02-24T04:31:00Z">
            <w:rPr>
              <w:lang w:val="uz-Cyrl-UZ" w:eastAsia="ru-RU"/>
            </w:rPr>
          </w:rPrChange>
        </w:rPr>
        <w:t>кредитлаш, қарздорликни ундириш ва молиявий саводхонлик</w:t>
      </w:r>
      <w:r w:rsidR="00623DD9" w:rsidRPr="009C4BAE">
        <w:rPr>
          <w:rFonts w:ascii="Roboto" w:eastAsia="Times New Roman" w:hAnsi="Roboto" w:cstheme="minorHAnsi"/>
          <w:color w:val="000000"/>
          <w:sz w:val="26"/>
          <w:szCs w:val="26"/>
          <w:lang w:val="uz-Cyrl-UZ" w:eastAsia="ru-RU"/>
          <w:rPrChange w:id="433" w:author="Nozimjon Ortiqov" w:date="2026-02-24T09:31:00Z" w16du:dateUtc="2026-02-24T04:31:00Z">
            <w:rPr>
              <w:lang w:val="uz-Cyrl-UZ" w:eastAsia="ru-RU"/>
            </w:rPr>
          </w:rPrChange>
        </w:rPr>
        <w:t>ни ошириш</w:t>
      </w:r>
      <w:del w:id="434" w:author="Nozimjon Ortiqov" w:date="2026-02-23T14:14:00Z" w16du:dateUtc="2026-02-23T09:14:00Z">
        <w:r w:rsidR="00623DD9" w:rsidRPr="009C4BAE" w:rsidDel="00646627">
          <w:rPr>
            <w:rFonts w:ascii="Roboto" w:eastAsia="Times New Roman" w:hAnsi="Roboto" w:cstheme="minorHAnsi"/>
            <w:color w:val="000000"/>
            <w:sz w:val="26"/>
            <w:szCs w:val="26"/>
            <w:lang w:val="uz-Cyrl-UZ" w:eastAsia="ru-RU"/>
            <w:rPrChange w:id="435" w:author="Nozimjon Ortiqov" w:date="2026-02-24T09:31:00Z" w16du:dateUtc="2026-02-24T04:31:00Z">
              <w:rPr>
                <w:lang w:val="uz-Cyrl-UZ" w:eastAsia="ru-RU"/>
              </w:rPr>
            </w:rPrChange>
          </w:rPr>
          <w:delText>га</w:delText>
        </w:r>
      </w:del>
      <w:r w:rsidR="00623DD9" w:rsidRPr="009C4BAE">
        <w:rPr>
          <w:rFonts w:ascii="Roboto" w:eastAsia="Times New Roman" w:hAnsi="Roboto" w:cstheme="minorHAnsi"/>
          <w:color w:val="000000"/>
          <w:sz w:val="26"/>
          <w:szCs w:val="26"/>
          <w:lang w:val="uz-Cyrl-UZ" w:eastAsia="ru-RU"/>
          <w:rPrChange w:id="436" w:author="Nozimjon Ortiqov" w:date="2026-02-24T09:31:00Z" w16du:dateUtc="2026-02-24T04:31:00Z">
            <w:rPr>
              <w:lang w:val="uz-Cyrl-UZ" w:eastAsia="ru-RU"/>
            </w:rPr>
          </w:rPrChange>
        </w:rPr>
        <w:t xml:space="preserve"> </w:t>
      </w:r>
      <w:del w:id="437" w:author="Nozimjon Ortiqov" w:date="2026-02-23T14:14:00Z" w16du:dateUtc="2026-02-23T09:14:00Z">
        <w:r w:rsidR="00623DD9" w:rsidRPr="009C4BAE" w:rsidDel="00646627">
          <w:rPr>
            <w:rFonts w:ascii="Roboto" w:eastAsia="Times New Roman" w:hAnsi="Roboto" w:cstheme="minorHAnsi"/>
            <w:color w:val="000000"/>
            <w:sz w:val="26"/>
            <w:szCs w:val="26"/>
            <w:lang w:val="uz-Cyrl-UZ" w:eastAsia="ru-RU"/>
            <w:rPrChange w:id="438" w:author="Nozimjon Ortiqov" w:date="2026-02-24T09:31:00Z" w16du:dateUtc="2026-02-24T04:31:00Z">
              <w:rPr>
                <w:lang w:val="uz-Cyrl-UZ" w:eastAsia="ru-RU"/>
              </w:rPr>
            </w:rPrChange>
          </w:rPr>
          <w:delText>қаратилган</w:delText>
        </w:r>
        <w:r w:rsidRPr="009C4BAE" w:rsidDel="00646627">
          <w:rPr>
            <w:rFonts w:ascii="Roboto" w:eastAsia="Times New Roman" w:hAnsi="Roboto" w:cstheme="minorHAnsi"/>
            <w:color w:val="000000"/>
            <w:sz w:val="26"/>
            <w:szCs w:val="26"/>
            <w:lang w:val="uz-Cyrl-UZ" w:eastAsia="ru-RU"/>
            <w:rPrChange w:id="439" w:author="Nozimjon Ortiqov" w:date="2026-02-24T09:31:00Z" w16du:dateUtc="2026-02-24T04:31:00Z">
              <w:rPr>
                <w:lang w:val="uz-Cyrl-UZ" w:eastAsia="ru-RU"/>
              </w:rPr>
            </w:rPrChange>
          </w:rPr>
          <w:delText xml:space="preserve"> бир қатор мамлакатлар</w:delText>
        </w:r>
        <w:r w:rsidR="00E05BFF" w:rsidRPr="009C4BAE" w:rsidDel="00646627">
          <w:rPr>
            <w:rFonts w:ascii="Roboto" w:eastAsia="Times New Roman" w:hAnsi="Roboto" w:cstheme="minorHAnsi"/>
            <w:color w:val="000000"/>
            <w:sz w:val="26"/>
            <w:szCs w:val="26"/>
            <w:lang w:val="uz-Cyrl-UZ" w:eastAsia="ru-RU"/>
            <w:rPrChange w:id="440" w:author="Nozimjon Ortiqov" w:date="2026-02-24T09:31:00Z" w16du:dateUtc="2026-02-24T04:31:00Z">
              <w:rPr>
                <w:lang w:val="uz-Cyrl-UZ" w:eastAsia="ru-RU"/>
              </w:rPr>
            </w:rPrChange>
          </w:rPr>
          <w:delText xml:space="preserve"> </w:delText>
        </w:r>
        <w:r w:rsidRPr="009C4BAE" w:rsidDel="00646627">
          <w:rPr>
            <w:rFonts w:ascii="Roboto" w:eastAsia="Times New Roman" w:hAnsi="Roboto" w:cstheme="minorHAnsi"/>
            <w:color w:val="000000"/>
            <w:sz w:val="26"/>
            <w:szCs w:val="26"/>
            <w:lang w:val="uz-Cyrl-UZ" w:eastAsia="ru-RU"/>
            <w:rPrChange w:id="441" w:author="Nozimjon Ortiqov" w:date="2026-02-24T09:31:00Z" w16du:dateUtc="2026-02-24T04:31:00Z">
              <w:rPr>
                <w:lang w:val="uz-Cyrl-UZ" w:eastAsia="ru-RU"/>
              </w:rPr>
            </w:rPrChange>
          </w:rPr>
          <w:delText>тажрибаларини</w:delText>
        </w:r>
      </w:del>
      <w:ins w:id="442" w:author="Nozimjon Ortiqov" w:date="2026-02-23T14:14:00Z" w16du:dateUtc="2026-02-23T09:14:00Z">
        <w:r w:rsidR="00646627" w:rsidRPr="009C4BAE">
          <w:rPr>
            <w:rFonts w:ascii="Roboto" w:eastAsia="Times New Roman" w:hAnsi="Roboto" w:cstheme="minorHAnsi"/>
            <w:color w:val="000000"/>
            <w:sz w:val="26"/>
            <w:szCs w:val="26"/>
            <w:lang w:val="uz-Cyrl-UZ" w:eastAsia="ru-RU"/>
          </w:rPr>
          <w:t>бўйича</w:t>
        </w:r>
      </w:ins>
      <w:r w:rsidRPr="009C4BAE">
        <w:rPr>
          <w:rFonts w:ascii="Roboto" w:eastAsia="Times New Roman" w:hAnsi="Roboto" w:cstheme="minorHAnsi"/>
          <w:color w:val="000000"/>
          <w:sz w:val="26"/>
          <w:szCs w:val="26"/>
          <w:lang w:val="uz-Cyrl-UZ" w:eastAsia="ru-RU"/>
          <w:rPrChange w:id="443" w:author="Nozimjon Ortiqov" w:date="2026-02-24T09:31:00Z" w16du:dateUtc="2026-02-24T04:31:00Z">
            <w:rPr>
              <w:lang w:val="uz-Cyrl-UZ" w:eastAsia="ru-RU"/>
            </w:rPr>
          </w:rPrChange>
        </w:rPr>
        <w:t xml:space="preserve"> </w:t>
      </w:r>
      <w:ins w:id="444" w:author="Nozimjon Ortiqov" w:date="2026-02-23T14:15:00Z" w16du:dateUtc="2026-02-23T09:15:00Z">
        <w:r w:rsidR="00646627" w:rsidRPr="009C4BAE">
          <w:rPr>
            <w:rFonts w:ascii="Roboto" w:eastAsia="Times New Roman" w:hAnsi="Roboto" w:cstheme="minorHAnsi"/>
            <w:color w:val="000000"/>
            <w:sz w:val="26"/>
            <w:szCs w:val="26"/>
            <w:lang w:val="uz-Cyrl-UZ" w:eastAsia="ru-RU"/>
          </w:rPr>
          <w:t xml:space="preserve">халқаро тажриба таҳлили </w:t>
        </w:r>
      </w:ins>
      <w:del w:id="445" w:author="Nozimjon Ortiqov" w:date="2026-02-23T14:15:00Z" w16du:dateUtc="2026-02-23T09:15:00Z">
        <w:r w:rsidRPr="009C4BAE" w:rsidDel="00646627">
          <w:rPr>
            <w:rFonts w:ascii="Roboto" w:eastAsia="Times New Roman" w:hAnsi="Roboto" w:cstheme="minorHAnsi"/>
            <w:color w:val="000000"/>
            <w:sz w:val="26"/>
            <w:szCs w:val="26"/>
            <w:lang w:val="uz-Cyrl-UZ" w:eastAsia="ru-RU"/>
            <w:rPrChange w:id="446" w:author="Nozimjon Ortiqov" w:date="2026-02-24T09:31:00Z" w16du:dateUtc="2026-02-24T04:31:00Z">
              <w:rPr>
                <w:lang w:val="uz-Cyrl-UZ" w:eastAsia="ru-RU"/>
              </w:rPr>
            </w:rPrChange>
          </w:rPr>
          <w:delText xml:space="preserve">ўрганиш </w:delText>
        </w:r>
        <w:r w:rsidR="00F1370D" w:rsidRPr="009C4BAE" w:rsidDel="00646627">
          <w:rPr>
            <w:rFonts w:ascii="Roboto" w:eastAsia="Times New Roman" w:hAnsi="Roboto" w:cstheme="minorHAnsi"/>
            <w:color w:val="000000"/>
            <w:sz w:val="26"/>
            <w:szCs w:val="26"/>
            <w:lang w:val="uz-Cyrl-UZ" w:eastAsia="ru-RU"/>
            <w:rPrChange w:id="447" w:author="Nozimjon Ortiqov" w:date="2026-02-24T09:31:00Z" w16du:dateUtc="2026-02-24T04:31:00Z">
              <w:rPr>
                <w:lang w:val="uz-Cyrl-UZ" w:eastAsia="ru-RU"/>
              </w:rPr>
            </w:rPrChange>
          </w:rPr>
          <w:delText>а</w:delText>
        </w:r>
      </w:del>
      <w:ins w:id="448" w:author="Nozimjon Ortiqov" w:date="2026-02-23T14:15:00Z" w16du:dateUtc="2026-02-23T09:15:00Z">
        <w:r w:rsidR="00646627" w:rsidRPr="009C4BAE">
          <w:rPr>
            <w:rFonts w:ascii="Roboto" w:eastAsia="Times New Roman" w:hAnsi="Roboto" w:cstheme="minorHAnsi"/>
            <w:color w:val="000000"/>
            <w:sz w:val="26"/>
            <w:szCs w:val="26"/>
            <w:lang w:val="uz-Cyrl-UZ" w:eastAsia="ru-RU"/>
          </w:rPr>
          <w:t>а</w:t>
        </w:r>
      </w:ins>
      <w:r w:rsidR="00F1370D" w:rsidRPr="009C4BAE">
        <w:rPr>
          <w:rFonts w:ascii="Roboto" w:eastAsia="Times New Roman" w:hAnsi="Roboto" w:cstheme="minorHAnsi"/>
          <w:color w:val="000000"/>
          <w:sz w:val="26"/>
          <w:szCs w:val="26"/>
          <w:lang w:val="uz-Cyrl-UZ" w:eastAsia="ru-RU"/>
          <w:rPrChange w:id="449" w:author="Nozimjon Ortiqov" w:date="2026-02-24T09:31:00Z" w16du:dateUtc="2026-02-24T04:31:00Z">
            <w:rPr>
              <w:lang w:val="uz-Cyrl-UZ" w:eastAsia="ru-RU"/>
            </w:rPr>
          </w:rPrChange>
        </w:rPr>
        <w:t>сосида тайёрланди.</w:t>
      </w:r>
    </w:p>
    <w:p w14:paraId="4EADC097" w14:textId="6582063F" w:rsidR="00F1370D" w:rsidRPr="009C4BAE" w:rsidDel="003451BE" w:rsidRDefault="00F1370D">
      <w:pPr>
        <w:spacing w:before="120" w:after="0" w:line="288" w:lineRule="auto"/>
        <w:ind w:firstLine="567"/>
        <w:jc w:val="both"/>
        <w:rPr>
          <w:del w:id="450" w:author="Nozimjon Ortiqov" w:date="2026-02-23T14:10:00Z" w16du:dateUtc="2026-02-23T09:10:00Z"/>
          <w:rFonts w:ascii="Roboto" w:eastAsia="Times New Roman" w:hAnsi="Roboto" w:cstheme="minorHAnsi"/>
          <w:color w:val="000000"/>
          <w:sz w:val="28"/>
          <w:szCs w:val="28"/>
          <w:lang w:val="uz-Cyrl-UZ" w:eastAsia="ru-RU"/>
          <w:rPrChange w:id="451" w:author="Nozimjon Ortiqov" w:date="2026-02-24T09:31:00Z" w16du:dateUtc="2026-02-24T04:31:00Z">
            <w:rPr>
              <w:del w:id="452" w:author="Nozimjon Ortiqov" w:date="2026-02-23T14:10:00Z" w16du:dateUtc="2026-02-23T09:10:00Z"/>
              <w:rFonts w:ascii="Roboto" w:eastAsia="Times New Roman" w:hAnsi="Roboto" w:cstheme="minorHAnsi"/>
              <w:color w:val="000000"/>
              <w:sz w:val="26"/>
              <w:szCs w:val="26"/>
              <w:lang w:val="uz-Cyrl-UZ" w:eastAsia="ru-RU"/>
            </w:rPr>
          </w:rPrChange>
        </w:rPr>
        <w:pPrChange w:id="453" w:author="Nozimjon Ortiqov" w:date="2026-02-24T13:12:00Z" w16du:dateUtc="2026-02-24T08:12:00Z">
          <w:pPr>
            <w:spacing w:beforeLines="60" w:before="144" w:afterLines="60" w:after="144" w:line="288" w:lineRule="auto"/>
            <w:ind w:firstLine="567"/>
            <w:jc w:val="both"/>
          </w:pPr>
        </w:pPrChange>
      </w:pPr>
      <w:del w:id="454" w:author="Nozimjon Ortiqov" w:date="2026-02-23T14:10:00Z" w16du:dateUtc="2026-02-23T09:10:00Z">
        <w:r w:rsidRPr="009C4BAE" w:rsidDel="003451BE">
          <w:rPr>
            <w:rFonts w:ascii="Roboto" w:eastAsia="Times New Roman" w:hAnsi="Roboto" w:cstheme="minorHAnsi"/>
            <w:color w:val="000000"/>
            <w:sz w:val="28"/>
            <w:szCs w:val="28"/>
            <w:lang w:val="uz-Cyrl-UZ" w:eastAsia="ru-RU"/>
            <w:rPrChange w:id="455" w:author="Nozimjon Ortiqov" w:date="2026-02-24T09:31:00Z" w16du:dateUtc="2026-02-24T04:31:00Z">
              <w:rPr>
                <w:rFonts w:ascii="Roboto" w:eastAsia="Times New Roman" w:hAnsi="Roboto" w:cstheme="minorHAnsi"/>
                <w:color w:val="000000"/>
                <w:sz w:val="26"/>
                <w:szCs w:val="26"/>
                <w:lang w:val="uz-Cyrl-UZ" w:eastAsia="ru-RU"/>
              </w:rPr>
            </w:rPrChange>
          </w:rPr>
          <w:delText>Тадқиқот кредит ресурсларидан фойдаланиш имконияти, қарз олувчиларнинг хулқ-атвори ҳамда муаммоли қарздорлик юзага келишида таъсир этувчи омилларни комплекс таҳлил қилишга қаратилган.</w:delText>
        </w:r>
      </w:del>
    </w:p>
    <w:p w14:paraId="3E9D8FFF" w14:textId="3ED065B8" w:rsidR="00ED6232" w:rsidRPr="009C4BAE" w:rsidRDefault="00DA3B76">
      <w:pPr>
        <w:pStyle w:val="2"/>
        <w:spacing w:before="120" w:line="288" w:lineRule="auto"/>
        <w:ind w:firstLine="567"/>
        <w:rPr>
          <w:rFonts w:ascii="Roboto" w:hAnsi="Roboto"/>
          <w:b/>
          <w:bCs/>
          <w:color w:val="002060"/>
          <w:sz w:val="28"/>
          <w:szCs w:val="28"/>
          <w:lang w:val="uz-Cyrl-UZ"/>
          <w:rPrChange w:id="456" w:author="Nozimjon Ortiqov" w:date="2026-02-24T09:31:00Z" w16du:dateUtc="2026-02-24T04:31:00Z">
            <w:rPr>
              <w:rFonts w:ascii="Roboto" w:hAnsi="Roboto"/>
              <w:b/>
              <w:bCs/>
              <w:color w:val="002060"/>
              <w:lang w:val="uz-Cyrl-UZ"/>
            </w:rPr>
          </w:rPrChange>
        </w:rPr>
        <w:pPrChange w:id="457" w:author="Nozimjon Ortiqov" w:date="2026-02-24T13:12:00Z" w16du:dateUtc="2026-02-24T08:12:00Z">
          <w:pPr>
            <w:pStyle w:val="2"/>
            <w:ind w:firstLine="567"/>
          </w:pPr>
        </w:pPrChange>
      </w:pPr>
      <w:bookmarkStart w:id="458" w:name="_Toc222630368"/>
      <w:r w:rsidRPr="009C4BAE">
        <w:rPr>
          <w:rFonts w:ascii="Roboto" w:hAnsi="Roboto"/>
          <w:b/>
          <w:bCs/>
          <w:color w:val="002060"/>
          <w:sz w:val="28"/>
          <w:szCs w:val="28"/>
          <w:lang w:val="uz-Cyrl-UZ"/>
          <w:rPrChange w:id="459" w:author="Nozimjon Ortiqov" w:date="2026-02-24T09:31:00Z" w16du:dateUtc="2026-02-24T04:31:00Z">
            <w:rPr>
              <w:rFonts w:ascii="Roboto" w:hAnsi="Roboto"/>
              <w:b/>
              <w:bCs/>
              <w:color w:val="002060"/>
              <w:lang w:val="uz-Cyrl-UZ"/>
            </w:rPr>
          </w:rPrChange>
        </w:rPr>
        <w:t>Тадқиқот</w:t>
      </w:r>
      <w:r w:rsidR="00623DD9" w:rsidRPr="009C4BAE">
        <w:rPr>
          <w:rFonts w:ascii="Roboto" w:hAnsi="Roboto"/>
          <w:b/>
          <w:bCs/>
          <w:color w:val="002060"/>
          <w:sz w:val="28"/>
          <w:szCs w:val="28"/>
          <w:lang w:val="uz-Cyrl-UZ"/>
          <w:rPrChange w:id="460" w:author="Nozimjon Ortiqov" w:date="2026-02-24T09:31:00Z" w16du:dateUtc="2026-02-24T04:31:00Z">
            <w:rPr>
              <w:rFonts w:ascii="Roboto" w:hAnsi="Roboto"/>
              <w:b/>
              <w:bCs/>
              <w:color w:val="002060"/>
              <w:lang w:val="uz-Cyrl-UZ"/>
            </w:rPr>
          </w:rPrChange>
        </w:rPr>
        <w:t xml:space="preserve">нинг асосий </w:t>
      </w:r>
      <w:r w:rsidRPr="009C4BAE">
        <w:rPr>
          <w:rFonts w:ascii="Roboto" w:hAnsi="Roboto"/>
          <w:b/>
          <w:bCs/>
          <w:color w:val="002060"/>
          <w:sz w:val="28"/>
          <w:szCs w:val="28"/>
          <w:lang w:val="uz-Cyrl-UZ"/>
          <w:rPrChange w:id="461" w:author="Nozimjon Ortiqov" w:date="2026-02-24T09:31:00Z" w16du:dateUtc="2026-02-24T04:31:00Z">
            <w:rPr>
              <w:rFonts w:ascii="Roboto" w:hAnsi="Roboto"/>
              <w:b/>
              <w:bCs/>
              <w:color w:val="002060"/>
              <w:lang w:val="uz-Cyrl-UZ"/>
            </w:rPr>
          </w:rPrChange>
        </w:rPr>
        <w:t>х</w:t>
      </w:r>
      <w:r w:rsidR="00202740" w:rsidRPr="009C4BAE">
        <w:rPr>
          <w:rFonts w:ascii="Roboto" w:hAnsi="Roboto"/>
          <w:b/>
          <w:bCs/>
          <w:color w:val="002060"/>
          <w:sz w:val="28"/>
          <w:szCs w:val="28"/>
          <w:lang w:val="uz-Cyrl-UZ"/>
          <w:rPrChange w:id="462" w:author="Nozimjon Ortiqov" w:date="2026-02-24T09:31:00Z" w16du:dateUtc="2026-02-24T04:31:00Z">
            <w:rPr>
              <w:rFonts w:ascii="Roboto" w:hAnsi="Roboto"/>
              <w:b/>
              <w:bCs/>
              <w:color w:val="002060"/>
              <w:lang w:val="uz-Cyrl-UZ"/>
            </w:rPr>
          </w:rPrChange>
        </w:rPr>
        <w:t>улосалар</w:t>
      </w:r>
      <w:bookmarkEnd w:id="458"/>
      <w:r w:rsidR="00623DD9" w:rsidRPr="009C4BAE">
        <w:rPr>
          <w:rFonts w:ascii="Roboto" w:hAnsi="Roboto"/>
          <w:b/>
          <w:bCs/>
          <w:color w:val="002060"/>
          <w:sz w:val="28"/>
          <w:szCs w:val="28"/>
          <w:lang w:val="uz-Cyrl-UZ"/>
          <w:rPrChange w:id="463" w:author="Nozimjon Ortiqov" w:date="2026-02-24T09:31:00Z" w16du:dateUtc="2026-02-24T04:31:00Z">
            <w:rPr>
              <w:rFonts w:ascii="Roboto" w:hAnsi="Roboto"/>
              <w:b/>
              <w:bCs/>
              <w:color w:val="002060"/>
              <w:lang w:val="uz-Cyrl-UZ"/>
            </w:rPr>
          </w:rPrChange>
        </w:rPr>
        <w:t>и</w:t>
      </w:r>
    </w:p>
    <w:p w14:paraId="03F022D5" w14:textId="24427A39" w:rsidR="007C5C71" w:rsidRPr="009C4BAE" w:rsidRDefault="00646627">
      <w:pPr>
        <w:spacing w:before="120" w:after="0" w:line="288" w:lineRule="auto"/>
        <w:ind w:firstLine="567"/>
        <w:jc w:val="both"/>
        <w:rPr>
          <w:ins w:id="464" w:author="Nozimjon Ortiqov" w:date="2026-02-23T14:11:00Z" w16du:dateUtc="2026-02-23T09:11:00Z"/>
          <w:rFonts w:ascii="Roboto" w:hAnsi="Roboto" w:cstheme="minorHAnsi"/>
          <w:sz w:val="26"/>
          <w:szCs w:val="26"/>
          <w:lang w:val="uz-Cyrl-UZ"/>
          <w:rPrChange w:id="465" w:author="Nozimjon Ortiqov" w:date="2026-02-24T09:31:00Z" w16du:dateUtc="2026-02-24T04:31:00Z">
            <w:rPr>
              <w:ins w:id="466" w:author="Nozimjon Ortiqov" w:date="2026-02-23T14:11:00Z" w16du:dateUtc="2026-02-23T09:11:00Z"/>
              <w:rFonts w:ascii="Roboto" w:hAnsi="Roboto" w:cstheme="minorHAnsi"/>
              <w:sz w:val="26"/>
              <w:szCs w:val="26"/>
              <w:highlight w:val="yellow"/>
              <w:lang w:val="uz-Cyrl-UZ"/>
            </w:rPr>
          </w:rPrChange>
        </w:rPr>
        <w:pPrChange w:id="467" w:author="Nozimjon Ortiqov" w:date="2026-02-24T13:12:00Z" w16du:dateUtc="2026-02-24T08:12:00Z">
          <w:pPr>
            <w:spacing w:before="80" w:after="80" w:line="276" w:lineRule="auto"/>
            <w:ind w:firstLine="567"/>
            <w:jc w:val="both"/>
          </w:pPr>
        </w:pPrChange>
      </w:pPr>
      <w:ins w:id="468" w:author="Nozimjon Ortiqov" w:date="2026-02-23T14:17:00Z" w16du:dateUtc="2026-02-23T09:17:00Z">
        <w:r w:rsidRPr="009C4BAE">
          <w:rPr>
            <w:rFonts w:ascii="Roboto" w:hAnsi="Roboto" w:cstheme="minorHAnsi"/>
            <w:sz w:val="26"/>
            <w:szCs w:val="26"/>
            <w:lang w:val="uz-Cyrl-UZ"/>
            <w:rPrChange w:id="469" w:author="Nozimjon Ortiqov" w:date="2026-02-24T09:31:00Z" w16du:dateUtc="2026-02-24T04:31:00Z">
              <w:rPr>
                <w:rFonts w:ascii="Roboto" w:hAnsi="Roboto" w:cstheme="minorHAnsi"/>
                <w:sz w:val="26"/>
                <w:szCs w:val="26"/>
                <w:highlight w:val="yellow"/>
              </w:rPr>
            </w:rPrChange>
          </w:rPr>
          <w:t xml:space="preserve">Даромадлар кескин пасайиш </w:t>
        </w:r>
      </w:ins>
      <w:ins w:id="470" w:author="Nozimjon Ortiqov" w:date="2026-02-23T14:18:00Z" w16du:dateUtc="2026-02-23T09:18:00Z">
        <w:r w:rsidRPr="009C4BAE">
          <w:rPr>
            <w:rFonts w:ascii="Roboto" w:hAnsi="Roboto" w:cstheme="minorHAnsi"/>
            <w:sz w:val="26"/>
            <w:szCs w:val="26"/>
            <w:lang w:val="uz-Cyrl-UZ"/>
            <w:rPrChange w:id="471" w:author="Nozimjon Ortiqov" w:date="2026-02-24T09:31:00Z" w16du:dateUtc="2026-02-24T04:31:00Z">
              <w:rPr>
                <w:rFonts w:ascii="Roboto" w:hAnsi="Roboto" w:cstheme="minorHAnsi"/>
                <w:sz w:val="26"/>
                <w:szCs w:val="26"/>
                <w:highlight w:val="yellow"/>
                <w:lang w:val="uz-Cyrl-UZ"/>
              </w:rPr>
            </w:rPrChange>
          </w:rPr>
          <w:t xml:space="preserve">ҳавфи, юқори қарз юки ва айрим қарздорларда хабардорлик даражасининг пастлиги шароитида </w:t>
        </w:r>
      </w:ins>
      <w:ins w:id="472" w:author="Nozimjon Ortiqov" w:date="2026-02-23T14:11:00Z" w16du:dateUtc="2026-02-23T09:11:00Z">
        <w:r w:rsidR="00353EE1" w:rsidRPr="009C4BAE">
          <w:rPr>
            <w:rFonts w:ascii="Roboto" w:hAnsi="Roboto" w:cstheme="minorHAnsi"/>
            <w:sz w:val="26"/>
            <w:szCs w:val="26"/>
            <w:lang w:val="uz-Cyrl-UZ"/>
            <w:rPrChange w:id="473" w:author="Nozimjon Ortiqov" w:date="2026-02-24T09:31:00Z" w16du:dateUtc="2026-02-24T04:31:00Z">
              <w:rPr>
                <w:rFonts w:ascii="Roboto" w:hAnsi="Roboto" w:cstheme="minorHAnsi"/>
                <w:sz w:val="26"/>
                <w:szCs w:val="26"/>
                <w:highlight w:val="yellow"/>
                <w:lang w:val="uz-Cyrl-UZ"/>
              </w:rPr>
            </w:rPrChange>
          </w:rPr>
          <w:t>2021-20</w:t>
        </w:r>
      </w:ins>
      <w:ins w:id="474" w:author="Nozimjon Ortiqov" w:date="2026-02-23T14:12:00Z" w16du:dateUtc="2026-02-23T09:12:00Z">
        <w:r w:rsidR="00353EE1" w:rsidRPr="009C4BAE">
          <w:rPr>
            <w:rFonts w:ascii="Roboto" w:hAnsi="Roboto" w:cstheme="minorHAnsi"/>
            <w:sz w:val="26"/>
            <w:szCs w:val="26"/>
            <w:lang w:val="uz-Cyrl-UZ"/>
            <w:rPrChange w:id="475" w:author="Nozimjon Ortiqov" w:date="2026-02-24T09:31:00Z" w16du:dateUtc="2026-02-24T04:31:00Z">
              <w:rPr>
                <w:rFonts w:ascii="Roboto" w:hAnsi="Roboto" w:cstheme="minorHAnsi"/>
                <w:sz w:val="26"/>
                <w:szCs w:val="26"/>
                <w:highlight w:val="yellow"/>
                <w:lang w:val="uz-Cyrl-UZ"/>
              </w:rPr>
            </w:rPrChange>
          </w:rPr>
          <w:t xml:space="preserve">25 йилларда чакана кредитлар ҳажмининг </w:t>
        </w:r>
      </w:ins>
      <w:ins w:id="476" w:author="Nozimjon Ortiqov" w:date="2026-02-23T14:19:00Z" w16du:dateUtc="2026-02-23T09:19:00Z">
        <w:r w:rsidRPr="009C4BAE">
          <w:rPr>
            <w:rFonts w:ascii="Roboto" w:hAnsi="Roboto" w:cstheme="minorHAnsi"/>
            <w:sz w:val="26"/>
            <w:szCs w:val="26"/>
            <w:lang w:val="uz-Cyrl-UZ"/>
            <w:rPrChange w:id="477" w:author="Nozimjon Ortiqov" w:date="2026-02-24T09:31:00Z" w16du:dateUtc="2026-02-24T04:31:00Z">
              <w:rPr>
                <w:rFonts w:ascii="Roboto" w:hAnsi="Roboto" w:cstheme="minorHAnsi"/>
                <w:sz w:val="26"/>
                <w:szCs w:val="26"/>
                <w:highlight w:val="yellow"/>
                <w:lang w:val="uz-Cyrl-UZ"/>
              </w:rPr>
            </w:rPrChange>
          </w:rPr>
          <w:t xml:space="preserve">ўсиши </w:t>
        </w:r>
      </w:ins>
      <w:ins w:id="478" w:author="Nozimjon Ortiqov" w:date="2026-02-23T14:20:00Z" w16du:dateUtc="2026-02-23T09:20:00Z">
        <w:r w:rsidRPr="009C4BAE">
          <w:rPr>
            <w:rFonts w:ascii="Roboto" w:hAnsi="Roboto" w:cstheme="minorHAnsi"/>
            <w:sz w:val="26"/>
            <w:szCs w:val="26"/>
            <w:lang w:val="uz-Cyrl-UZ"/>
            <w:rPrChange w:id="479" w:author="Nozimjon Ortiqov" w:date="2026-02-24T09:31:00Z" w16du:dateUtc="2026-02-24T04:31:00Z">
              <w:rPr>
                <w:rFonts w:ascii="Roboto" w:hAnsi="Roboto" w:cstheme="minorHAnsi"/>
                <w:sz w:val="26"/>
                <w:szCs w:val="26"/>
                <w:highlight w:val="yellow"/>
                <w:lang w:val="uz-Cyrl-UZ"/>
              </w:rPr>
            </w:rPrChange>
          </w:rPr>
          <w:t xml:space="preserve">тўловларни кечикиш ҳолатининг </w:t>
        </w:r>
      </w:ins>
      <w:ins w:id="480" w:author="Nozimjon Ortiqov" w:date="2026-02-23T14:19:00Z" w16du:dateUtc="2026-02-23T09:19:00Z">
        <w:r w:rsidRPr="009C4BAE">
          <w:rPr>
            <w:rFonts w:ascii="Roboto" w:hAnsi="Roboto" w:cstheme="minorHAnsi"/>
            <w:sz w:val="26"/>
            <w:szCs w:val="26"/>
            <w:lang w:val="uz-Cyrl-UZ"/>
            <w:rPrChange w:id="481" w:author="Nozimjon Ortiqov" w:date="2026-02-24T09:31:00Z" w16du:dateUtc="2026-02-24T04:31:00Z">
              <w:rPr>
                <w:rFonts w:ascii="Roboto" w:hAnsi="Roboto" w:cstheme="minorHAnsi"/>
                <w:sz w:val="26"/>
                <w:szCs w:val="26"/>
                <w:highlight w:val="yellow"/>
                <w:lang w:val="uz-Cyrl-UZ"/>
              </w:rPr>
            </w:rPrChange>
          </w:rPr>
          <w:t xml:space="preserve">аҳолининг даромад нуқтаи назаридан заифроқ қатламида </w:t>
        </w:r>
      </w:ins>
      <w:ins w:id="482" w:author="Nozimjon Ortiqov" w:date="2026-02-23T14:20:00Z" w16du:dateUtc="2026-02-23T09:20:00Z">
        <w:r w:rsidRPr="009C4BAE">
          <w:rPr>
            <w:rFonts w:ascii="Roboto" w:hAnsi="Roboto" w:cstheme="minorHAnsi"/>
            <w:sz w:val="26"/>
            <w:szCs w:val="26"/>
            <w:lang w:val="uz-Cyrl-UZ"/>
            <w:rPrChange w:id="483" w:author="Nozimjon Ortiqov" w:date="2026-02-24T09:31:00Z" w16du:dateUtc="2026-02-24T04:31:00Z">
              <w:rPr>
                <w:rFonts w:ascii="Roboto" w:hAnsi="Roboto" w:cstheme="minorHAnsi"/>
                <w:sz w:val="26"/>
                <w:szCs w:val="26"/>
                <w:highlight w:val="yellow"/>
                <w:lang w:val="uz-Cyrl-UZ"/>
              </w:rPr>
            </w:rPrChange>
          </w:rPr>
          <w:t>концентраци</w:t>
        </w:r>
      </w:ins>
      <w:ins w:id="484" w:author="Nozimjon Ortiqov" w:date="2026-02-23T14:21:00Z" w16du:dateUtc="2026-02-23T09:21:00Z">
        <w:r w:rsidRPr="009C4BAE">
          <w:rPr>
            <w:rFonts w:ascii="Roboto" w:hAnsi="Roboto" w:cstheme="minorHAnsi"/>
            <w:sz w:val="26"/>
            <w:szCs w:val="26"/>
            <w:lang w:val="uz-Cyrl-UZ"/>
            <w:rPrChange w:id="485" w:author="Nozimjon Ortiqov" w:date="2026-02-24T09:31:00Z" w16du:dateUtc="2026-02-24T04:31:00Z">
              <w:rPr>
                <w:rFonts w:ascii="Roboto" w:hAnsi="Roboto" w:cstheme="minorHAnsi"/>
                <w:sz w:val="26"/>
                <w:szCs w:val="26"/>
                <w:highlight w:val="yellow"/>
                <w:lang w:val="uz-Cyrl-UZ"/>
              </w:rPr>
            </w:rPrChange>
          </w:rPr>
          <w:t xml:space="preserve">ялашув </w:t>
        </w:r>
      </w:ins>
      <w:ins w:id="486" w:author="Nozimjon Ortiqov" w:date="2026-02-23T14:20:00Z" w16du:dateUtc="2026-02-23T09:20:00Z">
        <w:r w:rsidRPr="009C4BAE">
          <w:rPr>
            <w:rFonts w:ascii="Roboto" w:hAnsi="Roboto" w:cstheme="minorHAnsi"/>
            <w:sz w:val="26"/>
            <w:szCs w:val="26"/>
            <w:lang w:val="uz-Cyrl-UZ"/>
            <w:rPrChange w:id="487" w:author="Nozimjon Ortiqov" w:date="2026-02-24T09:31:00Z" w16du:dateUtc="2026-02-24T04:31:00Z">
              <w:rPr>
                <w:rFonts w:ascii="Roboto" w:hAnsi="Roboto" w:cstheme="minorHAnsi"/>
                <w:sz w:val="26"/>
                <w:szCs w:val="26"/>
                <w:highlight w:val="yellow"/>
                <w:lang w:val="uz-Cyrl-UZ"/>
              </w:rPr>
            </w:rPrChange>
          </w:rPr>
          <w:t>рискини пайдо қилмоқда.</w:t>
        </w:r>
      </w:ins>
    </w:p>
    <w:p w14:paraId="45089CB6" w14:textId="18C54AF2" w:rsidR="00D0641A" w:rsidRPr="009C4BAE" w:rsidDel="00424FFF" w:rsidRDefault="00D0641A">
      <w:pPr>
        <w:spacing w:before="120" w:after="0" w:line="288" w:lineRule="auto"/>
        <w:ind w:firstLine="567"/>
        <w:jc w:val="both"/>
        <w:rPr>
          <w:del w:id="488" w:author="Nozimjon Ortiqov" w:date="2026-02-23T14:21:00Z" w16du:dateUtc="2026-02-23T09:21:00Z"/>
          <w:rFonts w:ascii="Roboto" w:hAnsi="Roboto" w:cstheme="minorHAnsi"/>
          <w:sz w:val="26"/>
          <w:szCs w:val="26"/>
          <w:lang w:val="uz-Cyrl-UZ"/>
        </w:rPr>
        <w:pPrChange w:id="489" w:author="Nozimjon Ortiqov" w:date="2026-02-24T13:12:00Z" w16du:dateUtc="2026-02-24T08:12:00Z">
          <w:pPr>
            <w:spacing w:before="80" w:after="80" w:line="276" w:lineRule="auto"/>
            <w:ind w:firstLine="567"/>
            <w:jc w:val="both"/>
          </w:pPr>
        </w:pPrChange>
      </w:pPr>
      <w:del w:id="490" w:author="Nozimjon Ortiqov" w:date="2026-02-23T14:21:00Z" w16du:dateUtc="2026-02-23T09:21:00Z">
        <w:r w:rsidRPr="009C4BAE" w:rsidDel="00646627">
          <w:rPr>
            <w:rFonts w:ascii="Roboto" w:hAnsi="Roboto" w:cstheme="minorHAnsi"/>
            <w:sz w:val="26"/>
            <w:szCs w:val="26"/>
            <w:highlight w:val="yellow"/>
            <w:lang w:val="uz-Cyrl-UZ"/>
          </w:rPr>
          <w:delText>Кредитларни муаммога айланиш сабаблари</w:delText>
        </w:r>
        <w:r w:rsidR="00474C92" w:rsidRPr="009C4BAE" w:rsidDel="00646627">
          <w:rPr>
            <w:rFonts w:ascii="Roboto" w:hAnsi="Roboto" w:cstheme="minorHAnsi"/>
            <w:sz w:val="26"/>
            <w:szCs w:val="26"/>
            <w:highlight w:val="yellow"/>
            <w:lang w:val="uz-Cyrl-UZ"/>
          </w:rPr>
          <w:delText>нинг</w:delText>
        </w:r>
        <w:r w:rsidRPr="009C4BAE" w:rsidDel="00646627">
          <w:rPr>
            <w:rFonts w:ascii="Roboto" w:hAnsi="Roboto" w:cstheme="minorHAnsi"/>
            <w:sz w:val="26"/>
            <w:szCs w:val="26"/>
            <w:highlight w:val="yellow"/>
            <w:lang w:val="uz-Cyrl-UZ"/>
          </w:rPr>
          <w:delText xml:space="preserve"> таҳлили </w:delText>
        </w:r>
        <w:r w:rsidR="00166247" w:rsidRPr="009C4BAE" w:rsidDel="00646627">
          <w:rPr>
            <w:rFonts w:ascii="Roboto" w:hAnsi="Roboto" w:cstheme="minorHAnsi"/>
            <w:sz w:val="26"/>
            <w:szCs w:val="26"/>
            <w:highlight w:val="yellow"/>
            <w:lang w:val="uz-Cyrl-UZ"/>
          </w:rPr>
          <w:delText xml:space="preserve">бунда </w:delText>
        </w:r>
        <w:r w:rsidRPr="009C4BAE" w:rsidDel="00646627">
          <w:rPr>
            <w:rFonts w:ascii="Roboto" w:hAnsi="Roboto" w:cstheme="minorHAnsi"/>
            <w:sz w:val="26"/>
            <w:szCs w:val="26"/>
            <w:highlight w:val="yellow"/>
            <w:lang w:val="uz-Cyrl-UZ"/>
          </w:rPr>
          <w:delText xml:space="preserve">иқтисодий омиллар устуворлигини </w:delText>
        </w:r>
        <w:r w:rsidR="00166247" w:rsidRPr="009C4BAE" w:rsidDel="00646627">
          <w:rPr>
            <w:rFonts w:ascii="Roboto" w:hAnsi="Roboto" w:cstheme="minorHAnsi"/>
            <w:sz w:val="26"/>
            <w:szCs w:val="26"/>
            <w:highlight w:val="yellow"/>
            <w:lang w:val="uz-Cyrl-UZ"/>
          </w:rPr>
          <w:delText>кўрсатди</w:delText>
        </w:r>
        <w:r w:rsidRPr="009C4BAE" w:rsidDel="00646627">
          <w:rPr>
            <w:rFonts w:ascii="Roboto" w:hAnsi="Roboto" w:cstheme="minorHAnsi"/>
            <w:sz w:val="26"/>
            <w:szCs w:val="26"/>
            <w:highlight w:val="yellow"/>
            <w:lang w:val="uz-Cyrl-UZ"/>
          </w:rPr>
          <w:delText>.</w:delText>
        </w:r>
        <w:r w:rsidRPr="009C4BAE" w:rsidDel="00646627">
          <w:rPr>
            <w:rFonts w:ascii="Roboto" w:hAnsi="Roboto" w:cstheme="minorHAnsi"/>
            <w:sz w:val="26"/>
            <w:szCs w:val="26"/>
            <w:lang w:val="uz-Cyrl-UZ"/>
          </w:rPr>
          <w:delText xml:space="preserve"> </w:delText>
        </w:r>
      </w:del>
    </w:p>
    <w:p w14:paraId="40DE0153" w14:textId="351ADF78" w:rsidR="00424FFF" w:rsidRPr="009C4BAE" w:rsidRDefault="00424FFF">
      <w:pPr>
        <w:spacing w:before="120" w:after="0" w:line="288" w:lineRule="auto"/>
        <w:ind w:firstLine="567"/>
        <w:jc w:val="both"/>
        <w:rPr>
          <w:ins w:id="491" w:author="Nozimjon Ortiqov" w:date="2026-02-23T14:25:00Z" w16du:dateUtc="2026-02-23T09:25:00Z"/>
          <w:rFonts w:ascii="Roboto" w:hAnsi="Roboto" w:cstheme="minorHAnsi"/>
          <w:strike/>
          <w:sz w:val="26"/>
          <w:szCs w:val="26"/>
          <w:lang w:val="uz-Cyrl-UZ"/>
        </w:rPr>
        <w:pPrChange w:id="492" w:author="Nozimjon Ortiqov" w:date="2026-02-24T13:12:00Z" w16du:dateUtc="2026-02-24T08:12:00Z">
          <w:pPr>
            <w:spacing w:before="80" w:after="80" w:line="276" w:lineRule="auto"/>
            <w:ind w:firstLine="567"/>
            <w:jc w:val="both"/>
          </w:pPr>
        </w:pPrChange>
      </w:pPr>
      <w:ins w:id="493" w:author="Nozimjon Ortiqov" w:date="2026-02-23T14:25:00Z" w16du:dateUtc="2026-02-23T09:25:00Z">
        <w:r w:rsidRPr="009C4BAE">
          <w:rPr>
            <w:rFonts w:ascii="Roboto" w:hAnsi="Roboto" w:cstheme="minorHAnsi"/>
            <w:sz w:val="26"/>
            <w:szCs w:val="26"/>
            <w:lang w:val="uz-Cyrl-UZ"/>
          </w:rPr>
          <w:t xml:space="preserve">Тадқиқотнинг асосий хулосалари: </w:t>
        </w:r>
      </w:ins>
    </w:p>
    <w:p w14:paraId="6BCF5E87" w14:textId="73640E8E" w:rsidR="009E1C84" w:rsidRPr="009C4BAE" w:rsidRDefault="009E1C84">
      <w:pPr>
        <w:spacing w:before="120" w:after="0" w:line="288" w:lineRule="auto"/>
        <w:ind w:firstLine="567"/>
        <w:jc w:val="both"/>
        <w:rPr>
          <w:ins w:id="494" w:author="Nozimjon Ortiqov" w:date="2026-02-23T14:44:00Z" w16du:dateUtc="2026-02-23T09:44:00Z"/>
          <w:rFonts w:ascii="Roboto" w:hAnsi="Roboto" w:cstheme="minorHAnsi"/>
          <w:b/>
          <w:bCs/>
          <w:sz w:val="26"/>
          <w:szCs w:val="26"/>
          <w:lang w:val="uz-Cyrl-UZ"/>
        </w:rPr>
        <w:pPrChange w:id="495" w:author="Nozimjon Ortiqov" w:date="2026-02-24T13:12:00Z" w16du:dateUtc="2026-02-24T08:12:00Z">
          <w:pPr>
            <w:spacing w:before="80" w:after="80" w:line="276" w:lineRule="auto"/>
            <w:ind w:firstLine="567"/>
            <w:jc w:val="both"/>
          </w:pPr>
        </w:pPrChange>
      </w:pPr>
      <w:ins w:id="496" w:author="Nozimjon Ortiqov" w:date="2026-02-23T14:44:00Z" w16du:dateUtc="2026-02-23T09:44:00Z">
        <w:r w:rsidRPr="009C4BAE">
          <w:rPr>
            <w:rFonts w:ascii="Roboto" w:hAnsi="Roboto" w:cstheme="minorHAnsi"/>
            <w:b/>
            <w:bCs/>
            <w:color w:val="7030A0"/>
            <w:sz w:val="26"/>
            <w:szCs w:val="26"/>
            <w:lang w:val="uz-Cyrl-UZ"/>
          </w:rPr>
          <w:t>1.</w:t>
        </w:r>
        <w:r w:rsidRPr="009C4BAE">
          <w:rPr>
            <w:rFonts w:ascii="Roboto" w:hAnsi="Roboto" w:cstheme="minorHAnsi"/>
            <w:b/>
            <w:bCs/>
            <w:sz w:val="26"/>
            <w:szCs w:val="26"/>
            <w:lang w:val="uz-Cyrl-UZ"/>
          </w:rPr>
          <w:t xml:space="preserve"> Норасмий қарз олиш амалиётининг юқорилиги. </w:t>
        </w:r>
        <w:r w:rsidRPr="009C4BAE">
          <w:rPr>
            <w:rFonts w:ascii="Roboto" w:hAnsi="Roboto" w:cstheme="minorHAnsi"/>
            <w:sz w:val="26"/>
            <w:szCs w:val="26"/>
            <w:lang w:val="uz-Cyrl-UZ"/>
          </w:rPr>
          <w:t xml:space="preserve">Респондентларнинг </w:t>
        </w:r>
        <w:r w:rsidRPr="009C4BAE">
          <w:rPr>
            <w:rFonts w:ascii="Roboto" w:hAnsi="Roboto" w:cstheme="minorHAnsi"/>
            <w:sz w:val="26"/>
            <w:szCs w:val="26"/>
            <w:lang w:val="uz-Cyrl-UZ"/>
          </w:rPr>
          <w:br/>
        </w:r>
        <w:r w:rsidRPr="009C4BAE">
          <w:rPr>
            <w:rFonts w:ascii="Roboto" w:hAnsi="Roboto" w:cstheme="minorHAnsi"/>
            <w:b/>
            <w:bCs/>
            <w:color w:val="C00000"/>
            <w:sz w:val="26"/>
            <w:szCs w:val="26"/>
            <w:lang w:val="uz-Cyrl-UZ"/>
          </w:rPr>
          <w:t xml:space="preserve">42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биринчи навбатда оила аъзолари ва дўстларига мурожаат қилади. Қашқадарё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73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Хоразм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69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вилоятларида норасмий манбаларга банкларга нисбатан кўпроқ </w:t>
        </w:r>
      </w:ins>
      <w:ins w:id="497" w:author="Nozimjon Ortiqov" w:date="2026-02-23T20:46:00Z" w16du:dateUtc="2026-02-23T15:46:00Z">
        <w:r w:rsidR="000B477D" w:rsidRPr="009C4BAE">
          <w:rPr>
            <w:rFonts w:ascii="Roboto" w:hAnsi="Roboto" w:cstheme="minorHAnsi"/>
            <w:sz w:val="26"/>
            <w:szCs w:val="26"/>
            <w:lang w:val="uz-Cyrl-UZ"/>
          </w:rPr>
          <w:t>мурожаат</w:t>
        </w:r>
      </w:ins>
      <w:ins w:id="498" w:author="Nozimjon Ortiqov" w:date="2026-02-23T14:44:00Z" w16du:dateUtc="2026-02-23T09:44:00Z">
        <w:r w:rsidRPr="009C4BAE">
          <w:rPr>
            <w:rFonts w:ascii="Roboto" w:hAnsi="Roboto" w:cstheme="minorHAnsi"/>
            <w:sz w:val="26"/>
            <w:szCs w:val="26"/>
            <w:lang w:val="uz-Cyrl-UZ"/>
          </w:rPr>
          <w:t xml:space="preserve"> қилинади.</w:t>
        </w:r>
      </w:ins>
    </w:p>
    <w:p w14:paraId="5E2D3735" w14:textId="1928A33D" w:rsidR="009E1C84" w:rsidRPr="009C4BAE" w:rsidRDefault="00F75515">
      <w:pPr>
        <w:spacing w:before="120" w:after="0" w:line="288" w:lineRule="auto"/>
        <w:ind w:firstLine="567"/>
        <w:jc w:val="both"/>
        <w:rPr>
          <w:ins w:id="499" w:author="Nozimjon Ortiqov" w:date="2026-02-23T14:44:00Z" w16du:dateUtc="2026-02-23T09:44:00Z"/>
          <w:rFonts w:ascii="Roboto" w:hAnsi="Roboto" w:cstheme="minorHAnsi"/>
          <w:sz w:val="26"/>
          <w:szCs w:val="26"/>
          <w:lang w:val="uz-Cyrl-UZ"/>
        </w:rPr>
        <w:pPrChange w:id="500" w:author="Nozimjon Ortiqov" w:date="2026-02-24T13:12:00Z" w16du:dateUtc="2026-02-24T08:12:00Z">
          <w:pPr>
            <w:spacing w:before="80" w:after="80" w:line="276" w:lineRule="auto"/>
            <w:ind w:firstLine="567"/>
            <w:jc w:val="both"/>
          </w:pPr>
        </w:pPrChange>
      </w:pPr>
      <w:del w:id="501" w:author="Nozimjon Ortiqov" w:date="2026-02-23T14:44:00Z" w16du:dateUtc="2026-02-23T09:44:00Z">
        <w:r w:rsidRPr="009C4BAE" w:rsidDel="009E1C84">
          <w:rPr>
            <w:rFonts w:ascii="Roboto" w:hAnsi="Roboto" w:cstheme="minorHAnsi"/>
            <w:b/>
            <w:bCs/>
            <w:color w:val="7030A0"/>
            <w:sz w:val="26"/>
            <w:szCs w:val="26"/>
            <w:lang w:val="uz-Cyrl-UZ"/>
          </w:rPr>
          <w:delText>1</w:delText>
        </w:r>
      </w:del>
      <w:ins w:id="502" w:author="Nozimjon Ortiqov" w:date="2026-02-23T14:44:00Z" w16du:dateUtc="2026-02-23T09:44:00Z">
        <w:r w:rsidR="009E1C84" w:rsidRPr="009C4BAE">
          <w:rPr>
            <w:rFonts w:ascii="Roboto" w:hAnsi="Roboto" w:cstheme="minorHAnsi"/>
            <w:b/>
            <w:bCs/>
            <w:color w:val="7030A0"/>
            <w:sz w:val="26"/>
            <w:szCs w:val="26"/>
            <w:lang w:val="uz-Cyrl-UZ"/>
          </w:rPr>
          <w:t>2</w:t>
        </w:r>
      </w:ins>
      <w:r w:rsidRPr="009C4BAE">
        <w:rPr>
          <w:rFonts w:ascii="Roboto" w:hAnsi="Roboto" w:cstheme="minorHAnsi"/>
          <w:b/>
          <w:bCs/>
          <w:color w:val="7030A0"/>
          <w:sz w:val="26"/>
          <w:szCs w:val="26"/>
          <w:lang w:val="uz-Cyrl-UZ"/>
        </w:rPr>
        <w:t>.</w:t>
      </w:r>
      <w:r w:rsidRPr="009C4BAE">
        <w:rPr>
          <w:rFonts w:ascii="Roboto" w:hAnsi="Roboto" w:cstheme="minorHAnsi"/>
          <w:sz w:val="26"/>
          <w:szCs w:val="26"/>
          <w:lang w:val="uz-Cyrl-UZ"/>
        </w:rPr>
        <w:t> </w:t>
      </w:r>
      <w:ins w:id="503" w:author="Nozimjon Ortiqov" w:date="2026-02-23T14:47:00Z" w16du:dateUtc="2026-02-23T09:47:00Z">
        <w:r w:rsidR="000C2EDA" w:rsidRPr="009C4BAE">
          <w:rPr>
            <w:rFonts w:ascii="Roboto" w:hAnsi="Roboto" w:cstheme="minorHAnsi"/>
            <w:b/>
            <w:bCs/>
            <w:sz w:val="26"/>
            <w:szCs w:val="26"/>
            <w:lang w:val="uz-Cyrl-UZ"/>
            <w:rPrChange w:id="504" w:author="Nozimjon Ortiqov" w:date="2026-02-24T09:31:00Z" w16du:dateUtc="2026-02-24T04:31:00Z">
              <w:rPr>
                <w:rFonts w:ascii="Roboto" w:hAnsi="Roboto" w:cstheme="minorHAnsi"/>
                <w:sz w:val="26"/>
                <w:szCs w:val="26"/>
                <w:lang w:val="uz-Cyrl-UZ"/>
              </w:rPr>
            </w:rPrChange>
          </w:rPr>
          <w:t xml:space="preserve">Кредитларни муаммога айланишида иқтисодий омиллар асосий рол ўйнамоқда. </w:t>
        </w:r>
      </w:ins>
      <w:ins w:id="505" w:author="Nozimjon Ortiqov" w:date="2026-02-23T15:28:00Z" w16du:dateUtc="2026-02-23T10:28:00Z">
        <w:r w:rsidR="0027273D" w:rsidRPr="009C4BAE">
          <w:rPr>
            <w:rFonts w:ascii="Roboto" w:hAnsi="Roboto" w:cstheme="minorHAnsi"/>
            <w:b/>
            <w:bCs/>
            <w:sz w:val="26"/>
            <w:szCs w:val="26"/>
            <w:lang w:val="uz-Cyrl-UZ"/>
          </w:rPr>
          <w:t>Бунда:</w:t>
        </w:r>
      </w:ins>
    </w:p>
    <w:p w14:paraId="347FE981" w14:textId="431F760E" w:rsidR="002D189F" w:rsidRPr="009C4BAE" w:rsidRDefault="0027273D">
      <w:pPr>
        <w:spacing w:before="120" w:after="0" w:line="288" w:lineRule="auto"/>
        <w:ind w:firstLine="567"/>
        <w:jc w:val="both"/>
        <w:rPr>
          <w:ins w:id="506" w:author="Nozimjon Ortiqov" w:date="2026-02-23T20:30:00Z" w16du:dateUtc="2026-02-23T15:30:00Z"/>
          <w:rFonts w:ascii="Roboto" w:hAnsi="Roboto" w:cstheme="minorHAnsi"/>
          <w:sz w:val="26"/>
          <w:szCs w:val="26"/>
          <w:lang w:val="uz-Cyrl-UZ"/>
        </w:rPr>
        <w:pPrChange w:id="507" w:author="Nozimjon Ortiqov" w:date="2026-02-24T13:12:00Z" w16du:dateUtc="2026-02-24T08:12:00Z">
          <w:pPr>
            <w:spacing w:before="80" w:after="80" w:line="276" w:lineRule="auto"/>
            <w:ind w:firstLine="567"/>
            <w:jc w:val="both"/>
          </w:pPr>
        </w:pPrChange>
      </w:pPr>
      <w:ins w:id="508" w:author="Nozimjon Ortiqov" w:date="2026-02-23T15:28:00Z" w16du:dateUtc="2026-02-23T10:28:00Z">
        <w:r w:rsidRPr="009C4BAE">
          <w:rPr>
            <w:rFonts w:ascii="Roboto" w:hAnsi="Roboto" w:cstheme="minorHAnsi"/>
            <w:b/>
            <w:bCs/>
            <w:sz w:val="26"/>
            <w:szCs w:val="26"/>
            <w:lang w:val="uz-Cyrl-UZ"/>
          </w:rPr>
          <w:t>– </w:t>
        </w:r>
      </w:ins>
      <w:ins w:id="509" w:author="Nozimjon Ortiqov" w:date="2026-02-23T15:39:00Z" w16du:dateUtc="2026-02-23T10:39:00Z">
        <w:r w:rsidR="003F0D23" w:rsidRPr="009C4BAE">
          <w:rPr>
            <w:rFonts w:ascii="Roboto" w:hAnsi="Roboto" w:cstheme="minorHAnsi"/>
            <w:b/>
            <w:bCs/>
            <w:sz w:val="26"/>
            <w:szCs w:val="26"/>
            <w:lang w:val="uz-Cyrl-UZ"/>
          </w:rPr>
          <w:t>у</w:t>
        </w:r>
      </w:ins>
      <w:ins w:id="510" w:author="Nozimjon Ortiqov" w:date="2026-02-23T14:26:00Z" w16du:dateUtc="2026-02-23T09:26:00Z">
        <w:r w:rsidR="00424FFF" w:rsidRPr="009C4BAE">
          <w:rPr>
            <w:rFonts w:ascii="Roboto" w:hAnsi="Roboto" w:cstheme="minorHAnsi"/>
            <w:b/>
            <w:bCs/>
            <w:sz w:val="26"/>
            <w:szCs w:val="26"/>
            <w:lang w:val="uz-Cyrl-UZ"/>
            <w:rPrChange w:id="511" w:author="Nozimjon Ortiqov" w:date="2026-02-24T09:31:00Z" w16du:dateUtc="2026-02-24T04:31:00Z">
              <w:rPr>
                <w:rFonts w:ascii="Roboto" w:hAnsi="Roboto" w:cstheme="minorHAnsi"/>
                <w:sz w:val="26"/>
                <w:szCs w:val="26"/>
                <w:lang w:val="uz-Cyrl-UZ"/>
              </w:rPr>
            </w:rPrChange>
          </w:rPr>
          <w:t xml:space="preserve">й хўжаликларида </w:t>
        </w:r>
      </w:ins>
      <w:del w:id="512" w:author="Nozimjon Ortiqov" w:date="2026-02-23T14:27:00Z" w16du:dateUtc="2026-02-23T09:27:00Z">
        <w:r w:rsidR="00E92178" w:rsidRPr="009C4BAE" w:rsidDel="00424FFF">
          <w:rPr>
            <w:rFonts w:ascii="Roboto" w:hAnsi="Roboto" w:cstheme="minorHAnsi"/>
            <w:b/>
            <w:bCs/>
            <w:sz w:val="26"/>
            <w:szCs w:val="26"/>
            <w:lang w:val="uz-Cyrl-UZ"/>
            <w:rPrChange w:id="513" w:author="Nozimjon Ortiqov" w:date="2026-02-24T09:31:00Z" w16du:dateUtc="2026-02-24T04:31:00Z">
              <w:rPr>
                <w:rFonts w:ascii="Roboto" w:hAnsi="Roboto" w:cstheme="minorHAnsi"/>
                <w:sz w:val="26"/>
                <w:szCs w:val="26"/>
                <w:lang w:val="uz-Cyrl-UZ"/>
              </w:rPr>
            </w:rPrChange>
          </w:rPr>
          <w:delText xml:space="preserve">Қарздорларда </w:delText>
        </w:r>
      </w:del>
      <w:ins w:id="514" w:author="Nozimjon Ortiqov" w:date="2026-02-23T14:27:00Z" w16du:dateUtc="2026-02-23T09:27:00Z">
        <w:r w:rsidR="00424FFF" w:rsidRPr="009C4BAE">
          <w:rPr>
            <w:rFonts w:ascii="Roboto" w:hAnsi="Roboto" w:cstheme="minorHAnsi"/>
            <w:b/>
            <w:bCs/>
            <w:sz w:val="26"/>
            <w:szCs w:val="26"/>
            <w:lang w:val="uz-Cyrl-UZ"/>
            <w:rPrChange w:id="515" w:author="Nozimjon Ortiqov" w:date="2026-02-24T09:31:00Z" w16du:dateUtc="2026-02-24T04:31:00Z">
              <w:rPr>
                <w:rFonts w:ascii="Roboto" w:hAnsi="Roboto" w:cstheme="minorHAnsi"/>
                <w:sz w:val="26"/>
                <w:szCs w:val="26"/>
                <w:lang w:val="uz-Cyrl-UZ"/>
              </w:rPr>
            </w:rPrChange>
          </w:rPr>
          <w:t>молиявий буфер (</w:t>
        </w:r>
      </w:ins>
      <w:r w:rsidR="00A34306" w:rsidRPr="009C4BAE">
        <w:rPr>
          <w:rFonts w:ascii="Roboto" w:hAnsi="Roboto" w:cstheme="minorHAnsi"/>
          <w:b/>
          <w:bCs/>
          <w:sz w:val="26"/>
          <w:szCs w:val="26"/>
          <w:lang w:val="uz-Cyrl-UZ"/>
        </w:rPr>
        <w:t>жамғармалар</w:t>
      </w:r>
      <w:ins w:id="516" w:author="Nozimjon Ortiqov" w:date="2026-02-23T14:27:00Z" w16du:dateUtc="2026-02-23T09:27:00Z">
        <w:r w:rsidR="00424FFF" w:rsidRPr="009C4BAE">
          <w:rPr>
            <w:rFonts w:ascii="Roboto" w:hAnsi="Roboto" w:cstheme="minorHAnsi"/>
            <w:b/>
            <w:bCs/>
            <w:sz w:val="26"/>
            <w:szCs w:val="26"/>
            <w:lang w:val="uz-Cyrl-UZ"/>
          </w:rPr>
          <w:t xml:space="preserve">) </w:t>
        </w:r>
      </w:ins>
      <w:del w:id="517" w:author="Nozimjon Ortiqov" w:date="2026-02-23T14:27:00Z" w16du:dateUtc="2026-02-23T09:27:00Z">
        <w:r w:rsidR="00A34306" w:rsidRPr="009C4BAE" w:rsidDel="00424FFF">
          <w:rPr>
            <w:rFonts w:ascii="Roboto" w:hAnsi="Roboto" w:cstheme="minorHAnsi"/>
            <w:b/>
            <w:bCs/>
            <w:sz w:val="26"/>
            <w:szCs w:val="26"/>
            <w:lang w:val="uz-Cyrl-UZ"/>
          </w:rPr>
          <w:delText xml:space="preserve">нинг </w:delText>
        </w:r>
      </w:del>
      <w:r w:rsidR="00A34306" w:rsidRPr="009C4BAE">
        <w:rPr>
          <w:rFonts w:ascii="Roboto" w:hAnsi="Roboto" w:cstheme="minorHAnsi"/>
          <w:b/>
          <w:bCs/>
          <w:sz w:val="26"/>
          <w:szCs w:val="26"/>
          <w:lang w:val="uz-Cyrl-UZ"/>
        </w:rPr>
        <w:t>етарли эмас</w:t>
      </w:r>
      <w:del w:id="518" w:author="Nozimjon Ortiqov" w:date="2026-02-23T20:30:00Z" w16du:dateUtc="2026-02-23T15:30:00Z">
        <w:r w:rsidR="00A34306" w:rsidRPr="009C4BAE" w:rsidDel="002D189F">
          <w:rPr>
            <w:rFonts w:ascii="Roboto" w:hAnsi="Roboto" w:cstheme="minorHAnsi"/>
            <w:b/>
            <w:bCs/>
            <w:sz w:val="26"/>
            <w:szCs w:val="26"/>
            <w:lang w:val="uz-Cyrl-UZ"/>
          </w:rPr>
          <w:delText>лиги</w:delText>
        </w:r>
      </w:del>
      <w:ins w:id="519" w:author="Nozimjon Ortiqov" w:date="2026-02-23T20:30:00Z" w16du:dateUtc="2026-02-23T15:30:00Z">
        <w:r w:rsidR="002D189F" w:rsidRPr="009C4BAE">
          <w:rPr>
            <w:rFonts w:ascii="Roboto" w:hAnsi="Roboto" w:cstheme="minorHAnsi"/>
            <w:b/>
            <w:bCs/>
            <w:sz w:val="26"/>
            <w:szCs w:val="26"/>
            <w:lang w:val="uz-Cyrl-UZ"/>
          </w:rPr>
          <w:t>;</w:t>
        </w:r>
      </w:ins>
      <w:del w:id="520" w:author="Nozimjon Ortiqov" w:date="2026-02-23T20:30:00Z" w16du:dateUtc="2026-02-23T15:30:00Z">
        <w:r w:rsidR="00E92178" w:rsidRPr="009C4BAE" w:rsidDel="002D189F">
          <w:rPr>
            <w:rFonts w:ascii="Roboto" w:hAnsi="Roboto" w:cstheme="minorHAnsi"/>
            <w:b/>
            <w:bCs/>
            <w:sz w:val="26"/>
            <w:szCs w:val="26"/>
            <w:lang w:val="uz-Cyrl-UZ"/>
          </w:rPr>
          <w:delText>.</w:delText>
        </w:r>
      </w:del>
      <w:r w:rsidR="008B40A6" w:rsidRPr="009C4BAE">
        <w:rPr>
          <w:rFonts w:ascii="Roboto" w:hAnsi="Roboto" w:cstheme="minorHAnsi"/>
          <w:sz w:val="26"/>
          <w:szCs w:val="26"/>
          <w:lang w:val="uz-Cyrl-UZ"/>
        </w:rPr>
        <w:t> </w:t>
      </w:r>
    </w:p>
    <w:p w14:paraId="3DA9EF78" w14:textId="529836EC" w:rsidR="00ED6232" w:rsidRPr="009C4BAE" w:rsidDel="00424FFF" w:rsidRDefault="00E92178">
      <w:pPr>
        <w:spacing w:before="120" w:after="0" w:line="288" w:lineRule="auto"/>
        <w:ind w:firstLine="567"/>
        <w:jc w:val="both"/>
        <w:rPr>
          <w:del w:id="521" w:author="Nozimjon Ortiqov" w:date="2026-02-23T14:31:00Z" w16du:dateUtc="2026-02-23T09:31:00Z"/>
          <w:rFonts w:ascii="Roboto" w:hAnsi="Roboto" w:cstheme="minorHAnsi"/>
          <w:b/>
          <w:bCs/>
          <w:color w:val="C00000"/>
          <w:sz w:val="26"/>
          <w:szCs w:val="26"/>
          <w:lang w:val="uz-Cyrl-UZ"/>
        </w:rPr>
        <w:pPrChange w:id="522"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Д</w:t>
      </w:r>
      <w:r w:rsidR="00F75515" w:rsidRPr="009C4BAE">
        <w:rPr>
          <w:rFonts w:ascii="Roboto" w:hAnsi="Roboto" w:cstheme="minorHAnsi"/>
          <w:sz w:val="26"/>
          <w:szCs w:val="26"/>
          <w:lang w:val="uz-Cyrl-UZ"/>
        </w:rPr>
        <w:t xml:space="preserve">аромадини йўқотса, </w:t>
      </w:r>
      <w:r w:rsidR="00F75515" w:rsidRPr="009C4BAE">
        <w:rPr>
          <w:rFonts w:ascii="Roboto" w:hAnsi="Roboto" w:cstheme="minorHAnsi"/>
          <w:b/>
          <w:bCs/>
          <w:color w:val="C00000"/>
          <w:sz w:val="26"/>
          <w:szCs w:val="26"/>
          <w:lang w:val="uz-Cyrl-UZ"/>
        </w:rPr>
        <w:t>67</w:t>
      </w:r>
      <w:r w:rsidR="00F75515" w:rsidRPr="009C4BAE">
        <w:rPr>
          <w:rFonts w:ascii="Roboto" w:hAnsi="Roboto" w:cstheme="minorHAnsi"/>
          <w:color w:val="C00000"/>
          <w:sz w:val="26"/>
          <w:szCs w:val="26"/>
          <w:lang w:val="uz-Cyrl-UZ"/>
        </w:rPr>
        <w:t xml:space="preserve"> </w:t>
      </w:r>
      <w:r w:rsidR="00F75515" w:rsidRPr="009C4BAE">
        <w:rPr>
          <w:rFonts w:ascii="Roboto" w:hAnsi="Roboto" w:cstheme="minorHAnsi"/>
          <w:b/>
          <w:bCs/>
          <w:color w:val="0070C0"/>
          <w:sz w:val="26"/>
          <w:szCs w:val="26"/>
          <w:lang w:val="uz-Cyrl-UZ"/>
        </w:rPr>
        <w:t xml:space="preserve">фоиз </w:t>
      </w:r>
      <w:r w:rsidR="00F75515" w:rsidRPr="009C4BAE">
        <w:rPr>
          <w:rFonts w:ascii="Roboto" w:hAnsi="Roboto" w:cstheme="minorHAnsi"/>
          <w:sz w:val="26"/>
          <w:szCs w:val="26"/>
          <w:lang w:val="uz-Cyrl-UZ"/>
        </w:rPr>
        <w:t xml:space="preserve">иштирокчи қарз тўловларини </w:t>
      </w:r>
      <w:r w:rsidR="00F75515" w:rsidRPr="009C4BAE">
        <w:rPr>
          <w:rFonts w:ascii="Roboto" w:hAnsi="Roboto" w:cstheme="minorHAnsi"/>
          <w:b/>
          <w:bCs/>
          <w:color w:val="C00000"/>
          <w:sz w:val="26"/>
          <w:szCs w:val="26"/>
          <w:lang w:val="uz-Cyrl-UZ"/>
        </w:rPr>
        <w:t>2</w:t>
      </w:r>
      <w:r w:rsidR="00F75515" w:rsidRPr="009C4BAE">
        <w:rPr>
          <w:rFonts w:ascii="Roboto" w:hAnsi="Roboto" w:cstheme="minorHAnsi"/>
          <w:sz w:val="26"/>
          <w:szCs w:val="26"/>
          <w:lang w:val="uz-Cyrl-UZ"/>
        </w:rPr>
        <w:t xml:space="preserve"> </w:t>
      </w:r>
      <w:r w:rsidR="00F75515" w:rsidRPr="009C4BAE">
        <w:rPr>
          <w:rFonts w:ascii="Roboto" w:hAnsi="Roboto" w:cstheme="minorHAnsi"/>
          <w:b/>
          <w:bCs/>
          <w:color w:val="0070C0"/>
          <w:sz w:val="26"/>
          <w:szCs w:val="26"/>
          <w:lang w:val="uz-Cyrl-UZ"/>
        </w:rPr>
        <w:t>ойдан</w:t>
      </w:r>
      <w:r w:rsidR="00F75515" w:rsidRPr="009C4BAE">
        <w:rPr>
          <w:rFonts w:ascii="Roboto" w:hAnsi="Roboto" w:cstheme="minorHAnsi"/>
          <w:sz w:val="26"/>
          <w:szCs w:val="26"/>
          <w:lang w:val="uz-Cyrl-UZ"/>
        </w:rPr>
        <w:t xml:space="preserve"> кўп вақт давомида амалга ошира олма</w:t>
      </w:r>
      <w:r w:rsidR="00F865CE" w:rsidRPr="009C4BAE">
        <w:rPr>
          <w:rFonts w:ascii="Roboto" w:hAnsi="Roboto" w:cstheme="minorHAnsi"/>
          <w:sz w:val="26"/>
          <w:szCs w:val="26"/>
          <w:lang w:val="uz-Cyrl-UZ"/>
        </w:rPr>
        <w:t>слигини билдирган</w:t>
      </w:r>
      <w:r w:rsidRPr="009C4BAE">
        <w:rPr>
          <w:rFonts w:ascii="Roboto" w:hAnsi="Roboto" w:cstheme="minorHAnsi"/>
          <w:sz w:val="26"/>
          <w:szCs w:val="26"/>
          <w:lang w:val="uz-Cyrl-UZ"/>
        </w:rPr>
        <w:t>.</w:t>
      </w:r>
      <w:ins w:id="523" w:author="Nozimjon Ortiqov" w:date="2026-02-23T14:27:00Z" w16du:dateUtc="2026-02-23T09:27:00Z">
        <w:r w:rsidR="00424FFF" w:rsidRPr="009C4BAE">
          <w:rPr>
            <w:rFonts w:ascii="Roboto" w:hAnsi="Roboto" w:cstheme="minorHAnsi"/>
            <w:sz w:val="26"/>
            <w:szCs w:val="26"/>
            <w:lang w:val="uz-Cyrl-UZ"/>
          </w:rPr>
          <w:t xml:space="preserve"> </w:t>
        </w:r>
        <w:r w:rsidR="00424FFF" w:rsidRPr="009C4BAE">
          <w:rPr>
            <w:rFonts w:ascii="Roboto" w:hAnsi="Roboto" w:cstheme="minorHAnsi"/>
            <w:b/>
            <w:bCs/>
            <w:color w:val="C00000"/>
            <w:sz w:val="26"/>
            <w:szCs w:val="26"/>
            <w:lang w:val="uz-Cyrl-UZ"/>
            <w:rPrChange w:id="524" w:author="Nozimjon Ortiqov" w:date="2026-02-24T09:31:00Z" w16du:dateUtc="2026-02-24T04:31:00Z">
              <w:rPr>
                <w:rFonts w:ascii="Roboto" w:hAnsi="Roboto" w:cstheme="minorHAnsi"/>
                <w:sz w:val="26"/>
                <w:szCs w:val="26"/>
                <w:lang w:val="uz-Cyrl-UZ"/>
              </w:rPr>
            </w:rPrChange>
          </w:rPr>
          <w:t>36</w:t>
        </w:r>
        <w:r w:rsidR="00424FFF" w:rsidRPr="009C4BAE">
          <w:rPr>
            <w:rFonts w:ascii="Roboto" w:hAnsi="Roboto" w:cstheme="minorHAnsi"/>
            <w:sz w:val="26"/>
            <w:szCs w:val="26"/>
            <w:lang w:val="uz-Cyrl-UZ"/>
          </w:rPr>
          <w:t xml:space="preserve"> </w:t>
        </w:r>
        <w:r w:rsidR="00424FFF" w:rsidRPr="009C4BAE">
          <w:rPr>
            <w:rFonts w:ascii="Roboto" w:hAnsi="Roboto" w:cstheme="minorHAnsi"/>
            <w:b/>
            <w:bCs/>
            <w:color w:val="0070C0"/>
            <w:sz w:val="26"/>
            <w:szCs w:val="26"/>
            <w:lang w:val="uz-Cyrl-UZ"/>
            <w:rPrChange w:id="525" w:author="Nozimjon Ortiqov" w:date="2026-02-24T09:31:00Z" w16du:dateUtc="2026-02-24T04:31:00Z">
              <w:rPr>
                <w:rFonts w:ascii="Roboto" w:hAnsi="Roboto" w:cstheme="minorHAnsi"/>
                <w:sz w:val="26"/>
                <w:szCs w:val="26"/>
                <w:lang w:val="uz-Cyrl-UZ"/>
              </w:rPr>
            </w:rPrChange>
          </w:rPr>
          <w:t xml:space="preserve">фоиз </w:t>
        </w:r>
        <w:r w:rsidR="00424FFF" w:rsidRPr="009C4BAE">
          <w:rPr>
            <w:rFonts w:ascii="Roboto" w:hAnsi="Roboto" w:cstheme="minorHAnsi"/>
            <w:sz w:val="26"/>
            <w:szCs w:val="26"/>
            <w:lang w:val="uz-Cyrl-UZ"/>
          </w:rPr>
          <w:t xml:space="preserve">қарздор тўловларни </w:t>
        </w:r>
      </w:ins>
      <w:ins w:id="526" w:author="Nozimjon Ortiqov" w:date="2026-02-23T14:28:00Z" w16du:dateUtc="2026-02-23T09:28:00Z">
        <w:r w:rsidR="00424FFF" w:rsidRPr="009C4BAE">
          <w:rPr>
            <w:rFonts w:ascii="Roboto" w:hAnsi="Roboto" w:cstheme="minorHAnsi"/>
            <w:sz w:val="26"/>
            <w:szCs w:val="26"/>
            <w:lang w:val="uz-Cyrl-UZ"/>
          </w:rPr>
          <w:t>дарҳол тўхтатади.</w:t>
        </w:r>
      </w:ins>
    </w:p>
    <w:p w14:paraId="1CF47DCB" w14:textId="77777777" w:rsidR="00424FFF" w:rsidRPr="009C4BAE" w:rsidRDefault="00424FFF">
      <w:pPr>
        <w:spacing w:before="120" w:after="0" w:line="288" w:lineRule="auto"/>
        <w:ind w:firstLine="567"/>
        <w:jc w:val="both"/>
        <w:rPr>
          <w:ins w:id="527" w:author="Nozimjon Ortiqov" w:date="2026-02-23T14:31:00Z" w16du:dateUtc="2026-02-23T09:31:00Z"/>
          <w:rFonts w:ascii="Roboto" w:hAnsi="Roboto" w:cstheme="minorHAnsi"/>
          <w:sz w:val="26"/>
          <w:szCs w:val="26"/>
          <w:lang w:val="uz-Cyrl-UZ"/>
        </w:rPr>
        <w:pPrChange w:id="528" w:author="Nozimjon Ortiqov" w:date="2026-02-24T13:12:00Z" w16du:dateUtc="2026-02-24T08:12:00Z">
          <w:pPr>
            <w:spacing w:before="80" w:after="80" w:line="276" w:lineRule="auto"/>
            <w:ind w:firstLine="567"/>
            <w:jc w:val="both"/>
          </w:pPr>
        </w:pPrChange>
      </w:pPr>
    </w:p>
    <w:p w14:paraId="3CEBC6E3" w14:textId="741681C8" w:rsidR="00DA3B76" w:rsidRPr="009C4BAE" w:rsidDel="00424FFF" w:rsidRDefault="00A34306">
      <w:pPr>
        <w:spacing w:before="120" w:after="0" w:line="288" w:lineRule="auto"/>
        <w:ind w:firstLine="567"/>
        <w:jc w:val="both"/>
        <w:rPr>
          <w:del w:id="529" w:author="Nozimjon Ortiqov" w:date="2026-02-23T14:29:00Z" w16du:dateUtc="2026-02-23T09:29:00Z"/>
          <w:rFonts w:ascii="Roboto" w:hAnsi="Roboto" w:cstheme="minorHAnsi"/>
          <w:sz w:val="26"/>
          <w:szCs w:val="26"/>
          <w:lang w:val="uz-Cyrl-UZ"/>
        </w:rPr>
        <w:pPrChange w:id="530" w:author="Nozimjon Ortiqov" w:date="2026-02-24T13:12:00Z" w16du:dateUtc="2026-02-24T08:12:00Z">
          <w:pPr>
            <w:spacing w:before="80" w:after="80" w:line="276" w:lineRule="auto"/>
            <w:ind w:firstLine="567"/>
            <w:jc w:val="both"/>
          </w:pPr>
        </w:pPrChange>
      </w:pPr>
      <w:del w:id="531" w:author="Nozimjon Ortiqov" w:date="2026-02-23T14:29:00Z" w16du:dateUtc="2026-02-23T09:29:00Z">
        <w:r w:rsidRPr="009C4BAE" w:rsidDel="00424FFF">
          <w:rPr>
            <w:rFonts w:ascii="Roboto" w:hAnsi="Roboto" w:cstheme="minorHAnsi"/>
            <w:b/>
            <w:bCs/>
            <w:color w:val="C00000"/>
            <w:sz w:val="26"/>
            <w:szCs w:val="26"/>
            <w:lang w:val="uz-Cyrl-UZ"/>
          </w:rPr>
          <w:delText>10</w:delText>
        </w:r>
        <w:r w:rsidR="00DA3B76" w:rsidRPr="009C4BAE" w:rsidDel="00424FFF">
          <w:rPr>
            <w:rFonts w:ascii="Roboto" w:hAnsi="Roboto" w:cstheme="minorHAnsi"/>
            <w:b/>
            <w:bCs/>
            <w:sz w:val="26"/>
            <w:szCs w:val="26"/>
            <w:lang w:val="uz-Cyrl-UZ"/>
          </w:rPr>
          <w:delText xml:space="preserve"> </w:delText>
        </w:r>
        <w:r w:rsidR="00DA3B76" w:rsidRPr="009C4BAE" w:rsidDel="00424FFF">
          <w:rPr>
            <w:rFonts w:ascii="Roboto" w:hAnsi="Roboto" w:cstheme="minorHAnsi"/>
            <w:b/>
            <w:bCs/>
            <w:color w:val="0070C0"/>
            <w:sz w:val="26"/>
            <w:szCs w:val="26"/>
            <w:lang w:val="uz-Cyrl-UZ"/>
          </w:rPr>
          <w:delText>млн сўм</w:delText>
        </w:r>
        <w:r w:rsidR="00DA3B76" w:rsidRPr="009C4BAE" w:rsidDel="00424FFF">
          <w:rPr>
            <w:rFonts w:ascii="Roboto" w:hAnsi="Roboto" w:cstheme="minorHAnsi"/>
            <w:sz w:val="26"/>
            <w:szCs w:val="26"/>
            <w:lang w:val="uz-Cyrl-UZ"/>
          </w:rPr>
          <w:delText xml:space="preserve">дан кам даромадга эга хўжаликларнинг </w:delText>
        </w:r>
        <w:r w:rsidR="00DA3B76" w:rsidRPr="009C4BAE" w:rsidDel="00424FFF">
          <w:rPr>
            <w:rFonts w:ascii="Roboto" w:hAnsi="Roboto" w:cstheme="minorHAnsi"/>
            <w:b/>
            <w:bCs/>
            <w:color w:val="C00000"/>
            <w:sz w:val="26"/>
            <w:szCs w:val="26"/>
            <w:lang w:val="uz-Cyrl-UZ"/>
          </w:rPr>
          <w:delText xml:space="preserve">80 </w:delText>
        </w:r>
        <w:r w:rsidR="00DA3B76" w:rsidRPr="009C4BAE" w:rsidDel="00424FFF">
          <w:rPr>
            <w:rFonts w:ascii="Roboto" w:hAnsi="Roboto" w:cstheme="minorHAnsi"/>
            <w:b/>
            <w:bCs/>
            <w:color w:val="0070C0"/>
            <w:sz w:val="26"/>
            <w:szCs w:val="26"/>
            <w:lang w:val="uz-Cyrl-UZ"/>
          </w:rPr>
          <w:delText>фоиз</w:delText>
        </w:r>
        <w:r w:rsidR="00DA3B76" w:rsidRPr="009C4BAE" w:rsidDel="00424FFF">
          <w:rPr>
            <w:rFonts w:ascii="Roboto" w:hAnsi="Roboto" w:cstheme="minorHAnsi"/>
            <w:sz w:val="26"/>
            <w:szCs w:val="26"/>
            <w:lang w:val="uz-Cyrl-UZ"/>
          </w:rPr>
          <w:delText>дан ортиғи қарз олувчи ҳисоблани</w:delText>
        </w:r>
        <w:r w:rsidR="00623DD9" w:rsidRPr="009C4BAE" w:rsidDel="00424FFF">
          <w:rPr>
            <w:rFonts w:ascii="Roboto" w:hAnsi="Roboto" w:cstheme="minorHAnsi"/>
            <w:sz w:val="26"/>
            <w:szCs w:val="26"/>
            <w:lang w:val="uz-Cyrl-UZ"/>
          </w:rPr>
          <w:delText>б</w:delText>
        </w:r>
        <w:r w:rsidR="00DA3B76" w:rsidRPr="009C4BAE" w:rsidDel="00424FFF">
          <w:rPr>
            <w:rFonts w:ascii="Roboto" w:hAnsi="Roboto" w:cstheme="minorHAnsi"/>
            <w:sz w:val="26"/>
            <w:szCs w:val="26"/>
            <w:lang w:val="uz-Cyrl-UZ"/>
          </w:rPr>
          <w:delText xml:space="preserve">, </w:delText>
        </w:r>
        <w:r w:rsidR="00623DD9" w:rsidRPr="009C4BAE" w:rsidDel="00424FFF">
          <w:rPr>
            <w:rFonts w:ascii="Roboto" w:hAnsi="Roboto" w:cstheme="minorHAnsi"/>
            <w:sz w:val="26"/>
            <w:szCs w:val="26"/>
            <w:lang w:val="uz-Cyrl-UZ"/>
          </w:rPr>
          <w:delText>даромади нисбатан</w:delText>
        </w:r>
        <w:r w:rsidR="00DA3B76" w:rsidRPr="009C4BAE" w:rsidDel="00424FFF">
          <w:rPr>
            <w:rFonts w:ascii="Roboto" w:hAnsi="Roboto" w:cstheme="minorHAnsi"/>
            <w:sz w:val="26"/>
            <w:szCs w:val="26"/>
            <w:lang w:val="uz-Cyrl-UZ"/>
          </w:rPr>
          <w:delText xml:space="preserve"> </w:delText>
        </w:r>
        <w:r w:rsidR="00623DD9" w:rsidRPr="009C4BAE" w:rsidDel="00424FFF">
          <w:rPr>
            <w:rFonts w:ascii="Roboto" w:hAnsi="Roboto" w:cstheme="minorHAnsi"/>
            <w:sz w:val="26"/>
            <w:szCs w:val="26"/>
            <w:lang w:val="uz-Cyrl-UZ"/>
          </w:rPr>
          <w:delText>пастроқ</w:delText>
        </w:r>
        <w:r w:rsidR="00DA3B76" w:rsidRPr="009C4BAE" w:rsidDel="00424FFF">
          <w:rPr>
            <w:rFonts w:ascii="Roboto" w:hAnsi="Roboto" w:cstheme="minorHAnsi"/>
            <w:sz w:val="26"/>
            <w:szCs w:val="26"/>
            <w:lang w:val="uz-Cyrl-UZ"/>
          </w:rPr>
          <w:delText xml:space="preserve"> аҳоли қатламларининг кредит </w:delText>
        </w:r>
        <w:r w:rsidR="00623DD9" w:rsidRPr="009C4BAE" w:rsidDel="00424FFF">
          <w:rPr>
            <w:rFonts w:ascii="Roboto" w:hAnsi="Roboto" w:cstheme="minorHAnsi"/>
            <w:sz w:val="26"/>
            <w:szCs w:val="26"/>
            <w:lang w:val="uz-Cyrl-UZ"/>
          </w:rPr>
          <w:delText>ва қарз маблағларига</w:delText>
        </w:r>
        <w:r w:rsidR="00DA3B76" w:rsidRPr="009C4BAE" w:rsidDel="00424FFF">
          <w:rPr>
            <w:rFonts w:ascii="Roboto" w:hAnsi="Roboto" w:cstheme="minorHAnsi"/>
            <w:sz w:val="26"/>
            <w:szCs w:val="26"/>
            <w:lang w:val="uz-Cyrl-UZ"/>
          </w:rPr>
          <w:delText xml:space="preserve"> боғлиқлиги</w:delText>
        </w:r>
        <w:r w:rsidR="00623DD9" w:rsidRPr="009C4BAE" w:rsidDel="00424FFF">
          <w:rPr>
            <w:rFonts w:ascii="Roboto" w:hAnsi="Roboto" w:cstheme="minorHAnsi"/>
            <w:sz w:val="26"/>
            <w:szCs w:val="26"/>
            <w:lang w:val="uz-Cyrl-UZ"/>
          </w:rPr>
          <w:delText xml:space="preserve"> юқорилиги</w:delText>
        </w:r>
        <w:r w:rsidR="00DA3B76" w:rsidRPr="009C4BAE" w:rsidDel="00424FFF">
          <w:rPr>
            <w:rFonts w:ascii="Roboto" w:hAnsi="Roboto" w:cstheme="minorHAnsi"/>
            <w:sz w:val="26"/>
            <w:szCs w:val="26"/>
            <w:lang w:val="uz-Cyrl-UZ"/>
          </w:rPr>
          <w:delText>ни кўрсатади.</w:delText>
        </w:r>
      </w:del>
    </w:p>
    <w:p w14:paraId="306A6B5E" w14:textId="61C7D24B" w:rsidR="002D189F" w:rsidRPr="009C4BAE" w:rsidRDefault="007162E8">
      <w:pPr>
        <w:spacing w:before="120" w:after="0" w:line="288" w:lineRule="auto"/>
        <w:ind w:firstLine="567"/>
        <w:jc w:val="both"/>
        <w:rPr>
          <w:ins w:id="532" w:author="Nozimjon Ortiqov" w:date="2026-02-23T20:30:00Z" w16du:dateUtc="2026-02-23T15:30:00Z"/>
          <w:rFonts w:ascii="Roboto" w:hAnsi="Roboto" w:cstheme="minorHAnsi"/>
          <w:b/>
          <w:bCs/>
          <w:sz w:val="26"/>
          <w:szCs w:val="26"/>
          <w:lang w:val="uz-Cyrl-UZ"/>
        </w:rPr>
        <w:pPrChange w:id="533" w:author="Nozimjon Ortiqov" w:date="2026-02-24T13:12:00Z" w16du:dateUtc="2026-02-24T08:12:00Z">
          <w:pPr>
            <w:spacing w:before="80" w:after="80" w:line="276" w:lineRule="auto"/>
            <w:ind w:firstLine="567"/>
            <w:jc w:val="both"/>
          </w:pPr>
        </w:pPrChange>
      </w:pPr>
      <w:commentRangeStart w:id="534"/>
      <w:del w:id="535" w:author="Nozimjon Ortiqov" w:date="2026-02-23T15:28:00Z" w16du:dateUtc="2026-02-23T10:28:00Z">
        <w:r w:rsidRPr="009C4BAE" w:rsidDel="0027273D">
          <w:rPr>
            <w:rFonts w:ascii="Roboto" w:hAnsi="Roboto" w:cstheme="minorHAnsi"/>
            <w:b/>
            <w:bCs/>
            <w:color w:val="7030A0"/>
            <w:sz w:val="26"/>
            <w:szCs w:val="26"/>
            <w:lang w:val="uz-Cyrl-UZ"/>
          </w:rPr>
          <w:delText>2.</w:delText>
        </w:r>
      </w:del>
      <w:ins w:id="536" w:author="Nozimjon Ortiqov" w:date="2026-02-23T15:28:00Z" w16du:dateUtc="2026-02-23T10:28:00Z">
        <w:r w:rsidR="0027273D" w:rsidRPr="009C4BAE">
          <w:rPr>
            <w:rFonts w:ascii="Roboto" w:hAnsi="Roboto" w:cstheme="minorHAnsi"/>
            <w:b/>
            <w:bCs/>
            <w:color w:val="7030A0"/>
            <w:sz w:val="26"/>
            <w:szCs w:val="26"/>
            <w:lang w:val="uz-Cyrl-UZ"/>
          </w:rPr>
          <w:t>–</w:t>
        </w:r>
      </w:ins>
      <w:del w:id="537" w:author="Nozimjon Ortiqov" w:date="2026-02-23T15:28:00Z" w16du:dateUtc="2026-02-23T10:28:00Z">
        <w:r w:rsidRPr="009C4BAE" w:rsidDel="0027273D">
          <w:rPr>
            <w:rFonts w:ascii="Roboto" w:hAnsi="Roboto" w:cstheme="minorHAnsi"/>
            <w:b/>
            <w:bCs/>
            <w:sz w:val="26"/>
            <w:szCs w:val="26"/>
            <w:lang w:val="uz-Cyrl-UZ"/>
          </w:rPr>
          <w:delText> </w:delText>
        </w:r>
      </w:del>
      <w:ins w:id="538" w:author="Nozimjon Ortiqov" w:date="2026-02-23T15:28:00Z" w16du:dateUtc="2026-02-23T10:28:00Z">
        <w:r w:rsidR="0027273D" w:rsidRPr="009C4BAE">
          <w:rPr>
            <w:rFonts w:ascii="Roboto" w:hAnsi="Roboto" w:cstheme="minorHAnsi"/>
            <w:b/>
            <w:bCs/>
            <w:sz w:val="26"/>
            <w:szCs w:val="26"/>
            <w:lang w:val="uz-Cyrl-UZ"/>
          </w:rPr>
          <w:t> </w:t>
        </w:r>
      </w:ins>
      <w:del w:id="539" w:author="Nozimjon Ortiqov" w:date="2026-02-23T15:39:00Z" w16du:dateUtc="2026-02-23T10:39:00Z">
        <w:r w:rsidR="007D732A" w:rsidRPr="009C4BAE" w:rsidDel="003F0D23">
          <w:rPr>
            <w:rFonts w:ascii="Roboto" w:hAnsi="Roboto" w:cstheme="minorHAnsi"/>
            <w:b/>
            <w:bCs/>
            <w:sz w:val="26"/>
            <w:szCs w:val="26"/>
            <w:lang w:val="uz-Cyrl-UZ"/>
          </w:rPr>
          <w:delText xml:space="preserve">Аҳолида </w:delText>
        </w:r>
      </w:del>
      <w:ins w:id="540" w:author="Nozimjon Ortiqov" w:date="2026-02-23T15:39:00Z" w16du:dateUtc="2026-02-23T10:39:00Z">
        <w:r w:rsidR="003F0D23" w:rsidRPr="009C4BAE">
          <w:rPr>
            <w:rFonts w:ascii="Roboto" w:hAnsi="Roboto" w:cstheme="minorHAnsi"/>
            <w:b/>
            <w:bCs/>
            <w:sz w:val="26"/>
            <w:szCs w:val="26"/>
            <w:lang w:val="uz-Cyrl-UZ"/>
          </w:rPr>
          <w:t xml:space="preserve">аҳолида </w:t>
        </w:r>
      </w:ins>
      <w:r w:rsidR="007D732A" w:rsidRPr="009C4BAE">
        <w:rPr>
          <w:rFonts w:ascii="Roboto" w:hAnsi="Roboto" w:cstheme="minorHAnsi"/>
          <w:b/>
          <w:bCs/>
          <w:sz w:val="26"/>
          <w:szCs w:val="26"/>
          <w:lang w:val="uz-Cyrl-UZ"/>
        </w:rPr>
        <w:t>қ</w:t>
      </w:r>
      <w:r w:rsidRPr="009C4BAE">
        <w:rPr>
          <w:rFonts w:ascii="Roboto" w:hAnsi="Roboto" w:cstheme="minorHAnsi"/>
          <w:b/>
          <w:bCs/>
          <w:sz w:val="26"/>
          <w:szCs w:val="26"/>
          <w:lang w:val="uz-Cyrl-UZ"/>
        </w:rPr>
        <w:t>арз юкининг юқорилиги</w:t>
      </w:r>
      <w:ins w:id="541" w:author="Nozimjon Ortiqov" w:date="2026-02-24T13:12:00Z" w16du:dateUtc="2026-02-24T08:12:00Z">
        <w:r w:rsidR="004E3464">
          <w:rPr>
            <w:rFonts w:ascii="Roboto" w:hAnsi="Roboto" w:cstheme="minorHAnsi"/>
            <w:b/>
            <w:bCs/>
            <w:sz w:val="26"/>
            <w:szCs w:val="26"/>
            <w:lang w:val="uz-Cyrl-UZ"/>
          </w:rPr>
          <w:t>.</w:t>
        </w:r>
      </w:ins>
      <w:del w:id="542" w:author="Nozimjon Ortiqov" w:date="2026-02-23T20:30:00Z" w16du:dateUtc="2026-02-23T15:30:00Z">
        <w:r w:rsidR="00F865CE" w:rsidRPr="009C4BAE" w:rsidDel="002D189F">
          <w:rPr>
            <w:rFonts w:ascii="Roboto" w:hAnsi="Roboto" w:cstheme="minorHAnsi"/>
            <w:b/>
            <w:bCs/>
            <w:sz w:val="26"/>
            <w:szCs w:val="26"/>
            <w:lang w:val="uz-Cyrl-UZ"/>
          </w:rPr>
          <w:delText xml:space="preserve">. </w:delText>
        </w:r>
      </w:del>
    </w:p>
    <w:p w14:paraId="5E44B3D3" w14:textId="4B54C289" w:rsidR="00684A99" w:rsidRPr="009C4BAE" w:rsidDel="00424FFF" w:rsidRDefault="004E3464">
      <w:pPr>
        <w:spacing w:before="120" w:after="0" w:line="288" w:lineRule="auto"/>
        <w:ind w:firstLine="567"/>
        <w:jc w:val="both"/>
        <w:rPr>
          <w:del w:id="543" w:author="Nozimjon Ortiqov" w:date="2026-02-23T14:31:00Z" w16du:dateUtc="2026-02-23T09:31:00Z"/>
          <w:rFonts w:ascii="Roboto" w:hAnsi="Roboto" w:cstheme="minorHAnsi"/>
          <w:sz w:val="26"/>
          <w:szCs w:val="26"/>
          <w:lang w:val="uz-Cyrl-UZ"/>
        </w:rPr>
        <w:pPrChange w:id="544" w:author="Nozimjon Ortiqov" w:date="2026-02-24T13:12:00Z" w16du:dateUtc="2026-02-24T08:12:00Z">
          <w:pPr>
            <w:spacing w:before="80" w:after="80" w:line="276" w:lineRule="auto"/>
            <w:ind w:firstLine="567"/>
            <w:jc w:val="both"/>
          </w:pPr>
        </w:pPrChange>
      </w:pPr>
      <w:ins w:id="545" w:author="Nozimjon Ortiqov" w:date="2026-02-24T13:12:00Z" w16du:dateUtc="2026-02-24T08:12:00Z">
        <w:r>
          <w:rPr>
            <w:rFonts w:ascii="Roboto" w:hAnsi="Roboto" w:cstheme="minorHAnsi"/>
            <w:sz w:val="26"/>
            <w:szCs w:val="26"/>
            <w:lang w:val="uz-Cyrl-UZ"/>
          </w:rPr>
          <w:lastRenderedPageBreak/>
          <w:t xml:space="preserve">Бунда, </w:t>
        </w:r>
      </w:ins>
      <w:del w:id="546" w:author="Nozimjon Ortiqov" w:date="2026-02-24T13:12:00Z" w16du:dateUtc="2026-02-24T08:12:00Z">
        <w:r w:rsidR="00F865CE" w:rsidRPr="009C4BAE" w:rsidDel="004E3464">
          <w:rPr>
            <w:rFonts w:ascii="Roboto" w:hAnsi="Roboto" w:cstheme="minorHAnsi"/>
            <w:sz w:val="26"/>
            <w:szCs w:val="26"/>
            <w:lang w:val="uz-Cyrl-UZ"/>
          </w:rPr>
          <w:delText>Қ</w:delText>
        </w:r>
        <w:r w:rsidR="007162E8" w:rsidRPr="009C4BAE" w:rsidDel="004E3464">
          <w:rPr>
            <w:rFonts w:ascii="Roboto" w:hAnsi="Roboto" w:cstheme="minorHAnsi"/>
            <w:sz w:val="26"/>
            <w:szCs w:val="26"/>
            <w:lang w:val="uz-Cyrl-UZ"/>
          </w:rPr>
          <w:delText xml:space="preserve">арз </w:delText>
        </w:r>
      </w:del>
      <w:ins w:id="547" w:author="Nozimjon Ortiqov" w:date="2026-02-24T13:12:00Z" w16du:dateUtc="2026-02-24T08:12:00Z">
        <w:r>
          <w:rPr>
            <w:rFonts w:ascii="Roboto" w:hAnsi="Roboto" w:cstheme="minorHAnsi"/>
            <w:sz w:val="26"/>
            <w:szCs w:val="26"/>
            <w:lang w:val="uz-Cyrl-UZ"/>
          </w:rPr>
          <w:t>қ</w:t>
        </w:r>
        <w:r w:rsidRPr="009C4BAE">
          <w:rPr>
            <w:rFonts w:ascii="Roboto" w:hAnsi="Roboto" w:cstheme="minorHAnsi"/>
            <w:sz w:val="26"/>
            <w:szCs w:val="26"/>
            <w:lang w:val="uz-Cyrl-UZ"/>
          </w:rPr>
          <w:t xml:space="preserve">арз </w:t>
        </w:r>
      </w:ins>
      <w:r w:rsidR="007162E8" w:rsidRPr="009C4BAE">
        <w:rPr>
          <w:rFonts w:ascii="Roboto" w:hAnsi="Roboto" w:cstheme="minorHAnsi"/>
          <w:sz w:val="26"/>
          <w:szCs w:val="26"/>
          <w:lang w:val="uz-Cyrl-UZ"/>
        </w:rPr>
        <w:t xml:space="preserve">олувчиларнинг </w:t>
      </w:r>
      <w:r w:rsidR="00A34306" w:rsidRPr="009C4BAE">
        <w:rPr>
          <w:rFonts w:ascii="Roboto" w:hAnsi="Roboto" w:cstheme="minorHAnsi"/>
          <w:b/>
          <w:bCs/>
          <w:color w:val="C00000"/>
          <w:sz w:val="26"/>
          <w:szCs w:val="26"/>
          <w:lang w:val="uz-Cyrl-UZ"/>
        </w:rPr>
        <w:t>32</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бир вақтнинг ўзида 2 ва ундан ортиқ </w:t>
      </w:r>
      <w:ins w:id="548" w:author="Nozimjon Ortiqov" w:date="2026-02-23T14:29:00Z" w16du:dateUtc="2026-02-23T09:29:00Z">
        <w:r w:rsidR="00424FFF" w:rsidRPr="009C4BAE">
          <w:rPr>
            <w:rFonts w:ascii="Roboto" w:hAnsi="Roboto" w:cstheme="minorHAnsi"/>
            <w:sz w:val="26"/>
            <w:szCs w:val="26"/>
            <w:lang w:val="uz-Cyrl-UZ"/>
          </w:rPr>
          <w:t xml:space="preserve">қарз </w:t>
        </w:r>
      </w:ins>
      <w:ins w:id="549" w:author="Nozimjon Ortiqov" w:date="2026-02-23T14:30:00Z" w16du:dateUtc="2026-02-23T09:30:00Z">
        <w:r w:rsidR="00424FFF" w:rsidRPr="009C4BAE">
          <w:rPr>
            <w:rFonts w:ascii="Roboto" w:hAnsi="Roboto" w:cstheme="minorHAnsi"/>
            <w:sz w:val="26"/>
            <w:szCs w:val="26"/>
            <w:lang w:val="uz-Cyrl-UZ"/>
          </w:rPr>
          <w:t xml:space="preserve">ёки </w:t>
        </w:r>
      </w:ins>
      <w:ins w:id="550" w:author="Nozimjon Ortiqov" w:date="2026-02-23T14:29:00Z" w16du:dateUtc="2026-02-23T09:29:00Z">
        <w:r w:rsidR="00424FFF" w:rsidRPr="009C4BAE">
          <w:rPr>
            <w:rFonts w:ascii="Roboto" w:hAnsi="Roboto" w:cstheme="minorHAnsi"/>
            <w:sz w:val="26"/>
            <w:szCs w:val="26"/>
            <w:lang w:val="uz-Cyrl-UZ"/>
          </w:rPr>
          <w:t>кредит</w:t>
        </w:r>
      </w:ins>
      <w:ins w:id="551" w:author="Nozimjon Ortiqov" w:date="2026-02-23T14:30:00Z" w16du:dateUtc="2026-02-23T09:30:00Z">
        <w:r w:rsidR="00424FFF" w:rsidRPr="009C4BAE">
          <w:rPr>
            <w:rFonts w:ascii="Roboto" w:hAnsi="Roboto" w:cstheme="minorHAnsi"/>
            <w:sz w:val="26"/>
            <w:szCs w:val="26"/>
            <w:lang w:val="uz-Cyrl-UZ"/>
          </w:rPr>
          <w:t>лар</w:t>
        </w:r>
      </w:ins>
      <w:ins w:id="552" w:author="Nozimjon Ortiqov" w:date="2026-02-23T14:29:00Z" w16du:dateUtc="2026-02-23T09:29:00Z">
        <w:r w:rsidR="00424FFF" w:rsidRPr="009C4BAE">
          <w:rPr>
            <w:rFonts w:ascii="Roboto" w:hAnsi="Roboto" w:cstheme="minorHAnsi"/>
            <w:sz w:val="26"/>
            <w:szCs w:val="26"/>
            <w:lang w:val="uz-Cyrl-UZ"/>
          </w:rPr>
          <w:t xml:space="preserve"> бўйича тўловларга эга</w:t>
        </w:r>
      </w:ins>
      <w:ins w:id="553" w:author="Nozimjon Ortiqov" w:date="2026-02-23T14:30:00Z" w16du:dateUtc="2026-02-23T09:30:00Z">
        <w:r w:rsidR="00424FFF" w:rsidRPr="009C4BAE">
          <w:rPr>
            <w:rFonts w:ascii="Roboto" w:hAnsi="Roboto" w:cstheme="minorHAnsi"/>
            <w:sz w:val="26"/>
            <w:szCs w:val="26"/>
            <w:lang w:val="uz-Cyrl-UZ"/>
          </w:rPr>
          <w:t>.</w:t>
        </w:r>
      </w:ins>
      <w:del w:id="554" w:author="Nozimjon Ortiqov" w:date="2026-02-23T14:29:00Z" w16du:dateUtc="2026-02-23T09:29:00Z">
        <w:r w:rsidR="007162E8" w:rsidRPr="009C4BAE" w:rsidDel="00424FFF">
          <w:rPr>
            <w:rFonts w:ascii="Roboto" w:hAnsi="Roboto" w:cstheme="minorHAnsi"/>
            <w:sz w:val="26"/>
            <w:szCs w:val="26"/>
            <w:lang w:val="uz-Cyrl-UZ"/>
          </w:rPr>
          <w:delText>кредитга эга</w:delText>
        </w:r>
        <w:r w:rsidR="00F865CE" w:rsidRPr="009C4BAE" w:rsidDel="00424FFF">
          <w:rPr>
            <w:rFonts w:ascii="Roboto" w:hAnsi="Roboto" w:cstheme="minorHAnsi"/>
            <w:sz w:val="26"/>
            <w:szCs w:val="26"/>
            <w:lang w:val="uz-Cyrl-UZ"/>
          </w:rPr>
          <w:delText xml:space="preserve"> </w:delText>
        </w:r>
      </w:del>
      <w:del w:id="555" w:author="Nozimjon Ortiqov" w:date="2026-02-23T14:30:00Z" w16du:dateUtc="2026-02-23T09:30:00Z">
        <w:r w:rsidR="00F865CE" w:rsidRPr="009C4BAE" w:rsidDel="00424FFF">
          <w:rPr>
            <w:rFonts w:ascii="Roboto" w:hAnsi="Roboto" w:cstheme="minorHAnsi"/>
            <w:sz w:val="26"/>
            <w:szCs w:val="26"/>
            <w:lang w:val="uz-Cyrl-UZ"/>
          </w:rPr>
          <w:delText>бўлса,</w:delText>
        </w:r>
      </w:del>
      <w:r w:rsidR="007162E8" w:rsidRPr="009C4BAE">
        <w:rPr>
          <w:rFonts w:ascii="Roboto" w:hAnsi="Roboto" w:cstheme="minorHAnsi"/>
          <w:sz w:val="26"/>
          <w:szCs w:val="26"/>
          <w:lang w:val="uz-Cyrl-UZ"/>
        </w:rPr>
        <w:t xml:space="preserve"> </w:t>
      </w:r>
      <w:r w:rsidR="00A34306" w:rsidRPr="009C4BAE">
        <w:rPr>
          <w:rFonts w:ascii="Roboto" w:hAnsi="Roboto" w:cstheme="minorHAnsi"/>
          <w:b/>
          <w:bCs/>
          <w:color w:val="C00000"/>
          <w:sz w:val="26"/>
          <w:szCs w:val="26"/>
          <w:lang w:val="uz-Cyrl-UZ"/>
        </w:rPr>
        <w:t>34</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w:t>
      </w:r>
      <w:del w:id="556" w:author="Nozimjon Ortiqov" w:date="2026-02-23T14:30:00Z" w16du:dateUtc="2026-02-23T09:30:00Z">
        <w:r w:rsidR="007162E8" w:rsidRPr="009C4BAE" w:rsidDel="00424FFF">
          <w:rPr>
            <w:rFonts w:ascii="Roboto" w:hAnsi="Roboto" w:cstheme="minorHAnsi"/>
            <w:sz w:val="26"/>
            <w:szCs w:val="26"/>
            <w:lang w:val="uz-Cyrl-UZ"/>
          </w:rPr>
          <w:delText xml:space="preserve">эса </w:delText>
        </w:r>
      </w:del>
      <w:r w:rsidR="007162E8" w:rsidRPr="009C4BAE">
        <w:rPr>
          <w:rFonts w:ascii="Roboto" w:hAnsi="Roboto" w:cstheme="minorHAnsi"/>
          <w:sz w:val="26"/>
          <w:szCs w:val="26"/>
          <w:lang w:val="uz-Cyrl-UZ"/>
        </w:rPr>
        <w:t xml:space="preserve">оилавий даромадининг </w:t>
      </w:r>
      <w:r w:rsidR="007162E8" w:rsidRPr="009C4BAE">
        <w:rPr>
          <w:rFonts w:ascii="Roboto" w:hAnsi="Roboto" w:cstheme="minorHAnsi"/>
          <w:b/>
          <w:bCs/>
          <w:color w:val="C00000"/>
          <w:sz w:val="26"/>
          <w:szCs w:val="26"/>
          <w:lang w:val="uz-Cyrl-UZ"/>
        </w:rPr>
        <w:t>35</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дан ортиғини қарзларни сўндиришга йўналтиради</w:t>
      </w:r>
      <w:ins w:id="557" w:author="Nozimjon Ortiqov" w:date="2026-02-23T14:31:00Z" w16du:dateUtc="2026-02-23T09:31:00Z">
        <w:r w:rsidR="00424FFF" w:rsidRPr="009C4BAE">
          <w:rPr>
            <w:rFonts w:ascii="Roboto" w:hAnsi="Roboto" w:cstheme="minorHAnsi"/>
            <w:sz w:val="26"/>
            <w:szCs w:val="26"/>
            <w:lang w:val="uz-Cyrl-UZ"/>
          </w:rPr>
          <w:t xml:space="preserve">. </w:t>
        </w:r>
      </w:ins>
      <w:del w:id="558" w:author="Nozimjon Ortiqov" w:date="2026-02-23T14:30:00Z" w16du:dateUtc="2026-02-23T09:30:00Z">
        <w:r w:rsidR="007162E8" w:rsidRPr="009C4BAE" w:rsidDel="00424FFF">
          <w:rPr>
            <w:rFonts w:ascii="Roboto" w:hAnsi="Roboto" w:cstheme="minorHAnsi"/>
            <w:sz w:val="26"/>
            <w:szCs w:val="26"/>
            <w:lang w:val="uz-Cyrl-UZ"/>
          </w:rPr>
          <w:delText xml:space="preserve">. </w:delText>
        </w:r>
      </w:del>
    </w:p>
    <w:p w14:paraId="388DAF4F" w14:textId="125E053F" w:rsidR="006A3D0E" w:rsidRPr="009C4BAE" w:rsidRDefault="00DA3B76">
      <w:pPr>
        <w:spacing w:before="120" w:after="0" w:line="288" w:lineRule="auto"/>
        <w:ind w:firstLine="567"/>
        <w:jc w:val="both"/>
        <w:rPr>
          <w:rFonts w:ascii="Roboto" w:hAnsi="Roboto" w:cstheme="minorHAnsi"/>
          <w:sz w:val="26"/>
          <w:szCs w:val="26"/>
          <w:lang w:val="uz-Cyrl-UZ"/>
        </w:rPr>
        <w:pPrChange w:id="559"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Муаммо</w:t>
      </w:r>
      <w:r w:rsidR="00F865CE" w:rsidRPr="009C4BAE">
        <w:rPr>
          <w:rFonts w:ascii="Roboto" w:hAnsi="Roboto" w:cstheme="minorHAnsi"/>
          <w:sz w:val="26"/>
          <w:szCs w:val="26"/>
          <w:lang w:val="uz-Cyrl-UZ"/>
        </w:rPr>
        <w:t>ли кредитга эга</w:t>
      </w:r>
      <w:r w:rsidRPr="009C4BAE">
        <w:rPr>
          <w:rFonts w:ascii="Roboto" w:hAnsi="Roboto" w:cstheme="minorHAnsi"/>
          <w:sz w:val="26"/>
          <w:szCs w:val="26"/>
          <w:lang w:val="uz-Cyrl-UZ"/>
        </w:rPr>
        <w:t xml:space="preserve"> </w:t>
      </w:r>
      <w:r w:rsidR="00F865CE" w:rsidRPr="009C4BAE">
        <w:rPr>
          <w:rFonts w:ascii="Roboto" w:hAnsi="Roboto" w:cstheme="minorHAnsi"/>
          <w:sz w:val="26"/>
          <w:szCs w:val="26"/>
          <w:lang w:val="uz-Cyrl-UZ"/>
        </w:rPr>
        <w:t>респондентларнинг</w:t>
      </w:r>
      <w:r w:rsidRPr="009C4BAE">
        <w:rPr>
          <w:rFonts w:ascii="Roboto" w:hAnsi="Roboto" w:cstheme="minorHAnsi"/>
          <w:sz w:val="26"/>
          <w:szCs w:val="26"/>
          <w:lang w:val="uz-Cyrl-UZ"/>
        </w:rPr>
        <w:t xml:space="preserve"> ҳар бешинчи</w:t>
      </w:r>
      <w:r w:rsidR="00F865CE" w:rsidRPr="009C4BAE">
        <w:rPr>
          <w:rFonts w:ascii="Roboto" w:hAnsi="Roboto" w:cstheme="minorHAnsi"/>
          <w:sz w:val="26"/>
          <w:szCs w:val="26"/>
          <w:lang w:val="uz-Cyrl-UZ"/>
        </w:rPr>
        <w:t>сида</w:t>
      </w:r>
      <w:r w:rsidRPr="009C4BAE">
        <w:rPr>
          <w:rFonts w:ascii="Roboto" w:hAnsi="Roboto" w:cstheme="minorHAnsi"/>
          <w:sz w:val="26"/>
          <w:szCs w:val="26"/>
          <w:lang w:val="uz-Cyrl-UZ"/>
        </w:rPr>
        <w:t xml:space="preserve"> қарз</w:t>
      </w:r>
      <w:r w:rsidR="00F865CE" w:rsidRPr="009C4BAE">
        <w:rPr>
          <w:rFonts w:ascii="Roboto" w:hAnsi="Roboto" w:cstheme="minorHAnsi"/>
          <w:sz w:val="26"/>
          <w:szCs w:val="26"/>
          <w:lang w:val="uz-Cyrl-UZ"/>
        </w:rPr>
        <w:t xml:space="preserve"> тўловлари</w:t>
      </w:r>
      <w:ins w:id="560" w:author="Nozimjon Ortiqov" w:date="2026-02-23T14:32:00Z" w16du:dateUtc="2026-02-23T09:32:00Z">
        <w:r w:rsidR="0038575C" w:rsidRPr="009C4BAE">
          <w:rPr>
            <w:rFonts w:ascii="Roboto" w:hAnsi="Roboto" w:cstheme="minorHAnsi"/>
            <w:sz w:val="26"/>
            <w:szCs w:val="26"/>
            <w:lang w:val="uz-Cyrl-UZ"/>
          </w:rPr>
          <w:t>га</w:t>
        </w:r>
      </w:ins>
      <w:r w:rsidRPr="009C4BAE">
        <w:rPr>
          <w:rFonts w:ascii="Roboto" w:hAnsi="Roboto" w:cstheme="minorHAnsi"/>
          <w:sz w:val="26"/>
          <w:szCs w:val="26"/>
          <w:lang w:val="uz-Cyrl-UZ"/>
        </w:rPr>
        <w:t xml:space="preserve"> </w:t>
      </w:r>
      <w:del w:id="561" w:author="Nozimjon Ortiqov" w:date="2026-02-23T14:32:00Z" w16du:dateUtc="2026-02-23T09:32:00Z">
        <w:r w:rsidRPr="009C4BAE" w:rsidDel="0038575C">
          <w:rPr>
            <w:rFonts w:ascii="Roboto" w:hAnsi="Roboto" w:cstheme="minorHAnsi"/>
            <w:sz w:val="26"/>
            <w:szCs w:val="26"/>
            <w:lang w:val="uz-Cyrl-UZ"/>
          </w:rPr>
          <w:delText xml:space="preserve">учун </w:delText>
        </w:r>
      </w:del>
      <w:r w:rsidRPr="009C4BAE">
        <w:rPr>
          <w:rFonts w:ascii="Roboto" w:hAnsi="Roboto" w:cstheme="minorHAnsi"/>
          <w:sz w:val="26"/>
          <w:szCs w:val="26"/>
          <w:lang w:val="uz-Cyrl-UZ"/>
        </w:rPr>
        <w:t>оилавий даромад</w:t>
      </w:r>
      <w:del w:id="562" w:author="Nozimjon Ortiqov" w:date="2026-02-23T14:30:00Z" w16du:dateUtc="2026-02-23T09:30:00Z">
        <w:r w:rsidRPr="009C4BAE" w:rsidDel="00424FFF">
          <w:rPr>
            <w:rFonts w:ascii="Roboto" w:hAnsi="Roboto" w:cstheme="minorHAnsi"/>
            <w:sz w:val="26"/>
            <w:szCs w:val="26"/>
            <w:lang w:val="uz-Cyrl-UZ"/>
          </w:rPr>
          <w:delText>и</w:delText>
        </w:r>
      </w:del>
      <w:r w:rsidRPr="009C4BAE">
        <w:rPr>
          <w:rFonts w:ascii="Roboto" w:hAnsi="Roboto" w:cstheme="minorHAnsi"/>
          <w:sz w:val="26"/>
          <w:szCs w:val="26"/>
          <w:lang w:val="uz-Cyrl-UZ"/>
        </w:rPr>
        <w:t xml:space="preserve">нинг </w:t>
      </w:r>
      <w:r w:rsidRPr="009C4BAE">
        <w:rPr>
          <w:rFonts w:ascii="Roboto" w:hAnsi="Roboto" w:cstheme="minorHAnsi"/>
          <w:b/>
          <w:bCs/>
          <w:color w:val="C00000"/>
          <w:sz w:val="26"/>
          <w:szCs w:val="26"/>
          <w:lang w:val="uz-Cyrl-UZ"/>
        </w:rPr>
        <w:t xml:space="preserve">50 </w:t>
      </w:r>
      <w:r w:rsidRPr="009C4BAE">
        <w:rPr>
          <w:rFonts w:ascii="Roboto" w:hAnsi="Roboto" w:cstheme="minorHAnsi"/>
          <w:b/>
          <w:bCs/>
          <w:color w:val="0070C0"/>
          <w:sz w:val="26"/>
          <w:szCs w:val="26"/>
          <w:lang w:val="uz-Cyrl-UZ"/>
        </w:rPr>
        <w:t>фоиз</w:t>
      </w:r>
      <w:ins w:id="563" w:author="Nozimjon Ortiqov" w:date="2026-02-23T14:31:00Z" w16du:dateUtc="2026-02-23T09:31:00Z">
        <w:r w:rsidR="00424FFF" w:rsidRPr="009C4BAE">
          <w:rPr>
            <w:rFonts w:ascii="Roboto" w:hAnsi="Roboto" w:cstheme="minorHAnsi"/>
            <w:b/>
            <w:bCs/>
            <w:color w:val="0070C0"/>
            <w:sz w:val="26"/>
            <w:szCs w:val="26"/>
            <w:lang w:val="uz-Cyrl-UZ"/>
          </w:rPr>
          <w:t>дан</w:t>
        </w:r>
      </w:ins>
      <w:del w:id="564" w:author="Nozimjon Ortiqov" w:date="2026-02-23T14:31:00Z" w16du:dateUtc="2026-02-23T09:31:00Z">
        <w:r w:rsidRPr="009C4BAE" w:rsidDel="00424FFF">
          <w:rPr>
            <w:rFonts w:ascii="Roboto" w:hAnsi="Roboto" w:cstheme="minorHAnsi"/>
            <w:sz w:val="26"/>
            <w:szCs w:val="26"/>
            <w:lang w:val="uz-Cyrl-UZ"/>
          </w:rPr>
          <w:delText>дан</w:delText>
        </w:r>
      </w:del>
      <w:r w:rsidRPr="009C4BAE">
        <w:rPr>
          <w:rFonts w:ascii="Roboto" w:hAnsi="Roboto" w:cstheme="minorHAnsi"/>
          <w:sz w:val="26"/>
          <w:szCs w:val="26"/>
          <w:lang w:val="uz-Cyrl-UZ"/>
        </w:rPr>
        <w:t xml:space="preserve"> ортиғи</w:t>
      </w:r>
      <w:del w:id="565" w:author="Nozimjon Ortiqov" w:date="2026-02-23T14:31:00Z" w16du:dateUtc="2026-02-23T09:31:00Z">
        <w:r w:rsidRPr="009C4BAE" w:rsidDel="00424FFF">
          <w:rPr>
            <w:rFonts w:ascii="Roboto" w:hAnsi="Roboto" w:cstheme="minorHAnsi"/>
            <w:sz w:val="26"/>
            <w:szCs w:val="26"/>
            <w:lang w:val="uz-Cyrl-UZ"/>
          </w:rPr>
          <w:delText>ни</w:delText>
        </w:r>
      </w:del>
      <w:r w:rsidRPr="009C4BAE">
        <w:rPr>
          <w:rFonts w:ascii="Roboto" w:hAnsi="Roboto" w:cstheme="minorHAnsi"/>
          <w:sz w:val="26"/>
          <w:szCs w:val="26"/>
          <w:lang w:val="uz-Cyrl-UZ"/>
        </w:rPr>
        <w:t xml:space="preserve"> </w:t>
      </w:r>
      <w:del w:id="566" w:author="Nozimjon Ortiqov" w:date="2026-02-23T14:31:00Z" w16du:dateUtc="2026-02-23T09:31:00Z">
        <w:r w:rsidRPr="009C4BAE" w:rsidDel="00424FFF">
          <w:rPr>
            <w:rFonts w:ascii="Roboto" w:hAnsi="Roboto" w:cstheme="minorHAnsi"/>
            <w:sz w:val="26"/>
            <w:szCs w:val="26"/>
            <w:lang w:val="uz-Cyrl-UZ"/>
          </w:rPr>
          <w:delText>сарфлайди</w:delText>
        </w:r>
      </w:del>
      <w:ins w:id="567" w:author="Nozimjon Ortiqov" w:date="2026-02-23T14:31:00Z" w16du:dateUtc="2026-02-23T09:31:00Z">
        <w:r w:rsidR="00424FFF" w:rsidRPr="009C4BAE">
          <w:rPr>
            <w:rFonts w:ascii="Roboto" w:hAnsi="Roboto" w:cstheme="minorHAnsi"/>
            <w:sz w:val="26"/>
            <w:szCs w:val="26"/>
            <w:lang w:val="uz-Cyrl-UZ"/>
          </w:rPr>
          <w:t>йўналтирилмоқда</w:t>
        </w:r>
      </w:ins>
      <w:r w:rsidR="00A34306" w:rsidRPr="009C4BAE">
        <w:rPr>
          <w:rFonts w:ascii="Roboto" w:hAnsi="Roboto" w:cstheme="minorHAnsi"/>
          <w:sz w:val="26"/>
          <w:szCs w:val="26"/>
          <w:lang w:val="uz-Cyrl-UZ"/>
        </w:rPr>
        <w:t>.</w:t>
      </w:r>
      <w:ins w:id="568" w:author="Nozimjon Ortiqov" w:date="2026-02-23T15:39:00Z" w16du:dateUtc="2026-02-23T10:39:00Z">
        <w:r w:rsidR="006A3D0E" w:rsidRPr="009C4BAE">
          <w:rPr>
            <w:rFonts w:ascii="Roboto" w:hAnsi="Roboto" w:cstheme="minorHAnsi"/>
            <w:sz w:val="26"/>
            <w:szCs w:val="26"/>
            <w:lang w:val="uz-Cyrl-UZ"/>
          </w:rPr>
          <w:t xml:space="preserve"> </w:t>
        </w:r>
      </w:ins>
      <w:del w:id="569" w:author="Nozimjon Ortiqov" w:date="2026-02-23T14:32:00Z" w16du:dateUtc="2026-02-23T09:32:00Z">
        <w:r w:rsidR="00A34306" w:rsidRPr="009C4BAE" w:rsidDel="0038575C">
          <w:rPr>
            <w:rFonts w:ascii="Roboto" w:hAnsi="Roboto" w:cstheme="minorHAnsi"/>
            <w:sz w:val="26"/>
            <w:szCs w:val="26"/>
            <w:lang w:val="uz-Cyrl-UZ"/>
          </w:rPr>
          <w:delText xml:space="preserve"> </w:delText>
        </w:r>
      </w:del>
      <w:del w:id="570" w:author="Nozimjon Ortiqov" w:date="2026-02-23T14:31:00Z" w16du:dateUtc="2026-02-23T09:31:00Z">
        <w:r w:rsidR="00A34306" w:rsidRPr="009C4BAE" w:rsidDel="00424FFF">
          <w:rPr>
            <w:rFonts w:ascii="Roboto" w:hAnsi="Roboto" w:cstheme="minorHAnsi"/>
            <w:sz w:val="26"/>
            <w:szCs w:val="26"/>
            <w:highlight w:val="cyan"/>
            <w:lang w:val="uz-Cyrl-UZ"/>
          </w:rPr>
          <w:delText xml:space="preserve">DTI кўрсаткичи  </w:delText>
        </w:r>
        <w:r w:rsidR="00A34306" w:rsidRPr="009C4BAE" w:rsidDel="00424FFF">
          <w:rPr>
            <w:rFonts w:ascii="Roboto" w:hAnsi="Roboto" w:cstheme="minorHAnsi"/>
            <w:b/>
            <w:bCs/>
            <w:color w:val="C00000"/>
            <w:sz w:val="26"/>
            <w:szCs w:val="26"/>
            <w:highlight w:val="cyan"/>
            <w:lang w:val="uz-Cyrl-UZ"/>
          </w:rPr>
          <w:delText>50</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фоиз</w:delText>
        </w:r>
        <w:r w:rsidR="00A34306" w:rsidRPr="009C4BAE" w:rsidDel="00424FFF">
          <w:rPr>
            <w:rFonts w:ascii="Roboto" w:hAnsi="Roboto" w:cstheme="minorHAnsi"/>
            <w:sz w:val="26"/>
            <w:szCs w:val="26"/>
            <w:highlight w:val="cyan"/>
            <w:lang w:val="uz-Cyrl-UZ"/>
          </w:rPr>
          <w:delText xml:space="preserve">дан ошганда дефолт эҳтимоли </w:delText>
        </w:r>
        <w:r w:rsidR="00A34306" w:rsidRPr="009C4BAE" w:rsidDel="00424FFF">
          <w:rPr>
            <w:rFonts w:ascii="Roboto" w:hAnsi="Roboto" w:cstheme="minorHAnsi"/>
            <w:b/>
            <w:bCs/>
            <w:color w:val="C00000"/>
            <w:sz w:val="26"/>
            <w:szCs w:val="26"/>
            <w:highlight w:val="cyan"/>
            <w:lang w:val="uz-Cyrl-UZ"/>
          </w:rPr>
          <w:delText>12</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фоиз</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банди</w:delText>
        </w:r>
        <w:r w:rsidR="00A34306" w:rsidRPr="009C4BAE" w:rsidDel="00424FFF">
          <w:rPr>
            <w:rFonts w:ascii="Roboto" w:hAnsi="Roboto" w:cstheme="minorHAnsi"/>
            <w:sz w:val="26"/>
            <w:szCs w:val="26"/>
            <w:highlight w:val="cyan"/>
            <w:lang w:val="uz-Cyrl-UZ"/>
          </w:rPr>
          <w:delText xml:space="preserve">га </w:delText>
        </w:r>
        <w:r w:rsidR="00A34306" w:rsidRPr="009C4BAE" w:rsidDel="00424FFF">
          <w:rPr>
            <w:rFonts w:ascii="Roboto" w:hAnsi="Roboto" w:cstheme="minorHAnsi"/>
            <w:i/>
            <w:iCs/>
            <w:sz w:val="26"/>
            <w:szCs w:val="26"/>
            <w:highlight w:val="cyan"/>
            <w:lang w:val="uz-Cyrl-UZ"/>
          </w:rPr>
          <w:delText>(ф.б.)</w:delText>
        </w:r>
        <w:r w:rsidR="00A34306" w:rsidRPr="009C4BAE" w:rsidDel="00424FFF">
          <w:rPr>
            <w:rFonts w:ascii="Roboto" w:hAnsi="Roboto" w:cstheme="minorHAnsi"/>
            <w:sz w:val="26"/>
            <w:szCs w:val="26"/>
            <w:highlight w:val="cyan"/>
            <w:lang w:val="uz-Cyrl-UZ"/>
          </w:rPr>
          <w:delText xml:space="preserve"> ортади.</w:delText>
        </w:r>
        <w:commentRangeEnd w:id="534"/>
        <w:r w:rsidR="00BE3594" w:rsidRPr="009C4BAE" w:rsidDel="00424FFF">
          <w:rPr>
            <w:rStyle w:val="a4"/>
            <w:rFonts w:ascii="Roboto" w:hAnsi="Roboto" w:cstheme="minorHAnsi"/>
            <w:sz w:val="26"/>
            <w:szCs w:val="26"/>
            <w:lang w:val="uz-Cyrl-UZ"/>
          </w:rPr>
          <w:commentReference w:id="534"/>
        </w:r>
      </w:del>
      <w:ins w:id="571" w:author="Nozimjon Ortiqov" w:date="2026-02-23T15:39:00Z" w16du:dateUtc="2026-02-23T10:39:00Z">
        <w:r w:rsidR="006A3D0E" w:rsidRPr="009C4BAE">
          <w:rPr>
            <w:rFonts w:ascii="Roboto" w:hAnsi="Roboto" w:cstheme="minorHAnsi"/>
            <w:sz w:val="26"/>
            <w:szCs w:val="26"/>
            <w:lang w:val="uz-Cyrl-UZ"/>
          </w:rPr>
          <w:t>Сўнги йилларда насия бозорининг (</w:t>
        </w:r>
        <w:r w:rsidR="006A3D0E" w:rsidRPr="009C4BAE">
          <w:rPr>
            <w:rFonts w:ascii="Roboto" w:hAnsi="Roboto" w:cstheme="minorHAnsi"/>
            <w:sz w:val="26"/>
            <w:szCs w:val="26"/>
            <w:lang w:val="uz-Cyrl-UZ"/>
            <w:rPrChange w:id="572" w:author="Nozimjon Ortiqov" w:date="2026-02-24T09:31:00Z" w16du:dateUtc="2026-02-24T04:31:00Z">
              <w:rPr>
                <w:rFonts w:ascii="Roboto" w:hAnsi="Roboto" w:cstheme="minorHAnsi"/>
                <w:sz w:val="26"/>
                <w:szCs w:val="26"/>
                <w:lang w:val="en-US"/>
              </w:rPr>
            </w:rPrChange>
          </w:rPr>
          <w:t>BNPL</w:t>
        </w:r>
        <w:r w:rsidR="006A3D0E" w:rsidRPr="009C4BAE">
          <w:rPr>
            <w:rFonts w:ascii="Roboto" w:hAnsi="Roboto" w:cstheme="minorHAnsi"/>
            <w:sz w:val="26"/>
            <w:szCs w:val="26"/>
            <w:lang w:val="uz-Cyrl-UZ"/>
          </w:rPr>
          <w:t>)</w:t>
        </w:r>
        <w:r w:rsidR="006A3D0E" w:rsidRPr="009C4BAE">
          <w:rPr>
            <w:rFonts w:ascii="Roboto" w:hAnsi="Roboto" w:cstheme="minorHAnsi"/>
            <w:sz w:val="26"/>
            <w:szCs w:val="26"/>
            <w:lang w:val="uz-Cyrl-UZ"/>
            <w:rPrChange w:id="573" w:author="Nozimjon Ortiqov" w:date="2026-02-24T09:31:00Z" w16du:dateUtc="2026-02-24T04:31:00Z">
              <w:rPr>
                <w:rFonts w:ascii="Roboto" w:hAnsi="Roboto" w:cstheme="minorHAnsi"/>
                <w:sz w:val="26"/>
                <w:szCs w:val="26"/>
                <w:lang w:val="en-US"/>
              </w:rPr>
            </w:rPrChange>
          </w:rPr>
          <w:t xml:space="preserve"> </w:t>
        </w:r>
      </w:ins>
      <w:ins w:id="574" w:author="Nozimjon Ortiqov" w:date="2026-02-23T15:40:00Z" w16du:dateUtc="2026-02-23T10:40:00Z">
        <w:r w:rsidR="006A3D0E" w:rsidRPr="009C4BAE">
          <w:rPr>
            <w:rFonts w:ascii="Roboto" w:hAnsi="Roboto" w:cstheme="minorHAnsi"/>
            <w:sz w:val="26"/>
            <w:szCs w:val="26"/>
            <w:lang w:val="uz-Cyrl-UZ"/>
          </w:rPr>
          <w:t>кескин ривожланиши аҳолида қарз юкини ошишига таъсир кўрстамоқда.</w:t>
        </w:r>
      </w:ins>
    </w:p>
    <w:p w14:paraId="6A166AEB" w14:textId="0F1C4457" w:rsidR="0027273D" w:rsidRPr="009C4BAE" w:rsidRDefault="0027273D">
      <w:pPr>
        <w:spacing w:before="120" w:after="0" w:line="288" w:lineRule="auto"/>
        <w:ind w:firstLine="567"/>
        <w:jc w:val="both"/>
        <w:rPr>
          <w:ins w:id="575" w:author="Nozimjon Ortiqov" w:date="2026-02-23T15:29:00Z" w16du:dateUtc="2026-02-23T10:29:00Z"/>
          <w:rFonts w:ascii="Roboto" w:hAnsi="Roboto" w:cstheme="minorHAnsi"/>
          <w:b/>
          <w:bCs/>
          <w:color w:val="7030A0"/>
          <w:sz w:val="26"/>
          <w:szCs w:val="26"/>
          <w:lang w:val="uz-Cyrl-UZ"/>
        </w:rPr>
        <w:pPrChange w:id="576" w:author="Nozimjon Ortiqov" w:date="2026-02-24T13:12:00Z" w16du:dateUtc="2026-02-24T08:12:00Z">
          <w:pPr>
            <w:spacing w:before="80" w:after="80" w:line="276" w:lineRule="auto"/>
            <w:ind w:firstLine="567"/>
            <w:jc w:val="both"/>
          </w:pPr>
        </w:pPrChange>
      </w:pPr>
      <w:ins w:id="577" w:author="Nozimjon Ortiqov" w:date="2026-02-23T15:29:00Z" w16du:dateUtc="2026-02-23T10:29:00Z">
        <w:r w:rsidRPr="009C4BAE">
          <w:rPr>
            <w:rFonts w:ascii="Roboto" w:hAnsi="Roboto" w:cstheme="minorHAnsi"/>
            <w:sz w:val="26"/>
            <w:szCs w:val="26"/>
            <w:lang w:val="uz-Cyrl-UZ"/>
            <w:rPrChange w:id="578" w:author="Nozimjon Ortiqov" w:date="2026-02-24T09:31:00Z" w16du:dateUtc="2026-02-24T04:31:00Z">
              <w:rPr>
                <w:rFonts w:ascii="Roboto" w:hAnsi="Roboto" w:cstheme="minorHAnsi"/>
                <w:b/>
                <w:bCs/>
                <w:sz w:val="26"/>
                <w:szCs w:val="26"/>
                <w:highlight w:val="cyan"/>
                <w:lang w:val="uz-Cyrl-UZ"/>
              </w:rPr>
            </w:rPrChange>
          </w:rPr>
          <w:t>Эконометрик таҳлил натижалари</w:t>
        </w:r>
      </w:ins>
      <w:ins w:id="579" w:author="Nozimjon Ortiqov" w:date="2026-02-23T15:30:00Z" w16du:dateUtc="2026-02-23T10:30:00Z">
        <w:r w:rsidRPr="009C4BAE">
          <w:rPr>
            <w:rFonts w:ascii="Roboto" w:hAnsi="Roboto" w:cstheme="minorHAnsi"/>
            <w:sz w:val="26"/>
            <w:szCs w:val="26"/>
            <w:lang w:val="uz-Cyrl-UZ"/>
            <w:rPrChange w:id="580" w:author="Nozimjon Ortiqov" w:date="2026-02-24T09:31:00Z" w16du:dateUtc="2026-02-24T04:31:00Z">
              <w:rPr>
                <w:rFonts w:ascii="Roboto" w:hAnsi="Roboto" w:cstheme="minorHAnsi"/>
                <w:b/>
                <w:bCs/>
                <w:sz w:val="26"/>
                <w:szCs w:val="26"/>
                <w:highlight w:val="cyan"/>
                <w:lang w:val="uz-Cyrl-UZ"/>
              </w:rPr>
            </w:rPrChange>
          </w:rPr>
          <w:t>га кўра,</w:t>
        </w:r>
      </w:ins>
      <w:ins w:id="581" w:author="Nozimjon Ortiqov" w:date="2026-02-23T15:29:00Z" w16du:dateUtc="2026-02-23T10:29:00Z">
        <w:r w:rsidRPr="009C4BAE">
          <w:rPr>
            <w:rFonts w:ascii="Roboto" w:hAnsi="Roboto" w:cstheme="minorHAnsi"/>
            <w:b/>
            <w:bCs/>
            <w:sz w:val="26"/>
            <w:szCs w:val="26"/>
            <w:lang w:val="uz-Cyrl-UZ"/>
            <w:rPrChange w:id="582" w:author="Nozimjon Ortiqov" w:date="2026-02-24T09:31:00Z" w16du:dateUtc="2026-02-24T04:31:00Z">
              <w:rPr>
                <w:rFonts w:ascii="Roboto" w:hAnsi="Roboto" w:cstheme="minorHAnsi"/>
                <w:b/>
                <w:bCs/>
                <w:sz w:val="26"/>
                <w:szCs w:val="26"/>
                <w:highlight w:val="cyan"/>
                <w:lang w:val="uz-Cyrl-UZ"/>
              </w:rPr>
            </w:rPrChange>
          </w:rPr>
          <w:t xml:space="preserve"> </w:t>
        </w:r>
        <w:r w:rsidRPr="009C4BAE">
          <w:rPr>
            <w:rFonts w:ascii="Roboto" w:hAnsi="Roboto" w:cstheme="minorHAnsi"/>
            <w:b/>
            <w:bCs/>
            <w:sz w:val="26"/>
            <w:szCs w:val="26"/>
            <w:highlight w:val="yellow"/>
            <w:lang w:val="uz-Cyrl-UZ"/>
            <w:rPrChange w:id="583" w:author="Nozimjon Ortiqov" w:date="2026-02-24T09:31:00Z" w16du:dateUtc="2026-02-24T04:31:00Z">
              <w:rPr>
                <w:rFonts w:ascii="Roboto" w:hAnsi="Roboto" w:cstheme="minorHAnsi"/>
                <w:b/>
                <w:bCs/>
                <w:sz w:val="26"/>
                <w:szCs w:val="26"/>
                <w:highlight w:val="cyan"/>
                <w:lang w:val="uz-Cyrl-UZ"/>
              </w:rPr>
            </w:rPrChange>
          </w:rPr>
          <w:t>барқарор даромаднинг мавжуд эмаслиги</w:t>
        </w:r>
        <w:r w:rsidRPr="009C4BAE">
          <w:rPr>
            <w:rFonts w:ascii="Roboto" w:hAnsi="Roboto" w:cstheme="minorHAnsi"/>
            <w:sz w:val="26"/>
            <w:szCs w:val="26"/>
            <w:highlight w:val="yellow"/>
            <w:lang w:val="uz-Cyrl-UZ"/>
            <w:rPrChange w:id="584" w:author="Nozimjon Ortiqov" w:date="2026-02-24T09:31:00Z" w16du:dateUtc="2026-02-24T04:31:00Z">
              <w:rPr>
                <w:rFonts w:ascii="Roboto" w:hAnsi="Roboto" w:cstheme="minorHAnsi"/>
                <w:sz w:val="26"/>
                <w:szCs w:val="26"/>
                <w:highlight w:val="cyan"/>
                <w:lang w:val="uz-Cyrl-UZ"/>
              </w:rPr>
            </w:rPrChange>
          </w:rPr>
          <w:t xml:space="preserve">, </w:t>
        </w:r>
        <w:r w:rsidRPr="009C4BAE">
          <w:rPr>
            <w:rFonts w:ascii="Roboto" w:hAnsi="Roboto" w:cstheme="minorHAnsi"/>
            <w:b/>
            <w:bCs/>
            <w:sz w:val="26"/>
            <w:szCs w:val="26"/>
            <w:highlight w:val="yellow"/>
            <w:lang w:val="uz-Cyrl-UZ"/>
            <w:rPrChange w:id="585" w:author="Nozimjon Ortiqov" w:date="2026-02-24T09:31:00Z" w16du:dateUtc="2026-02-24T04:31:00Z">
              <w:rPr>
                <w:rFonts w:ascii="Roboto" w:hAnsi="Roboto" w:cstheme="minorHAnsi"/>
                <w:b/>
                <w:bCs/>
                <w:sz w:val="26"/>
                <w:szCs w:val="26"/>
                <w:highlight w:val="cyan"/>
                <w:lang w:val="uz-Cyrl-UZ"/>
              </w:rPr>
            </w:rPrChange>
          </w:rPr>
          <w:t>даромад ўзгарувчанлиги</w:t>
        </w:r>
        <w:r w:rsidRPr="009C4BAE">
          <w:rPr>
            <w:rFonts w:ascii="Roboto" w:hAnsi="Roboto" w:cstheme="minorHAnsi"/>
            <w:sz w:val="26"/>
            <w:szCs w:val="26"/>
            <w:highlight w:val="yellow"/>
            <w:lang w:val="uz-Cyrl-UZ"/>
            <w:rPrChange w:id="586" w:author="Nozimjon Ortiqov" w:date="2026-02-24T09:31:00Z" w16du:dateUtc="2026-02-24T04:31:00Z">
              <w:rPr>
                <w:rFonts w:ascii="Roboto" w:hAnsi="Roboto" w:cstheme="minorHAnsi"/>
                <w:sz w:val="26"/>
                <w:szCs w:val="26"/>
                <w:highlight w:val="cyan"/>
                <w:lang w:val="uz-Cyrl-UZ"/>
              </w:rPr>
            </w:rPrChange>
          </w:rPr>
          <w:t xml:space="preserve">, </w:t>
        </w:r>
      </w:ins>
      <w:ins w:id="587" w:author="Nozimjon Ortiqov" w:date="2026-02-23T15:30:00Z" w16du:dateUtc="2026-02-23T10:30:00Z">
        <w:r w:rsidRPr="009C4BAE">
          <w:rPr>
            <w:rFonts w:ascii="Roboto" w:hAnsi="Roboto" w:cstheme="minorHAnsi"/>
            <w:b/>
            <w:bCs/>
            <w:sz w:val="26"/>
            <w:szCs w:val="26"/>
            <w:highlight w:val="yellow"/>
            <w:lang w:val="uz-Cyrl-UZ"/>
            <w:rPrChange w:id="588" w:author="Nozimjon Ortiqov" w:date="2026-02-24T09:31:00Z" w16du:dateUtc="2026-02-24T04:31:00Z">
              <w:rPr>
                <w:rFonts w:ascii="Roboto" w:hAnsi="Roboto" w:cstheme="minorHAnsi"/>
                <w:sz w:val="26"/>
                <w:szCs w:val="26"/>
                <w:highlight w:val="cyan"/>
                <w:lang w:val="uz-Cyrl-UZ"/>
              </w:rPr>
            </w:rPrChange>
          </w:rPr>
          <w:t>юқори</w:t>
        </w:r>
        <w:r w:rsidRPr="009C4BAE">
          <w:rPr>
            <w:rFonts w:ascii="Roboto" w:hAnsi="Roboto" w:cstheme="minorHAnsi"/>
            <w:sz w:val="26"/>
            <w:szCs w:val="26"/>
            <w:highlight w:val="yellow"/>
            <w:lang w:val="uz-Cyrl-UZ"/>
            <w:rPrChange w:id="589" w:author="Nozimjon Ortiqov" w:date="2026-02-24T09:31:00Z" w16du:dateUtc="2026-02-24T04:31:00Z">
              <w:rPr>
                <w:rFonts w:ascii="Roboto" w:hAnsi="Roboto" w:cstheme="minorHAnsi"/>
                <w:sz w:val="26"/>
                <w:szCs w:val="26"/>
                <w:highlight w:val="cyan"/>
                <w:lang w:val="uz-Cyrl-UZ"/>
              </w:rPr>
            </w:rPrChange>
          </w:rPr>
          <w:t xml:space="preserve"> </w:t>
        </w:r>
      </w:ins>
      <w:ins w:id="590" w:author="Nozimjon Ortiqov" w:date="2026-02-23T15:29:00Z" w16du:dateUtc="2026-02-23T10:29:00Z">
        <w:r w:rsidRPr="009C4BAE">
          <w:rPr>
            <w:rFonts w:ascii="Roboto" w:hAnsi="Roboto" w:cstheme="minorHAnsi"/>
            <w:b/>
            <w:bCs/>
            <w:sz w:val="26"/>
            <w:szCs w:val="26"/>
            <w:highlight w:val="yellow"/>
            <w:lang w:val="uz-Cyrl-UZ"/>
            <w:rPrChange w:id="591" w:author="Nozimjon Ortiqov" w:date="2026-02-24T09:31:00Z" w16du:dateUtc="2026-02-24T04:31:00Z">
              <w:rPr>
                <w:rFonts w:ascii="Roboto" w:hAnsi="Roboto" w:cstheme="minorHAnsi"/>
                <w:b/>
                <w:bCs/>
                <w:sz w:val="26"/>
                <w:szCs w:val="26"/>
                <w:highlight w:val="cyan"/>
                <w:lang w:val="uz-Cyrl-UZ"/>
              </w:rPr>
            </w:rPrChange>
          </w:rPr>
          <w:t>қарз юки</w:t>
        </w:r>
      </w:ins>
      <w:ins w:id="592" w:author="Nozimjon Ortiqov" w:date="2026-02-23T15:30:00Z" w16du:dateUtc="2026-02-23T10:30:00Z">
        <w:r w:rsidRPr="009C4BAE">
          <w:rPr>
            <w:rFonts w:ascii="Roboto" w:hAnsi="Roboto" w:cstheme="minorHAnsi"/>
            <w:b/>
            <w:bCs/>
            <w:sz w:val="26"/>
            <w:szCs w:val="26"/>
            <w:highlight w:val="yellow"/>
            <w:lang w:val="uz-Cyrl-UZ"/>
            <w:rPrChange w:id="593" w:author="Nozimjon Ortiqov" w:date="2026-02-24T09:31:00Z" w16du:dateUtc="2026-02-24T04:31:00Z">
              <w:rPr>
                <w:rFonts w:ascii="Roboto" w:hAnsi="Roboto" w:cstheme="minorHAnsi"/>
                <w:b/>
                <w:bCs/>
                <w:sz w:val="26"/>
                <w:szCs w:val="26"/>
                <w:highlight w:val="cyan"/>
                <w:lang w:val="uz-Cyrl-UZ"/>
              </w:rPr>
            </w:rPrChange>
          </w:rPr>
          <w:t xml:space="preserve"> </w:t>
        </w:r>
        <w:r w:rsidRPr="009C4BAE">
          <w:rPr>
            <w:rFonts w:ascii="Roboto" w:hAnsi="Roboto" w:cstheme="minorHAnsi"/>
            <w:sz w:val="26"/>
            <w:szCs w:val="26"/>
            <w:highlight w:val="yellow"/>
            <w:lang w:val="uz-Cyrl-UZ"/>
            <w:rPrChange w:id="594" w:author="Nozimjon Ortiqov" w:date="2026-02-24T09:31:00Z" w16du:dateUtc="2026-02-24T04:31:00Z">
              <w:rPr>
                <w:rFonts w:ascii="Roboto" w:hAnsi="Roboto" w:cstheme="minorHAnsi"/>
                <w:sz w:val="26"/>
                <w:szCs w:val="26"/>
                <w:lang w:val="uz-Cyrl-UZ"/>
              </w:rPr>
            </w:rPrChange>
          </w:rPr>
          <w:t>кредитларни муаммога айланишида асосий драйверлар ҳисобланади.</w:t>
        </w:r>
      </w:ins>
    </w:p>
    <w:p w14:paraId="39ED24F9" w14:textId="522B8191" w:rsidR="00F252BF" w:rsidRPr="009C4BAE" w:rsidRDefault="00F252BF">
      <w:pPr>
        <w:spacing w:before="120" w:after="0" w:line="288" w:lineRule="auto"/>
        <w:ind w:firstLine="567"/>
        <w:jc w:val="both"/>
        <w:rPr>
          <w:rFonts w:ascii="Roboto" w:hAnsi="Roboto" w:cstheme="minorHAnsi"/>
          <w:sz w:val="26"/>
          <w:szCs w:val="26"/>
          <w:lang w:val="uz-Cyrl-UZ"/>
        </w:rPr>
        <w:pPrChange w:id="595"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3</w:t>
      </w:r>
      <w:r w:rsidR="00DA3B76" w:rsidRPr="009C4BAE">
        <w:rPr>
          <w:rFonts w:ascii="Roboto" w:hAnsi="Roboto" w:cstheme="minorHAnsi"/>
          <w:b/>
          <w:bCs/>
          <w:color w:val="7030A0"/>
          <w:sz w:val="26"/>
          <w:szCs w:val="26"/>
          <w:lang w:val="uz-Cyrl-UZ"/>
        </w:rPr>
        <w:t>.</w:t>
      </w:r>
      <w:r w:rsidR="00DA3B76" w:rsidRPr="009C4BAE">
        <w:rPr>
          <w:rFonts w:ascii="Roboto" w:hAnsi="Roboto" w:cstheme="minorHAnsi"/>
          <w:sz w:val="26"/>
          <w:szCs w:val="26"/>
          <w:lang w:val="uz-Cyrl-UZ"/>
        </w:rPr>
        <w:t> </w:t>
      </w:r>
      <w:del w:id="596" w:author="Nozimjon Ortiqov" w:date="2026-02-23T14:32:00Z" w16du:dateUtc="2026-02-23T09:32:00Z">
        <w:r w:rsidRPr="009C4BAE" w:rsidDel="0038575C">
          <w:rPr>
            <w:rFonts w:ascii="Roboto" w:hAnsi="Roboto" w:cstheme="minorHAnsi"/>
            <w:b/>
            <w:bCs/>
            <w:sz w:val="26"/>
            <w:szCs w:val="26"/>
            <w:lang w:val="uz-Cyrl-UZ"/>
          </w:rPr>
          <w:delText xml:space="preserve">Кредит </w:delText>
        </w:r>
      </w:del>
      <w:ins w:id="597" w:author="Nozimjon Ortiqov" w:date="2026-02-23T14:32:00Z" w16du:dateUtc="2026-02-23T09:32:00Z">
        <w:r w:rsidR="0038575C" w:rsidRPr="009C4BAE">
          <w:rPr>
            <w:rFonts w:ascii="Roboto" w:hAnsi="Roboto" w:cstheme="minorHAnsi"/>
            <w:b/>
            <w:bCs/>
            <w:sz w:val="26"/>
            <w:szCs w:val="26"/>
            <w:lang w:val="uz-Cyrl-UZ"/>
          </w:rPr>
          <w:t xml:space="preserve">Қарз </w:t>
        </w:r>
      </w:ins>
      <w:r w:rsidRPr="009C4BAE">
        <w:rPr>
          <w:rFonts w:ascii="Roboto" w:hAnsi="Roboto" w:cstheme="minorHAnsi"/>
          <w:b/>
          <w:bCs/>
          <w:sz w:val="26"/>
          <w:szCs w:val="26"/>
          <w:lang w:val="uz-Cyrl-UZ"/>
        </w:rPr>
        <w:t>олувчилар</w:t>
      </w:r>
      <w:ins w:id="598" w:author="Nozimjon Ortiqov" w:date="2026-02-23T14:32:00Z" w16du:dateUtc="2026-02-23T09:32:00Z">
        <w:r w:rsidR="0038575C" w:rsidRPr="009C4BAE">
          <w:rPr>
            <w:rFonts w:ascii="Roboto" w:hAnsi="Roboto" w:cstheme="minorHAnsi"/>
            <w:b/>
            <w:bCs/>
            <w:sz w:val="26"/>
            <w:szCs w:val="26"/>
            <w:lang w:val="uz-Cyrl-UZ"/>
          </w:rPr>
          <w:t>да</w:t>
        </w:r>
      </w:ins>
      <w:r w:rsidRPr="009C4BAE">
        <w:rPr>
          <w:rFonts w:ascii="Roboto" w:hAnsi="Roboto" w:cstheme="minorHAnsi"/>
          <w:b/>
          <w:bCs/>
          <w:sz w:val="26"/>
          <w:szCs w:val="26"/>
          <w:lang w:val="uz-Cyrl-UZ"/>
        </w:rPr>
        <w:t xml:space="preserve"> </w:t>
      </w:r>
      <w:del w:id="599" w:author="Nozimjon Ortiqov" w:date="2026-02-23T14:32:00Z" w16du:dateUtc="2026-02-23T09:32:00Z">
        <w:r w:rsidRPr="009C4BAE" w:rsidDel="0038575C">
          <w:rPr>
            <w:rFonts w:ascii="Roboto" w:hAnsi="Roboto" w:cstheme="minorHAnsi"/>
            <w:b/>
            <w:bCs/>
            <w:sz w:val="26"/>
            <w:szCs w:val="26"/>
            <w:lang w:val="uz-Cyrl-UZ"/>
          </w:rPr>
          <w:delText xml:space="preserve">ўртасида </w:delText>
        </w:r>
      </w:del>
      <w:r w:rsidRPr="009C4BAE">
        <w:rPr>
          <w:rFonts w:ascii="Roboto" w:hAnsi="Roboto" w:cstheme="minorHAnsi"/>
          <w:b/>
          <w:bCs/>
          <w:sz w:val="26"/>
          <w:szCs w:val="26"/>
          <w:lang w:val="uz-Cyrl-UZ"/>
        </w:rPr>
        <w:t>молиявий саводхонлик</w:t>
      </w:r>
      <w:ins w:id="600" w:author="Nozimjon Ortiqov" w:date="2026-02-23T14:32:00Z" w16du:dateUtc="2026-02-23T09:32:00Z">
        <w:r w:rsidR="0038575C" w:rsidRPr="009C4BAE">
          <w:rPr>
            <w:rFonts w:ascii="Roboto" w:hAnsi="Roboto" w:cstheme="minorHAnsi"/>
            <w:b/>
            <w:bCs/>
            <w:sz w:val="26"/>
            <w:szCs w:val="26"/>
            <w:lang w:val="uz-Cyrl-UZ"/>
          </w:rPr>
          <w:t xml:space="preserve"> ва ахборот а</w:t>
        </w:r>
      </w:ins>
      <w:ins w:id="601" w:author="Nozimjon Ortiqov" w:date="2026-02-23T14:33:00Z" w16du:dateUtc="2026-02-23T09:33:00Z">
        <w:r w:rsidR="0038575C" w:rsidRPr="009C4BAE">
          <w:rPr>
            <w:rFonts w:ascii="Roboto" w:hAnsi="Roboto" w:cstheme="minorHAnsi"/>
            <w:b/>
            <w:bCs/>
            <w:sz w:val="26"/>
            <w:szCs w:val="26"/>
            <w:lang w:val="uz-Cyrl-UZ"/>
          </w:rPr>
          <w:t xml:space="preserve">ссиметрияси билан боғлиқ муаммолар </w:t>
        </w:r>
      </w:ins>
      <w:del w:id="602" w:author="Nozimjon Ortiqov" w:date="2026-02-23T14:33:00Z" w16du:dateUtc="2026-02-23T09:33:00Z">
        <w:r w:rsidR="00F865CE" w:rsidRPr="009C4BAE" w:rsidDel="0038575C">
          <w:rPr>
            <w:rFonts w:ascii="Roboto" w:hAnsi="Roboto" w:cstheme="minorHAnsi"/>
            <w:b/>
            <w:bCs/>
            <w:sz w:val="26"/>
            <w:szCs w:val="26"/>
            <w:lang w:val="uz-Cyrl-UZ"/>
          </w:rPr>
          <w:delText>нинг</w:delText>
        </w:r>
        <w:r w:rsidRPr="009C4BAE" w:rsidDel="0038575C">
          <w:rPr>
            <w:rFonts w:ascii="Roboto" w:hAnsi="Roboto" w:cstheme="minorHAnsi"/>
            <w:b/>
            <w:bCs/>
            <w:sz w:val="26"/>
            <w:szCs w:val="26"/>
            <w:lang w:val="uz-Cyrl-UZ"/>
          </w:rPr>
          <w:delText xml:space="preserve"> </w:delText>
        </w:r>
        <w:r w:rsidR="00F865CE" w:rsidRPr="009C4BAE" w:rsidDel="0038575C">
          <w:rPr>
            <w:rFonts w:ascii="Roboto" w:hAnsi="Roboto" w:cstheme="minorHAnsi"/>
            <w:b/>
            <w:bCs/>
            <w:sz w:val="26"/>
            <w:szCs w:val="26"/>
            <w:lang w:val="uz-Cyrl-UZ"/>
          </w:rPr>
          <w:delText>етарли эмаслиги</w:delText>
        </w:r>
      </w:del>
      <w:ins w:id="603" w:author="Nozimjon Ortiqov" w:date="2026-02-23T14:33:00Z" w16du:dateUtc="2026-02-23T09:33:00Z">
        <w:r w:rsidR="0038575C" w:rsidRPr="009C4BAE">
          <w:rPr>
            <w:rFonts w:ascii="Roboto" w:hAnsi="Roboto" w:cstheme="minorHAnsi"/>
            <w:b/>
            <w:bCs/>
            <w:sz w:val="26"/>
            <w:szCs w:val="26"/>
            <w:lang w:val="uz-Cyrl-UZ"/>
          </w:rPr>
          <w:t>мавжуд</w:t>
        </w:r>
      </w:ins>
      <w:r w:rsidR="00F865CE" w:rsidRPr="009C4BAE">
        <w:rPr>
          <w:rFonts w:ascii="Roboto" w:hAnsi="Roboto" w:cstheme="minorHAnsi"/>
          <w:b/>
          <w:bCs/>
          <w:sz w:val="26"/>
          <w:szCs w:val="26"/>
          <w:lang w:val="uz-Cyrl-UZ"/>
        </w:rPr>
        <w:t>.</w:t>
      </w:r>
      <w:r w:rsidR="00DA3B76" w:rsidRPr="009C4BAE">
        <w:rPr>
          <w:rFonts w:ascii="Roboto" w:hAnsi="Roboto" w:cstheme="minorHAnsi"/>
          <w:sz w:val="26"/>
          <w:szCs w:val="26"/>
          <w:lang w:val="uz-Cyrl-UZ"/>
        </w:rPr>
        <w:t xml:space="preserve"> </w:t>
      </w:r>
      <w:del w:id="604" w:author="Nozimjon Ortiqov" w:date="2026-02-23T14:33:00Z" w16du:dateUtc="2026-02-23T09:33:00Z">
        <w:r w:rsidR="00F865CE" w:rsidRPr="009C4BAE" w:rsidDel="00B641DD">
          <w:rPr>
            <w:rFonts w:ascii="Roboto" w:hAnsi="Roboto" w:cstheme="minorHAnsi"/>
            <w:sz w:val="26"/>
            <w:szCs w:val="26"/>
            <w:lang w:val="uz-Cyrl-UZ"/>
          </w:rPr>
          <w:delText>Қ</w:delText>
        </w:r>
        <w:r w:rsidRPr="009C4BAE" w:rsidDel="00B641DD">
          <w:rPr>
            <w:rFonts w:ascii="Roboto" w:hAnsi="Roboto" w:cstheme="minorHAnsi"/>
            <w:sz w:val="26"/>
            <w:szCs w:val="26"/>
            <w:lang w:val="uz-Cyrl-UZ"/>
          </w:rPr>
          <w:delText xml:space="preserve">арз олувчиларнинг </w:delText>
        </w:r>
        <w:r w:rsidR="00A34306" w:rsidRPr="009C4BAE" w:rsidDel="00B641DD">
          <w:rPr>
            <w:rFonts w:ascii="Roboto" w:hAnsi="Roboto" w:cstheme="minorHAnsi"/>
            <w:b/>
            <w:bCs/>
            <w:color w:val="C00000"/>
            <w:sz w:val="26"/>
            <w:szCs w:val="26"/>
            <w:lang w:val="uz-Cyrl-UZ"/>
          </w:rPr>
          <w:delText>9</w:delText>
        </w:r>
        <w:r w:rsidRPr="009C4BAE" w:rsidDel="00B641DD">
          <w:rPr>
            <w:rFonts w:ascii="Roboto" w:hAnsi="Roboto" w:cstheme="minorHAnsi"/>
            <w:b/>
            <w:bCs/>
            <w:color w:val="C00000"/>
            <w:sz w:val="26"/>
            <w:szCs w:val="26"/>
            <w:lang w:val="uz-Cyrl-UZ"/>
          </w:rPr>
          <w:delText xml:space="preserve"> </w:delText>
        </w:r>
      </w:del>
      <w:ins w:id="605" w:author="Nozimjon Ortiqov" w:date="2026-02-23T14:33:00Z" w16du:dateUtc="2026-02-23T09:33:00Z">
        <w:r w:rsidR="00B641DD" w:rsidRPr="009C4BAE">
          <w:rPr>
            <w:rFonts w:ascii="Roboto" w:hAnsi="Roboto" w:cstheme="minorHAnsi"/>
            <w:b/>
            <w:bCs/>
            <w:color w:val="C00000"/>
            <w:sz w:val="26"/>
            <w:szCs w:val="26"/>
            <w:lang w:val="uz-Cyrl-UZ"/>
          </w:rPr>
          <w:t xml:space="preserve">10 </w:t>
        </w:r>
      </w:ins>
      <w:r w:rsidRPr="009C4BAE">
        <w:rPr>
          <w:rFonts w:ascii="Roboto" w:hAnsi="Roboto" w:cstheme="minorHAnsi"/>
          <w:b/>
          <w:bCs/>
          <w:color w:val="0070C0"/>
          <w:sz w:val="26"/>
          <w:szCs w:val="26"/>
          <w:lang w:val="uz-Cyrl-UZ"/>
        </w:rPr>
        <w:t>фоиз</w:t>
      </w:r>
      <w:del w:id="606" w:author="Nozimjon Ortiqov" w:date="2026-02-23T14:33:00Z" w16du:dateUtc="2026-02-23T09:33:00Z">
        <w:r w:rsidRPr="009C4BAE" w:rsidDel="00B641DD">
          <w:rPr>
            <w:rFonts w:ascii="Roboto" w:hAnsi="Roboto" w:cstheme="minorHAnsi"/>
            <w:b/>
            <w:bCs/>
            <w:sz w:val="26"/>
            <w:szCs w:val="26"/>
            <w:lang w:val="uz-Cyrl-UZ"/>
          </w:rPr>
          <w:delText>и</w:delText>
        </w:r>
      </w:del>
      <w:ins w:id="607" w:author="Nozimjon Ortiqov" w:date="2026-02-23T14:33:00Z" w16du:dateUtc="2026-02-23T09:33:00Z">
        <w:r w:rsidR="00B641DD" w:rsidRPr="009C4BAE">
          <w:rPr>
            <w:rFonts w:ascii="Roboto" w:hAnsi="Roboto" w:cstheme="minorHAnsi"/>
            <w:b/>
            <w:bCs/>
            <w:sz w:val="26"/>
            <w:szCs w:val="26"/>
            <w:lang w:val="uz-Cyrl-UZ"/>
          </w:rPr>
          <w:t>га яқин қарздорлар</w:t>
        </w:r>
      </w:ins>
      <w:r w:rsidRPr="009C4BAE">
        <w:rPr>
          <w:rFonts w:ascii="Roboto" w:hAnsi="Roboto" w:cstheme="minorHAnsi"/>
          <w:sz w:val="26"/>
          <w:szCs w:val="26"/>
          <w:lang w:val="uz-Cyrl-UZ"/>
        </w:rPr>
        <w:t xml:space="preserve"> кредит шартномасини ўқимаган </w:t>
      </w:r>
      <w:del w:id="608" w:author="Nozimjon Ortiqov" w:date="2026-02-23T14:33:00Z" w16du:dateUtc="2026-02-23T09:33:00Z">
        <w:r w:rsidRPr="009C4BAE" w:rsidDel="00B641DD">
          <w:rPr>
            <w:rFonts w:ascii="Roboto" w:hAnsi="Roboto" w:cstheme="minorHAnsi"/>
            <w:sz w:val="26"/>
            <w:szCs w:val="26"/>
            <w:lang w:val="uz-Cyrl-UZ"/>
          </w:rPr>
          <w:delText>бўлиб,</w:delText>
        </w:r>
      </w:del>
      <w:ins w:id="609" w:author="Nozimjon Ortiqov" w:date="2026-02-23T14:33:00Z" w16du:dateUtc="2026-02-23T09:33:00Z">
        <w:r w:rsidR="00B641DD" w:rsidRPr="009C4BAE">
          <w:rPr>
            <w:rFonts w:ascii="Roboto" w:hAnsi="Roboto" w:cstheme="minorHAnsi"/>
            <w:sz w:val="26"/>
            <w:szCs w:val="26"/>
            <w:lang w:val="uz-Cyrl-UZ"/>
          </w:rPr>
          <w:t>ва</w:t>
        </w:r>
      </w:ins>
      <w:r w:rsidRPr="009C4BAE">
        <w:rPr>
          <w:rFonts w:ascii="Roboto" w:hAnsi="Roboto" w:cstheme="minorHAnsi"/>
          <w:sz w:val="26"/>
          <w:szCs w:val="26"/>
          <w:lang w:val="uz-Cyrl-UZ"/>
        </w:rPr>
        <w:t xml:space="preserve"> уларнинг </w:t>
      </w:r>
      <w:r w:rsidR="00A34306" w:rsidRPr="009C4BAE">
        <w:rPr>
          <w:rFonts w:ascii="Roboto" w:hAnsi="Roboto" w:cstheme="minorHAnsi"/>
          <w:b/>
          <w:bCs/>
          <w:color w:val="C00000"/>
          <w:sz w:val="26"/>
          <w:szCs w:val="26"/>
          <w:lang w:val="uz-Cyrl-UZ"/>
        </w:rPr>
        <w:t>69</w:t>
      </w:r>
      <w:r w:rsidRPr="009C4BAE">
        <w:rPr>
          <w:rFonts w:ascii="Roboto" w:hAnsi="Roboto" w:cstheme="minorHAnsi"/>
          <w:b/>
          <w:bCs/>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и</w:t>
      </w:r>
      <w:r w:rsidRPr="009C4BAE">
        <w:rPr>
          <w:rFonts w:ascii="Roboto" w:hAnsi="Roboto" w:cstheme="minorHAnsi"/>
          <w:sz w:val="26"/>
          <w:szCs w:val="26"/>
          <w:lang w:val="uz-Cyrl-UZ"/>
        </w:rPr>
        <w:t xml:space="preserve"> олинган кредитдан афсусланишини билдирган.</w:t>
      </w:r>
      <w:del w:id="610" w:author="Nozimjon Ortiqov" w:date="2026-02-23T14:33:00Z" w16du:dateUtc="2026-02-23T09:33:00Z">
        <w:r w:rsidRPr="009C4BAE" w:rsidDel="0038575C">
          <w:rPr>
            <w:rFonts w:ascii="Roboto" w:hAnsi="Roboto" w:cstheme="minorHAnsi"/>
            <w:sz w:val="26"/>
            <w:szCs w:val="26"/>
            <w:lang w:val="uz-Cyrl-UZ"/>
          </w:rPr>
          <w:delText xml:space="preserve"> </w:delText>
        </w:r>
      </w:del>
    </w:p>
    <w:p w14:paraId="04AFCD41" w14:textId="4FEFC25D" w:rsidR="00F865CE" w:rsidRPr="009C4BAE" w:rsidDel="009E1C84" w:rsidRDefault="00F865CE">
      <w:pPr>
        <w:spacing w:before="120" w:after="0" w:line="288" w:lineRule="auto"/>
        <w:ind w:firstLine="567"/>
        <w:jc w:val="both"/>
        <w:rPr>
          <w:del w:id="611" w:author="Nozimjon Ortiqov" w:date="2026-02-23T14:43:00Z" w16du:dateUtc="2026-02-23T09:43:00Z"/>
          <w:rFonts w:ascii="Roboto" w:hAnsi="Roboto" w:cstheme="minorHAnsi"/>
          <w:b/>
          <w:bCs/>
          <w:sz w:val="26"/>
          <w:szCs w:val="26"/>
          <w:lang w:val="uz-Cyrl-UZ"/>
        </w:rPr>
        <w:pPrChange w:id="612" w:author="Nozimjon Ortiqov" w:date="2026-02-24T13:12:00Z" w16du:dateUtc="2026-02-24T08:12:00Z">
          <w:pPr>
            <w:spacing w:before="80" w:after="80" w:line="276" w:lineRule="auto"/>
            <w:ind w:firstLine="567"/>
            <w:jc w:val="both"/>
          </w:pPr>
        </w:pPrChange>
      </w:pPr>
      <w:del w:id="613" w:author="Nozimjon Ortiqov" w:date="2026-02-23T14:43:00Z" w16du:dateUtc="2026-02-23T09:43:00Z">
        <w:r w:rsidRPr="009C4BAE" w:rsidDel="009E1C84">
          <w:rPr>
            <w:rFonts w:ascii="Roboto" w:hAnsi="Roboto" w:cstheme="minorHAnsi"/>
            <w:b/>
            <w:bCs/>
            <w:color w:val="7030A0"/>
            <w:sz w:val="26"/>
            <w:szCs w:val="26"/>
            <w:lang w:val="uz-Cyrl-UZ"/>
          </w:rPr>
          <w:delText>4</w:delText>
        </w:r>
        <w:r w:rsidR="00A16B4E" w:rsidRPr="009C4BAE" w:rsidDel="009E1C84">
          <w:rPr>
            <w:rFonts w:ascii="Roboto" w:hAnsi="Roboto" w:cstheme="minorHAnsi"/>
            <w:b/>
            <w:bCs/>
            <w:color w:val="7030A0"/>
            <w:sz w:val="26"/>
            <w:szCs w:val="26"/>
            <w:lang w:val="uz-Cyrl-UZ"/>
          </w:rPr>
          <w:delText>.</w:delText>
        </w:r>
        <w:r w:rsidR="00A16B4E" w:rsidRPr="009C4BAE" w:rsidDel="009E1C84">
          <w:rPr>
            <w:rFonts w:ascii="Roboto" w:hAnsi="Roboto" w:cstheme="minorHAnsi"/>
            <w:b/>
            <w:bCs/>
            <w:sz w:val="26"/>
            <w:szCs w:val="26"/>
            <w:lang w:val="uz-Cyrl-UZ"/>
          </w:rPr>
          <w:delText> </w:delText>
        </w:r>
        <w:r w:rsidR="00DA3B76" w:rsidRPr="009C4BAE" w:rsidDel="009E1C84">
          <w:rPr>
            <w:rFonts w:ascii="Roboto" w:hAnsi="Roboto" w:cstheme="minorHAnsi"/>
            <w:b/>
            <w:bCs/>
            <w:sz w:val="26"/>
            <w:szCs w:val="26"/>
            <w:lang w:val="uz-Cyrl-UZ"/>
          </w:rPr>
          <w:delText>Норасмий қарз олиш амалиётининг юқорилиги</w:delText>
        </w:r>
        <w:r w:rsidRPr="009C4BAE" w:rsidDel="009E1C84">
          <w:rPr>
            <w:rFonts w:ascii="Roboto" w:hAnsi="Roboto" w:cstheme="minorHAnsi"/>
            <w:b/>
            <w:bCs/>
            <w:sz w:val="26"/>
            <w:szCs w:val="26"/>
            <w:lang w:val="uz-Cyrl-UZ"/>
          </w:rPr>
          <w:delText>.</w:delText>
        </w:r>
        <w:r w:rsidR="007D5959" w:rsidRPr="009C4BAE" w:rsidDel="009E1C84">
          <w:rPr>
            <w:rFonts w:ascii="Roboto" w:hAnsi="Roboto" w:cstheme="minorHAnsi"/>
            <w:b/>
            <w:bCs/>
            <w:sz w:val="26"/>
            <w:szCs w:val="26"/>
            <w:lang w:val="uz-Cyrl-UZ"/>
          </w:rPr>
          <w:delText xml:space="preserve"> </w:delText>
        </w:r>
        <w:r w:rsidR="00484395" w:rsidRPr="009C4BAE" w:rsidDel="009E1C84">
          <w:rPr>
            <w:rFonts w:ascii="Roboto" w:hAnsi="Roboto" w:cstheme="minorHAnsi"/>
            <w:sz w:val="26"/>
            <w:szCs w:val="26"/>
            <w:lang w:val="uz-Cyrl-UZ"/>
          </w:rPr>
          <w:delText xml:space="preserve">Респондентларнинг </w:delText>
        </w:r>
        <w:r w:rsidR="00484395" w:rsidRPr="009C4BAE" w:rsidDel="009E1C84">
          <w:rPr>
            <w:rFonts w:ascii="Roboto" w:hAnsi="Roboto" w:cstheme="minorHAnsi"/>
            <w:sz w:val="26"/>
            <w:szCs w:val="26"/>
            <w:lang w:val="uz-Cyrl-UZ"/>
          </w:rPr>
          <w:br/>
        </w:r>
        <w:r w:rsidR="00484395" w:rsidRPr="009C4BAE" w:rsidDel="009E1C84">
          <w:rPr>
            <w:rFonts w:ascii="Roboto" w:hAnsi="Roboto" w:cstheme="minorHAnsi"/>
            <w:b/>
            <w:bCs/>
            <w:color w:val="C00000"/>
            <w:sz w:val="26"/>
            <w:szCs w:val="26"/>
            <w:lang w:val="uz-Cyrl-UZ"/>
          </w:rPr>
          <w:delText xml:space="preserve">42 </w:delText>
        </w:r>
        <w:r w:rsidR="00484395" w:rsidRPr="009C4BAE" w:rsidDel="009E1C84">
          <w:rPr>
            <w:rFonts w:ascii="Roboto" w:hAnsi="Roboto" w:cstheme="minorHAnsi"/>
            <w:b/>
            <w:bCs/>
            <w:color w:val="0070C0"/>
            <w:sz w:val="26"/>
            <w:szCs w:val="26"/>
            <w:lang w:val="uz-Cyrl-UZ"/>
          </w:rPr>
          <w:delText>фоиз</w:delText>
        </w:r>
        <w:r w:rsidR="00484395" w:rsidRPr="009C4BAE" w:rsidDel="009E1C84">
          <w:rPr>
            <w:rFonts w:ascii="Roboto" w:hAnsi="Roboto" w:cstheme="minorHAnsi"/>
            <w:sz w:val="26"/>
            <w:szCs w:val="26"/>
            <w:lang w:val="uz-Cyrl-UZ"/>
          </w:rPr>
          <w:delText xml:space="preserve">и биринчи навбатда оила аъзолари ва дўстларига мурожаат қилади. Қашқадарё </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i/>
            <w:iCs/>
            <w:color w:val="C00000"/>
            <w:sz w:val="26"/>
            <w:szCs w:val="26"/>
            <w:lang w:val="uz-Cyrl-UZ"/>
          </w:rPr>
          <w:delText xml:space="preserve">73 </w:delText>
        </w:r>
        <w:r w:rsidR="00484395" w:rsidRPr="009C4BAE" w:rsidDel="009E1C84">
          <w:rPr>
            <w:rFonts w:ascii="Roboto" w:hAnsi="Roboto" w:cstheme="minorHAnsi"/>
            <w:i/>
            <w:iCs/>
            <w:color w:val="0070C0"/>
            <w:sz w:val="26"/>
            <w:szCs w:val="26"/>
            <w:lang w:val="uz-Cyrl-UZ"/>
          </w:rPr>
          <w:delText>фоиз</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sz w:val="26"/>
            <w:szCs w:val="26"/>
            <w:lang w:val="uz-Cyrl-UZ"/>
          </w:rPr>
          <w:delText xml:space="preserve"> ва Хоразм </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i/>
            <w:iCs/>
            <w:color w:val="C00000"/>
            <w:sz w:val="26"/>
            <w:szCs w:val="26"/>
            <w:lang w:val="uz-Cyrl-UZ"/>
          </w:rPr>
          <w:delText xml:space="preserve">69 </w:delText>
        </w:r>
        <w:r w:rsidR="00484395" w:rsidRPr="009C4BAE" w:rsidDel="009E1C84">
          <w:rPr>
            <w:rFonts w:ascii="Roboto" w:hAnsi="Roboto" w:cstheme="minorHAnsi"/>
            <w:i/>
            <w:iCs/>
            <w:color w:val="0070C0"/>
            <w:sz w:val="26"/>
            <w:szCs w:val="26"/>
            <w:lang w:val="uz-Cyrl-UZ"/>
          </w:rPr>
          <w:delText>фоиз</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sz w:val="26"/>
            <w:szCs w:val="26"/>
            <w:lang w:val="uz-Cyrl-UZ"/>
          </w:rPr>
          <w:delText xml:space="preserve"> </w:delText>
        </w:r>
      </w:del>
      <w:del w:id="614" w:author="Nozimjon Ortiqov" w:date="2026-02-23T14:34:00Z" w16du:dateUtc="2026-02-23T09:34:00Z">
        <w:r w:rsidR="00484395" w:rsidRPr="009C4BAE" w:rsidDel="002F2026">
          <w:rPr>
            <w:rFonts w:ascii="Roboto" w:hAnsi="Roboto" w:cstheme="minorHAnsi"/>
            <w:sz w:val="26"/>
            <w:szCs w:val="26"/>
            <w:lang w:val="uz-Cyrl-UZ"/>
          </w:rPr>
          <w:delText xml:space="preserve"> </w:delText>
        </w:r>
      </w:del>
      <w:del w:id="615" w:author="Nozimjon Ortiqov" w:date="2026-02-23T14:43:00Z" w16du:dateUtc="2026-02-23T09:43:00Z">
        <w:r w:rsidR="00484395" w:rsidRPr="009C4BAE" w:rsidDel="009E1C84">
          <w:rPr>
            <w:rFonts w:ascii="Roboto" w:hAnsi="Roboto" w:cstheme="minorHAnsi"/>
            <w:sz w:val="26"/>
            <w:szCs w:val="26"/>
            <w:lang w:val="uz-Cyrl-UZ"/>
          </w:rPr>
          <w:delText>вилоятларида норасмий манбалар банкларга нисбатан кўп</w:delText>
        </w:r>
        <w:r w:rsidR="008713F8" w:rsidRPr="009C4BAE" w:rsidDel="009E1C84">
          <w:rPr>
            <w:rFonts w:ascii="Roboto" w:hAnsi="Roboto" w:cstheme="minorHAnsi"/>
            <w:sz w:val="26"/>
            <w:szCs w:val="26"/>
            <w:lang w:val="uz-Cyrl-UZ"/>
          </w:rPr>
          <w:delText>роқ муроаат қилинади</w:delText>
        </w:r>
        <w:r w:rsidR="00484395" w:rsidRPr="009C4BAE" w:rsidDel="009E1C84">
          <w:rPr>
            <w:rFonts w:ascii="Roboto" w:hAnsi="Roboto" w:cstheme="minorHAnsi"/>
            <w:sz w:val="26"/>
            <w:szCs w:val="26"/>
            <w:lang w:val="uz-Cyrl-UZ"/>
          </w:rPr>
          <w:delText>.</w:delText>
        </w:r>
      </w:del>
    </w:p>
    <w:p w14:paraId="3C993428" w14:textId="7821415A" w:rsidR="00202740" w:rsidRPr="009C4BAE" w:rsidRDefault="00746ABA">
      <w:pPr>
        <w:spacing w:before="120" w:after="0" w:line="288" w:lineRule="auto"/>
        <w:ind w:firstLine="567"/>
        <w:jc w:val="both"/>
        <w:rPr>
          <w:rFonts w:ascii="Roboto" w:hAnsi="Roboto" w:cstheme="minorHAnsi"/>
          <w:sz w:val="26"/>
          <w:szCs w:val="26"/>
          <w:lang w:val="uz-Cyrl-UZ"/>
        </w:rPr>
        <w:pPrChange w:id="616" w:author="Nozimjon Ortiqov" w:date="2026-02-24T13:12:00Z" w16du:dateUtc="2026-02-24T08:12:00Z">
          <w:pPr>
            <w:spacing w:before="80" w:after="80" w:line="276" w:lineRule="auto"/>
            <w:ind w:firstLine="567"/>
            <w:jc w:val="both"/>
          </w:pPr>
        </w:pPrChange>
      </w:pPr>
      <w:del w:id="617" w:author="Nozimjon Ortiqov" w:date="2026-02-23T15:29:00Z" w16du:dateUtc="2026-02-23T10:29:00Z">
        <w:r w:rsidRPr="009C4BAE" w:rsidDel="0027273D">
          <w:rPr>
            <w:rFonts w:ascii="Roboto" w:hAnsi="Roboto" w:cstheme="minorHAnsi"/>
            <w:b/>
            <w:bCs/>
            <w:color w:val="7030A0"/>
            <w:sz w:val="26"/>
            <w:szCs w:val="26"/>
            <w:lang w:val="uz-Cyrl-UZ"/>
          </w:rPr>
          <w:delText>5</w:delText>
        </w:r>
      </w:del>
      <w:ins w:id="618" w:author="Nozimjon Ortiqov" w:date="2026-02-23T15:29:00Z" w16du:dateUtc="2026-02-23T10:29:00Z">
        <w:r w:rsidR="0027273D" w:rsidRPr="009C4BAE">
          <w:rPr>
            <w:rFonts w:ascii="Roboto" w:hAnsi="Roboto" w:cstheme="minorHAnsi"/>
            <w:b/>
            <w:bCs/>
            <w:color w:val="7030A0"/>
            <w:sz w:val="26"/>
            <w:szCs w:val="26"/>
            <w:lang w:val="uz-Cyrl-UZ"/>
          </w:rPr>
          <w:t>4</w:t>
        </w:r>
      </w:ins>
      <w:r w:rsidR="00D06964" w:rsidRPr="009C4BAE">
        <w:rPr>
          <w:rFonts w:ascii="Roboto" w:hAnsi="Roboto" w:cstheme="minorHAnsi"/>
          <w:b/>
          <w:bCs/>
          <w:color w:val="7030A0"/>
          <w:sz w:val="26"/>
          <w:szCs w:val="26"/>
          <w:lang w:val="uz-Cyrl-UZ"/>
        </w:rPr>
        <w:t>. </w:t>
      </w:r>
      <w:r w:rsidR="00D06964" w:rsidRPr="009C4BAE">
        <w:rPr>
          <w:rFonts w:ascii="Roboto" w:hAnsi="Roboto" w:cstheme="minorHAnsi"/>
          <w:b/>
          <w:bCs/>
          <w:sz w:val="26"/>
          <w:szCs w:val="26"/>
          <w:lang w:val="uz-Cyrl-UZ"/>
        </w:rPr>
        <w:t>Қарз ундириш самарадорлигининг пастлиги</w:t>
      </w:r>
      <w:r w:rsidR="00F865CE" w:rsidRPr="009C4BAE">
        <w:rPr>
          <w:rFonts w:ascii="Roboto" w:hAnsi="Roboto" w:cstheme="minorHAnsi"/>
          <w:b/>
          <w:bCs/>
          <w:sz w:val="26"/>
          <w:szCs w:val="26"/>
          <w:lang w:val="uz-Cyrl-UZ"/>
        </w:rPr>
        <w:t>.</w:t>
      </w:r>
      <w:r w:rsidR="00D06964" w:rsidRPr="009C4BAE">
        <w:rPr>
          <w:rFonts w:ascii="Roboto" w:hAnsi="Roboto" w:cstheme="minorHAnsi"/>
          <w:sz w:val="26"/>
          <w:szCs w:val="26"/>
          <w:lang w:val="uz-Cyrl-UZ"/>
        </w:rPr>
        <w:t xml:space="preserve"> </w:t>
      </w:r>
      <w:r w:rsidR="008713F8" w:rsidRPr="009C4BAE">
        <w:rPr>
          <w:rFonts w:ascii="Roboto" w:hAnsi="Roboto" w:cstheme="minorHAnsi"/>
          <w:sz w:val="26"/>
          <w:szCs w:val="26"/>
          <w:lang w:val="uz-Cyrl-UZ"/>
        </w:rPr>
        <w:t>“</w:t>
      </w:r>
      <w:r w:rsidR="00F865CE" w:rsidRPr="009C4BAE">
        <w:rPr>
          <w:rFonts w:ascii="Roboto" w:hAnsi="Roboto" w:cstheme="minorHAnsi"/>
          <w:sz w:val="26"/>
          <w:szCs w:val="26"/>
          <w:lang w:val="uz-Cyrl-UZ"/>
        </w:rPr>
        <w:t>S</w:t>
      </w:r>
      <w:r w:rsidR="00D06964" w:rsidRPr="009C4BAE">
        <w:rPr>
          <w:rFonts w:ascii="Roboto" w:hAnsi="Roboto" w:cstheme="minorHAnsi"/>
          <w:sz w:val="26"/>
          <w:szCs w:val="26"/>
          <w:lang w:val="uz-Cyrl-UZ"/>
        </w:rPr>
        <w:t>oft collection</w:t>
      </w:r>
      <w:r w:rsidR="008713F8" w:rsidRPr="009C4BAE">
        <w:rPr>
          <w:rFonts w:ascii="Roboto" w:hAnsi="Roboto" w:cstheme="minorHAnsi"/>
          <w:sz w:val="26"/>
          <w:szCs w:val="26"/>
          <w:lang w:val="uz-Cyrl-UZ"/>
        </w:rPr>
        <w:t>”</w:t>
      </w:r>
      <w:r w:rsidR="00D06964" w:rsidRPr="009C4BAE">
        <w:rPr>
          <w:rFonts w:ascii="Roboto" w:hAnsi="Roboto" w:cstheme="minorHAnsi"/>
          <w:sz w:val="26"/>
          <w:szCs w:val="26"/>
          <w:lang w:val="uz-Cyrl-UZ"/>
        </w:rPr>
        <w:t xml:space="preserve"> босқичида эскирган алоқа маълумотлари туфайли қарздорларнинг</w:t>
      </w:r>
      <w:r w:rsidR="008713F8" w:rsidRPr="009C4BAE">
        <w:rPr>
          <w:rFonts w:ascii="Roboto" w:hAnsi="Roboto" w:cstheme="minorHAnsi"/>
          <w:sz w:val="26"/>
          <w:szCs w:val="26"/>
          <w:lang w:val="uz-Cyrl-UZ"/>
        </w:rPr>
        <w:t xml:space="preserve"> таҳминан</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C00000"/>
          <w:sz w:val="26"/>
          <w:szCs w:val="26"/>
          <w:lang w:val="uz-Cyrl-UZ"/>
        </w:rPr>
        <w:t>40-50</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0070C0"/>
          <w:sz w:val="26"/>
          <w:szCs w:val="26"/>
          <w:lang w:val="uz-Cyrl-UZ"/>
        </w:rPr>
        <w:t>фоиз</w:t>
      </w:r>
      <w:r w:rsidR="00D06964" w:rsidRPr="009C4BAE">
        <w:rPr>
          <w:rFonts w:ascii="Roboto" w:hAnsi="Roboto" w:cstheme="minorHAnsi"/>
          <w:sz w:val="26"/>
          <w:szCs w:val="26"/>
          <w:lang w:val="uz-Cyrl-UZ"/>
        </w:rPr>
        <w:t>и</w:t>
      </w:r>
      <w:r w:rsidR="00160585" w:rsidRPr="009C4BAE">
        <w:rPr>
          <w:rFonts w:ascii="Roboto" w:hAnsi="Roboto" w:cstheme="minorHAnsi"/>
          <w:sz w:val="26"/>
          <w:szCs w:val="26"/>
          <w:lang w:val="uz-Cyrl-UZ"/>
        </w:rPr>
        <w:t xml:space="preserve"> билан боғланиш имконияти мавжуд эмас.</w:t>
      </w:r>
    </w:p>
    <w:p w14:paraId="131CD50B" w14:textId="02196287" w:rsidR="00151E57" w:rsidRPr="009C4BAE" w:rsidRDefault="00746ABA">
      <w:pPr>
        <w:spacing w:before="120" w:after="0" w:line="288" w:lineRule="auto"/>
        <w:ind w:firstLine="567"/>
        <w:jc w:val="both"/>
        <w:rPr>
          <w:rFonts w:ascii="Roboto" w:hAnsi="Roboto" w:cstheme="minorHAnsi"/>
          <w:sz w:val="26"/>
          <w:szCs w:val="26"/>
          <w:lang w:val="uz-Cyrl-UZ"/>
        </w:rPr>
        <w:pPrChange w:id="619" w:author="Nozimjon Ortiqov" w:date="2026-02-24T13:12:00Z" w16du:dateUtc="2026-02-24T08:12:00Z">
          <w:pPr>
            <w:spacing w:before="80" w:after="80" w:line="276" w:lineRule="auto"/>
            <w:ind w:firstLine="567"/>
            <w:jc w:val="both"/>
          </w:pPr>
        </w:pPrChange>
      </w:pPr>
      <w:del w:id="620" w:author="Nozimjon Ortiqov" w:date="2026-02-23T15:29:00Z" w16du:dateUtc="2026-02-23T10:29:00Z">
        <w:r w:rsidRPr="009C4BAE" w:rsidDel="0027273D">
          <w:rPr>
            <w:rFonts w:ascii="Roboto" w:hAnsi="Roboto" w:cstheme="minorHAnsi"/>
            <w:b/>
            <w:bCs/>
            <w:color w:val="7030A0"/>
            <w:sz w:val="26"/>
            <w:szCs w:val="26"/>
            <w:lang w:val="uz-Cyrl-UZ"/>
          </w:rPr>
          <w:delText>6</w:delText>
        </w:r>
      </w:del>
      <w:ins w:id="621" w:author="Nozimjon Ortiqov" w:date="2026-02-23T15:29:00Z" w16du:dateUtc="2026-02-23T10:29:00Z">
        <w:r w:rsidR="0027273D" w:rsidRPr="009C4BAE">
          <w:rPr>
            <w:rFonts w:ascii="Roboto" w:hAnsi="Roboto" w:cstheme="minorHAnsi"/>
            <w:b/>
            <w:bCs/>
            <w:color w:val="7030A0"/>
            <w:sz w:val="26"/>
            <w:szCs w:val="26"/>
            <w:lang w:val="uz-Cyrl-UZ"/>
          </w:rPr>
          <w:t>5</w:t>
        </w:r>
      </w:ins>
      <w:r w:rsidR="00F252BF" w:rsidRPr="009C4BAE">
        <w:rPr>
          <w:rFonts w:ascii="Roboto" w:hAnsi="Roboto" w:cstheme="minorHAnsi"/>
          <w:b/>
          <w:bCs/>
          <w:color w:val="7030A0"/>
          <w:sz w:val="26"/>
          <w:szCs w:val="26"/>
          <w:lang w:val="uz-Cyrl-UZ"/>
        </w:rPr>
        <w:t>. </w:t>
      </w:r>
      <w:r w:rsidR="00F252BF" w:rsidRPr="009C4BAE">
        <w:rPr>
          <w:rFonts w:ascii="Roboto" w:hAnsi="Roboto" w:cstheme="minorHAnsi"/>
          <w:b/>
          <w:bCs/>
          <w:sz w:val="26"/>
          <w:szCs w:val="26"/>
          <w:lang w:val="uz-Cyrl-UZ"/>
        </w:rPr>
        <w:t>Оилавий тадбиркорлик дастурлари бўйича кредитла</w:t>
      </w:r>
      <w:r w:rsidR="00BC255F" w:rsidRPr="009C4BAE">
        <w:rPr>
          <w:rFonts w:ascii="Roboto" w:hAnsi="Roboto" w:cstheme="minorHAnsi"/>
          <w:b/>
          <w:bCs/>
          <w:sz w:val="26"/>
          <w:szCs w:val="26"/>
          <w:lang w:val="uz-Cyrl-UZ"/>
        </w:rPr>
        <w:t>р</w:t>
      </w:r>
      <w:r w:rsidR="003B7162" w:rsidRPr="009C4BAE">
        <w:rPr>
          <w:rFonts w:ascii="Roboto" w:hAnsi="Roboto" w:cstheme="minorHAnsi"/>
          <w:b/>
          <w:bCs/>
          <w:sz w:val="26"/>
          <w:szCs w:val="26"/>
          <w:lang w:val="uz-Cyrl-UZ"/>
        </w:rPr>
        <w:t xml:space="preserve"> муаммога айланишига</w:t>
      </w:r>
      <w:r w:rsidR="00BC255F" w:rsidRPr="009C4BAE">
        <w:rPr>
          <w:rFonts w:ascii="Roboto" w:hAnsi="Roboto" w:cstheme="minorHAnsi"/>
          <w:b/>
          <w:bCs/>
          <w:sz w:val="26"/>
          <w:szCs w:val="26"/>
          <w:lang w:val="uz-Cyrl-UZ"/>
        </w:rPr>
        <w:t xml:space="preserve"> </w:t>
      </w:r>
      <w:r w:rsidR="00FA7981" w:rsidRPr="009C4BAE">
        <w:rPr>
          <w:rFonts w:ascii="Roboto" w:hAnsi="Roboto" w:cstheme="minorHAnsi"/>
          <w:b/>
          <w:bCs/>
          <w:sz w:val="26"/>
          <w:szCs w:val="26"/>
          <w:lang w:val="uz-Cyrl-UZ"/>
        </w:rPr>
        <w:t xml:space="preserve">даромаданинг </w:t>
      </w:r>
      <w:r w:rsidR="00F252BF" w:rsidRPr="009C4BAE">
        <w:rPr>
          <w:rFonts w:ascii="Roboto" w:hAnsi="Roboto" w:cstheme="minorHAnsi"/>
          <w:sz w:val="26"/>
          <w:szCs w:val="26"/>
          <w:lang w:val="uz-Cyrl-UZ"/>
        </w:rPr>
        <w:t>кутилганидан паст</w:t>
      </w:r>
      <w:r w:rsidR="00FA7981" w:rsidRPr="009C4BAE">
        <w:rPr>
          <w:rFonts w:ascii="Roboto" w:hAnsi="Roboto" w:cstheme="minorHAnsi"/>
          <w:sz w:val="26"/>
          <w:szCs w:val="26"/>
          <w:lang w:val="uz-Cyrl-UZ"/>
        </w:rPr>
        <w:t xml:space="preserve"> бўлиши</w:t>
      </w:r>
      <w:r w:rsidR="00F252BF"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62</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бизнеснинг амалга ошма</w:t>
      </w:r>
      <w:r w:rsidR="00FA7981" w:rsidRPr="009C4BAE">
        <w:rPr>
          <w:rFonts w:ascii="Roboto" w:hAnsi="Roboto" w:cstheme="minorHAnsi"/>
          <w:sz w:val="26"/>
          <w:szCs w:val="26"/>
          <w:lang w:val="uz-Cyrl-UZ"/>
        </w:rPr>
        <w:t>сл</w:t>
      </w:r>
      <w:r w:rsidR="003B7162" w:rsidRPr="009C4BAE">
        <w:rPr>
          <w:rFonts w:ascii="Roboto" w:hAnsi="Roboto" w:cstheme="minorHAnsi"/>
          <w:sz w:val="26"/>
          <w:szCs w:val="26"/>
          <w:lang w:val="uz-Cyrl-UZ"/>
        </w:rPr>
        <w:t>иги</w:t>
      </w:r>
      <w:r w:rsidR="007D5959"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41</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A7981" w:rsidRPr="009C4BAE">
        <w:rPr>
          <w:rFonts w:ascii="Roboto" w:hAnsi="Roboto" w:cstheme="minorHAnsi"/>
          <w:sz w:val="26"/>
          <w:szCs w:val="26"/>
          <w:lang w:val="uz-Cyrl-UZ"/>
        </w:rPr>
        <w:t xml:space="preserve"> ва</w:t>
      </w:r>
      <w:r w:rsidR="00F252BF" w:rsidRPr="009C4BAE">
        <w:rPr>
          <w:rFonts w:ascii="Roboto" w:hAnsi="Roboto" w:cstheme="minorHAnsi"/>
          <w:sz w:val="26"/>
          <w:szCs w:val="26"/>
          <w:lang w:val="uz-Cyrl-UZ"/>
        </w:rPr>
        <w:t xml:space="preserve"> маблағларнинг истеъмолга йўналтирилиши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xml:space="preserve"> </w:t>
      </w:r>
      <w:r w:rsidR="00FA7981" w:rsidRPr="009C4BAE">
        <w:rPr>
          <w:rFonts w:ascii="Roboto" w:hAnsi="Roboto" w:cstheme="minorHAnsi"/>
          <w:sz w:val="26"/>
          <w:szCs w:val="26"/>
          <w:lang w:val="uz-Cyrl-UZ"/>
        </w:rPr>
        <w:t xml:space="preserve">асосий </w:t>
      </w:r>
      <w:r w:rsidR="00F252BF" w:rsidRPr="009C4BAE">
        <w:rPr>
          <w:rFonts w:ascii="Roboto" w:hAnsi="Roboto" w:cstheme="minorHAnsi"/>
          <w:sz w:val="26"/>
          <w:szCs w:val="26"/>
          <w:lang w:val="uz-Cyrl-UZ"/>
        </w:rPr>
        <w:t>сабаб бўл</w:t>
      </w:r>
      <w:r w:rsidR="00530B5C" w:rsidRPr="009C4BAE">
        <w:rPr>
          <w:rFonts w:ascii="Roboto" w:hAnsi="Roboto" w:cstheme="minorHAnsi"/>
          <w:sz w:val="26"/>
          <w:szCs w:val="26"/>
          <w:lang w:val="uz-Cyrl-UZ"/>
        </w:rPr>
        <w:t>моқда</w:t>
      </w:r>
      <w:r w:rsidR="00F252BF" w:rsidRPr="009C4BAE">
        <w:rPr>
          <w:rFonts w:ascii="Roboto" w:hAnsi="Roboto" w:cstheme="minorHAnsi"/>
          <w:sz w:val="26"/>
          <w:szCs w:val="26"/>
          <w:lang w:val="uz-Cyrl-UZ"/>
        </w:rPr>
        <w:t>.</w:t>
      </w:r>
    </w:p>
    <w:p w14:paraId="680D34D2" w14:textId="22E6CB27" w:rsidR="00F252BF" w:rsidRPr="009C4BAE" w:rsidDel="0027273D" w:rsidRDefault="00FA7981">
      <w:pPr>
        <w:spacing w:before="120" w:after="0" w:line="288" w:lineRule="auto"/>
        <w:ind w:firstLine="567"/>
        <w:jc w:val="both"/>
        <w:rPr>
          <w:del w:id="622" w:author="Nozimjon Ortiqov" w:date="2026-02-23T15:30:00Z" w16du:dateUtc="2026-02-23T10:30:00Z"/>
          <w:rFonts w:ascii="Roboto" w:hAnsi="Roboto" w:cstheme="minorHAnsi"/>
          <w:sz w:val="26"/>
          <w:szCs w:val="26"/>
          <w:highlight w:val="cyan"/>
          <w:lang w:val="uz-Cyrl-UZ"/>
        </w:rPr>
        <w:pPrChange w:id="623" w:author="Nozimjon Ortiqov" w:date="2026-02-24T13:12:00Z" w16du:dateUtc="2026-02-24T08:12:00Z">
          <w:pPr>
            <w:spacing w:before="80" w:after="80" w:line="276" w:lineRule="auto"/>
            <w:ind w:firstLine="567"/>
            <w:jc w:val="both"/>
          </w:pPr>
        </w:pPrChange>
      </w:pPr>
      <w:del w:id="624" w:author="Nozimjon Ortiqov" w:date="2026-02-23T15:30:00Z" w16du:dateUtc="2026-02-23T10:30:00Z">
        <w:r w:rsidRPr="009C4BAE" w:rsidDel="0027273D">
          <w:rPr>
            <w:rFonts w:ascii="Roboto" w:hAnsi="Roboto" w:cstheme="minorHAnsi"/>
            <w:b/>
            <w:bCs/>
            <w:color w:val="7030A0"/>
            <w:sz w:val="26"/>
            <w:szCs w:val="26"/>
            <w:highlight w:val="cyan"/>
            <w:lang w:val="uz-Cyrl-UZ"/>
          </w:rPr>
          <w:delText>7</w:delText>
        </w:r>
        <w:r w:rsidR="00F252BF" w:rsidRPr="009C4BAE" w:rsidDel="0027273D">
          <w:rPr>
            <w:rFonts w:ascii="Roboto" w:hAnsi="Roboto" w:cstheme="minorHAnsi"/>
            <w:b/>
            <w:bCs/>
            <w:color w:val="7030A0"/>
            <w:sz w:val="26"/>
            <w:szCs w:val="26"/>
            <w:highlight w:val="cyan"/>
            <w:lang w:val="uz-Cyrl-UZ"/>
          </w:rPr>
          <w:delText>.</w:delText>
        </w:r>
      </w:del>
      <w:del w:id="625" w:author="Nozimjon Ortiqov" w:date="2026-02-23T14:35:00Z" w16du:dateUtc="2026-02-23T09:35:00Z">
        <w:r w:rsidRPr="009C4BAE" w:rsidDel="00C07284">
          <w:rPr>
            <w:rFonts w:ascii="Roboto" w:hAnsi="Roboto" w:cstheme="minorHAnsi"/>
            <w:b/>
            <w:bCs/>
            <w:color w:val="7030A0"/>
            <w:sz w:val="26"/>
            <w:szCs w:val="26"/>
            <w:highlight w:val="cyan"/>
            <w:lang w:val="uz-Cyrl-UZ"/>
          </w:rPr>
          <w:delText xml:space="preserve"> </w:delText>
        </w:r>
      </w:del>
      <w:del w:id="626" w:author="Nozimjon Ortiqov" w:date="2026-02-23T15:30:00Z" w16du:dateUtc="2026-02-23T10:30:00Z">
        <w:r w:rsidRPr="009C4BAE" w:rsidDel="0027273D">
          <w:rPr>
            <w:rFonts w:ascii="Roboto" w:hAnsi="Roboto" w:cstheme="minorHAnsi"/>
            <w:b/>
            <w:bCs/>
            <w:sz w:val="26"/>
            <w:szCs w:val="26"/>
            <w:highlight w:val="cyan"/>
            <w:lang w:val="uz-Cyrl-UZ"/>
          </w:rPr>
          <w:delText>Б</w:delText>
        </w:r>
        <w:r w:rsidR="00F252BF" w:rsidRPr="009C4BAE" w:rsidDel="0027273D">
          <w:rPr>
            <w:rFonts w:ascii="Roboto" w:hAnsi="Roboto" w:cstheme="minorHAnsi"/>
            <w:b/>
            <w:bCs/>
            <w:sz w:val="26"/>
            <w:szCs w:val="26"/>
            <w:highlight w:val="cyan"/>
            <w:lang w:val="uz-Cyrl-UZ"/>
          </w:rPr>
          <w:delText>арқарор даромаднинг мавжуд эмаслиги</w:delText>
        </w:r>
        <w:r w:rsidR="00F252BF" w:rsidRPr="009C4BAE" w:rsidDel="0027273D">
          <w:rPr>
            <w:rFonts w:ascii="Roboto" w:hAnsi="Roboto" w:cstheme="minorHAnsi"/>
            <w:sz w:val="26"/>
            <w:szCs w:val="26"/>
            <w:highlight w:val="cyan"/>
            <w:lang w:val="uz-Cyrl-UZ"/>
          </w:rPr>
          <w:delText xml:space="preserve">, </w:delText>
        </w:r>
        <w:r w:rsidR="00F252BF" w:rsidRPr="009C4BAE" w:rsidDel="0027273D">
          <w:rPr>
            <w:rFonts w:ascii="Roboto" w:hAnsi="Roboto" w:cstheme="minorHAnsi"/>
            <w:b/>
            <w:bCs/>
            <w:sz w:val="26"/>
            <w:szCs w:val="26"/>
            <w:highlight w:val="cyan"/>
            <w:lang w:val="uz-Cyrl-UZ"/>
          </w:rPr>
          <w:delText>даромад ўзгарувчанлиги</w:delText>
        </w:r>
        <w:r w:rsidR="00F252BF" w:rsidRPr="009C4BAE" w:rsidDel="0027273D">
          <w:rPr>
            <w:rFonts w:ascii="Roboto" w:hAnsi="Roboto" w:cstheme="minorHAnsi"/>
            <w:sz w:val="26"/>
            <w:szCs w:val="26"/>
            <w:highlight w:val="cyan"/>
            <w:lang w:val="uz-Cyrl-UZ"/>
          </w:rPr>
          <w:delText xml:space="preserve">, </w:delText>
        </w:r>
        <w:r w:rsidR="00F252BF" w:rsidRPr="009C4BAE" w:rsidDel="0027273D">
          <w:rPr>
            <w:rFonts w:ascii="Roboto" w:hAnsi="Roboto" w:cstheme="minorHAnsi"/>
            <w:b/>
            <w:bCs/>
            <w:sz w:val="26"/>
            <w:szCs w:val="26"/>
            <w:highlight w:val="cyan"/>
            <w:lang w:val="uz-Cyrl-UZ"/>
          </w:rPr>
          <w:delText xml:space="preserve">қарз юкининг </w:delText>
        </w:r>
        <w:r w:rsidR="00F252BF" w:rsidRPr="009C4BAE" w:rsidDel="0027273D">
          <w:rPr>
            <w:rFonts w:ascii="Roboto" w:hAnsi="Roboto" w:cstheme="minorHAnsi"/>
            <w:sz w:val="26"/>
            <w:szCs w:val="26"/>
            <w:highlight w:val="cyan"/>
            <w:lang w:val="uz-Cyrl-UZ"/>
          </w:rPr>
          <w:delText>юқорилиги аниқланди.</w:delText>
        </w:r>
      </w:del>
    </w:p>
    <w:p w14:paraId="5867A85F" w14:textId="25739E55" w:rsidR="00D0641A" w:rsidRPr="009C4BAE" w:rsidDel="0027273D" w:rsidRDefault="00D0641A">
      <w:pPr>
        <w:spacing w:before="120" w:after="0" w:line="288" w:lineRule="auto"/>
        <w:ind w:firstLine="567"/>
        <w:jc w:val="both"/>
        <w:rPr>
          <w:del w:id="627" w:author="Nozimjon Ortiqov" w:date="2026-02-23T15:30:00Z" w16du:dateUtc="2026-02-23T10:30:00Z"/>
          <w:rFonts w:ascii="Roboto" w:hAnsi="Roboto" w:cstheme="minorHAnsi"/>
          <w:sz w:val="26"/>
          <w:szCs w:val="26"/>
          <w:lang w:val="uz-Cyrl-UZ"/>
        </w:rPr>
        <w:pPrChange w:id="628" w:author="Nozimjon Ortiqov" w:date="2026-02-24T13:12:00Z" w16du:dateUtc="2026-02-24T08:12:00Z">
          <w:pPr>
            <w:spacing w:before="80" w:after="80" w:line="276" w:lineRule="auto"/>
            <w:ind w:firstLine="567"/>
            <w:jc w:val="both"/>
          </w:pPr>
        </w:pPrChange>
      </w:pPr>
      <w:del w:id="629" w:author="Nozimjon Ortiqov" w:date="2026-02-23T15:30:00Z" w16du:dateUtc="2026-02-23T10:30:00Z">
        <w:r w:rsidRPr="009C4BAE" w:rsidDel="0027273D">
          <w:rPr>
            <w:rFonts w:ascii="Roboto" w:hAnsi="Roboto" w:cstheme="minorHAnsi"/>
            <w:sz w:val="26"/>
            <w:szCs w:val="26"/>
            <w:highlight w:val="cyan"/>
            <w:lang w:val="uz-Cyrl-UZ"/>
          </w:rPr>
          <w:delText xml:space="preserve">Кредит рейтинги ҳақида маълумотга эга бўлмаслик NPL даражасини </w:delText>
        </w:r>
        <w:r w:rsidRPr="009C4BAE" w:rsidDel="0027273D">
          <w:rPr>
            <w:rFonts w:ascii="Roboto" w:hAnsi="Roboto" w:cstheme="minorHAnsi"/>
            <w:b/>
            <w:color w:val="C00000"/>
            <w:sz w:val="26"/>
            <w:szCs w:val="26"/>
            <w:highlight w:val="cyan"/>
            <w:lang w:val="uz-Cyrl-UZ"/>
          </w:rPr>
          <w:delText xml:space="preserve">19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color w:val="0070C0"/>
            <w:sz w:val="26"/>
            <w:szCs w:val="26"/>
            <w:highlight w:val="cyan"/>
            <w:lang w:val="uz-Cyrl-UZ"/>
          </w:rPr>
          <w:delText xml:space="preserve"> </w:delText>
        </w:r>
        <w:r w:rsidRPr="009C4BAE" w:rsidDel="0027273D">
          <w:rPr>
            <w:rFonts w:ascii="Roboto" w:hAnsi="Roboto" w:cstheme="minorHAnsi"/>
            <w:sz w:val="26"/>
            <w:szCs w:val="26"/>
            <w:highlight w:val="cyan"/>
            <w:lang w:val="uz-Cyrl-UZ"/>
          </w:rPr>
          <w:delText xml:space="preserve">пунктга оширади, кредит маблағларидан мақсадсиз фойдаланиш </w:delText>
        </w:r>
        <w:r w:rsidRPr="009C4BAE" w:rsidDel="0027273D">
          <w:rPr>
            <w:rFonts w:ascii="Roboto" w:hAnsi="Roboto" w:cstheme="minorHAnsi"/>
            <w:b/>
            <w:color w:val="C00000"/>
            <w:sz w:val="26"/>
            <w:szCs w:val="26"/>
            <w:highlight w:val="cyan"/>
            <w:lang w:val="uz-Cyrl-UZ"/>
          </w:rPr>
          <w:delText xml:space="preserve">26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color w:val="0070C0"/>
            <w:sz w:val="26"/>
            <w:szCs w:val="26"/>
            <w:highlight w:val="cyan"/>
            <w:lang w:val="uz-Cyrl-UZ"/>
          </w:rPr>
          <w:delText xml:space="preserve"> </w:delText>
        </w:r>
        <w:r w:rsidRPr="009C4BAE" w:rsidDel="0027273D">
          <w:rPr>
            <w:rFonts w:ascii="Roboto" w:hAnsi="Roboto" w:cstheme="minorHAnsi"/>
            <w:sz w:val="26"/>
            <w:szCs w:val="26"/>
            <w:highlight w:val="cyan"/>
            <w:lang w:val="uz-Cyrl-UZ"/>
          </w:rPr>
          <w:delText xml:space="preserve">пунктга. </w:delText>
        </w:r>
        <w:commentRangeStart w:id="630"/>
        <w:r w:rsidRPr="009C4BAE" w:rsidDel="0027273D">
          <w:rPr>
            <w:rFonts w:ascii="Roboto" w:hAnsi="Roboto" w:cstheme="minorHAnsi"/>
            <w:sz w:val="26"/>
            <w:szCs w:val="26"/>
            <w:highlight w:val="cyan"/>
            <w:lang w:val="uz-Cyrl-UZ"/>
          </w:rPr>
          <w:delText xml:space="preserve">Тўловни 30 кундан ортиқ кечиктиришни “меъёрий ҳолат” деб ҳисоблаш эса NPLни </w:delText>
        </w:r>
        <w:r w:rsidRPr="009C4BAE" w:rsidDel="0027273D">
          <w:rPr>
            <w:rFonts w:ascii="Roboto" w:hAnsi="Roboto" w:cstheme="minorHAnsi"/>
            <w:b/>
            <w:color w:val="C00000"/>
            <w:sz w:val="26"/>
            <w:szCs w:val="26"/>
            <w:highlight w:val="cyan"/>
            <w:lang w:val="uz-Cyrl-UZ"/>
          </w:rPr>
          <w:delText>70,8 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sz w:val="26"/>
            <w:szCs w:val="26"/>
            <w:highlight w:val="cyan"/>
            <w:lang w:val="uz-Cyrl-UZ"/>
          </w:rPr>
          <w:delText>гача оширади.</w:delText>
        </w:r>
        <w:commentRangeEnd w:id="630"/>
        <w:r w:rsidR="00BE3594" w:rsidRPr="009C4BAE" w:rsidDel="0027273D">
          <w:rPr>
            <w:rStyle w:val="a4"/>
            <w:rFonts w:ascii="Roboto" w:hAnsi="Roboto" w:cstheme="minorHAnsi"/>
            <w:sz w:val="26"/>
            <w:szCs w:val="26"/>
            <w:lang w:val="uz-Cyrl-UZ"/>
          </w:rPr>
          <w:commentReference w:id="630"/>
        </w:r>
      </w:del>
    </w:p>
    <w:p w14:paraId="27C243B5" w14:textId="7D324856" w:rsidR="00A34306" w:rsidRPr="009C4BAE" w:rsidRDefault="00530B5C">
      <w:pPr>
        <w:pStyle w:val="2"/>
        <w:spacing w:before="120" w:line="288" w:lineRule="auto"/>
        <w:ind w:firstLine="567"/>
        <w:rPr>
          <w:rFonts w:ascii="Roboto" w:hAnsi="Roboto"/>
          <w:b/>
          <w:bCs/>
          <w:color w:val="002060"/>
          <w:lang w:val="uz-Cyrl-UZ"/>
        </w:rPr>
        <w:pPrChange w:id="631" w:author="Nozimjon Ortiqov" w:date="2026-02-24T13:12:00Z" w16du:dateUtc="2026-02-24T08:12:00Z">
          <w:pPr>
            <w:pStyle w:val="2"/>
            <w:ind w:firstLine="567"/>
          </w:pPr>
        </w:pPrChange>
      </w:pPr>
      <w:bookmarkStart w:id="632" w:name="_Toc222630369"/>
      <w:r w:rsidRPr="009C4BAE">
        <w:rPr>
          <w:rFonts w:ascii="Roboto" w:hAnsi="Roboto"/>
          <w:b/>
          <w:bCs/>
          <w:color w:val="002060"/>
          <w:lang w:val="uz-Cyrl-UZ"/>
        </w:rPr>
        <w:t xml:space="preserve">Асосий </w:t>
      </w:r>
      <w:r w:rsidR="004E0020" w:rsidRPr="009C4BAE">
        <w:rPr>
          <w:rFonts w:ascii="Roboto" w:hAnsi="Roboto"/>
          <w:b/>
          <w:bCs/>
          <w:color w:val="002060"/>
          <w:lang w:val="uz-Cyrl-UZ"/>
        </w:rPr>
        <w:t>тавсиялар</w:t>
      </w:r>
      <w:bookmarkEnd w:id="632"/>
    </w:p>
    <w:p w14:paraId="71451372" w14:textId="77777777" w:rsidR="00485AAC" w:rsidRPr="009C4BAE" w:rsidRDefault="00A34306">
      <w:pPr>
        <w:spacing w:before="120" w:after="0" w:line="288" w:lineRule="auto"/>
        <w:ind w:firstLine="567"/>
        <w:jc w:val="both"/>
        <w:rPr>
          <w:rFonts w:ascii="Roboto" w:hAnsi="Roboto" w:cstheme="minorHAnsi"/>
          <w:b/>
          <w:bCs/>
          <w:sz w:val="26"/>
          <w:szCs w:val="26"/>
          <w:lang w:val="uz-Cyrl-UZ"/>
        </w:rPr>
        <w:pPrChange w:id="633"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1. </w:t>
      </w:r>
      <w:r w:rsidRPr="009C4BAE">
        <w:rPr>
          <w:rFonts w:ascii="Roboto" w:hAnsi="Roboto" w:cstheme="minorHAnsi"/>
          <w:b/>
          <w:bCs/>
          <w:sz w:val="26"/>
          <w:szCs w:val="26"/>
          <w:lang w:val="uz-Cyrl-UZ"/>
        </w:rPr>
        <w:t xml:space="preserve">Чакана кредитлаш </w:t>
      </w:r>
      <w:r w:rsidRPr="009C4BAE">
        <w:rPr>
          <w:rFonts w:ascii="Roboto" w:hAnsi="Roboto" w:cstheme="minorHAnsi"/>
          <w:bCs/>
          <w:i/>
          <w:sz w:val="26"/>
          <w:szCs w:val="26"/>
          <w:lang w:val="uz-Cyrl-UZ"/>
        </w:rPr>
        <w:t>(микрокредит ва автокредит)</w:t>
      </w:r>
      <w:r w:rsidRPr="009C4BAE">
        <w:rPr>
          <w:rFonts w:ascii="Roboto" w:hAnsi="Roboto" w:cstheme="minorHAnsi"/>
          <w:b/>
          <w:bCs/>
          <w:sz w:val="26"/>
          <w:szCs w:val="26"/>
          <w:lang w:val="uz-Cyrl-UZ"/>
        </w:rPr>
        <w:t xml:space="preserve"> сегментида таваккалчиликларни бошқариш ва истеъмолчиларни ҳимоя қилишни кучайтириш. </w:t>
      </w:r>
    </w:p>
    <w:p w14:paraId="62AC2FEC" w14:textId="075AE79B" w:rsidR="00A34306" w:rsidRPr="009C4BAE" w:rsidRDefault="00A34306">
      <w:pPr>
        <w:spacing w:before="120" w:after="0" w:line="288" w:lineRule="auto"/>
        <w:ind w:firstLine="567"/>
        <w:jc w:val="both"/>
        <w:rPr>
          <w:rFonts w:ascii="Roboto" w:hAnsi="Roboto" w:cstheme="minorHAnsi"/>
          <w:sz w:val="26"/>
          <w:szCs w:val="26"/>
          <w:lang w:val="uz-Cyrl-UZ"/>
        </w:rPr>
        <w:pPrChange w:id="634"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9C4BAE">
        <w:rPr>
          <w:rFonts w:ascii="Roboto" w:hAnsi="Roboto" w:cstheme="minorHAnsi"/>
          <w:sz w:val="26"/>
          <w:szCs w:val="26"/>
          <w:lang w:val="uz-Cyrl-UZ"/>
        </w:rPr>
        <w:t>керак</w:t>
      </w:r>
      <w:r w:rsidRPr="009C4BAE">
        <w:rPr>
          <w:rFonts w:ascii="Roboto" w:hAnsi="Roboto" w:cstheme="minorHAnsi"/>
          <w:sz w:val="26"/>
          <w:szCs w:val="26"/>
          <w:lang w:val="uz-Cyrl-UZ"/>
        </w:rPr>
        <w:t>.</w:t>
      </w:r>
    </w:p>
    <w:p w14:paraId="0927FEFF" w14:textId="5F8DD52D" w:rsidR="00485AAC" w:rsidRPr="009C4BAE" w:rsidRDefault="00A34306">
      <w:pPr>
        <w:spacing w:before="120" w:after="0" w:line="288" w:lineRule="auto"/>
        <w:ind w:firstLine="567"/>
        <w:jc w:val="both"/>
        <w:rPr>
          <w:rFonts w:ascii="Roboto" w:hAnsi="Roboto" w:cstheme="minorHAnsi"/>
          <w:b/>
          <w:bCs/>
          <w:sz w:val="26"/>
          <w:szCs w:val="26"/>
          <w:lang w:val="en-US"/>
          <w:rPrChange w:id="635" w:author="Nozimjon Ortiqov" w:date="2026-02-24T09:31:00Z" w16du:dateUtc="2026-02-24T04:31:00Z">
            <w:rPr>
              <w:rFonts w:ascii="Roboto" w:hAnsi="Roboto" w:cstheme="minorHAnsi"/>
              <w:b/>
              <w:bCs/>
              <w:sz w:val="26"/>
              <w:szCs w:val="26"/>
              <w:lang w:val="uz-Cyrl-UZ"/>
            </w:rPr>
          </w:rPrChange>
        </w:rPr>
        <w:pPrChange w:id="636"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2.</w:t>
      </w:r>
      <w:r w:rsidRPr="009C4BAE">
        <w:rPr>
          <w:rFonts w:ascii="Roboto" w:hAnsi="Roboto" w:cstheme="minorHAnsi"/>
          <w:b/>
          <w:bCs/>
          <w:sz w:val="26"/>
          <w:szCs w:val="26"/>
          <w:lang w:val="uz-Cyrl-UZ"/>
        </w:rPr>
        <w:t xml:space="preserve"> Бўлиб-бўлиб тўлаш </w:t>
      </w:r>
      <w:r w:rsidRPr="009C4BAE">
        <w:rPr>
          <w:rFonts w:ascii="Roboto" w:hAnsi="Roboto" w:cstheme="minorHAnsi"/>
          <w:bCs/>
          <w:i/>
          <w:sz w:val="26"/>
          <w:szCs w:val="26"/>
          <w:lang w:val="uz-Cyrl-UZ"/>
        </w:rPr>
        <w:t>(</w:t>
      </w:r>
      <w:del w:id="637" w:author="Nozimjon Ortiqov" w:date="2026-02-24T13:13:00Z" w16du:dateUtc="2026-02-24T08:13:00Z">
        <w:r w:rsidRPr="009C4BAE" w:rsidDel="009A06B1">
          <w:rPr>
            <w:rFonts w:ascii="Roboto" w:hAnsi="Roboto" w:cstheme="minorHAnsi"/>
            <w:bCs/>
            <w:i/>
            <w:sz w:val="26"/>
            <w:szCs w:val="26"/>
            <w:lang w:val="uz-Cyrl-UZ"/>
          </w:rPr>
          <w:delText xml:space="preserve">насия, </w:delText>
        </w:r>
      </w:del>
      <w:r w:rsidRPr="009C4BAE">
        <w:rPr>
          <w:rFonts w:ascii="Roboto" w:hAnsi="Roboto" w:cstheme="minorHAnsi"/>
          <w:bCs/>
          <w:i/>
          <w:sz w:val="26"/>
          <w:szCs w:val="26"/>
          <w:lang w:val="uz-Cyrl-UZ"/>
        </w:rPr>
        <w:t>BNPL)</w:t>
      </w:r>
      <w:r w:rsidRPr="009C4BAE">
        <w:rPr>
          <w:rFonts w:ascii="Roboto" w:hAnsi="Roboto" w:cstheme="minorHAnsi"/>
          <w:b/>
          <w:bCs/>
          <w:sz w:val="26"/>
          <w:szCs w:val="26"/>
          <w:lang w:val="uz-Cyrl-UZ"/>
        </w:rPr>
        <w:t xml:space="preserve"> бозорини институционал ва ҳуқуқий жиҳатдан тартибга солиш.</w:t>
      </w:r>
      <w:del w:id="638" w:author="Nozimjon Ortiqov" w:date="2026-02-24T09:22:00Z" w16du:dateUtc="2026-02-24T04:22:00Z">
        <w:r w:rsidRPr="009C4BAE" w:rsidDel="00EA3271">
          <w:rPr>
            <w:rFonts w:ascii="Roboto" w:hAnsi="Roboto" w:cstheme="minorHAnsi"/>
            <w:b/>
            <w:bCs/>
            <w:sz w:val="26"/>
            <w:szCs w:val="26"/>
            <w:lang w:val="uz-Cyrl-UZ"/>
          </w:rPr>
          <w:delText xml:space="preserve"> </w:delText>
        </w:r>
      </w:del>
    </w:p>
    <w:p w14:paraId="789A7631" w14:textId="4573DE67" w:rsidR="00A34306" w:rsidRPr="009C4BAE" w:rsidRDefault="00A34306">
      <w:pPr>
        <w:spacing w:before="120" w:after="0" w:line="288" w:lineRule="auto"/>
        <w:ind w:firstLine="567"/>
        <w:jc w:val="both"/>
        <w:rPr>
          <w:rFonts w:ascii="Roboto" w:hAnsi="Roboto" w:cstheme="minorHAnsi"/>
          <w:sz w:val="26"/>
          <w:szCs w:val="26"/>
          <w:lang w:val="uz-Cyrl-UZ"/>
        </w:rPr>
        <w:pPrChange w:id="639"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3DDFF889" w:rsidR="00485AAC" w:rsidRPr="009C4BAE" w:rsidRDefault="00A34306">
      <w:pPr>
        <w:spacing w:before="120" w:after="0" w:line="288" w:lineRule="auto"/>
        <w:ind w:firstLine="567"/>
        <w:jc w:val="both"/>
        <w:rPr>
          <w:rFonts w:ascii="Roboto" w:hAnsi="Roboto" w:cstheme="minorHAnsi"/>
          <w:sz w:val="26"/>
          <w:szCs w:val="26"/>
          <w:lang w:val="uz-Cyrl-UZ"/>
        </w:rPr>
        <w:pPrChange w:id="640"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3</w:t>
      </w:r>
      <w:r w:rsidR="00D83B6D" w:rsidRPr="009C4BAE">
        <w:rPr>
          <w:rFonts w:ascii="Roboto" w:hAnsi="Roboto" w:cstheme="minorHAnsi"/>
          <w:b/>
          <w:bCs/>
          <w:color w:val="7030A0"/>
          <w:sz w:val="26"/>
          <w:szCs w:val="26"/>
          <w:lang w:val="uz-Cyrl-UZ"/>
        </w:rPr>
        <w:t>. </w:t>
      </w:r>
      <w:del w:id="641" w:author="Nozimjon Ortiqov" w:date="2026-02-23T13:23:00Z" w16du:dateUtc="2026-02-23T08:23:00Z">
        <w:r w:rsidR="00D83B6D" w:rsidRPr="009C4BAE" w:rsidDel="00B81F1D">
          <w:rPr>
            <w:rFonts w:ascii="Roboto" w:hAnsi="Roboto" w:cstheme="minorHAnsi"/>
            <w:b/>
            <w:bCs/>
            <w:sz w:val="26"/>
            <w:szCs w:val="26"/>
            <w:lang w:val="uz-Cyrl-UZ"/>
          </w:rPr>
          <w:delText> </w:delText>
        </w:r>
      </w:del>
      <w:r w:rsidR="00D83B6D" w:rsidRPr="009C4BAE">
        <w:rPr>
          <w:rFonts w:ascii="Roboto" w:hAnsi="Roboto" w:cstheme="minorHAnsi"/>
          <w:b/>
          <w:bCs/>
          <w:sz w:val="26"/>
          <w:szCs w:val="26"/>
          <w:lang w:val="uz-Cyrl-UZ"/>
        </w:rPr>
        <w:t xml:space="preserve">Қарздорликни ундириш ва қарз интизомини ошириш институтларини </w:t>
      </w:r>
      <w:del w:id="642" w:author="Nozimjon Ortiqov" w:date="2026-02-24T13:13:00Z" w16du:dateUtc="2026-02-24T08:13:00Z">
        <w:r w:rsidR="00D83B6D" w:rsidRPr="009C4BAE" w:rsidDel="004E32F5">
          <w:rPr>
            <w:rFonts w:ascii="Roboto" w:hAnsi="Roboto" w:cstheme="minorHAnsi"/>
            <w:b/>
            <w:bCs/>
            <w:sz w:val="26"/>
            <w:szCs w:val="26"/>
            <w:lang w:val="uz-Cyrl-UZ"/>
          </w:rPr>
          <w:delText>модернизация қилиш</w:delText>
        </w:r>
      </w:del>
      <w:ins w:id="643" w:author="Nozimjon Ortiqov" w:date="2026-02-24T13:13:00Z" w16du:dateUtc="2026-02-24T08:13:00Z">
        <w:r w:rsidR="004E32F5">
          <w:rPr>
            <w:rFonts w:ascii="Roboto" w:hAnsi="Roboto" w:cstheme="minorHAnsi"/>
            <w:b/>
            <w:bCs/>
            <w:sz w:val="26"/>
            <w:szCs w:val="26"/>
            <w:lang w:val="uz-Cyrl-UZ"/>
          </w:rPr>
          <w:t>такомиллаштириш</w:t>
        </w:r>
      </w:ins>
      <w:r w:rsidR="00D83B6D" w:rsidRPr="009C4BAE">
        <w:rPr>
          <w:rFonts w:ascii="Roboto" w:hAnsi="Roboto" w:cstheme="minorHAnsi"/>
          <w:b/>
          <w:bCs/>
          <w:sz w:val="26"/>
          <w:szCs w:val="26"/>
          <w:lang w:val="uz-Cyrl-UZ"/>
        </w:rPr>
        <w:t>.</w:t>
      </w:r>
      <w:del w:id="644" w:author="Nozimjon Ortiqov" w:date="2026-02-23T20:32:00Z" w16du:dateUtc="2026-02-23T15:32:00Z">
        <w:r w:rsidR="00D83B6D" w:rsidRPr="009C4BAE" w:rsidDel="009B0954">
          <w:rPr>
            <w:rFonts w:ascii="Roboto" w:hAnsi="Roboto" w:cstheme="minorHAnsi"/>
            <w:sz w:val="26"/>
            <w:szCs w:val="26"/>
            <w:lang w:val="uz-Cyrl-UZ"/>
          </w:rPr>
          <w:delText xml:space="preserve"> </w:delText>
        </w:r>
      </w:del>
    </w:p>
    <w:p w14:paraId="50DE9ABF" w14:textId="65538E8C" w:rsidR="00D83B6D" w:rsidRPr="009C4BAE" w:rsidDel="007B77A4" w:rsidRDefault="00D83B6D">
      <w:pPr>
        <w:spacing w:before="120" w:after="0" w:line="288" w:lineRule="auto"/>
        <w:ind w:firstLine="567"/>
        <w:jc w:val="both"/>
        <w:rPr>
          <w:del w:id="645" w:author="Nozimjon Ortiqov" w:date="2026-02-23T20:32:00Z" w16du:dateUtc="2026-02-23T15:32:00Z"/>
          <w:rFonts w:ascii="Roboto" w:hAnsi="Roboto" w:cstheme="minorHAnsi"/>
          <w:sz w:val="26"/>
          <w:szCs w:val="26"/>
          <w:lang w:val="uz-Cyrl-UZ"/>
        </w:rPr>
        <w:pPrChange w:id="646"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lastRenderedPageBreak/>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ins w:id="647" w:author="Nozimjon Ortiqov" w:date="2026-02-23T20:32:00Z" w16du:dateUtc="2026-02-23T15:32:00Z">
        <w:r w:rsidR="007B77A4" w:rsidRPr="009C4BAE">
          <w:rPr>
            <w:rFonts w:ascii="Roboto" w:hAnsi="Roboto" w:cstheme="minorHAnsi"/>
            <w:sz w:val="26"/>
            <w:szCs w:val="26"/>
            <w:lang w:val="uz-Cyrl-UZ"/>
          </w:rPr>
          <w:t xml:space="preserve"> </w:t>
        </w:r>
      </w:ins>
    </w:p>
    <w:p w14:paraId="39DA1220" w14:textId="405E3C98" w:rsidR="00D83B6D" w:rsidRPr="009C4BAE" w:rsidRDefault="00A34306">
      <w:pPr>
        <w:spacing w:before="120" w:after="0" w:line="288" w:lineRule="auto"/>
        <w:ind w:firstLine="567"/>
        <w:jc w:val="both"/>
        <w:rPr>
          <w:rFonts w:ascii="Roboto" w:hAnsi="Roboto" w:cstheme="minorHAnsi"/>
          <w:sz w:val="26"/>
          <w:szCs w:val="26"/>
          <w:highlight w:val="yellow"/>
          <w:lang w:val="uz-Cyrl-UZ"/>
        </w:rPr>
        <w:pPrChange w:id="648" w:author="Nozimjon Ortiqov" w:date="2026-02-24T13:12:00Z" w16du:dateUtc="2026-02-24T08:12:00Z">
          <w:pPr/>
        </w:pPrChange>
      </w:pPr>
      <w:r w:rsidRPr="009C4BAE">
        <w:rPr>
          <w:rFonts w:ascii="Roboto" w:hAnsi="Roboto" w:cstheme="minorHAnsi"/>
          <w:sz w:val="26"/>
          <w:szCs w:val="26"/>
          <w:highlight w:val="yellow"/>
          <w:lang w:val="uz-Cyrl-UZ"/>
        </w:rPr>
        <w:br w:type="page"/>
      </w:r>
    </w:p>
    <w:p w14:paraId="32F50E04" w14:textId="2BFB74DA" w:rsidR="004E0020" w:rsidRPr="009C4BAE" w:rsidRDefault="004E0020">
      <w:pPr>
        <w:pStyle w:val="1"/>
        <w:spacing w:before="120" w:line="288" w:lineRule="auto"/>
        <w:ind w:firstLine="567"/>
        <w:rPr>
          <w:rFonts w:ascii="Roboto" w:hAnsi="Roboto" w:cstheme="minorHAnsi"/>
          <w:b/>
          <w:bCs/>
          <w:color w:val="002060"/>
          <w:sz w:val="30"/>
          <w:szCs w:val="30"/>
          <w:lang w:val="uz-Cyrl-UZ"/>
          <w:rPrChange w:id="649" w:author="Nozimjon Ortiqov" w:date="2026-02-24T09:31:00Z" w16du:dateUtc="2026-02-24T04:31:00Z">
            <w:rPr>
              <w:rFonts w:ascii="Roboto" w:hAnsi="Roboto" w:cstheme="minorHAnsi"/>
              <w:b/>
              <w:bCs/>
              <w:color w:val="002060"/>
              <w:lang w:val="uz-Cyrl-UZ"/>
            </w:rPr>
          </w:rPrChange>
        </w:rPr>
        <w:pPrChange w:id="650" w:author="Nozimjon Ortiqov" w:date="2026-02-24T13:44:00Z" w16du:dateUtc="2026-02-24T08:44:00Z">
          <w:pPr>
            <w:pStyle w:val="1"/>
            <w:spacing w:after="240" w:line="288" w:lineRule="auto"/>
            <w:ind w:firstLine="567"/>
          </w:pPr>
        </w:pPrChange>
      </w:pPr>
      <w:bookmarkStart w:id="651" w:name="_Toc222630370"/>
      <w:bookmarkEnd w:id="375"/>
      <w:r w:rsidRPr="009C4BAE">
        <w:rPr>
          <w:rFonts w:ascii="Roboto" w:hAnsi="Roboto" w:cstheme="minorHAnsi"/>
          <w:b/>
          <w:bCs/>
          <w:color w:val="002060"/>
          <w:sz w:val="30"/>
          <w:szCs w:val="30"/>
          <w:lang w:val="uz-Cyrl-UZ"/>
          <w:rPrChange w:id="652" w:author="Nozimjon Ortiqov" w:date="2026-02-24T09:31:00Z" w16du:dateUtc="2026-02-24T04:31:00Z">
            <w:rPr>
              <w:rFonts w:ascii="Roboto" w:hAnsi="Roboto" w:cstheme="minorHAnsi"/>
              <w:b/>
              <w:bCs/>
              <w:color w:val="002060"/>
              <w:lang w:val="uz-Cyrl-UZ"/>
            </w:rPr>
          </w:rPrChange>
        </w:rPr>
        <w:lastRenderedPageBreak/>
        <w:t>I</w:t>
      </w:r>
      <w:del w:id="653" w:author="Nozimjon Ortiqov" w:date="2026-02-23T20:32:00Z" w16du:dateUtc="2026-02-23T15:32:00Z">
        <w:r w:rsidRPr="009C4BAE" w:rsidDel="00BF2672">
          <w:rPr>
            <w:rFonts w:ascii="Roboto" w:hAnsi="Roboto" w:cstheme="minorHAnsi"/>
            <w:b/>
            <w:bCs/>
            <w:color w:val="002060"/>
            <w:sz w:val="30"/>
            <w:szCs w:val="30"/>
            <w:lang w:val="uz-Cyrl-UZ"/>
            <w:rPrChange w:id="654" w:author="Nozimjon Ortiqov" w:date="2026-02-24T09:31:00Z" w16du:dateUtc="2026-02-24T04:31:00Z">
              <w:rPr>
                <w:rFonts w:ascii="Roboto" w:hAnsi="Roboto" w:cstheme="minorHAnsi"/>
                <w:b/>
                <w:bCs/>
                <w:color w:val="002060"/>
                <w:lang w:val="uz-Cyrl-UZ"/>
              </w:rPr>
            </w:rPrChange>
          </w:rPr>
          <w:delText>I</w:delText>
        </w:r>
      </w:del>
      <w:r w:rsidRPr="009C4BAE">
        <w:rPr>
          <w:rFonts w:ascii="Roboto" w:hAnsi="Roboto" w:cstheme="minorHAnsi"/>
          <w:b/>
          <w:bCs/>
          <w:color w:val="002060"/>
          <w:sz w:val="30"/>
          <w:szCs w:val="30"/>
          <w:lang w:val="uz-Cyrl-UZ"/>
          <w:rPrChange w:id="655" w:author="Nozimjon Ortiqov" w:date="2026-02-24T09:31:00Z" w16du:dateUtc="2026-02-24T04:31:00Z">
            <w:rPr>
              <w:rFonts w:ascii="Roboto" w:hAnsi="Roboto" w:cstheme="minorHAnsi"/>
              <w:b/>
              <w:bCs/>
              <w:color w:val="002060"/>
              <w:lang w:val="uz-Cyrl-UZ"/>
            </w:rPr>
          </w:rPrChange>
        </w:rPr>
        <w:t>. Кириш</w:t>
      </w:r>
      <w:bookmarkEnd w:id="651"/>
    </w:p>
    <w:p w14:paraId="3FBE5605" w14:textId="3708CB00" w:rsidR="004E0020" w:rsidRPr="009C4BAE" w:rsidRDefault="004E0020">
      <w:pPr>
        <w:spacing w:before="120" w:after="0" w:line="288" w:lineRule="auto"/>
        <w:ind w:firstLine="567"/>
        <w:jc w:val="both"/>
        <w:rPr>
          <w:rFonts w:ascii="Roboto" w:eastAsia="Times New Roman" w:hAnsi="Roboto" w:cstheme="minorHAnsi"/>
          <w:color w:val="000000"/>
          <w:sz w:val="26"/>
          <w:szCs w:val="26"/>
          <w:lang w:val="uz-Cyrl-UZ" w:eastAsia="ru-RU"/>
        </w:rPr>
        <w:pPrChange w:id="656" w:author="Nozimjon Ortiqov" w:date="2026-02-23T20:49:00Z" w16du:dateUtc="2026-02-23T15:49:00Z">
          <w:pPr>
            <w:spacing w:beforeLines="60" w:before="144" w:afterLines="60" w:after="144" w:line="288" w:lineRule="auto"/>
            <w:ind w:firstLine="567"/>
            <w:jc w:val="both"/>
          </w:pPr>
        </w:pPrChange>
      </w:pPr>
      <w:commentRangeStart w:id="657"/>
      <w:commentRangeStart w:id="658"/>
      <w:r w:rsidRPr="009C4BAE">
        <w:rPr>
          <w:rFonts w:ascii="Roboto" w:eastAsia="Times New Roman" w:hAnsi="Roboto" w:cstheme="minorHAnsi"/>
          <w:color w:val="000000"/>
          <w:sz w:val="26"/>
          <w:szCs w:val="26"/>
          <w:lang w:val="uz-Cyrl-UZ" w:eastAsia="ru-RU"/>
        </w:rPr>
        <w:t>2021</w:t>
      </w:r>
      <w:ins w:id="659" w:author="Nozimjon Ortiqov" w:date="2026-02-24T13:13:00Z" w16du:dateUtc="2026-02-24T08:13:00Z">
        <w:r w:rsidR="00DE4C50">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w:t>
      </w:r>
      <w:ins w:id="660" w:author="Nozimjon Ortiqov" w:date="2026-02-24T13:13:00Z" w16du:dateUtc="2026-02-24T08:13:00Z">
        <w:r w:rsidR="00DE4C50">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 xml:space="preserve">2025 йиллар давомида жисмоний шахсларга </w:t>
      </w:r>
      <w:r w:rsidR="00484395" w:rsidRPr="009C4BAE">
        <w:rPr>
          <w:rFonts w:ascii="Roboto" w:eastAsia="Times New Roman" w:hAnsi="Roboto" w:cstheme="minorHAnsi"/>
          <w:color w:val="000000"/>
          <w:sz w:val="26"/>
          <w:szCs w:val="26"/>
          <w:lang w:val="uz-Cyrl-UZ" w:eastAsia="ru-RU"/>
        </w:rPr>
        <w:t xml:space="preserve">ажратилган кредитлар </w:t>
      </w:r>
      <w:r w:rsidRPr="009C4BAE">
        <w:rPr>
          <w:rFonts w:ascii="Roboto" w:eastAsia="Times New Roman" w:hAnsi="Roboto" w:cstheme="minorHAnsi"/>
          <w:color w:val="000000"/>
          <w:sz w:val="26"/>
          <w:szCs w:val="26"/>
          <w:lang w:val="uz-Cyrl-UZ" w:eastAsia="ru-RU"/>
        </w:rPr>
        <w:t xml:space="preserve">ҳажми </w:t>
      </w:r>
      <w:r w:rsidR="00484395" w:rsidRPr="009C4BAE">
        <w:rPr>
          <w:rFonts w:ascii="Roboto" w:eastAsia="Times New Roman" w:hAnsi="Roboto" w:cstheme="minorHAnsi"/>
          <w:b/>
          <w:bCs/>
          <w:color w:val="C00000"/>
          <w:sz w:val="26"/>
          <w:szCs w:val="26"/>
          <w:lang w:val="uz-Cyrl-UZ" w:eastAsia="ru-RU"/>
        </w:rPr>
        <w:t xml:space="preserve">40,5 </w:t>
      </w:r>
      <w:r w:rsidR="00484395" w:rsidRPr="009C4BAE">
        <w:rPr>
          <w:rFonts w:ascii="Roboto" w:eastAsia="Times New Roman" w:hAnsi="Roboto" w:cstheme="minorHAnsi"/>
          <w:b/>
          <w:bCs/>
          <w:color w:val="0070C0"/>
          <w:sz w:val="26"/>
          <w:szCs w:val="26"/>
          <w:lang w:val="uz-Cyrl-UZ" w:eastAsia="ru-RU"/>
        </w:rPr>
        <w:t>трлн сўм</w:t>
      </w:r>
      <w:r w:rsidR="00484395" w:rsidRPr="009C4BAE">
        <w:rPr>
          <w:rFonts w:ascii="Roboto" w:eastAsia="Times New Roman" w:hAnsi="Roboto" w:cstheme="minorHAnsi"/>
          <w:color w:val="000000"/>
          <w:sz w:val="26"/>
          <w:szCs w:val="26"/>
          <w:lang w:val="uz-Cyrl-UZ" w:eastAsia="ru-RU"/>
        </w:rPr>
        <w:t xml:space="preserve">дан 2025 йилда </w:t>
      </w:r>
      <w:r w:rsidR="00484395" w:rsidRPr="009C4BAE">
        <w:rPr>
          <w:rFonts w:ascii="Roboto" w:eastAsia="Times New Roman" w:hAnsi="Roboto" w:cstheme="minorHAnsi"/>
          <w:b/>
          <w:bCs/>
          <w:color w:val="C00000"/>
          <w:sz w:val="26"/>
          <w:szCs w:val="26"/>
          <w:lang w:val="uz-Cyrl-UZ" w:eastAsia="ru-RU"/>
        </w:rPr>
        <w:t>157</w:t>
      </w:r>
      <w:r w:rsidR="00484395" w:rsidRPr="009C4BAE">
        <w:rPr>
          <w:rFonts w:ascii="Roboto" w:eastAsia="Times New Roman" w:hAnsi="Roboto" w:cstheme="minorHAnsi"/>
          <w:b/>
          <w:bCs/>
          <w:color w:val="000000"/>
          <w:sz w:val="26"/>
          <w:szCs w:val="26"/>
          <w:lang w:val="uz-Cyrl-UZ" w:eastAsia="ru-RU"/>
        </w:rPr>
        <w:t xml:space="preserve"> </w:t>
      </w:r>
      <w:r w:rsidR="00484395" w:rsidRPr="009C4BAE">
        <w:rPr>
          <w:rFonts w:ascii="Roboto" w:eastAsia="Times New Roman" w:hAnsi="Roboto" w:cstheme="minorHAnsi"/>
          <w:b/>
          <w:bCs/>
          <w:color w:val="0070C0"/>
          <w:sz w:val="26"/>
          <w:szCs w:val="26"/>
          <w:lang w:val="uz-Cyrl-UZ" w:eastAsia="ru-RU"/>
        </w:rPr>
        <w:t>трлн сўм</w:t>
      </w:r>
      <w:r w:rsidR="00484395" w:rsidRPr="009C4BAE">
        <w:rPr>
          <w:rFonts w:ascii="Roboto" w:eastAsia="Times New Roman" w:hAnsi="Roboto" w:cstheme="minorHAnsi"/>
          <w:color w:val="000000"/>
          <w:sz w:val="26"/>
          <w:szCs w:val="26"/>
          <w:lang w:val="uz-Cyrl-UZ" w:eastAsia="ru-RU"/>
        </w:rPr>
        <w:t>гача</w:t>
      </w:r>
      <w:r w:rsidR="00935E65" w:rsidRPr="009C4BAE">
        <w:rPr>
          <w:rFonts w:ascii="Roboto" w:eastAsia="Times New Roman" w:hAnsi="Roboto" w:cstheme="minorHAnsi"/>
          <w:color w:val="000000"/>
          <w:sz w:val="26"/>
          <w:szCs w:val="26"/>
          <w:lang w:val="uz-Cyrl-UZ" w:eastAsia="ru-RU"/>
        </w:rPr>
        <w:t xml:space="preserve"> етиб,</w:t>
      </w:r>
      <w:r w:rsidR="00484395" w:rsidRPr="009C4BAE">
        <w:rPr>
          <w:rFonts w:ascii="Roboto" w:eastAsia="Times New Roman" w:hAnsi="Roboto" w:cstheme="minorHAnsi"/>
          <w:color w:val="000000"/>
          <w:sz w:val="26"/>
          <w:szCs w:val="26"/>
          <w:lang w:val="uz-Cyrl-UZ" w:eastAsia="ru-RU"/>
        </w:rPr>
        <w:t xml:space="preserve"> </w:t>
      </w:r>
      <w:ins w:id="661" w:author="Nozimjon Ortiqov" w:date="2026-02-23T20:33:00Z" w16du:dateUtc="2026-02-23T15:33:00Z">
        <w:r w:rsidR="00A15633" w:rsidRPr="009C4BAE">
          <w:rPr>
            <w:rFonts w:ascii="Roboto" w:eastAsia="Times New Roman" w:hAnsi="Roboto" w:cstheme="minorHAnsi"/>
            <w:color w:val="000000"/>
            <w:sz w:val="26"/>
            <w:szCs w:val="26"/>
            <w:lang w:val="uz-Cyrl-UZ" w:eastAsia="ru-RU"/>
          </w:rPr>
          <w:br/>
        </w:r>
      </w:ins>
      <w:r w:rsidRPr="009C4BAE">
        <w:rPr>
          <w:rFonts w:ascii="Roboto" w:eastAsia="Times New Roman" w:hAnsi="Roboto" w:cstheme="minorHAnsi"/>
          <w:b/>
          <w:bCs/>
          <w:color w:val="C00000"/>
          <w:sz w:val="26"/>
          <w:szCs w:val="26"/>
          <w:lang w:val="uz-Cyrl-UZ" w:eastAsia="ru-RU"/>
        </w:rPr>
        <w:t>4</w:t>
      </w:r>
      <w:r w:rsidRPr="009C4BAE">
        <w:rPr>
          <w:rFonts w:ascii="Roboto" w:eastAsia="Times New Roman" w:hAnsi="Roboto" w:cstheme="minorHAnsi"/>
          <w:b/>
          <w:bCs/>
          <w:color w:val="000000"/>
          <w:sz w:val="26"/>
          <w:szCs w:val="26"/>
          <w:lang w:val="uz-Cyrl-UZ" w:eastAsia="ru-RU"/>
        </w:rPr>
        <w:t xml:space="preserve"> </w:t>
      </w:r>
      <w:r w:rsidRPr="009C4BAE">
        <w:rPr>
          <w:rFonts w:ascii="Roboto" w:eastAsia="Times New Roman" w:hAnsi="Roboto" w:cstheme="minorHAnsi"/>
          <w:b/>
          <w:bCs/>
          <w:color w:val="0070C0"/>
          <w:sz w:val="26"/>
          <w:szCs w:val="26"/>
          <w:lang w:val="uz-Cyrl-UZ" w:eastAsia="ru-RU"/>
        </w:rPr>
        <w:t>баробар</w:t>
      </w:r>
      <w:r w:rsidRPr="009C4BAE">
        <w:rPr>
          <w:rFonts w:ascii="Roboto" w:eastAsia="Times New Roman" w:hAnsi="Roboto" w:cstheme="minorHAnsi"/>
          <w:color w:val="000000"/>
          <w:sz w:val="26"/>
          <w:szCs w:val="26"/>
          <w:lang w:val="uz-Cyrl-UZ" w:eastAsia="ru-RU"/>
        </w:rPr>
        <w:t>га ошган.</w:t>
      </w:r>
      <w:del w:id="662" w:author="Nozimjon Ortiqov" w:date="2026-02-23T17:55:00Z" w16du:dateUtc="2026-02-23T12:55:00Z">
        <w:r w:rsidRPr="009C4BAE" w:rsidDel="00D4581D">
          <w:rPr>
            <w:rFonts w:ascii="Roboto" w:eastAsia="Times New Roman" w:hAnsi="Roboto" w:cstheme="minorHAnsi"/>
            <w:color w:val="000000"/>
            <w:sz w:val="26"/>
            <w:szCs w:val="26"/>
            <w:lang w:val="uz-Cyrl-UZ" w:eastAsia="ru-RU"/>
          </w:rPr>
          <w:delText xml:space="preserve"> </w:delText>
        </w:r>
      </w:del>
      <w:commentRangeEnd w:id="658"/>
      <w:r w:rsidR="00935E65" w:rsidRPr="009C4BAE">
        <w:rPr>
          <w:rStyle w:val="a4"/>
          <w:rFonts w:ascii="Roboto" w:eastAsia="Times New Roman" w:hAnsi="Roboto" w:cstheme="minorHAnsi"/>
          <w:color w:val="000000"/>
          <w:sz w:val="26"/>
          <w:szCs w:val="26"/>
          <w:lang w:val="uz-Cyrl-UZ" w:eastAsia="ru-RU"/>
        </w:rPr>
        <w:commentReference w:id="658"/>
      </w:r>
    </w:p>
    <w:p w14:paraId="3E7544CC" w14:textId="5E3D83A3" w:rsidR="00393EDC" w:rsidRPr="009C4BAE" w:rsidRDefault="004E0020">
      <w:pPr>
        <w:spacing w:before="120" w:after="0" w:line="288" w:lineRule="auto"/>
        <w:ind w:firstLine="567"/>
        <w:jc w:val="both"/>
        <w:rPr>
          <w:rFonts w:ascii="Roboto" w:eastAsia="Times New Roman" w:hAnsi="Roboto" w:cstheme="minorHAnsi"/>
          <w:color w:val="000000"/>
          <w:sz w:val="26"/>
          <w:szCs w:val="26"/>
          <w:lang w:val="uz-Cyrl-UZ" w:eastAsia="ru-RU"/>
        </w:rPr>
        <w:pPrChange w:id="663"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 xml:space="preserve">Кредитлаш ҳажмининг жадал ўсиши хавфларни баҳолаш ва истеъмолчиларни ҳимоя қилиш бўйича </w:t>
      </w:r>
      <w:del w:id="664" w:author="Nozimjon Ortiqov" w:date="2026-02-23T15:43:00Z" w16du:dateUtc="2026-02-23T10:43:00Z">
        <w:r w:rsidRPr="009C4BAE" w:rsidDel="00E4002D">
          <w:rPr>
            <w:rFonts w:ascii="Roboto" w:eastAsia="Times New Roman" w:hAnsi="Roboto" w:cstheme="minorHAnsi"/>
            <w:color w:val="000000"/>
            <w:sz w:val="26"/>
            <w:szCs w:val="26"/>
            <w:lang w:val="uz-Cyrl-UZ" w:eastAsia="ru-RU"/>
          </w:rPr>
          <w:delText xml:space="preserve">етарли </w:delText>
        </w:r>
      </w:del>
      <w:ins w:id="665" w:author="Nozimjon Ortiqov" w:date="2026-02-23T15:43:00Z" w16du:dateUtc="2026-02-23T10:43:00Z">
        <w:r w:rsidR="00E4002D" w:rsidRPr="009C4BAE">
          <w:rPr>
            <w:rFonts w:ascii="Roboto" w:eastAsia="Times New Roman" w:hAnsi="Roboto" w:cstheme="minorHAnsi"/>
            <w:color w:val="000000"/>
            <w:sz w:val="26"/>
            <w:szCs w:val="26"/>
            <w:lang w:val="uz-Cyrl-UZ" w:eastAsia="ru-RU"/>
          </w:rPr>
          <w:t xml:space="preserve">заиф </w:t>
        </w:r>
      </w:ins>
      <w:r w:rsidRPr="009C4BAE">
        <w:rPr>
          <w:rFonts w:ascii="Roboto" w:eastAsia="Times New Roman" w:hAnsi="Roboto" w:cstheme="minorHAnsi"/>
          <w:color w:val="000000"/>
          <w:sz w:val="26"/>
          <w:szCs w:val="26"/>
          <w:lang w:val="uz-Cyrl-UZ" w:eastAsia="ru-RU"/>
        </w:rPr>
        <w:t>институционал механизмлар</w:t>
      </w:r>
      <w:del w:id="666" w:author="Nozimjon Ortiqov" w:date="2026-02-23T15:43:00Z" w16du:dateUtc="2026-02-23T10:43:00Z">
        <w:r w:rsidRPr="009C4BAE" w:rsidDel="00E4002D">
          <w:rPr>
            <w:rFonts w:ascii="Roboto" w:eastAsia="Times New Roman" w:hAnsi="Roboto" w:cstheme="minorHAnsi"/>
            <w:color w:val="000000"/>
            <w:sz w:val="26"/>
            <w:szCs w:val="26"/>
            <w:lang w:val="uz-Cyrl-UZ" w:eastAsia="ru-RU"/>
          </w:rPr>
          <w:delText xml:space="preserve"> билан таъминланмаган ҳолда</w:delText>
        </w:r>
      </w:del>
      <w:ins w:id="667" w:author="Nozimjon Ortiqov" w:date="2026-02-23T15:43:00Z" w16du:dateUtc="2026-02-23T10:43:00Z">
        <w:r w:rsidR="00E4002D" w:rsidRPr="009C4BAE">
          <w:rPr>
            <w:rFonts w:ascii="Roboto" w:eastAsia="Times New Roman" w:hAnsi="Roboto" w:cstheme="minorHAnsi"/>
            <w:color w:val="000000"/>
            <w:sz w:val="26"/>
            <w:szCs w:val="26"/>
            <w:lang w:val="uz-Cyrl-UZ" w:eastAsia="ru-RU"/>
          </w:rPr>
          <w:t xml:space="preserve"> шароитида</w:t>
        </w:r>
      </w:ins>
      <w:r w:rsidRPr="009C4BAE">
        <w:rPr>
          <w:rFonts w:ascii="Roboto" w:eastAsia="Times New Roman" w:hAnsi="Roboto" w:cstheme="minorHAnsi"/>
          <w:color w:val="000000"/>
          <w:sz w:val="26"/>
          <w:szCs w:val="26"/>
          <w:lang w:val="uz-Cyrl-UZ" w:eastAsia="ru-RU"/>
        </w:rPr>
        <w:t xml:space="preserve"> тизимли хатарларни келтириб чиқар</w:t>
      </w:r>
      <w:r w:rsidR="00935E65" w:rsidRPr="009C4BAE">
        <w:rPr>
          <w:rFonts w:ascii="Roboto" w:eastAsia="Times New Roman" w:hAnsi="Roboto" w:cstheme="minorHAnsi"/>
          <w:color w:val="000000"/>
          <w:sz w:val="26"/>
          <w:szCs w:val="26"/>
          <w:lang w:val="uz-Cyrl-UZ" w:eastAsia="ru-RU"/>
        </w:rPr>
        <w:t>иши мумкин</w:t>
      </w:r>
      <w:r w:rsidRPr="009C4BAE">
        <w:rPr>
          <w:rFonts w:ascii="Roboto" w:eastAsia="Times New Roman" w:hAnsi="Roboto" w:cstheme="minorHAnsi"/>
          <w:color w:val="000000"/>
          <w:sz w:val="26"/>
          <w:szCs w:val="26"/>
          <w:lang w:val="uz-Cyrl-UZ" w:eastAsia="ru-RU"/>
        </w:rPr>
        <w:t>.</w:t>
      </w:r>
      <w:del w:id="668" w:author="Nozimjon Ortiqov" w:date="2026-02-23T20:33:00Z" w16du:dateUtc="2026-02-23T15:33:00Z">
        <w:r w:rsidRPr="009C4BAE" w:rsidDel="00B31233">
          <w:rPr>
            <w:rFonts w:ascii="Roboto" w:eastAsia="Times New Roman" w:hAnsi="Roboto" w:cstheme="minorHAnsi"/>
            <w:color w:val="000000"/>
            <w:sz w:val="26"/>
            <w:szCs w:val="26"/>
            <w:lang w:val="uz-Cyrl-UZ" w:eastAsia="ru-RU"/>
          </w:rPr>
          <w:delText xml:space="preserve"> </w:delText>
        </w:r>
      </w:del>
      <w:commentRangeEnd w:id="657"/>
      <w:r w:rsidR="005B6DFC" w:rsidRPr="009C4BAE">
        <w:rPr>
          <w:rStyle w:val="a4"/>
          <w:rFonts w:ascii="Roboto" w:eastAsia="Times New Roman" w:hAnsi="Roboto" w:cstheme="minorHAnsi"/>
          <w:color w:val="000000"/>
          <w:sz w:val="26"/>
          <w:szCs w:val="26"/>
          <w:lang w:val="uz-Cyrl-UZ" w:eastAsia="ru-RU"/>
        </w:rPr>
        <w:commentReference w:id="657"/>
      </w:r>
    </w:p>
    <w:p w14:paraId="242B9C59" w14:textId="3A30697E" w:rsidR="004E0020" w:rsidRPr="009C4BAE" w:rsidDel="00E4002D" w:rsidRDefault="004E0020">
      <w:pPr>
        <w:spacing w:before="120" w:after="0" w:line="288" w:lineRule="auto"/>
        <w:ind w:firstLine="567"/>
        <w:jc w:val="both"/>
        <w:rPr>
          <w:del w:id="669" w:author="Nozimjon Ortiqov" w:date="2026-02-23T15:45:00Z" w16du:dateUtc="2026-02-23T10:45:00Z"/>
          <w:rFonts w:ascii="Roboto" w:eastAsia="Times New Roman" w:hAnsi="Roboto" w:cstheme="minorHAnsi"/>
          <w:color w:val="000000"/>
          <w:sz w:val="28"/>
          <w:szCs w:val="28"/>
          <w:lang w:val="uz-Cyrl-UZ" w:eastAsia="ru-RU"/>
          <w:rPrChange w:id="670" w:author="Nozimjon Ortiqov" w:date="2026-02-24T09:31:00Z" w16du:dateUtc="2026-02-24T04:31:00Z">
            <w:rPr>
              <w:del w:id="671" w:author="Nozimjon Ortiqov" w:date="2026-02-23T15:45:00Z" w16du:dateUtc="2026-02-23T10:45:00Z"/>
              <w:rFonts w:ascii="Roboto" w:eastAsia="Times New Roman" w:hAnsi="Roboto" w:cstheme="minorHAnsi"/>
              <w:color w:val="000000"/>
              <w:sz w:val="26"/>
              <w:szCs w:val="26"/>
              <w:lang w:val="uz-Cyrl-UZ" w:eastAsia="ru-RU"/>
            </w:rPr>
          </w:rPrChange>
        </w:rPr>
        <w:pPrChange w:id="672" w:author="Nozimjon Ortiqov" w:date="2026-02-23T20:49:00Z" w16du:dateUtc="2026-02-23T15:49:00Z">
          <w:pPr>
            <w:spacing w:beforeLines="60" w:before="144" w:afterLines="60" w:after="144" w:line="288" w:lineRule="auto"/>
            <w:ind w:firstLine="567"/>
            <w:jc w:val="both"/>
          </w:pPr>
        </w:pPrChange>
      </w:pPr>
      <w:del w:id="673" w:author="Nozimjon Ortiqov" w:date="2026-02-23T15:45:00Z" w16du:dateUtc="2026-02-23T10:45:00Z">
        <w:r w:rsidRPr="009C4BAE" w:rsidDel="00E4002D">
          <w:rPr>
            <w:rFonts w:ascii="Roboto" w:eastAsia="Times New Roman" w:hAnsi="Roboto" w:cstheme="minorHAnsi"/>
            <w:color w:val="000000"/>
            <w:sz w:val="28"/>
            <w:szCs w:val="28"/>
            <w:highlight w:val="yellow"/>
            <w:lang w:val="uz-Cyrl-UZ" w:eastAsia="ru-RU"/>
            <w:rPrChange w:id="674"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 xml:space="preserve">Жумладан, муаммоли қарздорликнинг ортиши, </w:delText>
        </w:r>
      </w:del>
      <w:del w:id="675" w:author="Nozimjon Ortiqov" w:date="2026-02-23T15:44:00Z" w16du:dateUtc="2026-02-23T10:44:00Z">
        <w:r w:rsidRPr="009C4BAE" w:rsidDel="00E4002D">
          <w:rPr>
            <w:rFonts w:ascii="Roboto" w:eastAsia="Times New Roman" w:hAnsi="Roboto" w:cstheme="minorHAnsi"/>
            <w:color w:val="000000"/>
            <w:sz w:val="28"/>
            <w:szCs w:val="28"/>
            <w:highlight w:val="yellow"/>
            <w:lang w:val="uz-Cyrl-UZ" w:eastAsia="ru-RU"/>
            <w:rPrChange w:id="676"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 xml:space="preserve">уй хўжаликлари зиммасига тушаётган ортиқча </w:delText>
        </w:r>
      </w:del>
      <w:del w:id="677" w:author="Nozimjon Ortiqov" w:date="2026-02-23T15:45:00Z" w16du:dateUtc="2026-02-23T10:45:00Z">
        <w:r w:rsidRPr="009C4BAE" w:rsidDel="00E4002D">
          <w:rPr>
            <w:rFonts w:ascii="Roboto" w:eastAsia="Times New Roman" w:hAnsi="Roboto" w:cstheme="minorHAnsi"/>
            <w:color w:val="000000"/>
            <w:sz w:val="28"/>
            <w:szCs w:val="28"/>
            <w:highlight w:val="yellow"/>
            <w:lang w:val="uz-Cyrl-UZ" w:eastAsia="ru-RU"/>
            <w:rPrChange w:id="678"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қарз юки, тартибга солинмаган кредитлаш шаклларининг (BNPL) кенгайиши ҳамда аҳолининг молиявий саводхонлик даражасининг пастлиги шулар жумласидандир.</w:delText>
        </w:r>
      </w:del>
    </w:p>
    <w:p w14:paraId="510E4D65" w14:textId="07B748E9" w:rsidR="00393EDC" w:rsidRPr="009C4BAE" w:rsidRDefault="00393EDC">
      <w:pPr>
        <w:pStyle w:val="2"/>
        <w:spacing w:before="120" w:line="288" w:lineRule="auto"/>
        <w:ind w:firstLine="567"/>
        <w:rPr>
          <w:rFonts w:ascii="Roboto" w:hAnsi="Roboto"/>
          <w:b/>
          <w:bCs/>
          <w:color w:val="002060"/>
          <w:sz w:val="28"/>
          <w:szCs w:val="28"/>
          <w:lang w:val="uz-Cyrl-UZ"/>
          <w:rPrChange w:id="679" w:author="Nozimjon Ortiqov" w:date="2026-02-24T09:31:00Z" w16du:dateUtc="2026-02-24T04:31:00Z">
            <w:rPr>
              <w:rFonts w:ascii="Roboto" w:hAnsi="Roboto"/>
              <w:b/>
              <w:bCs/>
              <w:color w:val="002060"/>
              <w:lang w:val="uz-Cyrl-UZ"/>
            </w:rPr>
          </w:rPrChange>
        </w:rPr>
        <w:pPrChange w:id="680" w:author="Nozimjon Ortiqov" w:date="2026-02-23T20:49:00Z" w16du:dateUtc="2026-02-23T15:49:00Z">
          <w:pPr>
            <w:pStyle w:val="2"/>
            <w:ind w:firstLine="567"/>
          </w:pPr>
        </w:pPrChange>
      </w:pPr>
      <w:bookmarkStart w:id="681" w:name="_Toc222630371"/>
      <w:r w:rsidRPr="009C4BAE">
        <w:rPr>
          <w:rFonts w:ascii="Roboto" w:hAnsi="Roboto"/>
          <w:b/>
          <w:bCs/>
          <w:color w:val="002060"/>
          <w:sz w:val="28"/>
          <w:szCs w:val="28"/>
          <w:lang w:val="uz-Cyrl-UZ"/>
          <w:rPrChange w:id="682" w:author="Nozimjon Ortiqov" w:date="2026-02-24T09:31:00Z" w16du:dateUtc="2026-02-24T04:31:00Z">
            <w:rPr>
              <w:rFonts w:ascii="Roboto" w:hAnsi="Roboto"/>
              <w:b/>
              <w:bCs/>
              <w:color w:val="002060"/>
              <w:lang w:val="uz-Cyrl-UZ"/>
            </w:rPr>
          </w:rPrChange>
        </w:rPr>
        <w:t>Тадқиқот мақсадлари</w:t>
      </w:r>
      <w:bookmarkEnd w:id="681"/>
    </w:p>
    <w:p w14:paraId="1F340029" w14:textId="4BB98A09" w:rsidR="00891392" w:rsidRPr="009C4BAE" w:rsidRDefault="00891392">
      <w:pPr>
        <w:spacing w:before="120" w:after="0" w:line="288" w:lineRule="auto"/>
        <w:ind w:firstLine="567"/>
        <w:jc w:val="both"/>
        <w:rPr>
          <w:rFonts w:ascii="Roboto" w:eastAsia="Times New Roman" w:hAnsi="Roboto" w:cstheme="minorHAnsi"/>
          <w:color w:val="000000"/>
          <w:sz w:val="26"/>
          <w:szCs w:val="26"/>
          <w:lang w:val="uz-Cyrl-UZ" w:eastAsia="ru-RU"/>
        </w:rPr>
        <w:pPrChange w:id="683"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Тадқиқотнинг асосий мақсадлари:</w:t>
      </w:r>
    </w:p>
    <w:p w14:paraId="68C02F4E" w14:textId="4CA4878E"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684"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00891392"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 xml:space="preserve">аҳоли ўртасида </w:t>
      </w:r>
      <w:ins w:id="685" w:author="Nozimjon Ortiqov" w:date="2026-02-23T15:41:00Z" w16du:dateUtc="2026-02-23T10:41:00Z">
        <w:r w:rsidR="005B7388" w:rsidRPr="009C4BAE">
          <w:rPr>
            <w:rFonts w:ascii="Roboto" w:eastAsia="Times New Roman" w:hAnsi="Roboto" w:cstheme="minorHAnsi"/>
            <w:color w:val="000000"/>
            <w:sz w:val="26"/>
            <w:szCs w:val="26"/>
            <w:lang w:val="uz-Cyrl-UZ" w:eastAsia="ru-RU"/>
          </w:rPr>
          <w:t>қарз (</w:t>
        </w:r>
      </w:ins>
      <w:r w:rsidRPr="009C4BAE">
        <w:rPr>
          <w:rFonts w:ascii="Roboto" w:eastAsia="Times New Roman" w:hAnsi="Roboto" w:cstheme="minorHAnsi"/>
          <w:color w:val="000000"/>
          <w:sz w:val="26"/>
          <w:szCs w:val="26"/>
          <w:lang w:val="uz-Cyrl-UZ" w:eastAsia="ru-RU"/>
        </w:rPr>
        <w:t>кредит</w:t>
      </w:r>
      <w:ins w:id="686" w:author="Nozimjon Ortiqov" w:date="2026-02-23T15:41:00Z" w16du:dateUtc="2026-02-23T10:41:00Z">
        <w:r w:rsidR="005B7388" w:rsidRPr="009C4BAE">
          <w:rPr>
            <w:rFonts w:ascii="Roboto" w:eastAsia="Times New Roman" w:hAnsi="Roboto" w:cstheme="minorHAnsi"/>
            <w:color w:val="000000"/>
            <w:sz w:val="26"/>
            <w:szCs w:val="26"/>
            <w:lang w:val="uz-Cyrl-UZ" w:eastAsia="ru-RU"/>
          </w:rPr>
          <w:t>) олиш</w:t>
        </w:r>
      </w:ins>
      <w:r w:rsidRPr="009C4BAE">
        <w:rPr>
          <w:rFonts w:ascii="Roboto" w:eastAsia="Times New Roman" w:hAnsi="Roboto" w:cstheme="minorHAnsi"/>
          <w:color w:val="000000"/>
          <w:sz w:val="26"/>
          <w:szCs w:val="26"/>
          <w:lang w:val="uz-Cyrl-UZ" w:eastAsia="ru-RU"/>
        </w:rPr>
        <w:t xml:space="preserve"> маданияти ва </w:t>
      </w:r>
      <w:ins w:id="687" w:author="Nozimjon Ortiqov" w:date="2026-02-23T15:41:00Z" w16du:dateUtc="2026-02-23T10:41:00Z">
        <w:r w:rsidR="005B7388" w:rsidRPr="009C4BAE">
          <w:rPr>
            <w:rFonts w:ascii="Roboto" w:eastAsia="Times New Roman" w:hAnsi="Roboto" w:cstheme="minorHAnsi"/>
            <w:color w:val="000000"/>
            <w:sz w:val="26"/>
            <w:szCs w:val="26"/>
            <w:lang w:val="uz-Cyrl-UZ" w:eastAsia="ru-RU"/>
          </w:rPr>
          <w:t>уни қайтариш</w:t>
        </w:r>
      </w:ins>
      <w:ins w:id="688" w:author="Nozimjon Ortiqov" w:date="2026-02-23T15:42:00Z" w16du:dateUtc="2026-02-23T10:42:00Z">
        <w:r w:rsidR="005B7388" w:rsidRPr="009C4BAE">
          <w:rPr>
            <w:rFonts w:ascii="Roboto" w:eastAsia="Times New Roman" w:hAnsi="Roboto" w:cstheme="minorHAnsi"/>
            <w:color w:val="000000"/>
            <w:sz w:val="26"/>
            <w:szCs w:val="26"/>
            <w:lang w:val="uz-Cyrl-UZ" w:eastAsia="ru-RU"/>
          </w:rPr>
          <w:t xml:space="preserve"> ҳолатини ўрганиш;</w:t>
        </w:r>
      </w:ins>
      <w:del w:id="689" w:author="Nozimjon Ortiqov" w:date="2026-02-23T15:42:00Z" w16du:dateUtc="2026-02-23T10:42:00Z">
        <w:r w:rsidRPr="009C4BAE" w:rsidDel="005B7388">
          <w:rPr>
            <w:rFonts w:ascii="Roboto" w:eastAsia="Times New Roman" w:hAnsi="Roboto" w:cstheme="minorHAnsi"/>
            <w:color w:val="000000"/>
            <w:sz w:val="26"/>
            <w:szCs w:val="26"/>
            <w:lang w:val="uz-Cyrl-UZ" w:eastAsia="ru-RU"/>
          </w:rPr>
          <w:delText>кредитларни қайтариш амалиётларининг жорий ҳолати</w:delText>
        </w:r>
        <w:r w:rsidR="005E6111" w:rsidRPr="009C4BAE" w:rsidDel="005B7388">
          <w:rPr>
            <w:rFonts w:ascii="Roboto" w:eastAsia="Times New Roman" w:hAnsi="Roboto" w:cstheme="minorHAnsi"/>
            <w:color w:val="000000"/>
            <w:sz w:val="26"/>
            <w:szCs w:val="26"/>
            <w:lang w:val="uz-Cyrl-UZ" w:eastAsia="ru-RU"/>
          </w:rPr>
          <w:delText>ни</w:delText>
        </w:r>
        <w:r w:rsidRPr="009C4BAE" w:rsidDel="005B7388">
          <w:rPr>
            <w:rFonts w:ascii="Roboto" w:eastAsia="Times New Roman" w:hAnsi="Roboto" w:cstheme="minorHAnsi"/>
            <w:color w:val="000000"/>
            <w:sz w:val="26"/>
            <w:szCs w:val="26"/>
            <w:lang w:val="uz-Cyrl-UZ" w:eastAsia="ru-RU"/>
          </w:rPr>
          <w:delText xml:space="preserve"> ўргани</w:delText>
        </w:r>
        <w:r w:rsidR="00891392" w:rsidRPr="009C4BAE" w:rsidDel="005B7388">
          <w:rPr>
            <w:rFonts w:ascii="Roboto" w:eastAsia="Times New Roman" w:hAnsi="Roboto" w:cstheme="minorHAnsi"/>
            <w:color w:val="000000"/>
            <w:sz w:val="26"/>
            <w:szCs w:val="26"/>
            <w:lang w:val="uz-Cyrl-UZ" w:eastAsia="ru-RU"/>
          </w:rPr>
          <w:delText>ш;</w:delText>
        </w:r>
        <w:r w:rsidRPr="009C4BAE" w:rsidDel="005B7388">
          <w:rPr>
            <w:rFonts w:ascii="Roboto" w:eastAsia="Times New Roman" w:hAnsi="Roboto" w:cstheme="minorHAnsi"/>
            <w:color w:val="000000"/>
            <w:sz w:val="26"/>
            <w:szCs w:val="26"/>
            <w:lang w:val="uz-Cyrl-UZ" w:eastAsia="ru-RU"/>
          </w:rPr>
          <w:delText xml:space="preserve"> </w:delText>
        </w:r>
      </w:del>
    </w:p>
    <w:p w14:paraId="2FE39F46" w14:textId="3D6EBD18"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690"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Pr="009C4BAE">
        <w:rPr>
          <w:rFonts w:ascii="Roboto" w:hAnsi="Roboto"/>
          <w:sz w:val="26"/>
          <w:szCs w:val="26"/>
          <w:lang w:val="uz-Cyrl-UZ"/>
          <w:rPrChange w:id="691" w:author="Nozimjon Ortiqov" w:date="2026-02-24T09:31:00Z" w16du:dateUtc="2026-02-24T04:31:00Z">
            <w:rPr>
              <w:sz w:val="26"/>
              <w:szCs w:val="26"/>
              <w:lang w:val="uz-Cyrl-UZ"/>
            </w:rPr>
          </w:rPrChange>
        </w:rPr>
        <w:t> </w:t>
      </w:r>
      <w:r w:rsidRPr="009C4BAE">
        <w:rPr>
          <w:rFonts w:ascii="Roboto" w:eastAsia="Times New Roman" w:hAnsi="Roboto" w:cstheme="minorHAnsi"/>
          <w:color w:val="000000"/>
          <w:sz w:val="26"/>
          <w:szCs w:val="26"/>
          <w:lang w:val="uz-Cyrl-UZ" w:eastAsia="ru-RU"/>
        </w:rPr>
        <w:t xml:space="preserve">қарздорликни ундириш тизими босқичларида </w:t>
      </w:r>
      <w:r w:rsidRPr="009C4BAE">
        <w:rPr>
          <w:rFonts w:ascii="Roboto" w:eastAsia="Times New Roman" w:hAnsi="Roboto" w:cstheme="minorHAnsi"/>
          <w:i/>
          <w:iCs/>
          <w:color w:val="000000"/>
          <w:sz w:val="26"/>
          <w:szCs w:val="26"/>
          <w:lang w:val="uz-Cyrl-UZ" w:eastAsia="ru-RU"/>
        </w:rPr>
        <w:t xml:space="preserve">(pre-, soft-, hard-, legal collection) </w:t>
      </w:r>
      <w:r w:rsidRPr="009C4BAE">
        <w:rPr>
          <w:rFonts w:ascii="Roboto" w:eastAsia="Times New Roman" w:hAnsi="Roboto" w:cstheme="minorHAnsi"/>
          <w:color w:val="000000"/>
          <w:sz w:val="26"/>
          <w:szCs w:val="26"/>
          <w:lang w:val="uz-Cyrl-UZ" w:eastAsia="ru-RU"/>
        </w:rPr>
        <w:t>муаммол</w:t>
      </w:r>
      <w:r w:rsidR="005E6111" w:rsidRPr="009C4BAE">
        <w:rPr>
          <w:rFonts w:ascii="Roboto" w:eastAsia="Times New Roman" w:hAnsi="Roboto" w:cstheme="minorHAnsi"/>
          <w:color w:val="000000"/>
          <w:sz w:val="26"/>
          <w:szCs w:val="26"/>
          <w:lang w:val="uz-Cyrl-UZ" w:eastAsia="ru-RU"/>
        </w:rPr>
        <w:t>арни</w:t>
      </w:r>
      <w:r w:rsidRPr="009C4BAE">
        <w:rPr>
          <w:rFonts w:ascii="Roboto" w:eastAsia="Times New Roman" w:hAnsi="Roboto" w:cstheme="minorHAnsi"/>
          <w:color w:val="000000"/>
          <w:sz w:val="26"/>
          <w:szCs w:val="26"/>
          <w:lang w:val="uz-Cyrl-UZ" w:eastAsia="ru-RU"/>
        </w:rPr>
        <w:t xml:space="preserve"> </w:t>
      </w:r>
      <w:r w:rsidR="005E6111" w:rsidRPr="009C4BAE">
        <w:rPr>
          <w:rFonts w:ascii="Roboto" w:eastAsia="Times New Roman" w:hAnsi="Roboto" w:cstheme="minorHAnsi"/>
          <w:color w:val="000000"/>
          <w:sz w:val="26"/>
          <w:szCs w:val="26"/>
          <w:lang w:val="uz-Cyrl-UZ" w:eastAsia="ru-RU"/>
        </w:rPr>
        <w:t>а</w:t>
      </w:r>
      <w:r w:rsidRPr="009C4BAE">
        <w:rPr>
          <w:rFonts w:ascii="Roboto" w:eastAsia="Times New Roman" w:hAnsi="Roboto" w:cstheme="minorHAnsi"/>
          <w:color w:val="000000"/>
          <w:sz w:val="26"/>
          <w:szCs w:val="26"/>
          <w:lang w:val="uz-Cyrl-UZ" w:eastAsia="ru-RU"/>
        </w:rPr>
        <w:t>ниқла</w:t>
      </w:r>
      <w:r w:rsidR="00891392" w:rsidRPr="009C4BAE">
        <w:rPr>
          <w:rFonts w:ascii="Roboto" w:eastAsia="Times New Roman" w:hAnsi="Roboto" w:cstheme="minorHAnsi"/>
          <w:color w:val="000000"/>
          <w:sz w:val="26"/>
          <w:szCs w:val="26"/>
          <w:lang w:val="uz-Cyrl-UZ" w:eastAsia="ru-RU"/>
        </w:rPr>
        <w:t>ш;</w:t>
      </w:r>
    </w:p>
    <w:p w14:paraId="5AFD3917" w14:textId="77777777" w:rsidR="005E6111" w:rsidRPr="009C4BAE" w:rsidRDefault="005E6111">
      <w:pPr>
        <w:spacing w:before="120" w:after="0" w:line="288" w:lineRule="auto"/>
        <w:ind w:firstLine="567"/>
        <w:jc w:val="both"/>
        <w:rPr>
          <w:moveTo w:id="692" w:author="Nozimjon Ortiqov" w:date="2026-02-23T13:22:00Z" w16du:dateUtc="2026-02-23T08:22:00Z"/>
          <w:rFonts w:ascii="Roboto" w:eastAsia="Times New Roman" w:hAnsi="Roboto" w:cstheme="minorHAnsi"/>
          <w:color w:val="000000"/>
          <w:sz w:val="26"/>
          <w:szCs w:val="26"/>
          <w:lang w:val="uz-Cyrl-UZ" w:eastAsia="ru-RU"/>
        </w:rPr>
        <w:pPrChange w:id="693" w:author="Nozimjon Ortiqov" w:date="2026-02-23T20:49:00Z" w16du:dateUtc="2026-02-23T15:49:00Z">
          <w:pPr>
            <w:spacing w:beforeLines="60" w:before="144" w:afterLines="60" w:after="144" w:line="288" w:lineRule="auto"/>
            <w:ind w:firstLine="567"/>
            <w:jc w:val="both"/>
          </w:pPr>
        </w:pPrChange>
      </w:pPr>
      <w:moveToRangeStart w:id="694" w:author="Nozimjon Ortiqov" w:date="2026-02-23T13:22:00Z" w:name="move222745345"/>
      <w:moveTo w:id="695" w:author="Nozimjon Ortiqov" w:date="2026-02-23T13:22:00Z" w16du:dateUtc="2026-02-23T08:22:00Z">
        <w:r w:rsidRPr="009C4BAE">
          <w:rPr>
            <w:rFonts w:ascii="Roboto" w:eastAsia="Times New Roman" w:hAnsi="Roboto" w:cstheme="minorHAnsi"/>
            <w:color w:val="000000"/>
            <w:sz w:val="26"/>
            <w:szCs w:val="26"/>
            <w:lang w:val="uz-Cyrl-UZ" w:eastAsia="ru-RU"/>
          </w:rPr>
          <w:t>– о</w:t>
        </w:r>
        <w:r w:rsidRPr="009C4BAE">
          <w:rPr>
            <w:rFonts w:ascii="Roboto" w:eastAsia="Times New Roman" w:hAnsi="Roboto" w:cstheme="minorHAnsi"/>
            <w:color w:val="000000"/>
            <w:sz w:val="26"/>
            <w:szCs w:val="26"/>
            <w:lang w:val="uz-Cyrl-UZ" w:eastAsia="ru-RU"/>
            <w:rPrChange w:id="696" w:author="Nozimjon Ortiqov" w:date="2026-02-24T09:31:00Z" w16du:dateUtc="2026-02-24T04:31:00Z">
              <w:rPr>
                <w:rFonts w:ascii="Roboto" w:eastAsia="Times New Roman" w:hAnsi="Roboto" w:cstheme="minorHAnsi"/>
                <w:color w:val="000000"/>
                <w:sz w:val="26"/>
                <w:szCs w:val="26"/>
                <w:lang w:eastAsia="ru-RU"/>
              </w:rPr>
            </w:rPrChange>
          </w:rPr>
          <w:t>илавий тадбиркорлик дастуридаги муаммоларни ўрганиш</w:t>
        </w:r>
        <w:r w:rsidRPr="009C4BAE">
          <w:rPr>
            <w:rFonts w:ascii="Roboto" w:eastAsia="Times New Roman" w:hAnsi="Roboto" w:cstheme="minorHAnsi"/>
            <w:color w:val="000000"/>
            <w:sz w:val="26"/>
            <w:szCs w:val="26"/>
            <w:lang w:val="uz-Cyrl-UZ" w:eastAsia="ru-RU"/>
          </w:rPr>
          <w:t>;</w:t>
        </w:r>
      </w:moveTo>
    </w:p>
    <w:moveToRangeEnd w:id="694"/>
    <w:p w14:paraId="4A621566" w14:textId="34D04A9D"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697"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del w:id="698" w:author="Nozimjon Ortiqov" w:date="2026-02-23T13:21:00Z" w16du:dateUtc="2026-02-23T08:21:00Z">
        <w:r w:rsidRPr="009C4BAE" w:rsidDel="005E6111">
          <w:rPr>
            <w:rFonts w:ascii="Roboto" w:hAnsi="Roboto"/>
            <w:sz w:val="26"/>
            <w:szCs w:val="26"/>
            <w:lang w:val="uz-Cyrl-UZ"/>
            <w:rPrChange w:id="699" w:author="Nozimjon Ortiqov" w:date="2026-02-24T09:31:00Z" w16du:dateUtc="2026-02-24T04:31:00Z">
              <w:rPr>
                <w:sz w:val="26"/>
                <w:szCs w:val="26"/>
                <w:lang w:val="uz-Cyrl-UZ"/>
              </w:rPr>
            </w:rPrChange>
          </w:rPr>
          <w:delText> </w:delText>
        </w:r>
        <w:r w:rsidRPr="009C4BAE" w:rsidDel="005E6111">
          <w:rPr>
            <w:rFonts w:ascii="Roboto" w:eastAsia="Times New Roman" w:hAnsi="Roboto" w:cstheme="minorHAnsi"/>
            <w:color w:val="000000"/>
            <w:sz w:val="26"/>
            <w:szCs w:val="26"/>
            <w:lang w:val="uz-Cyrl-UZ" w:eastAsia="ru-RU"/>
          </w:rPr>
          <w:delText xml:space="preserve">тадқиқот натижалари асосида </w:delText>
        </w:r>
      </w:del>
      <w:ins w:id="700" w:author="Nozimjon Ortiqov" w:date="2026-02-23T13:21:00Z" w16du:dateUtc="2026-02-23T08:21:00Z">
        <w:r w:rsidR="005E6111" w:rsidRPr="009C4BAE">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аҳолининг молиявий масъулиятини ошириш бўйича амалий тавсиялар ишлаб чиқи</w:t>
      </w:r>
      <w:r w:rsidR="00891392" w:rsidRPr="009C4BAE">
        <w:rPr>
          <w:rFonts w:ascii="Roboto" w:eastAsia="Times New Roman" w:hAnsi="Roboto" w:cstheme="minorHAnsi"/>
          <w:color w:val="000000"/>
          <w:sz w:val="26"/>
          <w:szCs w:val="26"/>
          <w:lang w:val="uz-Cyrl-UZ" w:eastAsia="ru-RU"/>
        </w:rPr>
        <w:t>ш;</w:t>
      </w:r>
    </w:p>
    <w:p w14:paraId="06599EB0" w14:textId="2064EDA3" w:rsidR="00393EDC" w:rsidRPr="009C4BAE" w:rsidDel="005E6111" w:rsidRDefault="00393EDC">
      <w:pPr>
        <w:spacing w:before="120" w:after="0" w:line="288" w:lineRule="auto"/>
        <w:ind w:firstLine="567"/>
        <w:jc w:val="both"/>
        <w:rPr>
          <w:moveFrom w:id="701" w:author="Nozimjon Ortiqov" w:date="2026-02-23T13:22:00Z" w16du:dateUtc="2026-02-23T08:22:00Z"/>
          <w:rFonts w:ascii="Roboto" w:eastAsia="Times New Roman" w:hAnsi="Roboto" w:cstheme="minorHAnsi"/>
          <w:color w:val="000000"/>
          <w:sz w:val="26"/>
          <w:szCs w:val="26"/>
          <w:lang w:val="uz-Cyrl-UZ" w:eastAsia="ru-RU"/>
        </w:rPr>
        <w:pPrChange w:id="702" w:author="Nozimjon Ortiqov" w:date="2026-02-23T20:49:00Z" w16du:dateUtc="2026-02-23T15:49:00Z">
          <w:pPr>
            <w:spacing w:beforeLines="60" w:before="144" w:afterLines="60" w:after="144" w:line="288" w:lineRule="auto"/>
            <w:ind w:firstLine="567"/>
            <w:jc w:val="both"/>
          </w:pPr>
        </w:pPrChange>
      </w:pPr>
      <w:moveFromRangeStart w:id="703" w:author="Nozimjon Ortiqov" w:date="2026-02-23T13:22:00Z" w:name="move222745345"/>
      <w:moveFrom w:id="704" w:author="Nozimjon Ortiqov" w:date="2026-02-23T13:22:00Z" w16du:dateUtc="2026-02-23T08:22:00Z">
        <w:r w:rsidRPr="009C4BAE" w:rsidDel="005E6111">
          <w:rPr>
            <w:rFonts w:ascii="Roboto" w:eastAsia="Times New Roman" w:hAnsi="Roboto" w:cstheme="minorHAnsi"/>
            <w:color w:val="000000"/>
            <w:sz w:val="26"/>
            <w:szCs w:val="26"/>
            <w:lang w:val="uz-Cyrl-UZ" w:eastAsia="ru-RU"/>
          </w:rPr>
          <w:t>– </w:t>
        </w:r>
        <w:r w:rsidR="007D5959" w:rsidRPr="009C4BAE" w:rsidDel="005E6111">
          <w:rPr>
            <w:rFonts w:ascii="Roboto" w:eastAsia="Times New Roman" w:hAnsi="Roboto" w:cstheme="minorHAnsi"/>
            <w:color w:val="000000"/>
            <w:sz w:val="26"/>
            <w:szCs w:val="26"/>
            <w:lang w:val="uz-Cyrl-UZ" w:eastAsia="ru-RU"/>
          </w:rPr>
          <w:t>о</w:t>
        </w:r>
        <w:r w:rsidRPr="009C4BAE" w:rsidDel="005E6111">
          <w:rPr>
            <w:rFonts w:ascii="Roboto" w:eastAsia="Times New Roman" w:hAnsi="Roboto" w:cstheme="minorHAnsi"/>
            <w:color w:val="000000"/>
            <w:sz w:val="26"/>
            <w:szCs w:val="26"/>
            <w:lang w:val="uz-Cyrl-UZ" w:eastAsia="ru-RU"/>
            <w:rPrChange w:id="705" w:author="Nozimjon Ortiqov" w:date="2026-02-24T09:31:00Z" w16du:dateUtc="2026-02-24T04:31:00Z">
              <w:rPr>
                <w:rFonts w:ascii="Roboto" w:eastAsia="Times New Roman" w:hAnsi="Roboto" w:cstheme="minorHAnsi"/>
                <w:color w:val="000000"/>
                <w:sz w:val="26"/>
                <w:szCs w:val="26"/>
                <w:lang w:eastAsia="ru-RU"/>
              </w:rPr>
            </w:rPrChange>
          </w:rPr>
          <w:t>илавий тадбиркорлик дастуридаги муаммоларни ўрганиш</w:t>
        </w:r>
        <w:r w:rsidRPr="009C4BAE" w:rsidDel="005E6111">
          <w:rPr>
            <w:rFonts w:ascii="Roboto" w:eastAsia="Times New Roman" w:hAnsi="Roboto" w:cstheme="minorHAnsi"/>
            <w:color w:val="000000"/>
            <w:sz w:val="26"/>
            <w:szCs w:val="26"/>
            <w:lang w:val="uz-Cyrl-UZ" w:eastAsia="ru-RU"/>
          </w:rPr>
          <w:t>;</w:t>
        </w:r>
      </w:moveFrom>
    </w:p>
    <w:moveFromRangeEnd w:id="703"/>
    <w:p w14:paraId="6AAC3296" w14:textId="23AB734D"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706"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Pr="009C4BAE">
        <w:rPr>
          <w:rFonts w:ascii="Roboto" w:hAnsi="Roboto"/>
          <w:sz w:val="26"/>
          <w:szCs w:val="26"/>
          <w:lang w:val="uz-Cyrl-UZ"/>
          <w:rPrChange w:id="707" w:author="Nozimjon Ortiqov" w:date="2026-02-24T09:31:00Z" w16du:dateUtc="2026-02-24T04:31:00Z">
            <w:rPr>
              <w:sz w:val="26"/>
              <w:szCs w:val="26"/>
              <w:lang w:val="uz-Cyrl-UZ"/>
            </w:rPr>
          </w:rPrChange>
        </w:rPr>
        <w:t> </w:t>
      </w:r>
      <w:r w:rsidRPr="009C4BAE">
        <w:rPr>
          <w:rFonts w:ascii="Roboto" w:eastAsia="Times New Roman" w:hAnsi="Roboto" w:cstheme="minorHAnsi"/>
          <w:color w:val="000000"/>
          <w:sz w:val="26"/>
          <w:szCs w:val="26"/>
          <w:lang w:val="uz-Cyrl-UZ" w:eastAsia="ru-RU"/>
        </w:rPr>
        <w:t xml:space="preserve">халқаро тажриба </w:t>
      </w:r>
      <w:del w:id="708" w:author="Nozimjon Ortiqov" w:date="2026-02-23T13:22:00Z" w16du:dateUtc="2026-02-23T08:22:00Z">
        <w:r w:rsidRPr="009C4BAE" w:rsidDel="005E6111">
          <w:rPr>
            <w:rFonts w:ascii="Roboto" w:eastAsia="Times New Roman" w:hAnsi="Roboto" w:cstheme="minorHAnsi"/>
            <w:color w:val="000000"/>
            <w:sz w:val="26"/>
            <w:szCs w:val="26"/>
            <w:lang w:val="uz-Cyrl-UZ" w:eastAsia="ru-RU"/>
          </w:rPr>
          <w:delText>таҳлил қилиниб,</w:delText>
        </w:r>
      </w:del>
      <w:ins w:id="709" w:author="Nozimjon Ortiqov" w:date="2026-02-23T13:22:00Z" w16du:dateUtc="2026-02-23T08:22:00Z">
        <w:r w:rsidR="005E6111" w:rsidRPr="009C4BAE">
          <w:rPr>
            <w:rFonts w:ascii="Roboto" w:eastAsia="Times New Roman" w:hAnsi="Roboto" w:cstheme="minorHAnsi"/>
            <w:color w:val="000000"/>
            <w:sz w:val="26"/>
            <w:szCs w:val="26"/>
            <w:lang w:val="uz-Cyrl-UZ" w:eastAsia="ru-RU"/>
          </w:rPr>
          <w:t>асосида</w:t>
        </w:r>
      </w:ins>
      <w:r w:rsidRPr="009C4BAE">
        <w:rPr>
          <w:rFonts w:ascii="Roboto" w:eastAsia="Times New Roman" w:hAnsi="Roboto" w:cstheme="minorHAnsi"/>
          <w:color w:val="000000"/>
          <w:sz w:val="26"/>
          <w:szCs w:val="26"/>
          <w:lang w:val="uz-Cyrl-UZ" w:eastAsia="ru-RU"/>
        </w:rPr>
        <w:t xml:space="preserve"> </w:t>
      </w:r>
      <w:del w:id="710" w:author="Nozimjon Ortiqov" w:date="2026-02-23T13:22:00Z" w16du:dateUtc="2026-02-23T08:22:00Z">
        <w:r w:rsidRPr="009C4BAE" w:rsidDel="005E6111">
          <w:rPr>
            <w:rFonts w:ascii="Roboto" w:eastAsia="Times New Roman" w:hAnsi="Roboto" w:cstheme="minorHAnsi"/>
            <w:color w:val="000000"/>
            <w:sz w:val="26"/>
            <w:szCs w:val="26"/>
            <w:lang w:val="uz-Cyrl-UZ" w:eastAsia="ru-RU"/>
          </w:rPr>
          <w:delText xml:space="preserve">уни </w:delText>
        </w:r>
      </w:del>
      <w:del w:id="711" w:author="Nozimjon Ortiqov" w:date="2026-02-23T13:23:00Z" w16du:dateUtc="2026-02-23T08:23:00Z">
        <w:r w:rsidRPr="009C4BAE" w:rsidDel="004D272F">
          <w:rPr>
            <w:rFonts w:ascii="Roboto" w:eastAsia="Times New Roman" w:hAnsi="Roboto" w:cstheme="minorHAnsi"/>
            <w:color w:val="000000"/>
            <w:sz w:val="26"/>
            <w:szCs w:val="26"/>
            <w:lang w:val="uz-Cyrl-UZ" w:eastAsia="ru-RU"/>
          </w:rPr>
          <w:delText>Ўзбекистон шароитига мослаштириш имкониятлари баҳола</w:delText>
        </w:r>
        <w:r w:rsidR="00891392" w:rsidRPr="009C4BAE" w:rsidDel="004D272F">
          <w:rPr>
            <w:rFonts w:ascii="Roboto" w:eastAsia="Times New Roman" w:hAnsi="Roboto" w:cstheme="minorHAnsi"/>
            <w:color w:val="000000"/>
            <w:sz w:val="26"/>
            <w:szCs w:val="26"/>
            <w:lang w:val="uz-Cyrl-UZ" w:eastAsia="ru-RU"/>
          </w:rPr>
          <w:delText>ш</w:delText>
        </w:r>
      </w:del>
      <w:ins w:id="712" w:author="Nozimjon Ortiqov" w:date="2026-02-23T13:23:00Z" w16du:dateUtc="2026-02-23T08:23:00Z">
        <w:r w:rsidR="004D272F" w:rsidRPr="009C4BAE">
          <w:rPr>
            <w:rFonts w:ascii="Roboto" w:eastAsia="Times New Roman" w:hAnsi="Roboto" w:cstheme="minorHAnsi"/>
            <w:color w:val="000000"/>
            <w:sz w:val="26"/>
            <w:szCs w:val="26"/>
            <w:lang w:val="uz-Cyrl-UZ" w:eastAsia="ru-RU"/>
          </w:rPr>
          <w:t>таклифлар ишлаб чиқиш</w:t>
        </w:r>
      </w:ins>
      <w:r w:rsidRPr="009C4BAE">
        <w:rPr>
          <w:rFonts w:ascii="Roboto" w:eastAsia="Times New Roman" w:hAnsi="Roboto" w:cstheme="minorHAnsi"/>
          <w:color w:val="000000"/>
          <w:sz w:val="26"/>
          <w:szCs w:val="26"/>
          <w:lang w:val="uz-Cyrl-UZ" w:eastAsia="ru-RU"/>
        </w:rPr>
        <w:t>.</w:t>
      </w:r>
    </w:p>
    <w:p w14:paraId="5906E53E" w14:textId="77777777" w:rsidR="00A34306" w:rsidRPr="009C4BAE" w:rsidRDefault="00A34306">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623AA136" w14:textId="042C2E18" w:rsidR="00A75164" w:rsidRPr="009C4BAE" w:rsidRDefault="001723A8">
      <w:pPr>
        <w:pStyle w:val="1"/>
        <w:spacing w:before="120" w:after="120" w:line="288" w:lineRule="auto"/>
        <w:ind w:firstLine="567"/>
        <w:jc w:val="both"/>
        <w:rPr>
          <w:rFonts w:ascii="Roboto" w:hAnsi="Roboto" w:cstheme="minorHAnsi"/>
          <w:b/>
          <w:bCs/>
          <w:color w:val="002060"/>
          <w:sz w:val="30"/>
          <w:szCs w:val="30"/>
          <w:lang w:val="uz-Cyrl-UZ"/>
          <w:rPrChange w:id="713" w:author="Nozimjon Ortiqov" w:date="2026-02-24T09:31:00Z" w16du:dateUtc="2026-02-24T04:31:00Z">
            <w:rPr>
              <w:rFonts w:ascii="Roboto" w:hAnsi="Roboto" w:cstheme="minorHAnsi"/>
              <w:b/>
              <w:bCs/>
              <w:color w:val="002060"/>
              <w:lang w:val="uz-Cyrl-UZ"/>
            </w:rPr>
          </w:rPrChange>
        </w:rPr>
        <w:pPrChange w:id="714" w:author="Nozimjon Ortiqov" w:date="2026-02-24T13:44:00Z" w16du:dateUtc="2026-02-24T08:44:00Z">
          <w:pPr>
            <w:pStyle w:val="1"/>
            <w:spacing w:after="240" w:line="288" w:lineRule="auto"/>
            <w:ind w:firstLine="567"/>
          </w:pPr>
        </w:pPrChange>
      </w:pPr>
      <w:bookmarkStart w:id="715" w:name="_Toc222630372"/>
      <w:r w:rsidRPr="009C4BAE">
        <w:rPr>
          <w:rFonts w:ascii="Roboto" w:hAnsi="Roboto" w:cstheme="minorHAnsi"/>
          <w:b/>
          <w:bCs/>
          <w:color w:val="002060"/>
          <w:sz w:val="30"/>
          <w:szCs w:val="30"/>
          <w:lang w:val="uz-Cyrl-UZ"/>
          <w:rPrChange w:id="716" w:author="Nozimjon Ortiqov" w:date="2026-02-24T09:31:00Z" w16du:dateUtc="2026-02-24T04:31:00Z">
            <w:rPr>
              <w:rFonts w:ascii="Roboto" w:hAnsi="Roboto" w:cstheme="minorHAnsi"/>
              <w:b/>
              <w:bCs/>
              <w:color w:val="002060"/>
              <w:lang w:val="uz-Cyrl-UZ"/>
            </w:rPr>
          </w:rPrChange>
        </w:rPr>
        <w:lastRenderedPageBreak/>
        <w:t>I</w:t>
      </w:r>
      <w:r w:rsidR="00151E57" w:rsidRPr="009C4BAE">
        <w:rPr>
          <w:rFonts w:ascii="Roboto" w:hAnsi="Roboto" w:cstheme="minorHAnsi"/>
          <w:b/>
          <w:bCs/>
          <w:color w:val="002060"/>
          <w:sz w:val="30"/>
          <w:szCs w:val="30"/>
          <w:lang w:val="uz-Cyrl-UZ"/>
          <w:rPrChange w:id="717" w:author="Nozimjon Ortiqov" w:date="2026-02-24T09:31:00Z" w16du:dateUtc="2026-02-24T04:31:00Z">
            <w:rPr>
              <w:rFonts w:ascii="Roboto" w:hAnsi="Roboto" w:cstheme="minorHAnsi"/>
              <w:b/>
              <w:bCs/>
              <w:color w:val="002060"/>
              <w:lang w:val="uz-Cyrl-UZ"/>
            </w:rPr>
          </w:rPrChange>
        </w:rPr>
        <w:t>I</w:t>
      </w:r>
      <w:del w:id="718" w:author="Nozimjon Ortiqov" w:date="2026-02-23T20:34:00Z" w16du:dateUtc="2026-02-23T15:34:00Z">
        <w:r w:rsidR="00681E01" w:rsidRPr="009C4BAE" w:rsidDel="00A15633">
          <w:rPr>
            <w:rFonts w:ascii="Roboto" w:hAnsi="Roboto" w:cstheme="minorHAnsi"/>
            <w:b/>
            <w:bCs/>
            <w:color w:val="002060"/>
            <w:sz w:val="30"/>
            <w:szCs w:val="30"/>
            <w:lang w:val="uz-Cyrl-UZ"/>
            <w:rPrChange w:id="719" w:author="Nozimjon Ortiqov" w:date="2026-02-24T09:31:00Z" w16du:dateUtc="2026-02-24T04:31:00Z">
              <w:rPr>
                <w:rFonts w:ascii="Roboto" w:hAnsi="Roboto" w:cstheme="minorHAnsi"/>
                <w:b/>
                <w:bCs/>
                <w:color w:val="002060"/>
                <w:lang w:val="en-US"/>
              </w:rPr>
            </w:rPrChange>
          </w:rPr>
          <w:delText>I</w:delText>
        </w:r>
      </w:del>
      <w:r w:rsidRPr="009C4BAE">
        <w:rPr>
          <w:rFonts w:ascii="Roboto" w:hAnsi="Roboto" w:cstheme="minorHAnsi"/>
          <w:b/>
          <w:bCs/>
          <w:color w:val="002060"/>
          <w:sz w:val="30"/>
          <w:szCs w:val="30"/>
          <w:lang w:val="uz-Cyrl-UZ"/>
          <w:rPrChange w:id="720" w:author="Nozimjon Ortiqov" w:date="2026-02-24T09:31:00Z" w16du:dateUtc="2026-02-24T04:31:00Z">
            <w:rPr>
              <w:rFonts w:ascii="Roboto" w:hAnsi="Roboto" w:cstheme="minorHAnsi"/>
              <w:b/>
              <w:bCs/>
              <w:color w:val="002060"/>
              <w:lang w:val="uz-Cyrl-UZ"/>
            </w:rPr>
          </w:rPrChange>
        </w:rPr>
        <w:t>. </w:t>
      </w:r>
      <w:ins w:id="721" w:author="Nozimjon Ortiqov" w:date="2026-02-23T20:34:00Z" w16du:dateUtc="2026-02-23T15:34:00Z">
        <w:r w:rsidR="00A15633" w:rsidRPr="009C4BAE">
          <w:rPr>
            <w:rFonts w:ascii="Roboto" w:hAnsi="Roboto" w:cstheme="minorHAnsi"/>
            <w:b/>
            <w:bCs/>
            <w:color w:val="002060"/>
            <w:sz w:val="30"/>
            <w:szCs w:val="30"/>
            <w:lang w:val="uz-Cyrl-UZ"/>
            <w:rPrChange w:id="722" w:author="Nozimjon Ortiqov" w:date="2026-02-24T09:31:00Z" w16du:dateUtc="2026-02-24T04:31:00Z">
              <w:rPr>
                <w:rFonts w:ascii="Roboto" w:hAnsi="Roboto" w:cstheme="minorHAnsi"/>
                <w:b/>
                <w:bCs/>
                <w:color w:val="002060"/>
                <w:lang w:val="uz-Cyrl-UZ"/>
              </w:rPr>
            </w:rPrChange>
          </w:rPr>
          <w:t xml:space="preserve">Аҳолининг </w:t>
        </w:r>
      </w:ins>
      <w:del w:id="723" w:author="Nozimjon Ortiqov" w:date="2026-02-23T13:24:00Z" w16du:dateUtc="2026-02-23T08:24:00Z">
        <w:r w:rsidRPr="009C4BAE" w:rsidDel="00F404BF">
          <w:rPr>
            <w:rFonts w:ascii="Roboto" w:hAnsi="Roboto" w:cstheme="minorHAnsi"/>
            <w:b/>
            <w:bCs/>
            <w:color w:val="002060"/>
            <w:sz w:val="30"/>
            <w:szCs w:val="30"/>
            <w:lang w:val="uz-Cyrl-UZ"/>
            <w:rPrChange w:id="724" w:author="Nozimjon Ortiqov" w:date="2026-02-24T09:31:00Z" w16du:dateUtc="2026-02-24T04:31:00Z">
              <w:rPr>
                <w:rFonts w:ascii="Roboto" w:hAnsi="Roboto" w:cstheme="minorHAnsi"/>
                <w:b/>
                <w:bCs/>
                <w:color w:val="002060"/>
                <w:lang w:val="uz-Cyrl-UZ"/>
              </w:rPr>
            </w:rPrChange>
          </w:rPr>
          <w:delText>Кредит ёки қ</w:delText>
        </w:r>
      </w:del>
      <w:ins w:id="725" w:author="Nozimjon Ortiqov" w:date="2026-02-23T20:34:00Z" w16du:dateUtc="2026-02-23T15:34:00Z">
        <w:r w:rsidR="00A15633" w:rsidRPr="009C4BAE">
          <w:rPr>
            <w:rFonts w:ascii="Roboto" w:hAnsi="Roboto" w:cstheme="minorHAnsi"/>
            <w:b/>
            <w:bCs/>
            <w:color w:val="002060"/>
            <w:sz w:val="30"/>
            <w:szCs w:val="30"/>
            <w:lang w:val="uz-Cyrl-UZ"/>
            <w:rPrChange w:id="726" w:author="Nozimjon Ortiqov" w:date="2026-02-24T09:31:00Z" w16du:dateUtc="2026-02-24T04:31:00Z">
              <w:rPr>
                <w:rFonts w:ascii="Roboto" w:hAnsi="Roboto" w:cstheme="minorHAnsi"/>
                <w:b/>
                <w:bCs/>
                <w:color w:val="002060"/>
                <w:lang w:val="uz-Cyrl-UZ"/>
              </w:rPr>
            </w:rPrChange>
          </w:rPr>
          <w:t>қ</w:t>
        </w:r>
      </w:ins>
      <w:r w:rsidRPr="009C4BAE">
        <w:rPr>
          <w:rFonts w:ascii="Roboto" w:hAnsi="Roboto" w:cstheme="minorHAnsi"/>
          <w:b/>
          <w:bCs/>
          <w:color w:val="002060"/>
          <w:sz w:val="30"/>
          <w:szCs w:val="30"/>
          <w:lang w:val="uz-Cyrl-UZ"/>
          <w:rPrChange w:id="727" w:author="Nozimjon Ortiqov" w:date="2026-02-24T09:31:00Z" w16du:dateUtc="2026-02-24T04:31:00Z">
            <w:rPr>
              <w:rFonts w:ascii="Roboto" w:hAnsi="Roboto" w:cstheme="minorHAnsi"/>
              <w:b/>
              <w:bCs/>
              <w:color w:val="002060"/>
              <w:lang w:val="uz-Cyrl-UZ"/>
            </w:rPr>
          </w:rPrChange>
        </w:rPr>
        <w:t>арз олиш маданияти</w:t>
      </w:r>
      <w:ins w:id="728" w:author="Nozimjon Ortiqov" w:date="2026-02-23T20:50:00Z" w16du:dateUtc="2026-02-23T15:50:00Z">
        <w:r w:rsidR="00D44659" w:rsidRPr="009C4BAE">
          <w:rPr>
            <w:rFonts w:ascii="Roboto" w:hAnsi="Roboto" w:cstheme="minorHAnsi"/>
            <w:b/>
            <w:bCs/>
            <w:color w:val="002060"/>
            <w:sz w:val="30"/>
            <w:szCs w:val="30"/>
            <w:lang w:val="uz-Cyrl-UZ"/>
          </w:rPr>
          <w:t xml:space="preserve"> ва </w:t>
        </w:r>
        <w:r w:rsidR="00E03E53" w:rsidRPr="009C4BAE">
          <w:rPr>
            <w:rFonts w:ascii="Roboto" w:hAnsi="Roboto" w:cstheme="minorHAnsi"/>
            <w:b/>
            <w:bCs/>
            <w:color w:val="002060"/>
            <w:sz w:val="30"/>
            <w:szCs w:val="30"/>
            <w:lang w:val="uz-Cyrl-UZ"/>
          </w:rPr>
          <w:t>қарзга бўлган</w:t>
        </w:r>
        <w:r w:rsidR="00D44659" w:rsidRPr="009C4BAE">
          <w:rPr>
            <w:rFonts w:ascii="Roboto" w:hAnsi="Roboto" w:cstheme="minorHAnsi"/>
            <w:b/>
            <w:bCs/>
            <w:color w:val="002060"/>
            <w:sz w:val="30"/>
            <w:szCs w:val="30"/>
            <w:lang w:val="uz-Cyrl-UZ"/>
          </w:rPr>
          <w:t xml:space="preserve"> муносабат</w:t>
        </w:r>
        <w:r w:rsidR="00E03E53" w:rsidRPr="009C4BAE">
          <w:rPr>
            <w:rFonts w:ascii="Roboto" w:hAnsi="Roboto" w:cstheme="minorHAnsi"/>
            <w:b/>
            <w:bCs/>
            <w:color w:val="002060"/>
            <w:sz w:val="30"/>
            <w:szCs w:val="30"/>
            <w:lang w:val="uz-Cyrl-UZ"/>
          </w:rPr>
          <w:t>и</w:t>
        </w:r>
      </w:ins>
      <w:del w:id="729" w:author="Nozimjon Ortiqov" w:date="2026-02-23T20:34:00Z" w16du:dateUtc="2026-02-23T15:34:00Z">
        <w:r w:rsidRPr="009C4BAE" w:rsidDel="00A15633">
          <w:rPr>
            <w:rFonts w:ascii="Roboto" w:hAnsi="Roboto" w:cstheme="minorHAnsi"/>
            <w:b/>
            <w:bCs/>
            <w:color w:val="002060"/>
            <w:sz w:val="30"/>
            <w:szCs w:val="30"/>
            <w:lang w:val="uz-Cyrl-UZ"/>
            <w:rPrChange w:id="730" w:author="Nozimjon Ortiqov" w:date="2026-02-24T09:31:00Z" w16du:dateUtc="2026-02-24T04:31:00Z">
              <w:rPr>
                <w:rFonts w:ascii="Roboto" w:hAnsi="Roboto" w:cstheme="minorHAnsi"/>
                <w:b/>
                <w:bCs/>
                <w:color w:val="002060"/>
                <w:lang w:val="uz-Cyrl-UZ"/>
              </w:rPr>
            </w:rPrChange>
          </w:rPr>
          <w:delText xml:space="preserve"> ва манбалари</w:delText>
        </w:r>
      </w:del>
      <w:bookmarkEnd w:id="715"/>
    </w:p>
    <w:p w14:paraId="63274423" w14:textId="6734F6AB" w:rsidR="00417765" w:rsidRPr="009C4BAE" w:rsidRDefault="006369AE">
      <w:pPr>
        <w:spacing w:before="120" w:after="0" w:line="288" w:lineRule="auto"/>
        <w:ind w:firstLine="567"/>
        <w:jc w:val="both"/>
        <w:rPr>
          <w:rFonts w:ascii="Roboto" w:hAnsi="Roboto" w:cstheme="minorHAnsi"/>
          <w:sz w:val="26"/>
          <w:szCs w:val="26"/>
          <w:lang w:val="uz-Cyrl-UZ"/>
        </w:rPr>
        <w:pPrChange w:id="731" w:author="Nozimjon Ortiqov" w:date="2026-02-23T20:35:00Z" w16du:dateUtc="2026-02-23T15:35:00Z">
          <w:pPr>
            <w:spacing w:beforeLines="50" w:before="120" w:afterLines="50" w:after="120" w:line="288" w:lineRule="auto"/>
            <w:ind w:firstLine="567"/>
            <w:jc w:val="both"/>
          </w:pPr>
        </w:pPrChange>
      </w:pPr>
      <w:ins w:id="732" w:author="Nozimjon Ortiqov" w:date="2026-02-23T13:24:00Z" w16du:dateUtc="2026-02-23T08:24:00Z">
        <w:r w:rsidRPr="009C4BAE">
          <w:rPr>
            <w:rFonts w:ascii="Roboto" w:hAnsi="Roboto" w:cstheme="minorHAnsi"/>
            <w:b/>
            <w:bCs/>
            <w:sz w:val="26"/>
            <w:szCs w:val="26"/>
            <w:lang w:val="uz-Cyrl-UZ"/>
          </w:rPr>
          <w:t xml:space="preserve">Сўровнома маълумотларига кўра, </w:t>
        </w:r>
      </w:ins>
      <w:del w:id="733" w:author="Nozimjon Ortiqov" w:date="2026-02-23T13:24:00Z" w16du:dateUtc="2026-02-23T08:24:00Z">
        <w:r w:rsidR="00417765" w:rsidRPr="009C4BAE" w:rsidDel="006369AE">
          <w:rPr>
            <w:rFonts w:ascii="Roboto" w:hAnsi="Roboto" w:cstheme="minorHAnsi"/>
            <w:b/>
            <w:bCs/>
            <w:sz w:val="26"/>
            <w:szCs w:val="26"/>
            <w:lang w:val="uz-Cyrl-UZ"/>
          </w:rPr>
          <w:delText xml:space="preserve">Даромад </w:delText>
        </w:r>
      </w:del>
      <w:del w:id="734" w:author="Nozimjon Ortiqov" w:date="2026-02-23T13:25:00Z" w16du:dateUtc="2026-02-23T08:25:00Z">
        <w:r w:rsidR="00417765" w:rsidRPr="009C4BAE" w:rsidDel="006369AE">
          <w:rPr>
            <w:rFonts w:ascii="Roboto" w:hAnsi="Roboto" w:cstheme="minorHAnsi"/>
            <w:b/>
            <w:bCs/>
            <w:sz w:val="26"/>
            <w:szCs w:val="26"/>
            <w:lang w:val="uz-Cyrl-UZ"/>
          </w:rPr>
          <w:delText>жиҳатидан қарз</w:delText>
        </w:r>
        <w:r w:rsidR="00C46728" w:rsidRPr="009C4BAE" w:rsidDel="006369AE">
          <w:rPr>
            <w:rFonts w:ascii="Roboto" w:hAnsi="Roboto" w:cstheme="minorHAnsi"/>
            <w:b/>
            <w:bCs/>
            <w:sz w:val="26"/>
            <w:szCs w:val="26"/>
            <w:lang w:val="uz-Cyrl-UZ"/>
          </w:rPr>
          <w:delText>га эга бўлганлар улуши</w:delText>
        </w:r>
        <w:r w:rsidR="00417765" w:rsidRPr="009C4BAE" w:rsidDel="006369AE">
          <w:rPr>
            <w:rFonts w:ascii="Roboto" w:hAnsi="Roboto" w:cstheme="minorHAnsi"/>
            <w:b/>
            <w:bCs/>
            <w:sz w:val="26"/>
            <w:szCs w:val="26"/>
            <w:lang w:val="uz-Cyrl-UZ"/>
          </w:rPr>
          <w:delText xml:space="preserve"> асосан </w:delText>
        </w:r>
      </w:del>
      <w:r w:rsidR="00417765" w:rsidRPr="009C4BAE">
        <w:rPr>
          <w:rFonts w:ascii="Roboto" w:hAnsi="Roboto" w:cstheme="minorHAnsi"/>
          <w:b/>
          <w:bCs/>
          <w:sz w:val="26"/>
          <w:szCs w:val="26"/>
          <w:lang w:val="uz-Cyrl-UZ"/>
        </w:rPr>
        <w:t>паст ва ўрта даромад гуруҳлари</w:t>
      </w:r>
      <w:del w:id="735" w:author="Nozimjon Ortiqov" w:date="2026-02-23T13:25:00Z" w16du:dateUtc="2026-02-23T08:25:00Z">
        <w:r w:rsidR="00417765" w:rsidRPr="009C4BAE" w:rsidDel="006369AE">
          <w:rPr>
            <w:rFonts w:ascii="Roboto" w:hAnsi="Roboto" w:cstheme="minorHAnsi"/>
            <w:b/>
            <w:bCs/>
            <w:sz w:val="26"/>
            <w:szCs w:val="26"/>
            <w:lang w:val="uz-Cyrl-UZ"/>
          </w:rPr>
          <w:delText>га</w:delText>
        </w:r>
      </w:del>
      <w:ins w:id="736" w:author="Nozimjon Ortiqov" w:date="2026-02-23T13:25:00Z" w16du:dateUtc="2026-02-23T08:25:00Z">
        <w:r w:rsidRPr="009C4BAE">
          <w:rPr>
            <w:rFonts w:ascii="Roboto" w:hAnsi="Roboto" w:cstheme="minorHAnsi"/>
            <w:b/>
            <w:bCs/>
            <w:sz w:val="26"/>
            <w:szCs w:val="26"/>
            <w:lang w:val="uz-Cyrl-UZ"/>
          </w:rPr>
          <w:t xml:space="preserve"> орасида қарздорлик даражаси юқори</w:t>
        </w:r>
      </w:ins>
      <w:del w:id="737" w:author="Nozimjon Ortiqov" w:date="2026-02-23T13:25:00Z" w16du:dateUtc="2026-02-23T08:25:00Z">
        <w:r w:rsidR="00417765" w:rsidRPr="009C4BAE" w:rsidDel="006369AE">
          <w:rPr>
            <w:rFonts w:ascii="Roboto" w:hAnsi="Roboto" w:cstheme="minorHAnsi"/>
            <w:b/>
            <w:bCs/>
            <w:sz w:val="26"/>
            <w:szCs w:val="26"/>
            <w:lang w:val="uz-Cyrl-UZ"/>
          </w:rPr>
          <w:delText xml:space="preserve"> тўғри келади</w:delText>
        </w:r>
      </w:del>
      <w:r w:rsidR="00417765" w:rsidRPr="009C4BAE">
        <w:rPr>
          <w:rFonts w:ascii="Roboto" w:hAnsi="Roboto" w:cstheme="minorHAnsi"/>
          <w:b/>
          <w:bCs/>
          <w:sz w:val="26"/>
          <w:szCs w:val="26"/>
          <w:lang w:val="uz-Cyrl-UZ"/>
        </w:rPr>
        <w:t>.</w:t>
      </w:r>
      <w:r w:rsidR="00417765" w:rsidRPr="009C4BAE">
        <w:rPr>
          <w:rFonts w:ascii="Roboto" w:hAnsi="Roboto" w:cstheme="minorHAnsi"/>
          <w:sz w:val="26"/>
          <w:szCs w:val="26"/>
          <w:lang w:val="uz-Cyrl-UZ"/>
        </w:rPr>
        <w:t xml:space="preserve"> Хусусан,</w:t>
      </w:r>
      <w:ins w:id="738" w:author="Nozimjon Ortiqov" w:date="2026-02-23T13:26:00Z" w16du:dateUtc="2026-02-23T08:26:00Z">
        <w:r w:rsidRPr="009C4BAE">
          <w:rPr>
            <w:rFonts w:ascii="Roboto" w:hAnsi="Roboto" w:cstheme="minorHAnsi"/>
            <w:sz w:val="26"/>
            <w:szCs w:val="26"/>
            <w:lang w:val="uz-Cyrl-UZ"/>
          </w:rPr>
          <w:t xml:space="preserve"> уй хўжалиги даромади</w:t>
        </w:r>
      </w:ins>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C00000"/>
          <w:sz w:val="26"/>
          <w:szCs w:val="26"/>
          <w:lang w:val="uz-Cyrl-UZ"/>
        </w:rPr>
        <w:t>5</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ins w:id="739" w:author="Nozimjon Ortiqov" w:date="2026-02-23T13:25:00Z" w16du:dateUtc="2026-02-23T08:25:00Z">
        <w:r w:rsidRPr="009C4BAE">
          <w:rPr>
            <w:rFonts w:ascii="Roboto" w:hAnsi="Roboto" w:cstheme="minorHAnsi"/>
            <w:b/>
            <w:bCs/>
            <w:color w:val="0070C0"/>
            <w:sz w:val="26"/>
            <w:szCs w:val="26"/>
            <w:lang w:val="uz-Cyrl-UZ"/>
          </w:rPr>
          <w:t>гача</w:t>
        </w:r>
      </w:ins>
      <w:del w:id="740" w:author="Nozimjon Ortiqov" w:date="2026-02-23T13:25:00Z" w16du:dateUtc="2026-02-23T08:25:00Z">
        <w:r w:rsidR="00417765" w:rsidRPr="009C4BAE" w:rsidDel="006369AE">
          <w:rPr>
            <w:rFonts w:ascii="Roboto" w:hAnsi="Roboto" w:cstheme="minorHAnsi"/>
            <w:sz w:val="26"/>
            <w:szCs w:val="26"/>
            <w:lang w:val="uz-Cyrl-UZ"/>
          </w:rPr>
          <w:delText>гача</w:delText>
        </w:r>
      </w:del>
      <w:r w:rsidR="00417765" w:rsidRPr="009C4BAE">
        <w:rPr>
          <w:rFonts w:ascii="Roboto" w:hAnsi="Roboto" w:cstheme="minorHAnsi"/>
          <w:sz w:val="26"/>
          <w:szCs w:val="26"/>
          <w:lang w:val="uz-Cyrl-UZ"/>
        </w:rPr>
        <w:t xml:space="preserve"> ва </w:t>
      </w:r>
      <w:r w:rsidR="00417765" w:rsidRPr="009C4BAE">
        <w:rPr>
          <w:rFonts w:ascii="Roboto" w:hAnsi="Roboto" w:cstheme="minorHAnsi"/>
          <w:b/>
          <w:bCs/>
          <w:color w:val="C00000"/>
          <w:sz w:val="26"/>
          <w:szCs w:val="26"/>
          <w:lang w:val="uz-Cyrl-UZ"/>
        </w:rPr>
        <w:t>5</w:t>
      </w:r>
      <w:r w:rsidR="00A34306" w:rsidRPr="009C4BAE">
        <w:rPr>
          <w:rFonts w:ascii="Roboto" w:hAnsi="Roboto" w:cstheme="minorHAnsi"/>
          <w:b/>
          <w:bCs/>
          <w:color w:val="C00000"/>
          <w:sz w:val="26"/>
          <w:szCs w:val="26"/>
          <w:lang w:val="uz-Cyrl-UZ"/>
        </w:rPr>
        <w:t>-</w:t>
      </w:r>
      <w:r w:rsidR="00417765" w:rsidRPr="009C4BAE">
        <w:rPr>
          <w:rFonts w:ascii="Roboto" w:hAnsi="Roboto" w:cstheme="minorHAnsi"/>
          <w:b/>
          <w:bCs/>
          <w:color w:val="C00000"/>
          <w:sz w:val="26"/>
          <w:szCs w:val="26"/>
          <w:lang w:val="uz-Cyrl-UZ"/>
        </w:rPr>
        <w:t>10</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00417765" w:rsidRPr="009C4BAE">
        <w:rPr>
          <w:rFonts w:ascii="Roboto" w:hAnsi="Roboto" w:cstheme="minorHAnsi"/>
          <w:sz w:val="26"/>
          <w:szCs w:val="26"/>
          <w:lang w:val="uz-Cyrl-UZ"/>
        </w:rPr>
        <w:t xml:space="preserve"> </w:t>
      </w:r>
      <w:del w:id="741" w:author="Nozimjon Ortiqov" w:date="2026-02-23T13:26:00Z" w16du:dateUtc="2026-02-23T08:26:00Z">
        <w:r w:rsidR="00417765" w:rsidRPr="009C4BAE" w:rsidDel="006369AE">
          <w:rPr>
            <w:rFonts w:ascii="Roboto" w:hAnsi="Roboto" w:cstheme="minorHAnsi"/>
            <w:sz w:val="26"/>
            <w:szCs w:val="26"/>
            <w:lang w:val="uz-Cyrl-UZ"/>
          </w:rPr>
          <w:delText xml:space="preserve">диапазонида </w:delText>
        </w:r>
      </w:del>
      <w:ins w:id="742" w:author="Nozimjon Ortiqov" w:date="2026-02-23T13:26:00Z" w16du:dateUtc="2026-02-23T08:26:00Z">
        <w:r w:rsidRPr="009C4BAE">
          <w:rPr>
            <w:rFonts w:ascii="Roboto" w:hAnsi="Roboto" w:cstheme="minorHAnsi"/>
            <w:sz w:val="26"/>
            <w:szCs w:val="26"/>
            <w:lang w:val="uz-Cyrl-UZ"/>
          </w:rPr>
          <w:t xml:space="preserve">орасида бўлганлар орасида </w:t>
        </w:r>
      </w:ins>
      <w:r w:rsidR="00417765" w:rsidRPr="009C4BAE">
        <w:rPr>
          <w:rFonts w:ascii="Roboto" w:hAnsi="Roboto" w:cstheme="minorHAnsi"/>
          <w:sz w:val="26"/>
          <w:szCs w:val="26"/>
          <w:lang w:val="uz-Cyrl-UZ"/>
        </w:rPr>
        <w:t xml:space="preserve">қарздорлар улуши юқори бўлиб, даромад ошган сари </w:t>
      </w:r>
      <w:r w:rsidR="00C46728" w:rsidRPr="009C4BAE">
        <w:rPr>
          <w:rFonts w:ascii="Roboto" w:hAnsi="Roboto" w:cstheme="minorHAnsi"/>
          <w:sz w:val="26"/>
          <w:szCs w:val="26"/>
          <w:lang w:val="uz-Cyrl-UZ"/>
        </w:rPr>
        <w:t>ушбу кўрсаткич</w:t>
      </w:r>
      <w:r w:rsidR="00417765" w:rsidRPr="009C4BAE">
        <w:rPr>
          <w:rFonts w:ascii="Roboto" w:hAnsi="Roboto" w:cstheme="minorHAnsi"/>
          <w:sz w:val="26"/>
          <w:szCs w:val="26"/>
          <w:lang w:val="uz-Cyrl-UZ"/>
        </w:rPr>
        <w:t xml:space="preserve"> </w:t>
      </w:r>
      <w:del w:id="743" w:author="Nozimjon Ortiqov" w:date="2026-02-23T13:26:00Z" w16du:dateUtc="2026-02-23T08:26:00Z">
        <w:r w:rsidR="00417765" w:rsidRPr="009C4BAE" w:rsidDel="006369AE">
          <w:rPr>
            <w:rFonts w:ascii="Roboto" w:hAnsi="Roboto" w:cstheme="minorHAnsi"/>
            <w:sz w:val="26"/>
            <w:szCs w:val="26"/>
            <w:lang w:val="uz-Cyrl-UZ"/>
          </w:rPr>
          <w:delText>қисқаради</w:delText>
        </w:r>
      </w:del>
      <w:ins w:id="744" w:author="Nozimjon Ortiqov" w:date="2026-02-23T13:26:00Z" w16du:dateUtc="2026-02-23T08:26:00Z">
        <w:r w:rsidRPr="009C4BAE">
          <w:rPr>
            <w:rFonts w:ascii="Roboto" w:hAnsi="Roboto" w:cstheme="minorHAnsi"/>
            <w:sz w:val="26"/>
            <w:szCs w:val="26"/>
            <w:lang w:val="uz-Cyrl-UZ"/>
          </w:rPr>
          <w:t>пасайиб боради</w:t>
        </w:r>
      </w:ins>
      <w:r w:rsidR="00417765" w:rsidRPr="009C4BAE">
        <w:rPr>
          <w:rFonts w:ascii="Roboto" w:hAnsi="Roboto" w:cstheme="minorHAnsi"/>
          <w:sz w:val="26"/>
          <w:szCs w:val="26"/>
          <w:lang w:val="uz-Cyrl-UZ"/>
        </w:rPr>
        <w:t>.</w:t>
      </w:r>
      <w:del w:id="745" w:author="Nozimjon Ortiqov" w:date="2026-02-23T20:35:00Z" w16du:dateUtc="2026-02-23T15:35:00Z">
        <w:r w:rsidR="00417765" w:rsidRPr="009C4BAE" w:rsidDel="00EE236C">
          <w:rPr>
            <w:rFonts w:ascii="Roboto" w:hAnsi="Roboto" w:cstheme="minorHAnsi"/>
            <w:sz w:val="26"/>
            <w:szCs w:val="26"/>
            <w:lang w:val="uz-Cyrl-UZ"/>
          </w:rPr>
          <w:delText xml:space="preserve"> </w:delText>
        </w:r>
      </w:del>
    </w:p>
    <w:p w14:paraId="09307D67" w14:textId="397FECFE" w:rsidR="00233F63" w:rsidRPr="009C4BAE" w:rsidRDefault="009635B2">
      <w:pPr>
        <w:pStyle w:val="aff5"/>
        <w:spacing w:before="120" w:after="120"/>
        <w:jc w:val="center"/>
        <w:rPr>
          <w:rFonts w:ascii="Roboto" w:hAnsi="Roboto" w:cstheme="minorHAnsi"/>
          <w:b/>
          <w:bCs/>
          <w:i w:val="0"/>
          <w:iCs w:val="0"/>
          <w:color w:val="0070C0"/>
          <w:sz w:val="26"/>
          <w:szCs w:val="26"/>
          <w:lang w:val="uz-Cyrl-UZ"/>
        </w:rPr>
        <w:pPrChange w:id="746" w:author="Nozimjon Ortiqov" w:date="2026-02-23T20:35:00Z" w16du:dateUtc="2026-02-23T15:35:00Z">
          <w:pPr>
            <w:pStyle w:val="aff5"/>
            <w:jc w:val="center"/>
          </w:pPr>
        </w:pPrChange>
      </w:pPr>
      <w:bookmarkStart w:id="747" w:name="_Toc222583167"/>
      <w:r w:rsidRPr="009C4BAE">
        <w:rPr>
          <w:rFonts w:ascii="Roboto" w:hAnsi="Roboto" w:cstheme="minorHAnsi"/>
          <w:b/>
          <w:bCs/>
          <w:i w:val="0"/>
          <w:iCs w:val="0"/>
          <w:color w:val="0070C0"/>
          <w:sz w:val="26"/>
          <w:szCs w:val="26"/>
          <w:lang w:val="uz-Cyrl-UZ"/>
        </w:rPr>
        <w:t>1-</w:t>
      </w:r>
      <w:r w:rsidR="0080779A" w:rsidRPr="009C4BAE">
        <w:rPr>
          <w:rFonts w:ascii="Roboto" w:hAnsi="Roboto" w:cstheme="minorHAnsi"/>
          <w:b/>
          <w:bCs/>
          <w:i w:val="0"/>
          <w:iCs w:val="0"/>
          <w:color w:val="0070C0"/>
          <w:sz w:val="26"/>
          <w:szCs w:val="26"/>
          <w:lang w:val="uz-Cyrl-UZ"/>
        </w:rPr>
        <w:t>жадвал</w:t>
      </w:r>
      <w:r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 xml:space="preserve"> </w:t>
      </w:r>
      <w:r w:rsidR="00233F63" w:rsidRPr="009C4BAE">
        <w:rPr>
          <w:rFonts w:ascii="Roboto" w:hAnsi="Roboto" w:cstheme="minorHAnsi"/>
          <w:b/>
          <w:bCs/>
          <w:i w:val="0"/>
          <w:iCs w:val="0"/>
          <w:color w:val="0070C0"/>
          <w:sz w:val="26"/>
          <w:szCs w:val="26"/>
          <w:lang w:val="uz-Cyrl-UZ"/>
        </w:rPr>
        <w:t>Респондентларнинг даромад даражаси</w:t>
      </w:r>
      <w:bookmarkEnd w:id="747"/>
      <w:r w:rsidR="00C46728" w:rsidRPr="009C4BAE">
        <w:rPr>
          <w:rFonts w:ascii="Roboto" w:hAnsi="Roboto" w:cstheme="minorHAnsi"/>
          <w:b/>
          <w:bCs/>
          <w:i w:val="0"/>
          <w:iCs w:val="0"/>
          <w:color w:val="0070C0"/>
          <w:sz w:val="26"/>
          <w:szCs w:val="26"/>
          <w:lang w:val="uz-Cyrl-UZ"/>
        </w:rPr>
        <w:t xml:space="preserve"> ва қарздорлик ҳолати</w:t>
      </w:r>
    </w:p>
    <w:tbl>
      <w:tblPr>
        <w:tblStyle w:val="af8"/>
        <w:tblW w:w="0" w:type="auto"/>
        <w:tblLook w:val="04A0" w:firstRow="1" w:lastRow="0" w:firstColumn="1" w:lastColumn="0" w:noHBand="0" w:noVBand="1"/>
      </w:tblPr>
      <w:tblGrid>
        <w:gridCol w:w="2969"/>
        <w:gridCol w:w="1983"/>
        <w:gridCol w:w="2261"/>
        <w:gridCol w:w="2404"/>
      </w:tblGrid>
      <w:tr w:rsidR="00233F63" w:rsidRPr="009C4BAE" w14:paraId="09AA0522" w14:textId="77777777" w:rsidTr="00B23149">
        <w:trPr>
          <w:trHeight w:val="423"/>
        </w:trPr>
        <w:tc>
          <w:tcPr>
            <w:tcW w:w="2969" w:type="dxa"/>
            <w:shd w:val="clear" w:color="auto" w:fill="E2EFD9" w:themeFill="accent6" w:themeFillTint="33"/>
            <w:vAlign w:val="center"/>
          </w:tcPr>
          <w:p w14:paraId="24478C32"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48" w:author="Nozimjon Ortiqov" w:date="2026-02-24T09:31:00Z" w16du:dateUtc="2026-02-24T04:31:00Z">
                  <w:rPr>
                    <w:rFonts w:ascii="Roboto" w:hAnsi="Roboto" w:cs="Times New Roman"/>
                    <w:b/>
                    <w:bCs/>
                    <w:sz w:val="24"/>
                    <w:szCs w:val="24"/>
                    <w:lang w:val="en-US"/>
                  </w:rPr>
                </w:rPrChange>
              </w:rPr>
            </w:pPr>
            <w:commentRangeStart w:id="749"/>
            <w:r w:rsidRPr="009C4BAE">
              <w:rPr>
                <w:rFonts w:ascii="Roboto" w:hAnsi="Roboto" w:cs="Times New Roman"/>
                <w:b/>
                <w:bCs/>
                <w:sz w:val="24"/>
                <w:szCs w:val="24"/>
                <w:lang w:val="uz-Cyrl-UZ"/>
                <w:rPrChange w:id="750" w:author="Nozimjon Ortiqov" w:date="2026-02-24T09:31:00Z" w16du:dateUtc="2026-02-24T04:31:00Z">
                  <w:rPr>
                    <w:rFonts w:ascii="Roboto" w:hAnsi="Roboto" w:cs="Times New Roman"/>
                    <w:b/>
                    <w:bCs/>
                    <w:sz w:val="24"/>
                    <w:szCs w:val="24"/>
                    <w:lang w:val="en-US"/>
                  </w:rPr>
                </w:rPrChange>
              </w:rPr>
              <w:t>Даромад даражаси</w:t>
            </w:r>
          </w:p>
        </w:tc>
        <w:tc>
          <w:tcPr>
            <w:tcW w:w="1983" w:type="dxa"/>
            <w:shd w:val="clear" w:color="auto" w:fill="E2EFD9" w:themeFill="accent6" w:themeFillTint="33"/>
            <w:vAlign w:val="center"/>
          </w:tcPr>
          <w:p w14:paraId="67DA2158"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1"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52" w:author="Nozimjon Ortiqov" w:date="2026-02-24T09:31:00Z" w16du:dateUtc="2026-02-24T04:31:00Z">
                  <w:rPr>
                    <w:rFonts w:ascii="Roboto" w:hAnsi="Roboto" w:cs="Times New Roman"/>
                    <w:b/>
                    <w:bCs/>
                    <w:sz w:val="24"/>
                    <w:szCs w:val="24"/>
                    <w:lang w:val="en-US"/>
                  </w:rPr>
                </w:rPrChange>
              </w:rPr>
              <w:t>Барча</w:t>
            </w:r>
          </w:p>
        </w:tc>
        <w:tc>
          <w:tcPr>
            <w:tcW w:w="2261" w:type="dxa"/>
            <w:shd w:val="clear" w:color="auto" w:fill="E2EFD9" w:themeFill="accent6" w:themeFillTint="33"/>
            <w:vAlign w:val="center"/>
          </w:tcPr>
          <w:p w14:paraId="363E1C3D"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3"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54" w:author="Nozimjon Ortiqov" w:date="2026-02-24T09:31:00Z" w16du:dateUtc="2026-02-24T04:31:00Z">
                  <w:rPr>
                    <w:rFonts w:ascii="Roboto" w:hAnsi="Roboto" w:cs="Times New Roman"/>
                    <w:b/>
                    <w:bCs/>
                    <w:sz w:val="24"/>
                    <w:szCs w:val="24"/>
                    <w:lang w:val="en-US"/>
                  </w:rPr>
                </w:rPrChange>
              </w:rPr>
              <w:t>Қарздорлар</w:t>
            </w:r>
          </w:p>
        </w:tc>
        <w:tc>
          <w:tcPr>
            <w:tcW w:w="2404" w:type="dxa"/>
            <w:shd w:val="clear" w:color="auto" w:fill="E2EFD9" w:themeFill="accent6" w:themeFillTint="33"/>
            <w:vAlign w:val="center"/>
          </w:tcPr>
          <w:p w14:paraId="07CE1FE3"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5"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56" w:author="Nozimjon Ortiqov" w:date="2026-02-24T09:31:00Z" w16du:dateUtc="2026-02-24T04:31:00Z">
                  <w:rPr>
                    <w:rFonts w:ascii="Roboto" w:hAnsi="Roboto" w:cs="Times New Roman"/>
                    <w:b/>
                    <w:bCs/>
                    <w:sz w:val="24"/>
                    <w:szCs w:val="24"/>
                    <w:lang w:val="en-US"/>
                  </w:rPr>
                </w:rPrChange>
              </w:rPr>
              <w:t>Қарз олмаганлар</w:t>
            </w:r>
            <w:commentRangeEnd w:id="749"/>
            <w:r w:rsidR="00D13838" w:rsidRPr="009C4BAE">
              <w:rPr>
                <w:rStyle w:val="a4"/>
                <w:rFonts w:ascii="Roboto" w:hAnsi="Roboto" w:cs="Times New Roman"/>
                <w:b/>
                <w:bCs/>
                <w:sz w:val="24"/>
                <w:szCs w:val="24"/>
                <w:lang w:val="uz-Cyrl-UZ"/>
                <w:rPrChange w:id="757" w:author="Nozimjon Ortiqov" w:date="2026-02-24T09:31:00Z" w16du:dateUtc="2026-02-24T04:31:00Z">
                  <w:rPr>
                    <w:rStyle w:val="a4"/>
                    <w:rFonts w:ascii="Roboto" w:hAnsi="Roboto" w:cs="Times New Roman"/>
                    <w:b/>
                    <w:bCs/>
                    <w:sz w:val="24"/>
                    <w:szCs w:val="24"/>
                    <w:lang w:val="en-US"/>
                  </w:rPr>
                </w:rPrChange>
              </w:rPr>
              <w:commentReference w:id="749"/>
            </w:r>
          </w:p>
        </w:tc>
      </w:tr>
      <w:tr w:rsidR="00233F63" w:rsidRPr="009C4BAE" w14:paraId="5B23CD64" w14:textId="77777777" w:rsidTr="00B23149">
        <w:trPr>
          <w:trHeight w:val="423"/>
        </w:trPr>
        <w:tc>
          <w:tcPr>
            <w:tcW w:w="2969" w:type="dxa"/>
            <w:vAlign w:val="center"/>
          </w:tcPr>
          <w:p w14:paraId="5A93AFA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5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59" w:author="Nozimjon Ortiqov" w:date="2026-02-24T09:31:00Z" w16du:dateUtc="2026-02-24T04:31:00Z">
                  <w:rPr>
                    <w:rFonts w:ascii="Roboto" w:hAnsi="Roboto" w:cs="Times New Roman"/>
                    <w:sz w:val="24"/>
                    <w:szCs w:val="24"/>
                    <w:lang w:val="en-US"/>
                  </w:rPr>
                </w:rPrChange>
              </w:rPr>
              <w:t>5 млн сўмгача</w:t>
            </w:r>
          </w:p>
        </w:tc>
        <w:tc>
          <w:tcPr>
            <w:tcW w:w="1983" w:type="dxa"/>
            <w:vAlign w:val="center"/>
          </w:tcPr>
          <w:p w14:paraId="6EC5C239"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1" w:author="Nozimjon Ortiqov" w:date="2026-02-24T09:31:00Z" w16du:dateUtc="2026-02-24T04:31:00Z">
                  <w:rPr>
                    <w:rFonts w:ascii="Roboto" w:hAnsi="Roboto" w:cs="Times New Roman"/>
                    <w:sz w:val="24"/>
                    <w:szCs w:val="24"/>
                    <w:lang w:val="en-US"/>
                  </w:rPr>
                </w:rPrChange>
              </w:rPr>
              <w:t>33,3%</w:t>
            </w:r>
          </w:p>
        </w:tc>
        <w:tc>
          <w:tcPr>
            <w:tcW w:w="2261" w:type="dxa"/>
            <w:vAlign w:val="center"/>
          </w:tcPr>
          <w:p w14:paraId="33B905E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3" w:author="Nozimjon Ortiqov" w:date="2026-02-24T09:31:00Z" w16du:dateUtc="2026-02-24T04:31:00Z">
                  <w:rPr>
                    <w:rFonts w:ascii="Roboto" w:hAnsi="Roboto" w:cs="Times New Roman"/>
                    <w:sz w:val="24"/>
                    <w:szCs w:val="24"/>
                    <w:lang w:val="en-US"/>
                  </w:rPr>
                </w:rPrChange>
              </w:rPr>
              <w:t>38,0%</w:t>
            </w:r>
          </w:p>
        </w:tc>
        <w:tc>
          <w:tcPr>
            <w:tcW w:w="2404" w:type="dxa"/>
            <w:vAlign w:val="center"/>
          </w:tcPr>
          <w:p w14:paraId="5C238EA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5" w:author="Nozimjon Ortiqov" w:date="2026-02-24T09:31:00Z" w16du:dateUtc="2026-02-24T04:31:00Z">
                  <w:rPr>
                    <w:rFonts w:ascii="Roboto" w:hAnsi="Roboto" w:cs="Times New Roman"/>
                    <w:sz w:val="24"/>
                    <w:szCs w:val="24"/>
                    <w:lang w:val="en-US"/>
                  </w:rPr>
                </w:rPrChange>
              </w:rPr>
              <w:t>21,5%</w:t>
            </w:r>
          </w:p>
        </w:tc>
      </w:tr>
      <w:tr w:rsidR="00233F63" w:rsidRPr="009C4BAE" w14:paraId="45ED4385" w14:textId="77777777" w:rsidTr="00B23149">
        <w:trPr>
          <w:trHeight w:val="423"/>
        </w:trPr>
        <w:tc>
          <w:tcPr>
            <w:tcW w:w="2969" w:type="dxa"/>
            <w:vAlign w:val="center"/>
          </w:tcPr>
          <w:p w14:paraId="078B6ECA"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7" w:author="Nozimjon Ortiqov" w:date="2026-02-24T09:31:00Z" w16du:dateUtc="2026-02-24T04:31:00Z">
                  <w:rPr>
                    <w:rFonts w:ascii="Roboto" w:hAnsi="Roboto" w:cs="Times New Roman"/>
                    <w:sz w:val="24"/>
                    <w:szCs w:val="24"/>
                    <w:lang w:val="en-US"/>
                  </w:rPr>
                </w:rPrChange>
              </w:rPr>
              <w:t>5–10 млн сўм</w:t>
            </w:r>
          </w:p>
        </w:tc>
        <w:tc>
          <w:tcPr>
            <w:tcW w:w="1983" w:type="dxa"/>
            <w:vAlign w:val="center"/>
          </w:tcPr>
          <w:p w14:paraId="0B25FFB9"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9" w:author="Nozimjon Ortiqov" w:date="2026-02-24T09:31:00Z" w16du:dateUtc="2026-02-24T04:31:00Z">
                  <w:rPr>
                    <w:rFonts w:ascii="Roboto" w:hAnsi="Roboto" w:cs="Times New Roman"/>
                    <w:sz w:val="24"/>
                    <w:szCs w:val="24"/>
                    <w:lang w:val="en-US"/>
                  </w:rPr>
                </w:rPrChange>
              </w:rPr>
              <w:t>35,8%</w:t>
            </w:r>
          </w:p>
        </w:tc>
        <w:tc>
          <w:tcPr>
            <w:tcW w:w="2261" w:type="dxa"/>
            <w:vAlign w:val="center"/>
          </w:tcPr>
          <w:p w14:paraId="4BD0027F"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1" w:author="Nozimjon Ortiqov" w:date="2026-02-24T09:31:00Z" w16du:dateUtc="2026-02-24T04:31:00Z">
                  <w:rPr>
                    <w:rFonts w:ascii="Roboto" w:hAnsi="Roboto" w:cs="Times New Roman"/>
                    <w:sz w:val="24"/>
                    <w:szCs w:val="24"/>
                    <w:lang w:val="en-US"/>
                  </w:rPr>
                </w:rPrChange>
              </w:rPr>
              <w:t>35,7%</w:t>
            </w:r>
          </w:p>
        </w:tc>
        <w:tc>
          <w:tcPr>
            <w:tcW w:w="2404" w:type="dxa"/>
            <w:vAlign w:val="center"/>
          </w:tcPr>
          <w:p w14:paraId="05FC9503"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3" w:author="Nozimjon Ortiqov" w:date="2026-02-24T09:31:00Z" w16du:dateUtc="2026-02-24T04:31:00Z">
                  <w:rPr>
                    <w:rFonts w:ascii="Roboto" w:hAnsi="Roboto" w:cs="Times New Roman"/>
                    <w:sz w:val="24"/>
                    <w:szCs w:val="24"/>
                    <w:lang w:val="en-US"/>
                  </w:rPr>
                </w:rPrChange>
              </w:rPr>
              <w:t>36,0%</w:t>
            </w:r>
          </w:p>
        </w:tc>
      </w:tr>
      <w:tr w:rsidR="00233F63" w:rsidRPr="009C4BAE" w14:paraId="0A91954C" w14:textId="77777777" w:rsidTr="00B23149">
        <w:trPr>
          <w:trHeight w:val="423"/>
        </w:trPr>
        <w:tc>
          <w:tcPr>
            <w:tcW w:w="2969" w:type="dxa"/>
            <w:vAlign w:val="center"/>
          </w:tcPr>
          <w:p w14:paraId="3A441E55"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5" w:author="Nozimjon Ortiqov" w:date="2026-02-24T09:31:00Z" w16du:dateUtc="2026-02-24T04:31:00Z">
                  <w:rPr>
                    <w:rFonts w:ascii="Roboto" w:hAnsi="Roboto" w:cs="Times New Roman"/>
                    <w:sz w:val="24"/>
                    <w:szCs w:val="24"/>
                    <w:lang w:val="en-US"/>
                  </w:rPr>
                </w:rPrChange>
              </w:rPr>
              <w:t>10–20 млн сўм</w:t>
            </w:r>
          </w:p>
        </w:tc>
        <w:tc>
          <w:tcPr>
            <w:tcW w:w="1983" w:type="dxa"/>
            <w:vAlign w:val="center"/>
          </w:tcPr>
          <w:p w14:paraId="624C74A0"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7" w:author="Nozimjon Ortiqov" w:date="2026-02-24T09:31:00Z" w16du:dateUtc="2026-02-24T04:31:00Z">
                  <w:rPr>
                    <w:rFonts w:ascii="Roboto" w:hAnsi="Roboto" w:cs="Times New Roman"/>
                    <w:sz w:val="24"/>
                    <w:szCs w:val="24"/>
                    <w:lang w:val="en-US"/>
                  </w:rPr>
                </w:rPrChange>
              </w:rPr>
              <w:t>19,6%</w:t>
            </w:r>
          </w:p>
        </w:tc>
        <w:tc>
          <w:tcPr>
            <w:tcW w:w="2261" w:type="dxa"/>
            <w:vAlign w:val="center"/>
          </w:tcPr>
          <w:p w14:paraId="2A22FE7C"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9" w:author="Nozimjon Ortiqov" w:date="2026-02-24T09:31:00Z" w16du:dateUtc="2026-02-24T04:31:00Z">
                  <w:rPr>
                    <w:rFonts w:ascii="Roboto" w:hAnsi="Roboto" w:cs="Times New Roman"/>
                    <w:sz w:val="24"/>
                    <w:szCs w:val="24"/>
                    <w:lang w:val="en-US"/>
                  </w:rPr>
                </w:rPrChange>
              </w:rPr>
              <w:t>16,5%</w:t>
            </w:r>
          </w:p>
        </w:tc>
        <w:tc>
          <w:tcPr>
            <w:tcW w:w="2404" w:type="dxa"/>
            <w:vAlign w:val="center"/>
          </w:tcPr>
          <w:p w14:paraId="1B89A527"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1" w:author="Nozimjon Ortiqov" w:date="2026-02-24T09:31:00Z" w16du:dateUtc="2026-02-24T04:31:00Z">
                  <w:rPr>
                    <w:rFonts w:ascii="Roboto" w:hAnsi="Roboto" w:cs="Times New Roman"/>
                    <w:sz w:val="24"/>
                    <w:szCs w:val="24"/>
                    <w:lang w:val="en-US"/>
                  </w:rPr>
                </w:rPrChange>
              </w:rPr>
              <w:t>27,6%</w:t>
            </w:r>
          </w:p>
        </w:tc>
      </w:tr>
      <w:tr w:rsidR="00233F63" w:rsidRPr="009C4BAE" w14:paraId="262A61DA" w14:textId="77777777" w:rsidTr="00B23149">
        <w:trPr>
          <w:trHeight w:val="411"/>
        </w:trPr>
        <w:tc>
          <w:tcPr>
            <w:tcW w:w="2969" w:type="dxa"/>
            <w:vAlign w:val="center"/>
          </w:tcPr>
          <w:p w14:paraId="0E194D1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3" w:author="Nozimjon Ortiqov" w:date="2026-02-24T09:31:00Z" w16du:dateUtc="2026-02-24T04:31:00Z">
                  <w:rPr>
                    <w:rFonts w:ascii="Roboto" w:hAnsi="Roboto" w:cs="Times New Roman"/>
                    <w:sz w:val="24"/>
                    <w:szCs w:val="24"/>
                    <w:lang w:val="en-US"/>
                  </w:rPr>
                </w:rPrChange>
              </w:rPr>
              <w:t>20–50 млн сўм</w:t>
            </w:r>
          </w:p>
        </w:tc>
        <w:tc>
          <w:tcPr>
            <w:tcW w:w="1983" w:type="dxa"/>
            <w:vAlign w:val="center"/>
          </w:tcPr>
          <w:p w14:paraId="7BAE5173"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5" w:author="Nozimjon Ortiqov" w:date="2026-02-24T09:31:00Z" w16du:dateUtc="2026-02-24T04:31:00Z">
                  <w:rPr>
                    <w:rFonts w:ascii="Roboto" w:hAnsi="Roboto" w:cs="Times New Roman"/>
                    <w:sz w:val="24"/>
                    <w:szCs w:val="24"/>
                    <w:lang w:val="en-US"/>
                  </w:rPr>
                </w:rPrChange>
              </w:rPr>
              <w:t>7,0%</w:t>
            </w:r>
          </w:p>
        </w:tc>
        <w:tc>
          <w:tcPr>
            <w:tcW w:w="2261" w:type="dxa"/>
            <w:vAlign w:val="center"/>
          </w:tcPr>
          <w:p w14:paraId="6977A588"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7" w:author="Nozimjon Ortiqov" w:date="2026-02-24T09:31:00Z" w16du:dateUtc="2026-02-24T04:31:00Z">
                  <w:rPr>
                    <w:rFonts w:ascii="Roboto" w:hAnsi="Roboto" w:cs="Times New Roman"/>
                    <w:sz w:val="24"/>
                    <w:szCs w:val="24"/>
                    <w:lang w:val="en-US"/>
                  </w:rPr>
                </w:rPrChange>
              </w:rPr>
              <w:t>5,0%</w:t>
            </w:r>
          </w:p>
        </w:tc>
        <w:tc>
          <w:tcPr>
            <w:tcW w:w="2404" w:type="dxa"/>
            <w:vAlign w:val="center"/>
          </w:tcPr>
          <w:p w14:paraId="2E163CE1"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9" w:author="Nozimjon Ortiqov" w:date="2026-02-24T09:31:00Z" w16du:dateUtc="2026-02-24T04:31:00Z">
                  <w:rPr>
                    <w:rFonts w:ascii="Roboto" w:hAnsi="Roboto" w:cs="Times New Roman"/>
                    <w:sz w:val="24"/>
                    <w:szCs w:val="24"/>
                    <w:lang w:val="en-US"/>
                  </w:rPr>
                </w:rPrChange>
              </w:rPr>
              <w:t>12,2%</w:t>
            </w:r>
          </w:p>
        </w:tc>
      </w:tr>
      <w:tr w:rsidR="00233F63" w:rsidRPr="009C4BAE" w14:paraId="1CAA2CB1" w14:textId="77777777" w:rsidTr="00B23149">
        <w:trPr>
          <w:trHeight w:val="423"/>
        </w:trPr>
        <w:tc>
          <w:tcPr>
            <w:tcW w:w="2969" w:type="dxa"/>
            <w:vAlign w:val="center"/>
          </w:tcPr>
          <w:p w14:paraId="42F8A111"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1" w:author="Nozimjon Ortiqov" w:date="2026-02-24T09:31:00Z" w16du:dateUtc="2026-02-24T04:31:00Z">
                  <w:rPr>
                    <w:rFonts w:ascii="Roboto" w:hAnsi="Roboto" w:cs="Times New Roman"/>
                    <w:sz w:val="24"/>
                    <w:szCs w:val="24"/>
                    <w:lang w:val="en-US"/>
                  </w:rPr>
                </w:rPrChange>
              </w:rPr>
              <w:t>50 млн сўмдан юқори</w:t>
            </w:r>
          </w:p>
        </w:tc>
        <w:tc>
          <w:tcPr>
            <w:tcW w:w="1983" w:type="dxa"/>
            <w:vAlign w:val="center"/>
          </w:tcPr>
          <w:p w14:paraId="5747DDD8"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3" w:author="Nozimjon Ortiqov" w:date="2026-02-24T09:31:00Z" w16du:dateUtc="2026-02-24T04:31:00Z">
                  <w:rPr>
                    <w:rFonts w:ascii="Roboto" w:hAnsi="Roboto" w:cs="Times New Roman"/>
                    <w:sz w:val="24"/>
                    <w:szCs w:val="24"/>
                    <w:lang w:val="en-US"/>
                  </w:rPr>
                </w:rPrChange>
              </w:rPr>
              <w:t>0,8%</w:t>
            </w:r>
          </w:p>
        </w:tc>
        <w:tc>
          <w:tcPr>
            <w:tcW w:w="2261" w:type="dxa"/>
            <w:vAlign w:val="center"/>
          </w:tcPr>
          <w:p w14:paraId="7B168B0C"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5" w:author="Nozimjon Ortiqov" w:date="2026-02-24T09:31:00Z" w16du:dateUtc="2026-02-24T04:31:00Z">
                  <w:rPr>
                    <w:rFonts w:ascii="Roboto" w:hAnsi="Roboto" w:cs="Times New Roman"/>
                    <w:sz w:val="24"/>
                    <w:szCs w:val="24"/>
                    <w:lang w:val="en-US"/>
                  </w:rPr>
                </w:rPrChange>
              </w:rPr>
              <w:t>0,7%</w:t>
            </w:r>
          </w:p>
        </w:tc>
        <w:tc>
          <w:tcPr>
            <w:tcW w:w="2404" w:type="dxa"/>
            <w:vAlign w:val="center"/>
          </w:tcPr>
          <w:p w14:paraId="2AE1348F"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7" w:author="Nozimjon Ortiqov" w:date="2026-02-24T09:31:00Z" w16du:dateUtc="2026-02-24T04:31:00Z">
                  <w:rPr>
                    <w:rFonts w:ascii="Roboto" w:hAnsi="Roboto" w:cs="Times New Roman"/>
                    <w:sz w:val="24"/>
                    <w:szCs w:val="24"/>
                    <w:lang w:val="en-US"/>
                  </w:rPr>
                </w:rPrChange>
              </w:rPr>
              <w:t>1,0%</w:t>
            </w:r>
          </w:p>
        </w:tc>
      </w:tr>
    </w:tbl>
    <w:p w14:paraId="5C158859" w14:textId="0C692F29" w:rsidR="00AC0CBC" w:rsidRPr="009C4BAE" w:rsidRDefault="00484395" w:rsidP="00355BE0">
      <w:pPr>
        <w:spacing w:before="60" w:after="0" w:line="288" w:lineRule="auto"/>
        <w:ind w:firstLine="567"/>
        <w:jc w:val="both"/>
        <w:rPr>
          <w:ins w:id="798" w:author="Nozimjon Ortiqov" w:date="2026-02-23T13:27:00Z" w16du:dateUtc="2026-02-23T08:27:00Z"/>
          <w:rFonts w:ascii="Roboto" w:eastAsia="Arial" w:hAnsi="Roboto" w:cstheme="minorHAnsi"/>
          <w:i/>
          <w:iCs/>
          <w:lang w:val="uz-Cyrl-UZ"/>
        </w:rPr>
      </w:pPr>
      <w:r w:rsidRPr="009C4BAE">
        <w:rPr>
          <w:rFonts w:ascii="Roboto" w:eastAsia="Arial" w:hAnsi="Roboto" w:cstheme="minorHAnsi"/>
          <w:i/>
          <w:iCs/>
          <w:lang w:val="uz-Cyrl-UZ"/>
        </w:rPr>
        <w:t xml:space="preserve">Манба: </w:t>
      </w:r>
      <w:del w:id="799" w:author="Nozimjon Ortiqov" w:date="2026-02-23T13:28:00Z" w16du:dateUtc="2026-02-23T08:28:00Z">
        <w:r w:rsidRPr="009C4BAE" w:rsidDel="00D13838">
          <w:rPr>
            <w:rFonts w:ascii="Roboto" w:eastAsia="Arial" w:hAnsi="Roboto" w:cstheme="minorHAnsi"/>
            <w:i/>
            <w:iCs/>
            <w:lang w:val="uz-Cyrl-UZ"/>
          </w:rPr>
          <w:delText xml:space="preserve">сўровнома </w:delText>
        </w:r>
      </w:del>
      <w:ins w:id="800" w:author="Nozimjon Ortiqov" w:date="2026-02-23T13:28:00Z" w16du:dateUtc="2026-02-23T08:28:00Z">
        <w:r w:rsidR="00D13838"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ins w:id="801" w:author="Nozimjon Ortiqov" w:date="2026-02-23T13:28:00Z" w16du:dateUtc="2026-02-23T08:28:00Z">
        <w:r w:rsidR="00C505A4" w:rsidRPr="009C4BAE">
          <w:rPr>
            <w:rFonts w:ascii="Roboto" w:eastAsia="Arial" w:hAnsi="Roboto" w:cstheme="minorHAnsi"/>
            <w:i/>
            <w:iCs/>
            <w:lang w:val="uz-Cyrl-UZ"/>
          </w:rPr>
          <w:t>.</w:t>
        </w:r>
      </w:ins>
    </w:p>
    <w:p w14:paraId="68A1A18A" w14:textId="77777777" w:rsidR="00355BE0" w:rsidRPr="009C4BAE" w:rsidRDefault="00355BE0">
      <w:pPr>
        <w:spacing w:before="60" w:after="0" w:line="288" w:lineRule="auto"/>
        <w:ind w:firstLine="567"/>
        <w:jc w:val="both"/>
        <w:rPr>
          <w:rFonts w:ascii="Roboto" w:eastAsia="Arial" w:hAnsi="Roboto" w:cstheme="minorHAnsi"/>
          <w:i/>
          <w:iCs/>
          <w:sz w:val="10"/>
          <w:szCs w:val="10"/>
          <w:lang w:val="uz-Cyrl-UZ"/>
          <w:rPrChange w:id="802" w:author="Nozimjon Ortiqov" w:date="2026-02-24T09:31:00Z" w16du:dateUtc="2026-02-24T04:31:00Z">
            <w:rPr>
              <w:rFonts w:ascii="Roboto" w:eastAsia="Arial" w:hAnsi="Roboto" w:cstheme="minorHAnsi"/>
              <w:i/>
              <w:iCs/>
              <w:lang w:val="uz-Cyrl-UZ"/>
            </w:rPr>
          </w:rPrChange>
        </w:rPr>
        <w:pPrChange w:id="803" w:author="Nozimjon Ortiqov" w:date="2026-02-23T13:27:00Z" w16du:dateUtc="2026-02-23T08:27:00Z">
          <w:pPr>
            <w:spacing w:afterLines="60" w:after="144" w:line="288" w:lineRule="auto"/>
            <w:ind w:firstLine="567"/>
            <w:jc w:val="both"/>
          </w:pPr>
        </w:pPrChange>
      </w:pPr>
    </w:p>
    <w:p w14:paraId="32F9B7F0" w14:textId="0A13A0EE" w:rsidR="00233F63" w:rsidRPr="009C4BAE" w:rsidRDefault="00177B16" w:rsidP="00AC0CBC">
      <w:pPr>
        <w:pStyle w:val="2"/>
        <w:ind w:firstLine="567"/>
        <w:rPr>
          <w:rFonts w:ascii="Roboto" w:hAnsi="Roboto"/>
          <w:b/>
          <w:bCs/>
          <w:color w:val="002060"/>
          <w:sz w:val="28"/>
          <w:szCs w:val="28"/>
          <w:lang w:val="uz-Cyrl-UZ"/>
          <w:rPrChange w:id="804" w:author="Nozimjon Ortiqov" w:date="2026-02-24T09:31:00Z" w16du:dateUtc="2026-02-24T04:31:00Z">
            <w:rPr>
              <w:rFonts w:ascii="Roboto" w:hAnsi="Roboto"/>
              <w:b/>
              <w:bCs/>
              <w:color w:val="002060"/>
              <w:lang w:val="uz-Cyrl-UZ"/>
            </w:rPr>
          </w:rPrChange>
        </w:rPr>
      </w:pPr>
      <w:bookmarkStart w:id="805" w:name="_Toc222630373"/>
      <w:r w:rsidRPr="009C4BAE">
        <w:rPr>
          <w:rFonts w:ascii="Roboto" w:hAnsi="Roboto"/>
          <w:b/>
          <w:bCs/>
          <w:color w:val="002060"/>
          <w:sz w:val="28"/>
          <w:szCs w:val="28"/>
          <w:lang w:val="uz-Cyrl-UZ"/>
          <w:rPrChange w:id="806" w:author="Nozimjon Ortiqov" w:date="2026-02-24T09:31:00Z" w16du:dateUtc="2026-02-24T04:31:00Z">
            <w:rPr>
              <w:rFonts w:ascii="Roboto" w:hAnsi="Roboto"/>
              <w:b/>
              <w:bCs/>
              <w:color w:val="002060"/>
              <w:lang w:val="uz-Cyrl-UZ"/>
            </w:rPr>
          </w:rPrChange>
        </w:rPr>
        <w:t>Қ</w:t>
      </w:r>
      <w:r w:rsidR="00233F63" w:rsidRPr="009C4BAE">
        <w:rPr>
          <w:rFonts w:ascii="Roboto" w:hAnsi="Roboto"/>
          <w:b/>
          <w:bCs/>
          <w:color w:val="002060"/>
          <w:sz w:val="28"/>
          <w:szCs w:val="28"/>
          <w:lang w:val="uz-Cyrl-UZ"/>
          <w:rPrChange w:id="807" w:author="Nozimjon Ortiqov" w:date="2026-02-24T09:31:00Z" w16du:dateUtc="2026-02-24T04:31:00Z">
            <w:rPr>
              <w:rFonts w:ascii="Roboto" w:hAnsi="Roboto"/>
              <w:b/>
              <w:bCs/>
              <w:color w:val="002060"/>
              <w:lang w:val="uz-Cyrl-UZ"/>
            </w:rPr>
          </w:rPrChange>
        </w:rPr>
        <w:t>арз</w:t>
      </w:r>
      <w:r w:rsidRPr="009C4BAE">
        <w:rPr>
          <w:rFonts w:ascii="Roboto" w:hAnsi="Roboto"/>
          <w:b/>
          <w:bCs/>
          <w:color w:val="002060"/>
          <w:sz w:val="28"/>
          <w:szCs w:val="28"/>
          <w:lang w:val="uz-Cyrl-UZ"/>
          <w:rPrChange w:id="808" w:author="Nozimjon Ortiqov" w:date="2026-02-24T09:31:00Z" w16du:dateUtc="2026-02-24T04:31:00Z">
            <w:rPr>
              <w:rFonts w:ascii="Roboto" w:hAnsi="Roboto"/>
              <w:b/>
              <w:bCs/>
              <w:color w:val="002060"/>
              <w:lang w:val="uz-Cyrl-UZ"/>
            </w:rPr>
          </w:rPrChange>
        </w:rPr>
        <w:t xml:space="preserve"> олиш</w:t>
      </w:r>
      <w:ins w:id="809" w:author="Nozimjon Ortiqov" w:date="2026-02-23T15:47:00Z" w16du:dateUtc="2026-02-23T10:47:00Z">
        <w:r w:rsidR="00C1584F" w:rsidRPr="009C4BAE">
          <w:rPr>
            <w:rFonts w:ascii="Roboto" w:hAnsi="Roboto"/>
            <w:b/>
            <w:bCs/>
            <w:color w:val="002060"/>
            <w:sz w:val="28"/>
            <w:szCs w:val="28"/>
            <w:lang w:val="uz-Cyrl-UZ"/>
            <w:rPrChange w:id="810" w:author="Nozimjon Ortiqov" w:date="2026-02-24T09:31:00Z" w16du:dateUtc="2026-02-24T04:31:00Z">
              <w:rPr>
                <w:rFonts w:ascii="Roboto" w:hAnsi="Roboto"/>
                <w:b/>
                <w:bCs/>
                <w:color w:val="002060"/>
                <w:lang w:val="uz-Cyrl-UZ"/>
              </w:rPr>
            </w:rPrChange>
          </w:rPr>
          <w:t>нинг</w:t>
        </w:r>
      </w:ins>
      <w:del w:id="811" w:author="Nozimjon Ortiqov" w:date="2026-02-23T15:47:00Z" w16du:dateUtc="2026-02-23T10:47:00Z">
        <w:r w:rsidRPr="009C4BAE" w:rsidDel="00C1584F">
          <w:rPr>
            <w:rFonts w:ascii="Roboto" w:hAnsi="Roboto"/>
            <w:b/>
            <w:bCs/>
            <w:color w:val="002060"/>
            <w:sz w:val="28"/>
            <w:szCs w:val="28"/>
            <w:lang w:val="uz-Cyrl-UZ"/>
            <w:rPrChange w:id="812" w:author="Nozimjon Ortiqov" w:date="2026-02-24T09:31:00Z" w16du:dateUtc="2026-02-24T04:31:00Z">
              <w:rPr>
                <w:rFonts w:ascii="Roboto" w:hAnsi="Roboto"/>
                <w:b/>
                <w:bCs/>
                <w:color w:val="002060"/>
                <w:lang w:val="uz-Cyrl-UZ"/>
              </w:rPr>
            </w:rPrChange>
          </w:rPr>
          <w:delText xml:space="preserve"> учун</w:delText>
        </w:r>
        <w:r w:rsidR="00233F63" w:rsidRPr="009C4BAE" w:rsidDel="00C1584F">
          <w:rPr>
            <w:rFonts w:ascii="Roboto" w:hAnsi="Roboto"/>
            <w:b/>
            <w:bCs/>
            <w:color w:val="002060"/>
            <w:sz w:val="28"/>
            <w:szCs w:val="28"/>
            <w:lang w:val="uz-Cyrl-UZ"/>
            <w:rPrChange w:id="813" w:author="Nozimjon Ortiqov" w:date="2026-02-24T09:31:00Z" w16du:dateUtc="2026-02-24T04:31:00Z">
              <w:rPr>
                <w:rFonts w:ascii="Roboto" w:hAnsi="Roboto"/>
                <w:b/>
                <w:bCs/>
                <w:color w:val="002060"/>
                <w:lang w:val="uz-Cyrl-UZ"/>
              </w:rPr>
            </w:rPrChange>
          </w:rPr>
          <w:delText xml:space="preserve"> биринчи</w:delText>
        </w:r>
      </w:del>
      <w:r w:rsidR="00233F63" w:rsidRPr="009C4BAE">
        <w:rPr>
          <w:rFonts w:ascii="Roboto" w:hAnsi="Roboto"/>
          <w:b/>
          <w:bCs/>
          <w:color w:val="002060"/>
          <w:sz w:val="28"/>
          <w:szCs w:val="28"/>
          <w:lang w:val="uz-Cyrl-UZ"/>
          <w:rPrChange w:id="814" w:author="Nozimjon Ortiqov" w:date="2026-02-24T09:31:00Z" w16du:dateUtc="2026-02-24T04:31:00Z">
            <w:rPr>
              <w:rFonts w:ascii="Roboto" w:hAnsi="Roboto"/>
              <w:b/>
              <w:bCs/>
              <w:color w:val="002060"/>
              <w:lang w:val="uz-Cyrl-UZ"/>
            </w:rPr>
          </w:rPrChange>
        </w:rPr>
        <w:t xml:space="preserve"> </w:t>
      </w:r>
      <w:ins w:id="815" w:author="Nozimjon Ortiqov" w:date="2026-02-23T15:47:00Z" w16du:dateUtc="2026-02-23T10:47:00Z">
        <w:r w:rsidR="00C1584F" w:rsidRPr="009C4BAE">
          <w:rPr>
            <w:rFonts w:ascii="Roboto" w:hAnsi="Roboto"/>
            <w:b/>
            <w:bCs/>
            <w:color w:val="002060"/>
            <w:sz w:val="28"/>
            <w:szCs w:val="28"/>
            <w:lang w:val="uz-Cyrl-UZ"/>
            <w:rPrChange w:id="816" w:author="Nozimjon Ortiqov" w:date="2026-02-24T09:31:00Z" w16du:dateUtc="2026-02-24T04:31:00Z">
              <w:rPr>
                <w:rFonts w:ascii="Roboto" w:hAnsi="Roboto"/>
                <w:b/>
                <w:bCs/>
                <w:color w:val="002060"/>
                <w:lang w:val="uz-Cyrl-UZ"/>
              </w:rPr>
            </w:rPrChange>
          </w:rPr>
          <w:t xml:space="preserve">устувор </w:t>
        </w:r>
      </w:ins>
      <w:r w:rsidR="00233F63" w:rsidRPr="009C4BAE">
        <w:rPr>
          <w:rFonts w:ascii="Roboto" w:hAnsi="Roboto"/>
          <w:b/>
          <w:bCs/>
          <w:color w:val="002060"/>
          <w:sz w:val="28"/>
          <w:szCs w:val="28"/>
          <w:lang w:val="uz-Cyrl-UZ"/>
          <w:rPrChange w:id="817" w:author="Nozimjon Ortiqov" w:date="2026-02-24T09:31:00Z" w16du:dateUtc="2026-02-24T04:31:00Z">
            <w:rPr>
              <w:rFonts w:ascii="Roboto" w:hAnsi="Roboto"/>
              <w:b/>
              <w:bCs/>
              <w:color w:val="002060"/>
              <w:lang w:val="uz-Cyrl-UZ"/>
            </w:rPr>
          </w:rPrChange>
        </w:rPr>
        <w:t>манбалар</w:t>
      </w:r>
      <w:bookmarkEnd w:id="805"/>
      <w:ins w:id="818" w:author="Nozimjon Ortiqov" w:date="2026-02-23T15:47:00Z" w16du:dateUtc="2026-02-23T10:47:00Z">
        <w:r w:rsidR="00C1584F" w:rsidRPr="009C4BAE">
          <w:rPr>
            <w:rFonts w:ascii="Roboto" w:hAnsi="Roboto"/>
            <w:b/>
            <w:bCs/>
            <w:color w:val="002060"/>
            <w:sz w:val="28"/>
            <w:szCs w:val="28"/>
            <w:lang w:val="uz-Cyrl-UZ"/>
            <w:rPrChange w:id="819" w:author="Nozimjon Ortiqov" w:date="2026-02-24T09:31:00Z" w16du:dateUtc="2026-02-24T04:31:00Z">
              <w:rPr>
                <w:rFonts w:ascii="Roboto" w:hAnsi="Roboto"/>
                <w:b/>
                <w:bCs/>
                <w:color w:val="002060"/>
                <w:lang w:val="uz-Cyrl-UZ"/>
              </w:rPr>
            </w:rPrChange>
          </w:rPr>
          <w:t>и</w:t>
        </w:r>
      </w:ins>
    </w:p>
    <w:p w14:paraId="6C96B0AE" w14:textId="3BE164F4" w:rsidR="00D13EAE" w:rsidRPr="009C4BAE" w:rsidRDefault="00EE236C" w:rsidP="00EE236C">
      <w:pPr>
        <w:spacing w:before="120" w:after="0" w:line="288" w:lineRule="auto"/>
        <w:ind w:firstLine="567"/>
        <w:jc w:val="both"/>
        <w:rPr>
          <w:ins w:id="820" w:author="Nozimjon Ortiqov" w:date="2026-02-23T21:00:00Z" w16du:dateUtc="2026-02-23T16:00:00Z"/>
          <w:rFonts w:ascii="Roboto" w:hAnsi="Roboto" w:cstheme="minorHAnsi"/>
          <w:sz w:val="26"/>
          <w:szCs w:val="26"/>
          <w:lang w:val="uz-Cyrl-UZ"/>
        </w:rPr>
      </w:pPr>
      <w:ins w:id="821" w:author="Nozimjon Ortiqov" w:date="2026-02-23T20:34:00Z" w16du:dateUtc="2026-02-23T15:34:00Z">
        <w:r w:rsidRPr="009C4BAE">
          <w:rPr>
            <w:rFonts w:ascii="Roboto" w:hAnsi="Roboto" w:cstheme="minorHAnsi"/>
            <w:b/>
            <w:bCs/>
            <w:sz w:val="26"/>
            <w:szCs w:val="26"/>
            <w:lang w:val="uz-Cyrl-UZ"/>
          </w:rPr>
          <w:t>Аҳолининг</w:t>
        </w:r>
      </w:ins>
      <w:ins w:id="822" w:author="Nozimjon Ortiqov" w:date="2026-02-23T20:35:00Z" w16du:dateUtc="2026-02-23T15:35:00Z">
        <w:r w:rsidRPr="009C4BAE">
          <w:rPr>
            <w:rFonts w:ascii="Roboto" w:hAnsi="Roboto" w:cstheme="minorHAnsi"/>
            <w:b/>
            <w:bCs/>
            <w:sz w:val="26"/>
            <w:szCs w:val="26"/>
            <w:lang w:val="uz-Cyrl-UZ"/>
          </w:rPr>
          <w:t xml:space="preserve"> қ</w:t>
        </w:r>
      </w:ins>
      <w:ins w:id="823" w:author="Nozimjon Ortiqov" w:date="2026-02-23T13:37:00Z" w16du:dateUtc="2026-02-23T08:37:00Z">
        <w:r w:rsidR="003419A1" w:rsidRPr="009C4BAE">
          <w:rPr>
            <w:rFonts w:ascii="Roboto" w:hAnsi="Roboto" w:cstheme="minorHAnsi"/>
            <w:b/>
            <w:bCs/>
            <w:sz w:val="26"/>
            <w:szCs w:val="26"/>
            <w:lang w:val="uz-Cyrl-UZ"/>
            <w:rPrChange w:id="824" w:author="Nozimjon Ortiqov" w:date="2026-02-24T09:31:00Z" w16du:dateUtc="2026-02-24T04:31:00Z">
              <w:rPr>
                <w:rFonts w:ascii="Roboto" w:hAnsi="Roboto" w:cstheme="minorHAnsi"/>
                <w:sz w:val="26"/>
                <w:szCs w:val="26"/>
                <w:lang w:val="uz-Cyrl-UZ"/>
              </w:rPr>
            </w:rPrChange>
          </w:rPr>
          <w:t>арз олиш маданиятида дуализм</w:t>
        </w:r>
      </w:ins>
      <w:ins w:id="825" w:author="Nozimjon Ortiqov" w:date="2026-02-23T13:38:00Z" w16du:dateUtc="2026-02-23T08:38:00Z">
        <w:r w:rsidR="003419A1" w:rsidRPr="009C4BAE">
          <w:rPr>
            <w:rFonts w:ascii="Roboto" w:hAnsi="Roboto" w:cstheme="minorHAnsi"/>
            <w:b/>
            <w:bCs/>
            <w:sz w:val="26"/>
            <w:szCs w:val="26"/>
            <w:lang w:val="uz-Cyrl-UZ"/>
          </w:rPr>
          <w:t xml:space="preserve"> </w:t>
        </w:r>
      </w:ins>
      <w:ins w:id="826" w:author="Nozimjon Ortiqov" w:date="2026-02-23T20:35:00Z" w16du:dateUtc="2026-02-23T15:35:00Z">
        <w:r w:rsidRPr="009C4BAE">
          <w:rPr>
            <w:rFonts w:ascii="Roboto" w:hAnsi="Roboto" w:cstheme="minorHAnsi"/>
            <w:b/>
            <w:bCs/>
            <w:sz w:val="26"/>
            <w:szCs w:val="26"/>
            <w:lang w:val="uz-Cyrl-UZ"/>
          </w:rPr>
          <w:t xml:space="preserve">ҳолати </w:t>
        </w:r>
      </w:ins>
      <w:ins w:id="827" w:author="Nozimjon Ortiqov" w:date="2026-02-23T15:48:00Z" w16du:dateUtc="2026-02-23T10:48:00Z">
        <w:r w:rsidR="004C6068" w:rsidRPr="009C4BAE">
          <w:rPr>
            <w:rFonts w:ascii="Roboto" w:hAnsi="Roboto" w:cstheme="minorHAnsi"/>
            <w:b/>
            <w:bCs/>
            <w:sz w:val="26"/>
            <w:szCs w:val="26"/>
            <w:lang w:val="uz-Cyrl-UZ"/>
          </w:rPr>
          <w:t xml:space="preserve">мавжуд. </w:t>
        </w:r>
      </w:ins>
      <w:ins w:id="828" w:author="Nozimjon Ortiqov" w:date="2026-02-23T15:50:00Z" w16du:dateUtc="2026-02-23T10:50:00Z">
        <w:r w:rsidR="004C6068" w:rsidRPr="009C4BAE">
          <w:rPr>
            <w:rFonts w:ascii="Roboto" w:hAnsi="Roboto" w:cstheme="minorHAnsi"/>
            <w:sz w:val="26"/>
            <w:szCs w:val="26"/>
            <w:lang w:val="uz-Cyrl-UZ"/>
            <w:rPrChange w:id="829" w:author="Nozimjon Ortiqov" w:date="2026-02-24T09:31:00Z" w16du:dateUtc="2026-02-24T04:31:00Z">
              <w:rPr>
                <w:rFonts w:ascii="Roboto" w:hAnsi="Roboto" w:cstheme="minorHAnsi"/>
                <w:b/>
                <w:bCs/>
                <w:sz w:val="26"/>
                <w:szCs w:val="26"/>
                <w:lang w:val="uz-Cyrl-UZ"/>
              </w:rPr>
            </w:rPrChange>
          </w:rPr>
          <w:t>Қ</w:t>
        </w:r>
      </w:ins>
      <w:ins w:id="830" w:author="Nozimjon Ortiqov" w:date="2026-02-23T15:49:00Z" w16du:dateUtc="2026-02-23T10:49:00Z">
        <w:r w:rsidR="004C6068" w:rsidRPr="009C4BAE">
          <w:rPr>
            <w:rFonts w:ascii="Roboto" w:hAnsi="Roboto" w:cstheme="minorHAnsi"/>
            <w:sz w:val="26"/>
            <w:szCs w:val="26"/>
            <w:lang w:val="uz-Cyrl-UZ"/>
            <w:rPrChange w:id="831" w:author="Nozimjon Ortiqov" w:date="2026-02-24T09:31:00Z" w16du:dateUtc="2026-02-24T04:31:00Z">
              <w:rPr>
                <w:rFonts w:ascii="Roboto" w:hAnsi="Roboto" w:cstheme="minorHAnsi"/>
                <w:b/>
                <w:bCs/>
                <w:sz w:val="26"/>
                <w:szCs w:val="26"/>
                <w:lang w:val="uz-Cyrl-UZ"/>
              </w:rPr>
            </w:rPrChange>
          </w:rPr>
          <w:t>арзга эҳтиёж туғилганда кўпчи</w:t>
        </w:r>
      </w:ins>
      <w:ins w:id="832" w:author="Nozimjon Ortiqov" w:date="2026-02-23T15:50:00Z" w16du:dateUtc="2026-02-23T10:50:00Z">
        <w:r w:rsidR="004C6068" w:rsidRPr="009C4BAE">
          <w:rPr>
            <w:rFonts w:ascii="Roboto" w:hAnsi="Roboto" w:cstheme="minorHAnsi"/>
            <w:sz w:val="26"/>
            <w:szCs w:val="26"/>
            <w:lang w:val="uz-Cyrl-UZ"/>
            <w:rPrChange w:id="833" w:author="Nozimjon Ortiqov" w:date="2026-02-24T09:31:00Z" w16du:dateUtc="2026-02-24T04:31:00Z">
              <w:rPr>
                <w:rFonts w:ascii="Roboto" w:hAnsi="Roboto" w:cstheme="minorHAnsi"/>
                <w:b/>
                <w:bCs/>
                <w:sz w:val="26"/>
                <w:szCs w:val="26"/>
                <w:lang w:val="uz-Cyrl-UZ"/>
              </w:rPr>
            </w:rPrChange>
          </w:rPr>
          <w:t xml:space="preserve">лик учун </w:t>
        </w:r>
      </w:ins>
      <w:ins w:id="834" w:author="Nozimjon Ortiqov" w:date="2026-02-23T15:49:00Z" w16du:dateUtc="2026-02-23T10:49:00Z">
        <w:r w:rsidR="004C6068" w:rsidRPr="009C4BAE">
          <w:rPr>
            <w:rFonts w:ascii="Roboto" w:hAnsi="Roboto" w:cstheme="minorHAnsi"/>
            <w:sz w:val="26"/>
            <w:szCs w:val="26"/>
            <w:lang w:val="uz-Cyrl-UZ"/>
            <w:rPrChange w:id="835" w:author="Nozimjon Ortiqov" w:date="2026-02-24T09:31:00Z" w16du:dateUtc="2026-02-24T04:31:00Z">
              <w:rPr>
                <w:rFonts w:ascii="Roboto" w:hAnsi="Roboto" w:cstheme="minorHAnsi"/>
                <w:b/>
                <w:bCs/>
                <w:sz w:val="26"/>
                <w:szCs w:val="26"/>
                <w:lang w:val="uz-Cyrl-UZ"/>
              </w:rPr>
            </w:rPrChange>
          </w:rPr>
          <w:t>биринчи манба банклар бўлса-да,</w:t>
        </w:r>
      </w:ins>
      <w:ins w:id="836" w:author="Nozimjon Ortiqov" w:date="2026-02-23T15:48:00Z" w16du:dateUtc="2026-02-23T10:48:00Z">
        <w:r w:rsidR="004C6068" w:rsidRPr="009C4BAE">
          <w:rPr>
            <w:rFonts w:ascii="Roboto" w:hAnsi="Roboto" w:cstheme="minorHAnsi"/>
            <w:sz w:val="26"/>
            <w:szCs w:val="26"/>
            <w:lang w:val="uz-Cyrl-UZ"/>
            <w:rPrChange w:id="837" w:author="Nozimjon Ortiqov" w:date="2026-02-24T09:31:00Z" w16du:dateUtc="2026-02-24T04:31:00Z">
              <w:rPr>
                <w:rFonts w:ascii="Roboto" w:hAnsi="Roboto" w:cstheme="minorHAnsi"/>
                <w:b/>
                <w:bCs/>
                <w:sz w:val="26"/>
                <w:szCs w:val="26"/>
                <w:lang w:val="uz-Cyrl-UZ"/>
              </w:rPr>
            </w:rPrChange>
          </w:rPr>
          <w:t xml:space="preserve"> </w:t>
        </w:r>
      </w:ins>
      <w:ins w:id="838" w:author="Nozimjon Ortiqov" w:date="2026-02-23T15:50:00Z" w16du:dateUtc="2026-02-23T10:50:00Z">
        <w:r w:rsidR="004C6068" w:rsidRPr="009C4BAE">
          <w:rPr>
            <w:rFonts w:ascii="Roboto" w:hAnsi="Roboto" w:cstheme="minorHAnsi"/>
            <w:sz w:val="26"/>
            <w:szCs w:val="26"/>
            <w:lang w:val="uz-Cyrl-UZ"/>
            <w:rPrChange w:id="839" w:author="Nozimjon Ortiqov" w:date="2026-02-24T09:31:00Z" w16du:dateUtc="2026-02-24T04:31:00Z">
              <w:rPr>
                <w:rFonts w:ascii="Roboto" w:hAnsi="Roboto" w:cstheme="minorHAnsi"/>
                <w:b/>
                <w:bCs/>
                <w:sz w:val="26"/>
                <w:szCs w:val="26"/>
                <w:lang w:val="uz-Cyrl-UZ"/>
              </w:rPr>
            </w:rPrChange>
          </w:rPr>
          <w:t xml:space="preserve">аҳолининг </w:t>
        </w:r>
      </w:ins>
      <w:ins w:id="840" w:author="Nozimjon Ortiqov" w:date="2026-02-23T15:51:00Z" w16du:dateUtc="2026-02-23T10:51:00Z">
        <w:r w:rsidR="004C6068" w:rsidRPr="009C4BAE">
          <w:rPr>
            <w:rFonts w:ascii="Roboto" w:hAnsi="Roboto" w:cstheme="minorHAnsi"/>
            <w:sz w:val="26"/>
            <w:szCs w:val="26"/>
            <w:lang w:val="uz-Cyrl-UZ"/>
          </w:rPr>
          <w:t>катта қисмида</w:t>
        </w:r>
      </w:ins>
      <w:ins w:id="841" w:author="Nozimjon Ortiqov" w:date="2026-02-23T15:50:00Z" w16du:dateUtc="2026-02-23T10:50:00Z">
        <w:r w:rsidR="004C6068" w:rsidRPr="009C4BAE">
          <w:rPr>
            <w:rFonts w:ascii="Roboto" w:hAnsi="Roboto" w:cstheme="minorHAnsi"/>
            <w:sz w:val="26"/>
            <w:szCs w:val="26"/>
            <w:lang w:val="uz-Cyrl-UZ"/>
            <w:rPrChange w:id="842" w:author="Nozimjon Ortiqov" w:date="2026-02-24T09:31:00Z" w16du:dateUtc="2026-02-24T04:31:00Z">
              <w:rPr>
                <w:rFonts w:ascii="Roboto" w:hAnsi="Roboto" w:cstheme="minorHAnsi"/>
                <w:b/>
                <w:bCs/>
                <w:sz w:val="26"/>
                <w:szCs w:val="26"/>
                <w:lang w:val="uz-Cyrl-UZ"/>
              </w:rPr>
            </w:rPrChange>
          </w:rPr>
          <w:t xml:space="preserve"> норасмий каналларга мурожаат қил</w:t>
        </w:r>
      </w:ins>
      <w:ins w:id="843" w:author="Nozimjon Ortiqov" w:date="2026-02-23T15:51:00Z" w16du:dateUtc="2026-02-23T10:51:00Z">
        <w:r w:rsidR="004C6068" w:rsidRPr="009C4BAE">
          <w:rPr>
            <w:rFonts w:ascii="Roboto" w:hAnsi="Roboto" w:cstheme="minorHAnsi"/>
            <w:sz w:val="26"/>
            <w:szCs w:val="26"/>
            <w:lang w:val="uz-Cyrl-UZ"/>
          </w:rPr>
          <w:t xml:space="preserve">иш ҳолати </w:t>
        </w:r>
      </w:ins>
      <w:ins w:id="844" w:author="Nozimjon Ortiqov" w:date="2026-02-23T21:00:00Z" w16du:dateUtc="2026-02-23T16:00:00Z">
        <w:r w:rsidR="00D13EAE" w:rsidRPr="009C4BAE">
          <w:rPr>
            <w:rFonts w:ascii="Roboto" w:hAnsi="Roboto" w:cstheme="minorHAnsi"/>
            <w:sz w:val="26"/>
            <w:szCs w:val="26"/>
            <w:lang w:val="uz-Cyrl-UZ"/>
          </w:rPr>
          <w:t xml:space="preserve">ҳам </w:t>
        </w:r>
      </w:ins>
      <w:ins w:id="845" w:author="Nozimjon Ortiqov" w:date="2026-02-23T15:51:00Z" w16du:dateUtc="2026-02-23T10:51:00Z">
        <w:r w:rsidR="004C6068" w:rsidRPr="009C4BAE">
          <w:rPr>
            <w:rFonts w:ascii="Roboto" w:hAnsi="Roboto" w:cstheme="minorHAnsi"/>
            <w:sz w:val="26"/>
            <w:szCs w:val="26"/>
            <w:lang w:val="uz-Cyrl-UZ"/>
          </w:rPr>
          <w:t>юқори.</w:t>
        </w:r>
      </w:ins>
    </w:p>
    <w:p w14:paraId="6CB1F389" w14:textId="4469B967" w:rsidR="00FE4D8B" w:rsidRPr="009C4BAE" w:rsidRDefault="003419A1">
      <w:pPr>
        <w:spacing w:before="120" w:after="0" w:line="288" w:lineRule="auto"/>
        <w:ind w:firstLine="567"/>
        <w:jc w:val="both"/>
        <w:rPr>
          <w:rFonts w:ascii="Roboto" w:hAnsi="Roboto" w:cstheme="minorHAnsi"/>
          <w:b/>
          <w:bCs/>
          <w:sz w:val="26"/>
          <w:szCs w:val="26"/>
          <w:lang w:val="uz-Cyrl-UZ"/>
          <w:rPrChange w:id="846" w:author="Nozimjon Ortiqov" w:date="2026-02-24T09:31:00Z" w16du:dateUtc="2026-02-24T04:31:00Z">
            <w:rPr>
              <w:rFonts w:ascii="Roboto" w:hAnsi="Roboto" w:cstheme="minorHAnsi"/>
              <w:sz w:val="26"/>
              <w:szCs w:val="26"/>
              <w:lang w:val="uz-Cyrl-UZ"/>
            </w:rPr>
          </w:rPrChange>
        </w:rPr>
        <w:pPrChange w:id="847" w:author="Nozimjon Ortiqov" w:date="2026-02-23T20:35:00Z" w16du:dateUtc="2026-02-23T15:35:00Z">
          <w:pPr>
            <w:spacing w:beforeLines="100" w:before="240" w:afterLines="50" w:after="120" w:line="288" w:lineRule="auto"/>
            <w:ind w:firstLine="567"/>
            <w:jc w:val="both"/>
          </w:pPr>
        </w:pPrChange>
      </w:pPr>
      <w:ins w:id="848" w:author="Nozimjon Ortiqov" w:date="2026-02-23T13:38:00Z" w16du:dateUtc="2026-02-23T08:38:00Z">
        <w:r w:rsidRPr="009C4BAE">
          <w:rPr>
            <w:rFonts w:ascii="Roboto" w:hAnsi="Roboto" w:cstheme="minorHAnsi"/>
            <w:sz w:val="26"/>
            <w:szCs w:val="26"/>
            <w:lang w:val="uz-Cyrl-UZ"/>
          </w:rPr>
          <w:t>Хусу</w:t>
        </w:r>
      </w:ins>
      <w:ins w:id="849" w:author="Nozimjon Ortiqov" w:date="2026-02-23T13:42:00Z" w16du:dateUtc="2026-02-23T08:42:00Z">
        <w:r w:rsidRPr="009C4BAE">
          <w:rPr>
            <w:rFonts w:ascii="Roboto" w:hAnsi="Roboto" w:cstheme="minorHAnsi"/>
            <w:sz w:val="26"/>
            <w:szCs w:val="26"/>
            <w:lang w:val="uz-Cyrl-UZ"/>
          </w:rPr>
          <w:t>с</w:t>
        </w:r>
      </w:ins>
      <w:ins w:id="850" w:author="Nozimjon Ortiqov" w:date="2026-02-23T13:38:00Z" w16du:dateUtc="2026-02-23T08:38:00Z">
        <w:r w:rsidRPr="009C4BAE">
          <w:rPr>
            <w:rFonts w:ascii="Roboto" w:hAnsi="Roboto" w:cstheme="minorHAnsi"/>
            <w:sz w:val="26"/>
            <w:szCs w:val="26"/>
            <w:lang w:val="uz-Cyrl-UZ"/>
          </w:rPr>
          <w:t xml:space="preserve">ан, </w:t>
        </w:r>
      </w:ins>
      <w:del w:id="851" w:author="Nozimjon Ortiqov" w:date="2026-02-23T13:38:00Z" w16du:dateUtc="2026-02-23T08:38:00Z">
        <w:r w:rsidR="00FE4D8B" w:rsidRPr="009C4BAE" w:rsidDel="003419A1">
          <w:rPr>
            <w:rFonts w:ascii="Roboto" w:hAnsi="Roboto" w:cstheme="minorHAnsi"/>
            <w:sz w:val="26"/>
            <w:szCs w:val="26"/>
            <w:lang w:val="uz-Cyrl-UZ"/>
          </w:rPr>
          <w:delText>Қ</w:delText>
        </w:r>
      </w:del>
      <w:ins w:id="852" w:author="Nozimjon Ortiqov" w:date="2026-02-23T13:38:00Z" w16du:dateUtc="2026-02-23T08:38:00Z">
        <w:r w:rsidRPr="009C4BAE">
          <w:rPr>
            <w:rFonts w:ascii="Roboto" w:hAnsi="Roboto" w:cstheme="minorHAnsi"/>
            <w:sz w:val="26"/>
            <w:szCs w:val="26"/>
            <w:lang w:val="uz-Cyrl-UZ"/>
          </w:rPr>
          <w:t>қ</w:t>
        </w:r>
      </w:ins>
      <w:r w:rsidR="00FE4D8B" w:rsidRPr="009C4BAE">
        <w:rPr>
          <w:rFonts w:ascii="Roboto" w:hAnsi="Roboto" w:cstheme="minorHAnsi"/>
          <w:sz w:val="26"/>
          <w:szCs w:val="26"/>
          <w:lang w:val="uz-Cyrl-UZ"/>
        </w:rPr>
        <w:t xml:space="preserve">ўшимча </w:t>
      </w:r>
      <w:ins w:id="853" w:author="Nozimjon Ortiqov" w:date="2026-02-23T20:46:00Z" w16du:dateUtc="2026-02-23T15:46:00Z">
        <w:r w:rsidR="000B477D" w:rsidRPr="009C4BAE">
          <w:rPr>
            <w:rFonts w:ascii="Roboto" w:hAnsi="Roboto" w:cstheme="minorHAnsi"/>
            <w:sz w:val="26"/>
            <w:szCs w:val="26"/>
            <w:lang w:val="uz-Cyrl-UZ"/>
          </w:rPr>
          <w:t>мабла</w:t>
        </w:r>
      </w:ins>
      <w:ins w:id="854" w:author="Nozimjon Ortiqov" w:date="2026-02-23T21:00:00Z" w16du:dateUtc="2026-02-23T16:00:00Z">
        <w:r w:rsidR="00D13EAE" w:rsidRPr="009C4BAE">
          <w:rPr>
            <w:rFonts w:ascii="Roboto" w:hAnsi="Roboto" w:cstheme="minorHAnsi"/>
            <w:sz w:val="26"/>
            <w:szCs w:val="26"/>
            <w:lang w:val="uz-Cyrl-UZ"/>
          </w:rPr>
          <w:t>ғг</w:t>
        </w:r>
      </w:ins>
      <w:ins w:id="855" w:author="Nozimjon Ortiqov" w:date="2026-02-23T20:46:00Z" w16du:dateUtc="2026-02-23T15:46:00Z">
        <w:r w:rsidR="000B477D" w:rsidRPr="009C4BAE">
          <w:rPr>
            <w:rFonts w:ascii="Roboto" w:hAnsi="Roboto" w:cstheme="minorHAnsi"/>
            <w:sz w:val="26"/>
            <w:szCs w:val="26"/>
            <w:lang w:val="uz-Cyrl-UZ"/>
          </w:rPr>
          <w:t>а</w:t>
        </w:r>
      </w:ins>
      <w:del w:id="856" w:author="Nozimjon Ortiqov" w:date="2026-02-23T20:46:00Z" w16du:dateUtc="2026-02-23T15:46:00Z">
        <w:r w:rsidR="00FE4D8B" w:rsidRPr="009C4BAE" w:rsidDel="000B477D">
          <w:rPr>
            <w:rFonts w:ascii="Roboto" w:hAnsi="Roboto" w:cstheme="minorHAnsi"/>
            <w:sz w:val="26"/>
            <w:szCs w:val="26"/>
            <w:lang w:val="uz-Cyrl-UZ"/>
          </w:rPr>
          <w:delText>маблағга</w:delText>
        </w:r>
      </w:del>
      <w:r w:rsidR="00FE4D8B" w:rsidRPr="009C4BAE">
        <w:rPr>
          <w:rFonts w:ascii="Roboto" w:hAnsi="Roboto" w:cstheme="minorHAnsi"/>
          <w:sz w:val="26"/>
          <w:szCs w:val="26"/>
          <w:lang w:val="uz-Cyrl-UZ"/>
        </w:rPr>
        <w:t xml:space="preserve"> эҳтиёж юзага келганда</w:t>
      </w:r>
      <w:del w:id="857" w:author="Nozimjon Ortiqov" w:date="2026-02-23T21:00:00Z" w16du:dateUtc="2026-02-23T16:00:00Z">
        <w:r w:rsidR="00FE4D8B" w:rsidRPr="009C4BAE" w:rsidDel="00D13EAE">
          <w:rPr>
            <w:rFonts w:ascii="Roboto" w:hAnsi="Roboto" w:cstheme="minorHAnsi"/>
            <w:sz w:val="26"/>
            <w:szCs w:val="26"/>
            <w:lang w:val="uz-Cyrl-UZ"/>
          </w:rPr>
          <w:delText>,</w:delText>
        </w:r>
      </w:del>
      <w:r w:rsidR="00FE4D8B" w:rsidRPr="009C4BAE">
        <w:rPr>
          <w:rFonts w:ascii="Roboto" w:hAnsi="Roboto" w:cstheme="minorHAnsi"/>
          <w:sz w:val="26"/>
          <w:szCs w:val="26"/>
          <w:lang w:val="uz-Cyrl-UZ"/>
        </w:rPr>
        <w:t xml:space="preserve"> респондентларнинг</w:t>
      </w:r>
      <w:del w:id="858" w:author="Nozimjon Ortiqov" w:date="2026-02-23T13:37:00Z" w16du:dateUtc="2026-02-23T08:37:00Z">
        <w:r w:rsidR="00FE4D8B" w:rsidRPr="009C4BAE" w:rsidDel="003419A1">
          <w:rPr>
            <w:rFonts w:ascii="Roboto" w:hAnsi="Roboto" w:cstheme="minorHAnsi"/>
            <w:sz w:val="26"/>
            <w:szCs w:val="26"/>
            <w:lang w:val="uz-Cyrl-UZ"/>
          </w:rPr>
          <w:delText xml:space="preserve"> </w:delText>
        </w:r>
        <w:r w:rsidR="00A34306" w:rsidRPr="009C4BAE" w:rsidDel="003419A1">
          <w:rPr>
            <w:rFonts w:ascii="Roboto" w:hAnsi="Roboto" w:cstheme="minorHAnsi"/>
            <w:sz w:val="26"/>
            <w:szCs w:val="26"/>
            <w:lang w:val="uz-Cyrl-UZ"/>
          </w:rPr>
          <w:br/>
        </w:r>
      </w:del>
      <w:ins w:id="859" w:author="Nozimjon Ortiqov" w:date="2026-02-23T13:37:00Z" w16du:dateUtc="2026-02-23T08:37:00Z">
        <w:r w:rsidRPr="009C4BAE">
          <w:rPr>
            <w:rFonts w:ascii="Roboto" w:hAnsi="Roboto" w:cstheme="minorHAnsi"/>
            <w:b/>
            <w:color w:val="C00000"/>
            <w:sz w:val="26"/>
            <w:szCs w:val="26"/>
            <w:lang w:val="uz-Cyrl-UZ"/>
          </w:rPr>
          <w:t xml:space="preserve"> </w:t>
        </w:r>
      </w:ins>
      <w:r w:rsidR="00FE4D8B" w:rsidRPr="009C4BAE">
        <w:rPr>
          <w:rFonts w:ascii="Roboto" w:hAnsi="Roboto" w:cstheme="minorHAnsi"/>
          <w:b/>
          <w:color w:val="C00000"/>
          <w:sz w:val="26"/>
          <w:szCs w:val="26"/>
          <w:lang w:val="uz-Cyrl-UZ"/>
        </w:rPr>
        <w:t xml:space="preserve">48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и банкларга</w:t>
      </w:r>
      <w:del w:id="860" w:author="Nozimjon Ortiqov" w:date="2026-02-23T13:38:00Z" w16du:dateUtc="2026-02-23T08:38:00Z">
        <w:r w:rsidR="00FE4D8B" w:rsidRPr="009C4BAE" w:rsidDel="003419A1">
          <w:rPr>
            <w:rFonts w:ascii="Roboto" w:hAnsi="Roboto" w:cstheme="minorHAnsi"/>
            <w:sz w:val="26"/>
            <w:szCs w:val="26"/>
            <w:lang w:val="uz-Cyrl-UZ"/>
          </w:rPr>
          <w:delText xml:space="preserve"> мурожаат қилади</w:delText>
        </w:r>
      </w:del>
      <w:r w:rsidR="00FE4D8B" w:rsidRPr="009C4BAE">
        <w:rPr>
          <w:rFonts w:ascii="Roboto" w:hAnsi="Roboto" w:cstheme="minorHAnsi"/>
          <w:sz w:val="26"/>
          <w:szCs w:val="26"/>
          <w:lang w:val="uz-Cyrl-UZ"/>
        </w:rPr>
        <w:t xml:space="preserve">, </w:t>
      </w:r>
      <w:r w:rsidR="00FE4D8B" w:rsidRPr="009C4BAE">
        <w:rPr>
          <w:rFonts w:ascii="Roboto" w:hAnsi="Roboto" w:cstheme="minorHAnsi"/>
          <w:b/>
          <w:color w:val="C00000"/>
          <w:sz w:val="26"/>
          <w:szCs w:val="26"/>
          <w:lang w:val="uz-Cyrl-UZ"/>
        </w:rPr>
        <w:t>42 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 xml:space="preserve">и </w:t>
      </w:r>
      <w:ins w:id="861" w:author="Nozimjon Ortiqov" w:date="2026-02-23T13:38:00Z" w16du:dateUtc="2026-02-23T08:38:00Z">
        <w:r w:rsidRPr="009C4BAE">
          <w:rPr>
            <w:rFonts w:ascii="Roboto" w:hAnsi="Roboto" w:cstheme="minorHAnsi"/>
            <w:sz w:val="26"/>
            <w:szCs w:val="26"/>
            <w:lang w:val="uz-Cyrl-UZ"/>
          </w:rPr>
          <w:t>эса</w:t>
        </w:r>
      </w:ins>
      <w:ins w:id="862" w:author="Nozimjon Ortiqov" w:date="2026-02-23T13:39:00Z" w16du:dateUtc="2026-02-23T08:39:00Z">
        <w:r w:rsidRPr="009C4BAE">
          <w:rPr>
            <w:rFonts w:ascii="Roboto" w:hAnsi="Roboto" w:cstheme="minorHAnsi"/>
            <w:sz w:val="26"/>
            <w:szCs w:val="26"/>
            <w:lang w:val="uz-Cyrl-UZ"/>
          </w:rPr>
          <w:t xml:space="preserve"> </w:t>
        </w:r>
      </w:ins>
      <w:r w:rsidR="00FE4D8B" w:rsidRPr="009C4BAE">
        <w:rPr>
          <w:rFonts w:ascii="Roboto" w:hAnsi="Roboto" w:cstheme="minorHAnsi"/>
          <w:sz w:val="26"/>
          <w:szCs w:val="26"/>
          <w:lang w:val="uz-Cyrl-UZ"/>
        </w:rPr>
        <w:t>оила аъзолари, дўстлар ёки танишлар</w:t>
      </w:r>
      <w:ins w:id="863" w:author="Nozimjon Ortiqov" w:date="2026-02-23T13:39:00Z" w16du:dateUtc="2026-02-23T08:39:00Z">
        <w:r w:rsidRPr="009C4BAE">
          <w:rPr>
            <w:rFonts w:ascii="Roboto" w:hAnsi="Roboto" w:cstheme="minorHAnsi"/>
            <w:sz w:val="26"/>
            <w:szCs w:val="26"/>
            <w:lang w:val="uz-Cyrl-UZ"/>
          </w:rPr>
          <w:t>га мурожаат қилишини маълум қилган</w:t>
        </w:r>
      </w:ins>
      <w:del w:id="864" w:author="Nozimjon Ortiqov" w:date="2026-02-23T13:39:00Z" w16du:dateUtc="2026-02-23T08:39:00Z">
        <w:r w:rsidR="00FE4D8B" w:rsidRPr="009C4BAE" w:rsidDel="003419A1">
          <w:rPr>
            <w:rFonts w:ascii="Roboto" w:hAnsi="Roboto" w:cstheme="minorHAnsi"/>
            <w:sz w:val="26"/>
            <w:szCs w:val="26"/>
            <w:lang w:val="uz-Cyrl-UZ"/>
          </w:rPr>
          <w:delText>дан</w:delText>
        </w:r>
        <w:r w:rsidR="00A34306" w:rsidRPr="009C4BAE" w:rsidDel="003419A1">
          <w:rPr>
            <w:rFonts w:ascii="Roboto" w:hAnsi="Roboto" w:cstheme="minorHAnsi"/>
            <w:sz w:val="26"/>
            <w:szCs w:val="26"/>
            <w:lang w:val="uz-Cyrl-UZ"/>
          </w:rPr>
          <w:delText xml:space="preserve">, </w:delText>
        </w:r>
        <w:r w:rsidR="00A34306" w:rsidRPr="009C4BAE" w:rsidDel="003419A1">
          <w:rPr>
            <w:rFonts w:ascii="Roboto" w:hAnsi="Roboto" w:cstheme="minorHAnsi"/>
            <w:b/>
            <w:color w:val="C00000"/>
            <w:sz w:val="26"/>
            <w:szCs w:val="26"/>
            <w:lang w:val="uz-Cyrl-UZ"/>
          </w:rPr>
          <w:delText xml:space="preserve">3 </w:delText>
        </w:r>
        <w:r w:rsidR="00A34306" w:rsidRPr="009C4BAE" w:rsidDel="003419A1">
          <w:rPr>
            <w:rFonts w:ascii="Roboto" w:hAnsi="Roboto" w:cstheme="minorHAnsi"/>
            <w:b/>
            <w:color w:val="0070C0"/>
            <w:sz w:val="26"/>
            <w:szCs w:val="26"/>
            <w:lang w:val="uz-Cyrl-UZ"/>
          </w:rPr>
          <w:delText>фоиз</w:delText>
        </w:r>
        <w:r w:rsidR="00A34306" w:rsidRPr="009C4BAE" w:rsidDel="003419A1">
          <w:rPr>
            <w:rFonts w:ascii="Roboto" w:hAnsi="Roboto" w:cstheme="minorHAnsi"/>
            <w:sz w:val="26"/>
            <w:szCs w:val="26"/>
            <w:lang w:val="uz-Cyrl-UZ"/>
          </w:rPr>
          <w:delText>и бошқа манбалардан</w:delText>
        </w:r>
        <w:r w:rsidR="00FE4D8B" w:rsidRPr="009C4BAE" w:rsidDel="003419A1">
          <w:rPr>
            <w:rFonts w:ascii="Roboto" w:hAnsi="Roboto" w:cstheme="minorHAnsi"/>
            <w:sz w:val="26"/>
            <w:szCs w:val="26"/>
            <w:lang w:val="uz-Cyrl-UZ"/>
          </w:rPr>
          <w:delText xml:space="preserve"> қарз олишни афзал кўради. Шунингдек, </w:delText>
        </w:r>
        <w:r w:rsidR="00A34306" w:rsidRPr="009C4BAE" w:rsidDel="003419A1">
          <w:rPr>
            <w:rFonts w:ascii="Roboto" w:hAnsi="Roboto" w:cstheme="minorHAnsi"/>
            <w:b/>
            <w:color w:val="C00000"/>
            <w:sz w:val="26"/>
            <w:szCs w:val="26"/>
            <w:lang w:val="uz-Cyrl-UZ"/>
          </w:rPr>
          <w:delText xml:space="preserve">7 </w:delText>
        </w:r>
        <w:r w:rsidR="00FE4D8B" w:rsidRPr="009C4BAE" w:rsidDel="003419A1">
          <w:rPr>
            <w:rFonts w:ascii="Roboto" w:hAnsi="Roboto" w:cstheme="minorHAnsi"/>
            <w:b/>
            <w:color w:val="0070C0"/>
            <w:sz w:val="26"/>
            <w:szCs w:val="26"/>
            <w:lang w:val="uz-Cyrl-UZ"/>
          </w:rPr>
          <w:delText xml:space="preserve">фоиз </w:delText>
        </w:r>
        <w:r w:rsidR="00FE4D8B" w:rsidRPr="009C4BAE" w:rsidDel="003419A1">
          <w:rPr>
            <w:rFonts w:ascii="Roboto" w:hAnsi="Roboto" w:cstheme="minorHAnsi"/>
            <w:sz w:val="26"/>
            <w:szCs w:val="26"/>
            <w:lang w:val="uz-Cyrl-UZ"/>
          </w:rPr>
          <w:delText>эса қарз олмасдан муқобил ечимлар изла</w:delText>
        </w:r>
        <w:r w:rsidR="00177B16" w:rsidRPr="009C4BAE" w:rsidDel="003419A1">
          <w:rPr>
            <w:rFonts w:ascii="Roboto" w:hAnsi="Roboto" w:cstheme="minorHAnsi"/>
            <w:sz w:val="26"/>
            <w:szCs w:val="26"/>
            <w:lang w:val="uz-Cyrl-UZ"/>
          </w:rPr>
          <w:delText>йди</w:delText>
        </w:r>
      </w:del>
      <w:r w:rsidR="00FE4D8B" w:rsidRPr="009C4BAE">
        <w:rPr>
          <w:rFonts w:ascii="Roboto" w:hAnsi="Roboto" w:cstheme="minorHAnsi"/>
          <w:sz w:val="26"/>
          <w:szCs w:val="26"/>
          <w:lang w:val="uz-Cyrl-UZ"/>
        </w:rPr>
        <w:t>.</w:t>
      </w:r>
    </w:p>
    <w:p w14:paraId="2996A006" w14:textId="2129AA51" w:rsidR="00E3494D" w:rsidRPr="009C4BAE" w:rsidRDefault="00233F63">
      <w:pPr>
        <w:pStyle w:val="aff5"/>
        <w:spacing w:before="120" w:after="120"/>
        <w:jc w:val="center"/>
        <w:rPr>
          <w:rFonts w:ascii="Roboto" w:hAnsi="Roboto" w:cstheme="minorHAnsi"/>
          <w:b/>
          <w:bCs/>
          <w:i w:val="0"/>
          <w:iCs w:val="0"/>
          <w:color w:val="0070C0"/>
          <w:sz w:val="26"/>
          <w:szCs w:val="26"/>
          <w:lang w:val="uz-Cyrl-UZ"/>
        </w:rPr>
        <w:pPrChange w:id="865" w:author="Nozimjon Ortiqov" w:date="2026-02-23T20:37:00Z" w16du:dateUtc="2026-02-23T15:37:00Z">
          <w:pPr>
            <w:pStyle w:val="aff5"/>
            <w:jc w:val="center"/>
          </w:pPr>
        </w:pPrChange>
      </w:pPr>
      <w:bookmarkStart w:id="866" w:name="_Toc222129578"/>
      <w:bookmarkStart w:id="867" w:name="_Toc222130282"/>
      <w:bookmarkStart w:id="868" w:name="_Toc222159500"/>
      <w:bookmarkStart w:id="869" w:name="_Toc222583697"/>
      <w:commentRangeStart w:id="870"/>
      <w:r w:rsidRPr="009C4BAE">
        <w:rPr>
          <w:rFonts w:ascii="Roboto" w:hAnsi="Roboto" w:cstheme="minorHAnsi"/>
          <w:b/>
          <w:bCs/>
          <w:noProof/>
          <w:sz w:val="26"/>
          <w:szCs w:val="26"/>
          <w:highlight w:val="yellow"/>
          <w:lang w:val="uz-Cyrl-UZ" w:eastAsia="ru-RU"/>
          <w:rPrChange w:id="871" w:author="Nozimjon Ortiqov" w:date="2026-02-24T09:31:00Z" w16du:dateUtc="2026-02-24T04:31:00Z">
            <w:rPr>
              <w:rFonts w:ascii="Roboto" w:hAnsi="Roboto" w:cstheme="minorHAnsi"/>
              <w:b/>
              <w:bCs/>
              <w:noProof/>
              <w:sz w:val="26"/>
              <w:szCs w:val="26"/>
              <w:highlight w:val="yellow"/>
              <w:lang w:eastAsia="ru-RU"/>
            </w:rPr>
          </w:rPrChange>
        </w:rPr>
        <w:drawing>
          <wp:anchor distT="0" distB="0" distL="114300" distR="114300" simplePos="0" relativeHeight="251786240" behindDoc="0" locked="0" layoutInCell="1" allowOverlap="1" wp14:anchorId="2A9CE5B0" wp14:editId="330714DF">
            <wp:simplePos x="0" y="0"/>
            <wp:positionH relativeFrom="column">
              <wp:posOffset>610235</wp:posOffset>
            </wp:positionH>
            <wp:positionV relativeFrom="paragraph">
              <wp:posOffset>488950</wp:posOffset>
            </wp:positionV>
            <wp:extent cx="4648200" cy="2362835"/>
            <wp:effectExtent l="0" t="0" r="0"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84" r="3521"/>
                    <a:stretch/>
                  </pic:blipFill>
                  <pic:spPr bwMode="auto">
                    <a:xfrm>
                      <a:off x="0" y="0"/>
                      <a:ext cx="4648200" cy="2362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4222" w:rsidRPr="009C4BAE">
        <w:rPr>
          <w:rFonts w:ascii="Roboto" w:hAnsi="Roboto" w:cstheme="minorHAnsi"/>
          <w:b/>
          <w:bCs/>
          <w:i w:val="0"/>
          <w:iCs w:val="0"/>
          <w:color w:val="0070C0"/>
          <w:sz w:val="26"/>
          <w:szCs w:val="26"/>
          <w:lang w:val="uz-Cyrl-UZ"/>
        </w:rPr>
        <w:t>1</w:t>
      </w:r>
      <w:r w:rsidR="00E3494D" w:rsidRPr="009C4BAE">
        <w:rPr>
          <w:rFonts w:ascii="Roboto" w:hAnsi="Roboto" w:cstheme="minorHAnsi"/>
          <w:b/>
          <w:bCs/>
          <w:i w:val="0"/>
          <w:iCs w:val="0"/>
          <w:color w:val="0070C0"/>
          <w:sz w:val="26"/>
          <w:szCs w:val="26"/>
          <w:lang w:val="uz-Cyrl-UZ"/>
        </w:rPr>
        <w:t>-</w:t>
      </w:r>
      <w:del w:id="872" w:author="Nozimjon Ortiqov" w:date="2026-02-23T13:47:00Z" w16du:dateUtc="2026-02-23T08:47:00Z">
        <w:r w:rsidR="00E3494D" w:rsidRPr="009C4BAE" w:rsidDel="0054484A">
          <w:rPr>
            <w:rFonts w:ascii="Roboto" w:hAnsi="Roboto" w:cstheme="minorHAnsi"/>
            <w:b/>
            <w:bCs/>
            <w:i w:val="0"/>
            <w:iCs w:val="0"/>
            <w:color w:val="0070C0"/>
            <w:sz w:val="26"/>
            <w:szCs w:val="26"/>
            <w:lang w:val="uz-Cyrl-UZ"/>
          </w:rPr>
          <w:delText>график</w:delText>
        </w:r>
      </w:del>
      <w:ins w:id="873" w:author="Nozimjon Ortiqov" w:date="2026-02-23T13:47:00Z" w16du:dateUtc="2026-02-23T08:47:00Z">
        <w:r w:rsidR="0054484A" w:rsidRPr="009C4BAE">
          <w:rPr>
            <w:rFonts w:ascii="Roboto" w:hAnsi="Roboto" w:cstheme="minorHAnsi"/>
            <w:b/>
            <w:bCs/>
            <w:i w:val="0"/>
            <w:iCs w:val="0"/>
            <w:color w:val="0070C0"/>
            <w:sz w:val="26"/>
            <w:szCs w:val="26"/>
            <w:lang w:val="uz-Cyrl-UZ"/>
          </w:rPr>
          <w:t>расм</w:t>
        </w:r>
      </w:ins>
      <w:r w:rsidR="00E3494D" w:rsidRPr="009C4BAE">
        <w:rPr>
          <w:rFonts w:ascii="Roboto" w:hAnsi="Roboto" w:cstheme="minorHAnsi"/>
          <w:b/>
          <w:bCs/>
          <w:i w:val="0"/>
          <w:iCs w:val="0"/>
          <w:color w:val="0070C0"/>
          <w:sz w:val="26"/>
          <w:szCs w:val="26"/>
          <w:lang w:val="uz-Cyrl-UZ"/>
        </w:rPr>
        <w:t xml:space="preserve">. </w:t>
      </w:r>
      <w:bookmarkEnd w:id="866"/>
      <w:bookmarkEnd w:id="867"/>
      <w:r w:rsidR="00E3494D" w:rsidRPr="009C4BAE">
        <w:rPr>
          <w:rFonts w:ascii="Roboto" w:hAnsi="Roboto" w:cstheme="minorHAnsi"/>
          <w:b/>
          <w:bCs/>
          <w:i w:val="0"/>
          <w:iCs w:val="0"/>
          <w:color w:val="0070C0"/>
          <w:sz w:val="26"/>
          <w:szCs w:val="26"/>
          <w:lang w:val="uz-Cyrl-UZ"/>
        </w:rPr>
        <w:t xml:space="preserve">Қўшимча маблағ зарур бўлганда </w:t>
      </w:r>
      <w:del w:id="874" w:author="Nozimjon Ortiqov" w:date="2026-02-23T20:37:00Z" w16du:dateUtc="2026-02-23T15:37:00Z">
        <w:r w:rsidR="00E3494D" w:rsidRPr="009C4BAE" w:rsidDel="00106A9E">
          <w:rPr>
            <w:rFonts w:ascii="Roboto" w:hAnsi="Roboto" w:cstheme="minorHAnsi"/>
            <w:b/>
            <w:bCs/>
            <w:i w:val="0"/>
            <w:iCs w:val="0"/>
            <w:color w:val="0070C0"/>
            <w:sz w:val="26"/>
            <w:szCs w:val="26"/>
            <w:lang w:val="uz-Cyrl-UZ"/>
          </w:rPr>
          <w:delText xml:space="preserve">фуқаролар </w:delText>
        </w:r>
      </w:del>
      <w:ins w:id="875" w:author="Nozimjon Ortiqov" w:date="2026-02-23T20:37:00Z" w16du:dateUtc="2026-02-23T15:37:00Z">
        <w:r w:rsidR="00106A9E" w:rsidRPr="009C4BAE">
          <w:rPr>
            <w:rFonts w:ascii="Roboto" w:hAnsi="Roboto" w:cstheme="minorHAnsi"/>
            <w:b/>
            <w:bCs/>
            <w:i w:val="0"/>
            <w:iCs w:val="0"/>
            <w:color w:val="0070C0"/>
            <w:sz w:val="26"/>
            <w:szCs w:val="26"/>
            <w:lang w:val="uz-Cyrl-UZ"/>
          </w:rPr>
          <w:t xml:space="preserve">қарз олиш </w:t>
        </w:r>
      </w:ins>
      <w:del w:id="876" w:author="Nozimjon Ortiqov" w:date="2026-02-23T20:37:00Z" w16du:dateUtc="2026-02-23T15:37:00Z">
        <w:r w:rsidR="00E3494D" w:rsidRPr="009C4BAE" w:rsidDel="00106A9E">
          <w:rPr>
            <w:rFonts w:ascii="Roboto" w:hAnsi="Roboto" w:cstheme="minorHAnsi"/>
            <w:b/>
            <w:bCs/>
            <w:i w:val="0"/>
            <w:iCs w:val="0"/>
            <w:color w:val="0070C0"/>
            <w:sz w:val="26"/>
            <w:szCs w:val="26"/>
            <w:lang w:val="uz-Cyrl-UZ"/>
          </w:rPr>
          <w:delText xml:space="preserve">мурожаат қиладиган </w:delText>
        </w:r>
      </w:del>
      <w:r w:rsidR="00E3494D" w:rsidRPr="009C4BAE">
        <w:rPr>
          <w:rFonts w:ascii="Roboto" w:hAnsi="Roboto" w:cstheme="minorHAnsi"/>
          <w:b/>
          <w:bCs/>
          <w:i w:val="0"/>
          <w:iCs w:val="0"/>
          <w:color w:val="0070C0"/>
          <w:sz w:val="26"/>
          <w:szCs w:val="26"/>
          <w:lang w:val="uz-Cyrl-UZ"/>
        </w:rPr>
        <w:t>манбалар</w:t>
      </w:r>
      <w:bookmarkEnd w:id="868"/>
      <w:bookmarkEnd w:id="869"/>
      <w:commentRangeEnd w:id="870"/>
      <w:r w:rsidR="003419A1" w:rsidRPr="009C4BAE">
        <w:rPr>
          <w:rStyle w:val="a4"/>
          <w:rFonts w:ascii="Roboto" w:hAnsi="Roboto" w:cstheme="minorHAnsi"/>
          <w:b/>
          <w:bCs/>
          <w:i w:val="0"/>
          <w:iCs w:val="0"/>
          <w:color w:val="0070C0"/>
          <w:sz w:val="26"/>
          <w:szCs w:val="26"/>
          <w:lang w:val="uz-Cyrl-UZ"/>
        </w:rPr>
        <w:commentReference w:id="870"/>
      </w:r>
      <w:ins w:id="877" w:author="Nozimjon Ortiqov" w:date="2026-02-23T20:37:00Z" w16du:dateUtc="2026-02-23T15:37:00Z">
        <w:r w:rsidR="00106A9E" w:rsidRPr="009C4BAE">
          <w:rPr>
            <w:rFonts w:ascii="Roboto" w:hAnsi="Roboto" w:cstheme="minorHAnsi"/>
            <w:b/>
            <w:bCs/>
            <w:i w:val="0"/>
            <w:iCs w:val="0"/>
            <w:color w:val="0070C0"/>
            <w:sz w:val="26"/>
            <w:szCs w:val="26"/>
            <w:lang w:val="uz-Cyrl-UZ"/>
          </w:rPr>
          <w:t>и</w:t>
        </w:r>
      </w:ins>
    </w:p>
    <w:p w14:paraId="1285E03F" w14:textId="7371391D" w:rsidR="00E3494D" w:rsidRPr="009C4BAE" w:rsidRDefault="00E3494D" w:rsidP="00440444">
      <w:pPr>
        <w:spacing w:beforeLines="60" w:before="144" w:afterLines="60" w:after="144" w:line="288" w:lineRule="auto"/>
        <w:ind w:firstLine="567"/>
        <w:jc w:val="center"/>
        <w:rPr>
          <w:rFonts w:ascii="Roboto" w:hAnsi="Roboto" w:cstheme="minorHAnsi"/>
          <w:b/>
          <w:bCs/>
          <w:sz w:val="26"/>
          <w:szCs w:val="26"/>
          <w:highlight w:val="yellow"/>
          <w:lang w:val="uz-Cyrl-UZ"/>
        </w:rPr>
      </w:pPr>
    </w:p>
    <w:p w14:paraId="3846CF5E" w14:textId="77777777" w:rsidR="00233F63" w:rsidRPr="009C4BAE" w:rsidRDefault="00233F63" w:rsidP="00440444">
      <w:pPr>
        <w:spacing w:beforeLines="60" w:before="144" w:afterLines="60" w:after="144" w:line="288" w:lineRule="auto"/>
        <w:ind w:firstLine="567"/>
        <w:jc w:val="center"/>
        <w:rPr>
          <w:rFonts w:ascii="Roboto" w:hAnsi="Roboto" w:cstheme="minorHAnsi"/>
          <w:b/>
          <w:bCs/>
          <w:sz w:val="36"/>
          <w:szCs w:val="36"/>
          <w:highlight w:val="yellow"/>
          <w:lang w:val="uz-Cyrl-UZ"/>
        </w:rPr>
      </w:pPr>
    </w:p>
    <w:p w14:paraId="52994701" w14:textId="77777777" w:rsidR="00440444" w:rsidRPr="009C4BAE" w:rsidRDefault="00440444" w:rsidP="00233F63">
      <w:pPr>
        <w:spacing w:beforeLines="60" w:before="144" w:afterLines="60" w:after="144" w:line="288" w:lineRule="auto"/>
        <w:jc w:val="both"/>
        <w:rPr>
          <w:rFonts w:ascii="Roboto" w:hAnsi="Roboto" w:cstheme="minorHAnsi"/>
          <w:b/>
          <w:bCs/>
          <w:sz w:val="26"/>
          <w:szCs w:val="26"/>
          <w:lang w:val="uz-Cyrl-UZ"/>
        </w:rPr>
      </w:pPr>
    </w:p>
    <w:p w14:paraId="5E564D85"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12660941"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457759C0"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6A0A2D68" w14:textId="77777777" w:rsidR="00F72758" w:rsidRPr="009C4BAE" w:rsidRDefault="00F72758" w:rsidP="00597C43">
      <w:pPr>
        <w:spacing w:beforeLines="60" w:before="144" w:afterLines="60" w:after="144" w:line="288" w:lineRule="auto"/>
        <w:jc w:val="both"/>
        <w:rPr>
          <w:ins w:id="878" w:author="Nozimjon Ortiqov" w:date="2026-02-23T17:56:00Z" w16du:dateUtc="2026-02-23T12:56:00Z"/>
          <w:rFonts w:ascii="Roboto" w:hAnsi="Roboto" w:cstheme="minorHAnsi"/>
          <w:b/>
          <w:bCs/>
          <w:sz w:val="26"/>
          <w:szCs w:val="26"/>
          <w:lang w:val="uz-Cyrl-UZ"/>
        </w:rPr>
      </w:pPr>
    </w:p>
    <w:p w14:paraId="7C1EF8FA" w14:textId="44370CBF" w:rsidR="00912230" w:rsidRPr="009C4BAE" w:rsidDel="00EE236C" w:rsidRDefault="00EE236C" w:rsidP="0016551B">
      <w:pPr>
        <w:spacing w:before="120" w:after="120" w:line="288" w:lineRule="auto"/>
        <w:ind w:firstLine="567"/>
        <w:jc w:val="both"/>
        <w:rPr>
          <w:del w:id="879" w:author="Nozimjon Ortiqov" w:date="2026-02-23T20:35:00Z" w16du:dateUtc="2026-02-23T15:35:00Z"/>
          <w:rFonts w:ascii="Roboto" w:hAnsi="Roboto" w:cstheme="minorHAnsi"/>
          <w:i/>
          <w:iCs/>
          <w:lang w:val="uz-Cyrl-UZ"/>
          <w:rPrChange w:id="880" w:author="Nozimjon Ortiqov" w:date="2026-02-24T09:31:00Z" w16du:dateUtc="2026-02-24T04:31:00Z">
            <w:rPr>
              <w:del w:id="881" w:author="Nozimjon Ortiqov" w:date="2026-02-23T20:35:00Z" w16du:dateUtc="2026-02-23T15:35:00Z"/>
              <w:rFonts w:ascii="Roboto" w:hAnsi="Roboto" w:cstheme="minorHAnsi"/>
              <w:b/>
              <w:bCs/>
              <w:sz w:val="26"/>
              <w:szCs w:val="26"/>
              <w:lang w:val="uz-Cyrl-UZ"/>
            </w:rPr>
          </w:rPrChange>
        </w:rPr>
      </w:pPr>
      <w:ins w:id="882" w:author="Nozimjon Ortiqov" w:date="2026-02-23T20:36:00Z" w16du:dateUtc="2026-02-23T15:36:00Z">
        <w:r w:rsidRPr="009C4BAE">
          <w:rPr>
            <w:rFonts w:ascii="Roboto" w:hAnsi="Roboto" w:cstheme="minorHAnsi"/>
            <w:i/>
            <w:iCs/>
            <w:highlight w:val="yellow"/>
            <w:lang w:val="uz-Cyrl-UZ"/>
            <w:rPrChange w:id="883" w:author="Nozimjon Ortiqov" w:date="2026-02-24T09:31:00Z" w16du:dateUtc="2026-02-24T04:31:00Z">
              <w:rPr>
                <w:rFonts w:ascii="Roboto" w:hAnsi="Roboto" w:cstheme="minorHAnsi"/>
                <w:b/>
                <w:bCs/>
                <w:sz w:val="26"/>
                <w:szCs w:val="26"/>
                <w:lang w:val="uz-Cyrl-UZ"/>
              </w:rPr>
            </w:rPrChange>
          </w:rPr>
          <w:t>Манба:</w:t>
        </w:r>
      </w:ins>
    </w:p>
    <w:p w14:paraId="3D77730B" w14:textId="77777777" w:rsidR="00EE236C" w:rsidRPr="009C4BAE" w:rsidRDefault="00EE236C">
      <w:pPr>
        <w:spacing w:before="144" w:after="120" w:line="288" w:lineRule="auto"/>
        <w:ind w:firstLine="567"/>
        <w:jc w:val="both"/>
        <w:rPr>
          <w:ins w:id="884" w:author="Nozimjon Ortiqov" w:date="2026-02-23T20:36:00Z" w16du:dateUtc="2026-02-23T15:36:00Z"/>
          <w:rFonts w:ascii="Roboto" w:hAnsi="Roboto" w:cstheme="minorHAnsi"/>
          <w:sz w:val="26"/>
          <w:szCs w:val="26"/>
          <w:lang w:val="uz-Cyrl-UZ"/>
          <w:rPrChange w:id="885" w:author="Nozimjon Ortiqov" w:date="2026-02-24T09:31:00Z" w16du:dateUtc="2026-02-24T04:31:00Z">
            <w:rPr>
              <w:ins w:id="886" w:author="Nozimjon Ortiqov" w:date="2026-02-23T20:36:00Z" w16du:dateUtc="2026-02-23T15:36:00Z"/>
              <w:rFonts w:ascii="Roboto" w:hAnsi="Roboto" w:cstheme="minorHAnsi"/>
              <w:b/>
              <w:bCs/>
              <w:sz w:val="26"/>
              <w:szCs w:val="26"/>
              <w:lang w:val="uz-Cyrl-UZ"/>
            </w:rPr>
          </w:rPrChange>
        </w:rPr>
        <w:pPrChange w:id="887" w:author="Nozimjon Ortiqov" w:date="2026-02-23T20:37:00Z" w16du:dateUtc="2026-02-23T15:37:00Z">
          <w:pPr>
            <w:spacing w:beforeLines="60" w:before="144" w:afterLines="60" w:after="144" w:line="288" w:lineRule="auto"/>
            <w:jc w:val="both"/>
          </w:pPr>
        </w:pPrChange>
      </w:pPr>
    </w:p>
    <w:p w14:paraId="579CEDE6" w14:textId="77777777" w:rsidR="009067CD" w:rsidRPr="009C4BAE" w:rsidRDefault="009067CD" w:rsidP="00802BD3">
      <w:pPr>
        <w:spacing w:before="120" w:after="0" w:line="288" w:lineRule="auto"/>
        <w:ind w:firstLine="567"/>
        <w:jc w:val="both"/>
        <w:rPr>
          <w:ins w:id="888" w:author="Nozimjon Ortiqov" w:date="2026-02-23T21:01:00Z" w16du:dateUtc="2026-02-23T16:01:00Z"/>
          <w:rFonts w:ascii="Roboto" w:hAnsi="Roboto" w:cstheme="minorHAnsi"/>
          <w:sz w:val="26"/>
          <w:szCs w:val="26"/>
          <w:lang w:val="uz-Cyrl-UZ"/>
        </w:rPr>
      </w:pPr>
      <w:ins w:id="889" w:author="Nozimjon Ortiqov" w:date="2026-02-23T21:01:00Z" w16du:dateUtc="2026-02-23T16:01:00Z">
        <w:r w:rsidRPr="009C4BAE">
          <w:rPr>
            <w:rFonts w:ascii="Roboto" w:hAnsi="Roboto" w:cstheme="minorHAnsi"/>
            <w:sz w:val="26"/>
            <w:szCs w:val="26"/>
            <w:lang w:val="uz-Cyrl-UZ"/>
            <w:rPrChange w:id="890" w:author="Nozimjon Ortiqov" w:date="2026-02-24T09:31:00Z" w16du:dateUtc="2026-02-24T04:31:00Z">
              <w:rPr>
                <w:rFonts w:ascii="Roboto" w:hAnsi="Roboto" w:cstheme="minorHAnsi"/>
                <w:b/>
                <w:bCs/>
                <w:color w:val="0070C0"/>
                <w:sz w:val="26"/>
                <w:szCs w:val="26"/>
                <w:lang w:val="uz-Cyrl-UZ"/>
              </w:rPr>
            </w:rPrChange>
          </w:rPr>
          <w:lastRenderedPageBreak/>
          <w:t xml:space="preserve">Бунда, </w:t>
        </w:r>
      </w:ins>
      <w:del w:id="891" w:author="Nozimjon Ortiqov" w:date="2026-02-23T21:01:00Z" w16du:dateUtc="2026-02-23T16:01:00Z">
        <w:r w:rsidR="00233F63" w:rsidRPr="009C4BAE" w:rsidDel="009067CD">
          <w:rPr>
            <w:rFonts w:ascii="Roboto" w:hAnsi="Roboto" w:cstheme="minorHAnsi"/>
            <w:sz w:val="26"/>
            <w:szCs w:val="26"/>
            <w:lang w:val="uz-Cyrl-UZ"/>
            <w:rPrChange w:id="892" w:author="Nozimjon Ortiqov" w:date="2026-02-24T09:31:00Z" w16du:dateUtc="2026-02-24T04:31:00Z">
              <w:rPr>
                <w:rFonts w:ascii="Roboto" w:hAnsi="Roboto" w:cstheme="minorHAnsi"/>
                <w:b/>
                <w:bCs/>
                <w:color w:val="0070C0"/>
                <w:sz w:val="26"/>
                <w:szCs w:val="26"/>
                <w:lang w:val="uz-Cyrl-UZ"/>
              </w:rPr>
            </w:rPrChange>
          </w:rPr>
          <w:delText xml:space="preserve">Тижорат </w:delText>
        </w:r>
      </w:del>
      <w:ins w:id="893" w:author="Nozimjon Ortiqov" w:date="2026-02-23T21:01:00Z" w16du:dateUtc="2026-02-23T16:01:00Z">
        <w:r w:rsidRPr="009C4BAE">
          <w:rPr>
            <w:rFonts w:ascii="Roboto" w:hAnsi="Roboto" w:cstheme="minorHAnsi"/>
            <w:sz w:val="26"/>
            <w:szCs w:val="26"/>
            <w:lang w:val="uz-Cyrl-UZ"/>
            <w:rPrChange w:id="894" w:author="Nozimjon Ortiqov" w:date="2026-02-24T09:31:00Z" w16du:dateUtc="2026-02-24T04:31:00Z">
              <w:rPr>
                <w:rFonts w:ascii="Roboto" w:hAnsi="Roboto" w:cstheme="minorHAnsi"/>
                <w:b/>
                <w:bCs/>
                <w:color w:val="0070C0"/>
                <w:sz w:val="26"/>
                <w:szCs w:val="26"/>
                <w:lang w:val="uz-Cyrl-UZ"/>
              </w:rPr>
            </w:rPrChange>
          </w:rPr>
          <w:t xml:space="preserve">тижорат </w:t>
        </w:r>
      </w:ins>
      <w:r w:rsidR="00233F63" w:rsidRPr="009C4BAE">
        <w:rPr>
          <w:rFonts w:ascii="Roboto" w:hAnsi="Roboto" w:cstheme="minorHAnsi"/>
          <w:sz w:val="26"/>
          <w:szCs w:val="26"/>
          <w:lang w:val="uz-Cyrl-UZ"/>
          <w:rPrChange w:id="895" w:author="Nozimjon Ortiqov" w:date="2026-02-24T09:31:00Z" w16du:dateUtc="2026-02-24T04:31:00Z">
            <w:rPr>
              <w:rFonts w:ascii="Roboto" w:hAnsi="Roboto" w:cstheme="minorHAnsi"/>
              <w:b/>
              <w:bCs/>
              <w:color w:val="0070C0"/>
              <w:sz w:val="26"/>
              <w:szCs w:val="26"/>
              <w:lang w:val="uz-Cyrl-UZ"/>
            </w:rPr>
          </w:rPrChange>
        </w:rPr>
        <w:t>банкларини</w:t>
      </w:r>
      <w:r w:rsidR="00233F63" w:rsidRPr="009C4BAE">
        <w:rPr>
          <w:rFonts w:ascii="Roboto" w:hAnsi="Roboto" w:cstheme="minorHAnsi"/>
          <w:sz w:val="26"/>
          <w:szCs w:val="26"/>
          <w:lang w:val="uz-Cyrl-UZ"/>
          <w:rPrChange w:id="896" w:author="Nozimjon Ortiqov" w:date="2026-02-24T09:31:00Z" w16du:dateUtc="2026-02-24T04:31:00Z">
            <w:rPr>
              <w:rFonts w:ascii="Roboto" w:hAnsi="Roboto" w:cstheme="minorHAnsi"/>
              <w:b/>
              <w:bCs/>
              <w:sz w:val="26"/>
              <w:szCs w:val="26"/>
              <w:lang w:val="uz-Cyrl-UZ"/>
            </w:rPr>
          </w:rPrChange>
        </w:rPr>
        <w:t xml:space="preserve"> танла</w:t>
      </w:r>
      <w:ins w:id="897" w:author="Nozimjon Ortiqov" w:date="2026-02-23T15:58:00Z" w16du:dateUtc="2026-02-23T10:58:00Z">
        <w:r w:rsidR="000F64EF" w:rsidRPr="009C4BAE">
          <w:rPr>
            <w:rFonts w:ascii="Roboto" w:hAnsi="Roboto" w:cstheme="minorHAnsi"/>
            <w:sz w:val="26"/>
            <w:szCs w:val="26"/>
            <w:lang w:val="uz-Cyrl-UZ"/>
            <w:rPrChange w:id="898" w:author="Nozimjon Ortiqov" w:date="2026-02-24T09:31:00Z" w16du:dateUtc="2026-02-24T04:31:00Z">
              <w:rPr>
                <w:rFonts w:ascii="Roboto" w:hAnsi="Roboto" w:cstheme="minorHAnsi"/>
                <w:b/>
                <w:bCs/>
                <w:sz w:val="26"/>
                <w:szCs w:val="26"/>
                <w:lang w:val="uz-Cyrl-UZ"/>
              </w:rPr>
            </w:rPrChange>
          </w:rPr>
          <w:t>шг</w:t>
        </w:r>
      </w:ins>
      <w:del w:id="899" w:author="Nozimjon Ortiqov" w:date="2026-02-23T15:58:00Z" w16du:dateUtc="2026-02-23T10:58:00Z">
        <w:r w:rsidR="00233F63" w:rsidRPr="009C4BAE" w:rsidDel="000F64EF">
          <w:rPr>
            <w:rFonts w:ascii="Roboto" w:hAnsi="Roboto" w:cstheme="minorHAnsi"/>
            <w:sz w:val="26"/>
            <w:szCs w:val="26"/>
            <w:lang w:val="uz-Cyrl-UZ"/>
            <w:rPrChange w:id="900" w:author="Nozimjon Ortiqov" w:date="2026-02-24T09:31:00Z" w16du:dateUtc="2026-02-24T04:31:00Z">
              <w:rPr>
                <w:rFonts w:ascii="Roboto" w:hAnsi="Roboto" w:cstheme="minorHAnsi"/>
                <w:b/>
                <w:bCs/>
                <w:sz w:val="26"/>
                <w:szCs w:val="26"/>
                <w:lang w:val="uz-Cyrl-UZ"/>
              </w:rPr>
            </w:rPrChange>
          </w:rPr>
          <w:delText>г</w:delText>
        </w:r>
      </w:del>
      <w:r w:rsidR="00233F63" w:rsidRPr="009C4BAE">
        <w:rPr>
          <w:rFonts w:ascii="Roboto" w:hAnsi="Roboto" w:cstheme="minorHAnsi"/>
          <w:sz w:val="26"/>
          <w:szCs w:val="26"/>
          <w:lang w:val="uz-Cyrl-UZ"/>
          <w:rPrChange w:id="901" w:author="Nozimjon Ortiqov" w:date="2026-02-24T09:31:00Z" w16du:dateUtc="2026-02-24T04:31:00Z">
            <w:rPr>
              <w:rFonts w:ascii="Roboto" w:hAnsi="Roboto" w:cstheme="minorHAnsi"/>
              <w:b/>
              <w:bCs/>
              <w:sz w:val="26"/>
              <w:szCs w:val="26"/>
              <w:lang w:val="uz-Cyrl-UZ"/>
            </w:rPr>
          </w:rPrChange>
        </w:rPr>
        <w:t>а</w:t>
      </w:r>
      <w:del w:id="902" w:author="Nozimjon Ortiqov" w:date="2026-02-23T15:58:00Z" w16du:dateUtc="2026-02-23T10:58:00Z">
        <w:r w:rsidR="00233F63" w:rsidRPr="009C4BAE" w:rsidDel="000F64EF">
          <w:rPr>
            <w:rFonts w:ascii="Roboto" w:hAnsi="Roboto" w:cstheme="minorHAnsi"/>
            <w:sz w:val="26"/>
            <w:szCs w:val="26"/>
            <w:lang w:val="uz-Cyrl-UZ"/>
            <w:rPrChange w:id="903" w:author="Nozimjon Ortiqov" w:date="2026-02-24T09:31:00Z" w16du:dateUtc="2026-02-24T04:31:00Z">
              <w:rPr>
                <w:rFonts w:ascii="Roboto" w:hAnsi="Roboto" w:cstheme="minorHAnsi"/>
                <w:b/>
                <w:bCs/>
                <w:sz w:val="26"/>
                <w:szCs w:val="26"/>
                <w:lang w:val="uz-Cyrl-UZ"/>
              </w:rPr>
            </w:rPrChange>
          </w:rPr>
          <w:delText>н</w:delText>
        </w:r>
      </w:del>
      <w:r w:rsidR="00233F63" w:rsidRPr="009C4BAE">
        <w:rPr>
          <w:rFonts w:ascii="Roboto" w:hAnsi="Roboto" w:cstheme="minorHAnsi"/>
          <w:sz w:val="26"/>
          <w:szCs w:val="26"/>
          <w:lang w:val="uz-Cyrl-UZ"/>
          <w:rPrChange w:id="904" w:author="Nozimjon Ortiqov" w:date="2026-02-24T09:31:00Z" w16du:dateUtc="2026-02-24T04:31:00Z">
            <w:rPr>
              <w:rFonts w:ascii="Roboto" w:hAnsi="Roboto" w:cstheme="minorHAnsi"/>
              <w:b/>
              <w:bCs/>
              <w:sz w:val="26"/>
              <w:szCs w:val="26"/>
              <w:lang w:val="uz-Cyrl-UZ"/>
            </w:rPr>
          </w:rPrChange>
        </w:rPr>
        <w:t xml:space="preserve"> </w:t>
      </w:r>
      <w:del w:id="905" w:author="Nozimjon Ortiqov" w:date="2026-02-23T15:58:00Z" w16du:dateUtc="2026-02-23T10:58:00Z">
        <w:r w:rsidR="00233F63" w:rsidRPr="009C4BAE" w:rsidDel="000F64EF">
          <w:rPr>
            <w:rFonts w:ascii="Roboto" w:hAnsi="Roboto" w:cstheme="minorHAnsi"/>
            <w:sz w:val="26"/>
            <w:szCs w:val="26"/>
            <w:lang w:val="uz-Cyrl-UZ"/>
            <w:rPrChange w:id="906" w:author="Nozimjon Ortiqov" w:date="2026-02-24T09:31:00Z" w16du:dateUtc="2026-02-24T04:31:00Z">
              <w:rPr>
                <w:rFonts w:ascii="Roboto" w:hAnsi="Roboto" w:cstheme="minorHAnsi"/>
                <w:b/>
                <w:bCs/>
                <w:sz w:val="26"/>
                <w:szCs w:val="26"/>
                <w:lang w:val="uz-Cyrl-UZ"/>
              </w:rPr>
            </w:rPrChange>
          </w:rPr>
          <w:delText xml:space="preserve">респондентларнинг </w:delText>
        </w:r>
        <w:r w:rsidR="00233F63" w:rsidRPr="009C4BAE" w:rsidDel="000F64EF">
          <w:rPr>
            <w:rFonts w:ascii="Roboto" w:hAnsi="Roboto" w:cstheme="minorHAnsi"/>
            <w:color w:val="C00000"/>
            <w:sz w:val="26"/>
            <w:szCs w:val="26"/>
            <w:lang w:val="uz-Cyrl-UZ"/>
            <w:rPrChange w:id="907" w:author="Nozimjon Ortiqov" w:date="2026-02-24T09:31:00Z" w16du:dateUtc="2026-02-24T04:31:00Z">
              <w:rPr>
                <w:rFonts w:ascii="Roboto" w:hAnsi="Roboto" w:cstheme="minorHAnsi"/>
                <w:b/>
                <w:bCs/>
                <w:color w:val="C00000"/>
                <w:sz w:val="26"/>
                <w:szCs w:val="26"/>
                <w:lang w:val="uz-Cyrl-UZ"/>
              </w:rPr>
            </w:rPrChange>
          </w:rPr>
          <w:delText>73</w:delText>
        </w:r>
        <w:r w:rsidR="00233F63" w:rsidRPr="009C4BAE" w:rsidDel="000F64EF">
          <w:rPr>
            <w:rFonts w:ascii="Roboto" w:hAnsi="Roboto" w:cstheme="minorHAnsi"/>
            <w:sz w:val="26"/>
            <w:szCs w:val="26"/>
            <w:lang w:val="uz-Cyrl-UZ"/>
            <w:rPrChange w:id="908" w:author="Nozimjon Ortiqov" w:date="2026-02-24T09:31:00Z" w16du:dateUtc="2026-02-24T04:31:00Z">
              <w:rPr>
                <w:rFonts w:ascii="Roboto" w:hAnsi="Roboto" w:cstheme="minorHAnsi"/>
                <w:b/>
                <w:bCs/>
                <w:sz w:val="26"/>
                <w:szCs w:val="26"/>
                <w:lang w:val="uz-Cyrl-UZ"/>
              </w:rPr>
            </w:rPrChange>
          </w:rPr>
          <w:delText> </w:delText>
        </w:r>
        <w:r w:rsidR="00233F63" w:rsidRPr="009C4BAE" w:rsidDel="000F64EF">
          <w:rPr>
            <w:rFonts w:ascii="Roboto" w:hAnsi="Roboto" w:cstheme="minorHAnsi"/>
            <w:color w:val="0070C0"/>
            <w:sz w:val="26"/>
            <w:szCs w:val="26"/>
            <w:lang w:val="uz-Cyrl-UZ"/>
            <w:rPrChange w:id="909" w:author="Nozimjon Ortiqov" w:date="2026-02-24T09:31:00Z" w16du:dateUtc="2026-02-24T04:31:00Z">
              <w:rPr>
                <w:rFonts w:ascii="Roboto" w:hAnsi="Roboto" w:cstheme="minorHAnsi"/>
                <w:b/>
                <w:bCs/>
                <w:color w:val="0070C0"/>
                <w:sz w:val="26"/>
                <w:szCs w:val="26"/>
                <w:lang w:val="uz-Cyrl-UZ"/>
              </w:rPr>
            </w:rPrChange>
          </w:rPr>
          <w:delText>фоиз</w:delText>
        </w:r>
        <w:r w:rsidR="00233F63" w:rsidRPr="009C4BAE" w:rsidDel="000F64EF">
          <w:rPr>
            <w:rFonts w:ascii="Roboto" w:hAnsi="Roboto" w:cstheme="minorHAnsi"/>
            <w:sz w:val="26"/>
            <w:szCs w:val="26"/>
            <w:lang w:val="uz-Cyrl-UZ"/>
            <w:rPrChange w:id="910" w:author="Nozimjon Ortiqov" w:date="2026-02-24T09:31:00Z" w16du:dateUtc="2026-02-24T04:31:00Z">
              <w:rPr>
                <w:rFonts w:ascii="Roboto" w:hAnsi="Roboto" w:cstheme="minorHAnsi"/>
                <w:b/>
                <w:bCs/>
                <w:sz w:val="26"/>
                <w:szCs w:val="26"/>
                <w:lang w:val="uz-Cyrl-UZ"/>
              </w:rPr>
            </w:rPrChange>
          </w:rPr>
          <w:delText xml:space="preserve">и </w:delText>
        </w:r>
      </w:del>
      <w:r w:rsidR="00233F63" w:rsidRPr="009C4BAE">
        <w:rPr>
          <w:rFonts w:ascii="Roboto" w:hAnsi="Roboto" w:cstheme="minorHAnsi"/>
          <w:sz w:val="26"/>
          <w:szCs w:val="26"/>
          <w:lang w:val="uz-Cyrl-UZ"/>
          <w:rPrChange w:id="911" w:author="Nozimjon Ortiqov" w:date="2026-02-24T09:31:00Z" w16du:dateUtc="2026-02-24T04:31:00Z">
            <w:rPr>
              <w:rFonts w:ascii="Roboto" w:hAnsi="Roboto" w:cstheme="minorHAnsi"/>
              <w:b/>
              <w:bCs/>
              <w:sz w:val="26"/>
              <w:szCs w:val="26"/>
              <w:lang w:val="uz-Cyrl-UZ"/>
            </w:rPr>
          </w:rPrChange>
        </w:rPr>
        <w:t>банкларда</w:t>
      </w:r>
      <w:r w:rsidR="00233F63" w:rsidRPr="009C4BAE">
        <w:rPr>
          <w:rFonts w:ascii="Roboto" w:hAnsi="Roboto" w:cstheme="minorHAnsi"/>
          <w:b/>
          <w:bCs/>
          <w:sz w:val="26"/>
          <w:szCs w:val="26"/>
          <w:lang w:val="uz-Cyrl-UZ"/>
        </w:rPr>
        <w:t xml:space="preserve"> кредит шартлари</w:t>
      </w:r>
      <w:del w:id="912" w:author="Nozimjon Ortiqov" w:date="2026-02-23T15:58:00Z" w16du:dateUtc="2026-02-23T10:58:00Z">
        <w:r w:rsidR="00233F63" w:rsidRPr="009C4BAE" w:rsidDel="000F64EF">
          <w:rPr>
            <w:rFonts w:ascii="Roboto" w:hAnsi="Roboto" w:cstheme="minorHAnsi"/>
            <w:b/>
            <w:bCs/>
            <w:sz w:val="26"/>
            <w:szCs w:val="26"/>
            <w:lang w:val="uz-Cyrl-UZ"/>
          </w:rPr>
          <w:delText>нинг</w:delText>
        </w:r>
      </w:del>
      <w:r w:rsidR="00233F63" w:rsidRPr="009C4BAE">
        <w:rPr>
          <w:rFonts w:ascii="Roboto" w:hAnsi="Roboto" w:cstheme="minorHAnsi"/>
          <w:b/>
          <w:bCs/>
          <w:sz w:val="26"/>
          <w:szCs w:val="26"/>
          <w:lang w:val="uz-Cyrl-UZ"/>
        </w:rPr>
        <w:t xml:space="preserve"> аниқ ва қонуний экан</w:t>
      </w:r>
      <w:ins w:id="913" w:author="Nozimjon Ortiqov" w:date="2026-02-23T15:58:00Z" w16du:dateUtc="2026-02-23T10:58:00Z">
        <w:r w:rsidR="000F64EF" w:rsidRPr="009C4BAE">
          <w:rPr>
            <w:rFonts w:ascii="Roboto" w:hAnsi="Roboto" w:cstheme="minorHAnsi"/>
            <w:b/>
            <w:bCs/>
            <w:sz w:val="26"/>
            <w:szCs w:val="26"/>
            <w:lang w:val="uz-Cyrl-UZ"/>
          </w:rPr>
          <w:t xml:space="preserve">лиги </w:t>
        </w:r>
      </w:ins>
      <w:del w:id="914" w:author="Nozimjon Ortiqov" w:date="2026-02-23T15:58:00Z" w16du:dateUtc="2026-02-23T10:58:00Z">
        <w:r w:rsidR="00233F63" w:rsidRPr="009C4BAE" w:rsidDel="000F64EF">
          <w:rPr>
            <w:rFonts w:ascii="Roboto" w:hAnsi="Roboto" w:cstheme="minorHAnsi"/>
            <w:b/>
            <w:bCs/>
            <w:sz w:val="26"/>
            <w:szCs w:val="26"/>
            <w:lang w:val="uz-Cyrl-UZ"/>
          </w:rPr>
          <w:delText>и</w:delText>
        </w:r>
      </w:del>
      <w:del w:id="915" w:author="Nozimjon Ortiqov" w:date="2026-02-23T15:59:00Z" w16du:dateUtc="2026-02-23T10:59:00Z">
        <w:r w:rsidR="00233F63" w:rsidRPr="009C4BAE" w:rsidDel="000F64EF">
          <w:rPr>
            <w:rFonts w:ascii="Roboto" w:hAnsi="Roboto" w:cstheme="minorHAnsi"/>
            <w:b/>
            <w:bCs/>
            <w:sz w:val="26"/>
            <w:szCs w:val="26"/>
            <w:lang w:val="uz-Cyrl-UZ"/>
          </w:rPr>
          <w:delText xml:space="preserve">ни </w:delText>
        </w:r>
      </w:del>
      <w:r w:rsidR="00233F63" w:rsidRPr="009C4BAE">
        <w:rPr>
          <w:rFonts w:ascii="Roboto" w:hAnsi="Roboto" w:cstheme="minorHAnsi"/>
          <w:b/>
          <w:bCs/>
          <w:sz w:val="26"/>
          <w:szCs w:val="26"/>
          <w:lang w:val="uz-Cyrl-UZ"/>
        </w:rPr>
        <w:t xml:space="preserve">асосий </w:t>
      </w:r>
      <w:del w:id="916" w:author="Nozimjon Ortiqov" w:date="2026-02-23T15:59:00Z" w16du:dateUtc="2026-02-23T10:59:00Z">
        <w:r w:rsidR="00233F63" w:rsidRPr="009C4BAE" w:rsidDel="000F64EF">
          <w:rPr>
            <w:rFonts w:ascii="Roboto" w:hAnsi="Roboto" w:cstheme="minorHAnsi"/>
            <w:b/>
            <w:bCs/>
            <w:sz w:val="26"/>
            <w:szCs w:val="26"/>
            <w:lang w:val="uz-Cyrl-UZ"/>
          </w:rPr>
          <w:delText>сабаб сифатида кўрсатган</w:delText>
        </w:r>
      </w:del>
      <w:ins w:id="917" w:author="Nozimjon Ortiqov" w:date="2026-02-23T15:59:00Z" w16du:dateUtc="2026-02-23T10:59:00Z">
        <w:r w:rsidR="000F64EF" w:rsidRPr="009C4BAE">
          <w:rPr>
            <w:rFonts w:ascii="Roboto" w:hAnsi="Roboto" w:cstheme="minorHAnsi"/>
            <w:b/>
            <w:bCs/>
            <w:sz w:val="26"/>
            <w:szCs w:val="26"/>
            <w:lang w:val="uz-Cyrl-UZ"/>
          </w:rPr>
          <w:t xml:space="preserve">мотив сифатида кўрсатилган </w:t>
        </w:r>
        <w:r w:rsidR="000F64EF" w:rsidRPr="009C4BAE">
          <w:rPr>
            <w:rFonts w:ascii="Roboto" w:hAnsi="Roboto" w:cstheme="minorHAnsi"/>
            <w:i/>
            <w:iCs/>
            <w:sz w:val="26"/>
            <w:szCs w:val="26"/>
            <w:lang w:val="uz-Cyrl-UZ"/>
            <w:rPrChange w:id="918" w:author="Nozimjon Ortiqov" w:date="2026-02-24T09:31:00Z" w16du:dateUtc="2026-02-24T04:31:00Z">
              <w:rPr>
                <w:rFonts w:ascii="Roboto" w:hAnsi="Roboto" w:cstheme="minorHAnsi"/>
                <w:b/>
                <w:bCs/>
                <w:sz w:val="26"/>
                <w:szCs w:val="26"/>
                <w:lang w:val="uz-Cyrl-UZ"/>
              </w:rPr>
            </w:rPrChange>
          </w:rPr>
          <w:t xml:space="preserve">(респондентларнинг </w:t>
        </w:r>
        <w:r w:rsidR="000F64EF" w:rsidRPr="009C4BAE">
          <w:rPr>
            <w:rFonts w:ascii="Roboto" w:hAnsi="Roboto" w:cstheme="minorHAnsi"/>
            <w:i/>
            <w:iCs/>
            <w:color w:val="C00000"/>
            <w:sz w:val="26"/>
            <w:szCs w:val="26"/>
            <w:lang w:val="uz-Cyrl-UZ"/>
            <w:rPrChange w:id="919" w:author="Nozimjon Ortiqov" w:date="2026-02-24T09:31:00Z" w16du:dateUtc="2026-02-24T04:31:00Z">
              <w:rPr>
                <w:rFonts w:ascii="Roboto" w:hAnsi="Roboto" w:cstheme="minorHAnsi"/>
                <w:b/>
                <w:bCs/>
                <w:color w:val="C00000"/>
                <w:sz w:val="26"/>
                <w:szCs w:val="26"/>
                <w:lang w:val="uz-Cyrl-UZ"/>
              </w:rPr>
            </w:rPrChange>
          </w:rPr>
          <w:t>73</w:t>
        </w:r>
        <w:r w:rsidR="000F64EF" w:rsidRPr="009C4BAE">
          <w:rPr>
            <w:rFonts w:ascii="Roboto" w:hAnsi="Roboto" w:cstheme="minorHAnsi"/>
            <w:i/>
            <w:iCs/>
            <w:sz w:val="26"/>
            <w:szCs w:val="26"/>
            <w:lang w:val="uz-Cyrl-UZ"/>
            <w:rPrChange w:id="920" w:author="Nozimjon Ortiqov" w:date="2026-02-24T09:31:00Z" w16du:dateUtc="2026-02-24T04:31:00Z">
              <w:rPr>
                <w:rFonts w:ascii="Roboto" w:hAnsi="Roboto" w:cstheme="minorHAnsi"/>
                <w:b/>
                <w:bCs/>
                <w:sz w:val="26"/>
                <w:szCs w:val="26"/>
                <w:lang w:val="uz-Cyrl-UZ"/>
              </w:rPr>
            </w:rPrChange>
          </w:rPr>
          <w:t> </w:t>
        </w:r>
        <w:r w:rsidR="000F64EF" w:rsidRPr="009C4BAE">
          <w:rPr>
            <w:rFonts w:ascii="Roboto" w:hAnsi="Roboto" w:cstheme="minorHAnsi"/>
            <w:i/>
            <w:iCs/>
            <w:color w:val="0070C0"/>
            <w:sz w:val="26"/>
            <w:szCs w:val="26"/>
            <w:lang w:val="uz-Cyrl-UZ"/>
            <w:rPrChange w:id="921" w:author="Nozimjon Ortiqov" w:date="2026-02-24T09:31:00Z" w16du:dateUtc="2026-02-24T04:31:00Z">
              <w:rPr>
                <w:rFonts w:ascii="Roboto" w:hAnsi="Roboto" w:cstheme="minorHAnsi"/>
                <w:b/>
                <w:bCs/>
                <w:color w:val="0070C0"/>
                <w:sz w:val="26"/>
                <w:szCs w:val="26"/>
                <w:lang w:val="uz-Cyrl-UZ"/>
              </w:rPr>
            </w:rPrChange>
          </w:rPr>
          <w:t>фоиз</w:t>
        </w:r>
        <w:r w:rsidR="000F64EF" w:rsidRPr="009C4BAE">
          <w:rPr>
            <w:rFonts w:ascii="Roboto" w:hAnsi="Roboto" w:cstheme="minorHAnsi"/>
            <w:i/>
            <w:iCs/>
            <w:sz w:val="26"/>
            <w:szCs w:val="26"/>
            <w:lang w:val="uz-Cyrl-UZ"/>
            <w:rPrChange w:id="922" w:author="Nozimjon Ortiqov" w:date="2026-02-24T09:31:00Z" w16du:dateUtc="2026-02-24T04:31:00Z">
              <w:rPr>
                <w:rFonts w:ascii="Roboto" w:hAnsi="Roboto" w:cstheme="minorHAnsi"/>
                <w:b/>
                <w:bCs/>
                <w:sz w:val="26"/>
                <w:szCs w:val="26"/>
                <w:lang w:val="uz-Cyrl-UZ"/>
              </w:rPr>
            </w:rPrChange>
          </w:rPr>
          <w:t>и шу фикрда)</w:t>
        </w:r>
      </w:ins>
      <w:r w:rsidR="00233F63" w:rsidRPr="009C4BAE">
        <w:rPr>
          <w:rFonts w:ascii="Roboto" w:hAnsi="Roboto" w:cstheme="minorHAnsi"/>
          <w:sz w:val="26"/>
          <w:szCs w:val="26"/>
          <w:lang w:val="uz-Cyrl-UZ"/>
          <w:rPrChange w:id="923" w:author="Nozimjon Ortiqov" w:date="2026-02-24T09:31:00Z" w16du:dateUtc="2026-02-24T04:31:00Z">
            <w:rPr>
              <w:rFonts w:ascii="Roboto" w:hAnsi="Roboto" w:cstheme="minorHAnsi"/>
              <w:b/>
              <w:bCs/>
              <w:sz w:val="26"/>
              <w:szCs w:val="26"/>
              <w:lang w:val="uz-Cyrl-UZ"/>
            </w:rPr>
          </w:rPrChange>
        </w:rPr>
        <w:t>.</w:t>
      </w:r>
      <w:r w:rsidR="00233F63" w:rsidRPr="009C4BAE">
        <w:rPr>
          <w:rFonts w:ascii="Roboto" w:hAnsi="Roboto" w:cstheme="minorHAnsi"/>
          <w:sz w:val="26"/>
          <w:szCs w:val="26"/>
          <w:lang w:val="uz-Cyrl-UZ"/>
        </w:rPr>
        <w:t xml:space="preserve"> </w:t>
      </w:r>
    </w:p>
    <w:p w14:paraId="098294AE" w14:textId="53F0CAB2" w:rsidR="00233F63" w:rsidRPr="009C4BAE" w:rsidRDefault="00233F63">
      <w:pPr>
        <w:spacing w:before="120" w:after="0" w:line="288" w:lineRule="auto"/>
        <w:ind w:firstLine="567"/>
        <w:jc w:val="both"/>
        <w:rPr>
          <w:rFonts w:ascii="Roboto" w:hAnsi="Roboto" w:cstheme="minorHAnsi"/>
          <w:sz w:val="26"/>
          <w:szCs w:val="26"/>
          <w:lang w:val="uz-Cyrl-UZ"/>
        </w:rPr>
        <w:pPrChange w:id="924" w:author="Nozimjon Ortiqov" w:date="2026-02-23T20:38:00Z" w16du:dateUtc="2026-02-23T15:38:00Z">
          <w:pPr>
            <w:spacing w:beforeLines="60" w:before="144" w:afterLines="60" w:after="144" w:line="288" w:lineRule="auto"/>
            <w:ind w:firstLine="567"/>
            <w:jc w:val="both"/>
          </w:pPr>
        </w:pPrChange>
      </w:pPr>
      <w:r w:rsidRPr="009C4BAE">
        <w:rPr>
          <w:rFonts w:ascii="Roboto" w:hAnsi="Roboto" w:cstheme="minorHAnsi"/>
          <w:sz w:val="26"/>
          <w:szCs w:val="26"/>
          <w:lang w:val="uz-Cyrl-UZ"/>
        </w:rPr>
        <w:t xml:space="preserve">Банкларни танлашга таъсир этувчи бошқа муҳим омиллар сифатида </w:t>
      </w:r>
      <w:r w:rsidRPr="009C4BAE">
        <w:rPr>
          <w:rFonts w:ascii="Roboto" w:hAnsi="Roboto" w:cstheme="minorHAnsi"/>
          <w:b/>
          <w:bCs/>
          <w:sz w:val="26"/>
          <w:szCs w:val="26"/>
          <w:lang w:val="uz-Cyrl-UZ"/>
          <w:rPrChange w:id="925" w:author="Nozimjon Ortiqov" w:date="2026-02-24T09:31:00Z" w16du:dateUtc="2026-02-24T04:31:00Z">
            <w:rPr>
              <w:rFonts w:ascii="Roboto" w:hAnsi="Roboto" w:cstheme="minorHAnsi"/>
              <w:sz w:val="26"/>
              <w:szCs w:val="26"/>
              <w:lang w:val="uz-Cyrl-UZ"/>
            </w:rPr>
          </w:rPrChange>
        </w:rPr>
        <w:t>қулай расмийлаштириш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36 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926" w:author="Nozimjon Ortiqov" w:date="2026-02-24T09:31:00Z" w16du:dateUtc="2026-02-24T04:31:00Z">
            <w:rPr>
              <w:rFonts w:ascii="Roboto" w:hAnsi="Roboto" w:cstheme="minorHAnsi"/>
              <w:sz w:val="26"/>
              <w:szCs w:val="26"/>
              <w:lang w:val="uz-Cyrl-UZ"/>
            </w:rPr>
          </w:rPrChange>
        </w:rPr>
        <w:t xml:space="preserve">узоқ муддатга </w:t>
      </w:r>
      <w:r w:rsidR="00177B16" w:rsidRPr="009C4BAE">
        <w:rPr>
          <w:rFonts w:ascii="Roboto" w:hAnsi="Roboto" w:cstheme="minorHAnsi"/>
          <w:b/>
          <w:bCs/>
          <w:sz w:val="26"/>
          <w:szCs w:val="26"/>
          <w:lang w:val="uz-Cyrl-UZ"/>
          <w:rPrChange w:id="927" w:author="Nozimjon Ortiqov" w:date="2026-02-24T09:31:00Z" w16du:dateUtc="2026-02-24T04:31:00Z">
            <w:rPr>
              <w:rFonts w:ascii="Roboto" w:hAnsi="Roboto" w:cstheme="minorHAnsi"/>
              <w:sz w:val="26"/>
              <w:szCs w:val="26"/>
              <w:lang w:val="uz-Cyrl-UZ"/>
            </w:rPr>
          </w:rPrChange>
        </w:rPr>
        <w:t>қарз</w:t>
      </w:r>
      <w:del w:id="928" w:author="Nozimjon Ortiqov" w:date="2026-02-23T15:59:00Z" w16du:dateUtc="2026-02-23T10:59:00Z">
        <w:r w:rsidR="00177B16" w:rsidRPr="009C4BAE" w:rsidDel="000F64EF">
          <w:rPr>
            <w:rFonts w:ascii="Roboto" w:hAnsi="Roboto" w:cstheme="minorHAnsi"/>
            <w:b/>
            <w:bCs/>
            <w:sz w:val="26"/>
            <w:szCs w:val="26"/>
            <w:lang w:val="uz-Cyrl-UZ"/>
            <w:rPrChange w:id="929" w:author="Nozimjon Ortiqov" w:date="2026-02-24T09:31:00Z" w16du:dateUtc="2026-02-24T04:31:00Z">
              <w:rPr>
                <w:rFonts w:ascii="Roboto" w:hAnsi="Roboto" w:cstheme="minorHAnsi"/>
                <w:sz w:val="26"/>
                <w:szCs w:val="26"/>
                <w:lang w:val="uz-Cyrl-UZ"/>
              </w:rPr>
            </w:rPrChange>
          </w:rPr>
          <w:delText xml:space="preserve"> </w:delText>
        </w:r>
      </w:del>
      <w:ins w:id="930" w:author="Nozimjon Ortiqov" w:date="2026-02-23T20:37:00Z" w16du:dateUtc="2026-02-23T15:37:00Z">
        <w:r w:rsidR="00504C85" w:rsidRPr="009C4BAE">
          <w:rPr>
            <w:rFonts w:ascii="Roboto" w:hAnsi="Roboto" w:cstheme="minorHAnsi"/>
            <w:b/>
            <w:bCs/>
            <w:sz w:val="26"/>
            <w:szCs w:val="26"/>
            <w:lang w:val="uz-Cyrl-UZ"/>
            <w:rPrChange w:id="931" w:author="Nozimjon Ortiqov" w:date="2026-02-24T09:31:00Z" w16du:dateUtc="2026-02-24T04:31:00Z">
              <w:rPr>
                <w:rFonts w:ascii="Roboto" w:hAnsi="Roboto" w:cstheme="minorHAnsi"/>
                <w:sz w:val="26"/>
                <w:szCs w:val="26"/>
                <w:lang w:val="uz-Cyrl-UZ"/>
              </w:rPr>
            </w:rPrChange>
          </w:rPr>
          <w:t xml:space="preserve"> </w:t>
        </w:r>
      </w:ins>
      <w:r w:rsidRPr="009C4BAE">
        <w:rPr>
          <w:rFonts w:ascii="Roboto" w:hAnsi="Roboto" w:cstheme="minorHAnsi"/>
          <w:b/>
          <w:bCs/>
          <w:sz w:val="26"/>
          <w:szCs w:val="26"/>
          <w:lang w:val="uz-Cyrl-UZ"/>
          <w:rPrChange w:id="932" w:author="Nozimjon Ortiqov" w:date="2026-02-24T09:31:00Z" w16du:dateUtc="2026-02-24T04:31:00Z">
            <w:rPr>
              <w:rFonts w:ascii="Roboto" w:hAnsi="Roboto" w:cstheme="minorHAnsi"/>
              <w:sz w:val="26"/>
              <w:szCs w:val="26"/>
              <w:lang w:val="uz-Cyrl-UZ"/>
            </w:rPr>
          </w:rPrChange>
        </w:rPr>
        <w:t>олиш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24 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933" w:author="Nozimjon Ortiqov" w:date="2026-02-24T09:31:00Z" w16du:dateUtc="2026-02-24T04:31:00Z">
            <w:rPr>
              <w:rFonts w:ascii="Roboto" w:hAnsi="Roboto" w:cstheme="minorHAnsi"/>
              <w:sz w:val="26"/>
              <w:szCs w:val="26"/>
              <w:lang w:val="uz-Cyrl-UZ"/>
            </w:rPr>
          </w:rPrChange>
        </w:rPr>
        <w:t>нисбатан паст фоиз ставкалари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кредит тарихини шакллантириш имконияти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қайд этилган.</w:t>
      </w:r>
    </w:p>
    <w:p w14:paraId="718E922D" w14:textId="6D43D60E" w:rsidR="00233F63" w:rsidRPr="009C4BAE" w:rsidRDefault="00233F63">
      <w:pPr>
        <w:spacing w:before="120" w:after="0" w:line="288" w:lineRule="auto"/>
        <w:ind w:firstLine="567"/>
        <w:jc w:val="both"/>
        <w:rPr>
          <w:rFonts w:ascii="Roboto" w:hAnsi="Roboto" w:cstheme="minorHAnsi"/>
          <w:sz w:val="26"/>
          <w:szCs w:val="26"/>
          <w:lang w:val="uz-Cyrl-UZ"/>
        </w:rPr>
        <w:pPrChange w:id="934" w:author="Nozimjon Ortiqov" w:date="2026-02-23T20:38:00Z" w16du:dateUtc="2026-02-23T15:38:00Z">
          <w:pPr>
            <w:spacing w:beforeLines="60" w:before="144" w:afterLines="60" w:after="144" w:line="288" w:lineRule="auto"/>
            <w:ind w:firstLine="567"/>
            <w:jc w:val="both"/>
          </w:pPr>
        </w:pPrChange>
      </w:pPr>
      <w:del w:id="935" w:author="Nozimjon Ortiqov" w:date="2026-02-23T13:40:00Z" w16du:dateUtc="2026-02-23T08:40:00Z">
        <w:r w:rsidRPr="009C4BAE" w:rsidDel="003419A1">
          <w:rPr>
            <w:rFonts w:ascii="Roboto" w:hAnsi="Roboto" w:cstheme="minorHAnsi"/>
            <w:b/>
            <w:bCs/>
            <w:sz w:val="26"/>
            <w:szCs w:val="26"/>
            <w:lang w:val="uz-Cyrl-UZ"/>
          </w:rPr>
          <w:delText xml:space="preserve">Шу билан бирга, </w:delText>
        </w:r>
        <w:r w:rsidRPr="009C4BAE" w:rsidDel="003419A1">
          <w:rPr>
            <w:rFonts w:ascii="Roboto" w:hAnsi="Roboto" w:cstheme="minorHAnsi"/>
            <w:b/>
            <w:bCs/>
            <w:sz w:val="26"/>
            <w:szCs w:val="26"/>
            <w:lang w:val="uz-Cyrl-UZ"/>
            <w:rPrChange w:id="936" w:author="Nozimjon Ortiqov" w:date="2026-02-24T09:31:00Z" w16du:dateUtc="2026-02-24T04:31:00Z">
              <w:rPr>
                <w:rFonts w:ascii="Roboto" w:hAnsi="Roboto" w:cstheme="minorHAnsi"/>
                <w:b/>
                <w:bCs/>
                <w:color w:val="0070C0"/>
                <w:sz w:val="26"/>
                <w:szCs w:val="26"/>
                <w:lang w:val="uz-Cyrl-UZ"/>
              </w:rPr>
            </w:rPrChange>
          </w:rPr>
          <w:delText>н</w:delText>
        </w:r>
      </w:del>
      <w:ins w:id="937" w:author="Nozimjon Ortiqov" w:date="2026-02-23T13:40:00Z" w16du:dateUtc="2026-02-23T08:40:00Z">
        <w:r w:rsidR="003419A1" w:rsidRPr="009C4BAE">
          <w:rPr>
            <w:rFonts w:ascii="Roboto" w:hAnsi="Roboto" w:cstheme="minorHAnsi"/>
            <w:b/>
            <w:bCs/>
            <w:sz w:val="26"/>
            <w:szCs w:val="26"/>
            <w:lang w:val="uz-Cyrl-UZ"/>
          </w:rPr>
          <w:t>Н</w:t>
        </w:r>
      </w:ins>
      <w:r w:rsidRPr="009C4BAE">
        <w:rPr>
          <w:rFonts w:ascii="Roboto" w:hAnsi="Roboto" w:cstheme="minorHAnsi"/>
          <w:b/>
          <w:bCs/>
          <w:sz w:val="26"/>
          <w:szCs w:val="26"/>
          <w:lang w:val="uz-Cyrl-UZ"/>
          <w:rPrChange w:id="938" w:author="Nozimjon Ortiqov" w:date="2026-02-24T09:31:00Z" w16du:dateUtc="2026-02-24T04:31:00Z">
            <w:rPr>
              <w:rFonts w:ascii="Roboto" w:hAnsi="Roboto" w:cstheme="minorHAnsi"/>
              <w:b/>
              <w:bCs/>
              <w:color w:val="0070C0"/>
              <w:sz w:val="26"/>
              <w:szCs w:val="26"/>
              <w:lang w:val="uz-Cyrl-UZ"/>
            </w:rPr>
          </w:rPrChange>
        </w:rPr>
        <w:t>орасмий манбалардан</w:t>
      </w:r>
      <w:r w:rsidRPr="009C4BAE">
        <w:rPr>
          <w:rFonts w:ascii="Roboto" w:hAnsi="Roboto" w:cstheme="minorHAnsi"/>
          <w:b/>
          <w:bCs/>
          <w:sz w:val="26"/>
          <w:szCs w:val="26"/>
          <w:lang w:val="uz-Cyrl-UZ"/>
        </w:rPr>
        <w:t xml:space="preserve"> қарз олишнинг асосий сабаблари сифатида </w:t>
      </w:r>
      <w:r w:rsidRPr="009C4BAE">
        <w:rPr>
          <w:rFonts w:ascii="Roboto" w:hAnsi="Roboto" w:cstheme="minorHAnsi"/>
          <w:sz w:val="26"/>
          <w:szCs w:val="26"/>
          <w:lang w:val="uz-Cyrl-UZ"/>
          <w:rPrChange w:id="939" w:author="Nozimjon Ortiqov" w:date="2026-02-24T09:31:00Z" w16du:dateUtc="2026-02-24T04:31:00Z">
            <w:rPr>
              <w:rFonts w:ascii="Roboto" w:hAnsi="Roboto" w:cstheme="minorHAnsi"/>
              <w:b/>
              <w:bCs/>
              <w:sz w:val="26"/>
              <w:szCs w:val="26"/>
              <w:lang w:val="uz-Cyrl-UZ"/>
            </w:rPr>
          </w:rPrChange>
        </w:rPr>
        <w:t>устама йўқлиги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68 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қарз олиш осон ва тезлиги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61 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банк фоизларининг юқорилиги</w:t>
      </w:r>
      <w:r w:rsidRPr="009C4BAE">
        <w:rPr>
          <w:rFonts w:ascii="Roboto" w:hAnsi="Roboto" w:cstheme="minorHAnsi"/>
          <w:i/>
          <w:iCs/>
          <w:sz w:val="26"/>
          <w:szCs w:val="26"/>
          <w:lang w:val="uz-Cyrl-UZ"/>
        </w:rPr>
        <w:t xml:space="preserve"> (</w:t>
      </w:r>
      <w:r w:rsidRPr="009C4BAE">
        <w:rPr>
          <w:rFonts w:ascii="Roboto" w:hAnsi="Roboto" w:cstheme="minorHAnsi"/>
          <w:i/>
          <w:iCs/>
          <w:color w:val="C00000"/>
          <w:sz w:val="26"/>
          <w:szCs w:val="26"/>
          <w:lang w:val="uz-Cyrl-UZ"/>
        </w:rPr>
        <w:t>17 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 xml:space="preserve">диний сабаблар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ва расмий</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даромад талаб этилмаслиги</w:t>
      </w:r>
      <w:ins w:id="940" w:author="Nozimjon Ortiqov" w:date="2026-02-23T21:22:00Z" w16du:dateUtc="2026-02-23T16:22:00Z">
        <w:r w:rsidR="003767FF" w:rsidRPr="009C4BAE">
          <w:rPr>
            <w:rFonts w:ascii="Roboto" w:hAnsi="Roboto" w:cstheme="minorHAnsi"/>
            <w:sz w:val="26"/>
            <w:szCs w:val="26"/>
            <w:lang w:val="en-US"/>
          </w:rPr>
          <w:t xml:space="preserve"> </w:t>
        </w:r>
        <w:r w:rsidR="003767FF" w:rsidRPr="009C4BAE">
          <w:rPr>
            <w:rFonts w:ascii="Roboto" w:hAnsi="Roboto" w:cstheme="minorHAnsi"/>
            <w:i/>
            <w:iCs/>
            <w:sz w:val="26"/>
            <w:szCs w:val="26"/>
            <w:lang w:val="uz-Cyrl-UZ"/>
          </w:rPr>
          <w:t>(</w:t>
        </w:r>
        <w:r w:rsidR="003767FF" w:rsidRPr="009C4BAE">
          <w:rPr>
            <w:rFonts w:ascii="Roboto" w:hAnsi="Roboto" w:cstheme="minorHAnsi"/>
            <w:i/>
            <w:iCs/>
            <w:color w:val="C00000"/>
            <w:sz w:val="26"/>
            <w:szCs w:val="26"/>
            <w:highlight w:val="yellow"/>
            <w:rPrChange w:id="941" w:author="Nozimjon Ortiqov" w:date="2026-02-24T09:31:00Z" w16du:dateUtc="2026-02-24T04:31:00Z">
              <w:rPr>
                <w:rFonts w:ascii="Roboto" w:hAnsi="Roboto" w:cstheme="minorHAnsi"/>
                <w:i/>
                <w:iCs/>
                <w:color w:val="C00000"/>
                <w:sz w:val="26"/>
                <w:szCs w:val="26"/>
              </w:rPr>
            </w:rPrChange>
          </w:rPr>
          <w:t>___</w:t>
        </w:r>
        <w:r w:rsidR="003767FF" w:rsidRPr="009C4BAE">
          <w:rPr>
            <w:rFonts w:ascii="Roboto" w:hAnsi="Roboto" w:cstheme="minorHAnsi"/>
            <w:i/>
            <w:iCs/>
            <w:color w:val="C00000"/>
            <w:sz w:val="26"/>
            <w:szCs w:val="26"/>
            <w:lang w:val="uz-Cyrl-UZ"/>
          </w:rPr>
          <w:t> </w:t>
        </w:r>
        <w:r w:rsidR="003767FF" w:rsidRPr="009C4BAE">
          <w:rPr>
            <w:rFonts w:ascii="Roboto" w:hAnsi="Roboto" w:cstheme="minorHAnsi"/>
            <w:i/>
            <w:iCs/>
            <w:color w:val="0070C0"/>
            <w:sz w:val="26"/>
            <w:szCs w:val="26"/>
            <w:lang w:val="uz-Cyrl-UZ"/>
          </w:rPr>
          <w:t>фоиз</w:t>
        </w:r>
        <w:r w:rsidR="003767FF" w:rsidRPr="009C4BAE">
          <w:rPr>
            <w:rFonts w:ascii="Roboto" w:hAnsi="Roboto" w:cstheme="minorHAnsi"/>
            <w:i/>
            <w:iCs/>
            <w:sz w:val="26"/>
            <w:szCs w:val="26"/>
            <w:lang w:val="uz-Cyrl-UZ"/>
          </w:rPr>
          <w:t>)</w:t>
        </w:r>
      </w:ins>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келтирилган.</w:t>
      </w:r>
    </w:p>
    <w:p w14:paraId="6C09A6AA" w14:textId="3C4C69FF" w:rsidR="0077090C" w:rsidRPr="009C4BAE" w:rsidRDefault="00233F63" w:rsidP="00802BD3">
      <w:pPr>
        <w:spacing w:before="120" w:after="0" w:line="288" w:lineRule="auto"/>
        <w:ind w:firstLine="567"/>
        <w:jc w:val="both"/>
        <w:rPr>
          <w:ins w:id="942" w:author="Nozimjon Ortiqov" w:date="2026-02-23T21:03:00Z" w16du:dateUtc="2026-02-23T16:03:00Z"/>
          <w:rFonts w:ascii="Roboto" w:hAnsi="Roboto" w:cstheme="minorHAnsi"/>
          <w:sz w:val="26"/>
          <w:szCs w:val="26"/>
          <w:lang w:val="uz-Cyrl-UZ"/>
        </w:rPr>
      </w:pPr>
      <w:r w:rsidRPr="009C4BAE">
        <w:rPr>
          <w:rFonts w:ascii="Roboto" w:hAnsi="Roboto" w:cstheme="minorHAnsi"/>
          <w:b/>
          <w:bCs/>
          <w:sz w:val="26"/>
          <w:szCs w:val="26"/>
          <w:lang w:val="uz-Cyrl-UZ"/>
        </w:rPr>
        <w:t xml:space="preserve">Қарз </w:t>
      </w:r>
      <w:del w:id="943" w:author="Nozimjon Ortiqov" w:date="2026-02-23T21:03:00Z" w16du:dateUtc="2026-02-23T16:03:00Z">
        <w:r w:rsidRPr="009C4BAE" w:rsidDel="00567369">
          <w:rPr>
            <w:rFonts w:ascii="Roboto" w:hAnsi="Roboto" w:cstheme="minorHAnsi"/>
            <w:b/>
            <w:bCs/>
            <w:sz w:val="26"/>
            <w:szCs w:val="26"/>
            <w:lang w:val="uz-Cyrl-UZ"/>
          </w:rPr>
          <w:delText xml:space="preserve">миқдоридан </w:delText>
        </w:r>
      </w:del>
      <w:ins w:id="944" w:author="Nozimjon Ortiqov" w:date="2026-02-23T21:03:00Z" w16du:dateUtc="2026-02-23T16:03:00Z">
        <w:r w:rsidR="00567369" w:rsidRPr="009C4BAE">
          <w:rPr>
            <w:rFonts w:ascii="Roboto" w:hAnsi="Roboto" w:cstheme="minorHAnsi"/>
            <w:b/>
            <w:bCs/>
            <w:sz w:val="26"/>
            <w:szCs w:val="26"/>
            <w:lang w:val="uz-Cyrl-UZ"/>
          </w:rPr>
          <w:t xml:space="preserve">миқдорига қараб қарз олиш </w:t>
        </w:r>
      </w:ins>
      <w:del w:id="945" w:author="Nozimjon Ortiqov" w:date="2026-02-23T21:03:00Z" w16du:dateUtc="2026-02-23T16:03:00Z">
        <w:r w:rsidRPr="009C4BAE" w:rsidDel="00567369">
          <w:rPr>
            <w:rFonts w:ascii="Roboto" w:hAnsi="Roboto" w:cstheme="minorHAnsi"/>
            <w:b/>
            <w:bCs/>
            <w:sz w:val="26"/>
            <w:szCs w:val="26"/>
            <w:lang w:val="uz-Cyrl-UZ"/>
          </w:rPr>
          <w:delText xml:space="preserve">келиб чиқиб фуқаролар турли </w:delText>
        </w:r>
      </w:del>
      <w:r w:rsidRPr="009C4BAE">
        <w:rPr>
          <w:rFonts w:ascii="Roboto" w:hAnsi="Roboto" w:cstheme="minorHAnsi"/>
          <w:b/>
          <w:bCs/>
          <w:sz w:val="26"/>
          <w:szCs w:val="26"/>
          <w:lang w:val="uz-Cyrl-UZ"/>
        </w:rPr>
        <w:t>манбалар</w:t>
      </w:r>
      <w:del w:id="946" w:author="Nozimjon Ortiqov" w:date="2026-02-23T21:03:00Z" w16du:dateUtc="2026-02-23T16:03:00Z">
        <w:r w:rsidRPr="009C4BAE" w:rsidDel="00567369">
          <w:rPr>
            <w:rFonts w:ascii="Roboto" w:hAnsi="Roboto" w:cstheme="minorHAnsi"/>
            <w:b/>
            <w:bCs/>
            <w:sz w:val="26"/>
            <w:szCs w:val="26"/>
            <w:lang w:val="uz-Cyrl-UZ"/>
          </w:rPr>
          <w:delText>дан</w:delText>
        </w:r>
      </w:del>
      <w:ins w:id="947" w:author="Nozimjon Ortiqov" w:date="2026-02-23T21:03:00Z" w16du:dateUtc="2026-02-23T16:03:00Z">
        <w:r w:rsidR="00567369" w:rsidRPr="009C4BAE">
          <w:rPr>
            <w:rFonts w:ascii="Roboto" w:hAnsi="Roboto" w:cstheme="minorHAnsi"/>
            <w:b/>
            <w:bCs/>
            <w:sz w:val="26"/>
            <w:szCs w:val="26"/>
            <w:lang w:val="uz-Cyrl-UZ"/>
          </w:rPr>
          <w:t>ида фарқлар мавжуд</w:t>
        </w:r>
      </w:ins>
      <w:del w:id="948" w:author="Nozimjon Ortiqov" w:date="2026-02-23T21:04:00Z" w16du:dateUtc="2026-02-23T16:04:00Z">
        <w:r w:rsidRPr="009C4BAE" w:rsidDel="00567369">
          <w:rPr>
            <w:rFonts w:ascii="Roboto" w:hAnsi="Roboto" w:cstheme="minorHAnsi"/>
            <w:b/>
            <w:bCs/>
            <w:sz w:val="26"/>
            <w:szCs w:val="26"/>
            <w:lang w:val="uz-Cyrl-UZ"/>
          </w:rPr>
          <w:delText xml:space="preserve"> олишни афзал кўришади</w:delText>
        </w:r>
      </w:del>
      <w:r w:rsidRPr="009C4BAE">
        <w:rPr>
          <w:rFonts w:ascii="Roboto" w:hAnsi="Roboto" w:cstheme="minorHAnsi"/>
          <w:b/>
          <w:bCs/>
          <w:sz w:val="26"/>
          <w:szCs w:val="26"/>
          <w:lang w:val="uz-Cyrl-UZ"/>
        </w:rPr>
        <w:t xml:space="preserve">. </w:t>
      </w:r>
      <w:r w:rsidRPr="009C4BAE">
        <w:rPr>
          <w:rFonts w:ascii="Roboto" w:hAnsi="Roboto" w:cstheme="minorHAnsi"/>
          <w:sz w:val="26"/>
          <w:szCs w:val="26"/>
          <w:lang w:val="uz-Cyrl-UZ"/>
        </w:rPr>
        <w:t>Қарз миқдори</w:t>
      </w:r>
      <w:ins w:id="949" w:author="Nozimjon Ortiqov" w:date="2026-02-23T13:40:00Z" w16du:dateUtc="2026-02-23T08:40:00Z">
        <w:r w:rsidR="003419A1" w:rsidRPr="009C4BAE">
          <w:rPr>
            <w:rFonts w:ascii="Roboto" w:hAnsi="Roboto" w:cstheme="minorHAnsi"/>
            <w:sz w:val="26"/>
            <w:szCs w:val="26"/>
            <w:lang w:val="uz-Cyrl-UZ"/>
          </w:rPr>
          <w:t xml:space="preserve"> кичикроқ ҳолатда </w:t>
        </w:r>
        <w:r w:rsidR="003419A1" w:rsidRPr="009C4BAE">
          <w:rPr>
            <w:rFonts w:ascii="Roboto" w:hAnsi="Roboto" w:cstheme="minorHAnsi"/>
            <w:i/>
            <w:iCs/>
            <w:sz w:val="26"/>
            <w:szCs w:val="26"/>
            <w:lang w:val="uz-Cyrl-UZ"/>
            <w:rPrChange w:id="950" w:author="Nozimjon Ortiqov" w:date="2026-02-24T09:31:00Z" w16du:dateUtc="2026-02-24T04:31:00Z">
              <w:rPr>
                <w:rFonts w:ascii="Roboto" w:hAnsi="Roboto" w:cstheme="minorHAnsi"/>
                <w:sz w:val="26"/>
                <w:szCs w:val="26"/>
                <w:lang w:val="uz-Cyrl-UZ"/>
              </w:rPr>
            </w:rPrChange>
          </w:rPr>
          <w:t>(</w:t>
        </w:r>
      </w:ins>
      <w:del w:id="951" w:author="Nozimjon Ortiqov" w:date="2026-02-23T13:40:00Z" w16du:dateUtc="2026-02-23T08:40:00Z">
        <w:r w:rsidRPr="009C4BAE" w:rsidDel="003419A1">
          <w:rPr>
            <w:rFonts w:ascii="Roboto" w:hAnsi="Roboto" w:cstheme="minorHAnsi"/>
            <w:i/>
            <w:iCs/>
            <w:sz w:val="26"/>
            <w:szCs w:val="26"/>
            <w:lang w:val="uz-Cyrl-UZ"/>
            <w:rPrChange w:id="952" w:author="Nozimjon Ortiqov" w:date="2026-02-24T09:31:00Z" w16du:dateUtc="2026-02-24T04:31:00Z">
              <w:rPr>
                <w:rFonts w:ascii="Roboto" w:hAnsi="Roboto" w:cstheme="minorHAnsi"/>
                <w:sz w:val="26"/>
                <w:szCs w:val="26"/>
                <w:lang w:val="uz-Cyrl-UZ"/>
              </w:rPr>
            </w:rPrChange>
          </w:rPr>
          <w:delText xml:space="preserve"> </w:delText>
        </w:r>
      </w:del>
      <w:r w:rsidRPr="009C4BAE">
        <w:rPr>
          <w:rFonts w:ascii="Roboto" w:hAnsi="Roboto" w:cstheme="minorHAnsi"/>
          <w:i/>
          <w:iCs/>
          <w:color w:val="C00000"/>
          <w:sz w:val="26"/>
          <w:szCs w:val="26"/>
          <w:lang w:val="uz-Cyrl-UZ"/>
          <w:rPrChange w:id="953" w:author="Nozimjon Ortiqov" w:date="2026-02-24T09:31:00Z" w16du:dateUtc="2026-02-24T04:31:00Z">
            <w:rPr>
              <w:rFonts w:ascii="Roboto" w:hAnsi="Roboto" w:cstheme="minorHAnsi"/>
              <w:b/>
              <w:bCs/>
              <w:color w:val="C00000"/>
              <w:sz w:val="26"/>
              <w:szCs w:val="26"/>
              <w:lang w:val="uz-Cyrl-UZ"/>
            </w:rPr>
          </w:rPrChange>
        </w:rPr>
        <w:t>5</w:t>
      </w:r>
      <w:r w:rsidRPr="009C4BAE">
        <w:rPr>
          <w:rFonts w:ascii="Roboto" w:hAnsi="Roboto" w:cstheme="minorHAnsi"/>
          <w:i/>
          <w:iCs/>
          <w:color w:val="0070C0"/>
          <w:sz w:val="26"/>
          <w:szCs w:val="26"/>
          <w:lang w:val="uz-Cyrl-UZ"/>
          <w:rPrChange w:id="954" w:author="Nozimjon Ortiqov" w:date="2026-02-24T09:31:00Z" w16du:dateUtc="2026-02-24T04:31:00Z">
            <w:rPr>
              <w:rFonts w:ascii="Roboto" w:hAnsi="Roboto" w:cstheme="minorHAnsi"/>
              <w:b/>
              <w:bCs/>
              <w:color w:val="0070C0"/>
              <w:sz w:val="26"/>
              <w:szCs w:val="26"/>
              <w:lang w:val="uz-Cyrl-UZ"/>
            </w:rPr>
          </w:rPrChange>
        </w:rPr>
        <w:t xml:space="preserve"> млн сўм</w:t>
      </w:r>
      <w:r w:rsidRPr="009C4BAE">
        <w:rPr>
          <w:rFonts w:ascii="Roboto" w:hAnsi="Roboto" w:cstheme="minorHAnsi"/>
          <w:i/>
          <w:iCs/>
          <w:sz w:val="26"/>
          <w:szCs w:val="26"/>
          <w:lang w:val="uz-Cyrl-UZ"/>
          <w:rPrChange w:id="955" w:author="Nozimjon Ortiqov" w:date="2026-02-24T09:31:00Z" w16du:dateUtc="2026-02-24T04:31:00Z">
            <w:rPr>
              <w:rFonts w:ascii="Roboto" w:hAnsi="Roboto" w:cstheme="minorHAnsi"/>
              <w:sz w:val="26"/>
              <w:szCs w:val="26"/>
              <w:lang w:val="uz-Cyrl-UZ"/>
            </w:rPr>
          </w:rPrChange>
        </w:rPr>
        <w:t>гача бўлганда</w:t>
      </w:r>
      <w:ins w:id="956" w:author="Nozimjon Ortiqov" w:date="2026-02-23T13:40:00Z" w16du:dateUtc="2026-02-23T08:40:00Z">
        <w:r w:rsidR="003419A1" w:rsidRPr="009C4BAE">
          <w:rPr>
            <w:rFonts w:ascii="Roboto" w:hAnsi="Roboto" w:cstheme="minorHAnsi"/>
            <w:i/>
            <w:iCs/>
            <w:sz w:val="26"/>
            <w:szCs w:val="26"/>
            <w:lang w:val="uz-Cyrl-UZ"/>
            <w:rPrChange w:id="957" w:author="Nozimjon Ortiqov" w:date="2026-02-24T09:31:00Z" w16du:dateUtc="2026-02-24T04:31:00Z">
              <w:rPr>
                <w:rFonts w:ascii="Roboto" w:hAnsi="Roboto" w:cstheme="minorHAnsi"/>
                <w:sz w:val="26"/>
                <w:szCs w:val="26"/>
                <w:lang w:val="uz-Cyrl-UZ"/>
              </w:rPr>
            </w:rPrChange>
          </w:rPr>
          <w:t>)</w:t>
        </w:r>
      </w:ins>
      <w:r w:rsidRPr="009C4BAE">
        <w:rPr>
          <w:rFonts w:ascii="Roboto" w:hAnsi="Roboto" w:cstheme="minorHAnsi"/>
          <w:sz w:val="26"/>
          <w:szCs w:val="26"/>
          <w:lang w:val="uz-Cyrl-UZ"/>
        </w:rPr>
        <w:t xml:space="preserve"> </w:t>
      </w:r>
      <w:ins w:id="958" w:author="Nozimjon Ortiqov" w:date="2026-02-23T13:41:00Z" w16du:dateUtc="2026-02-23T08:41:00Z">
        <w:r w:rsidR="003419A1" w:rsidRPr="009C4BAE">
          <w:rPr>
            <w:rFonts w:ascii="Roboto" w:hAnsi="Roboto" w:cstheme="minorHAnsi"/>
            <w:sz w:val="26"/>
            <w:szCs w:val="26"/>
            <w:lang w:val="uz-Cyrl-UZ"/>
          </w:rPr>
          <w:t>норасмий манба</w:t>
        </w:r>
      </w:ins>
      <w:ins w:id="959" w:author="Nozimjon Ortiqov" w:date="2026-02-23T21:04:00Z" w16du:dateUtc="2026-02-23T16:04:00Z">
        <w:r w:rsidR="00567369" w:rsidRPr="009C4BAE">
          <w:rPr>
            <w:rFonts w:ascii="Roboto" w:hAnsi="Roboto" w:cstheme="minorHAnsi"/>
            <w:sz w:val="26"/>
            <w:szCs w:val="26"/>
            <w:lang w:val="uz-Cyrl-UZ"/>
          </w:rPr>
          <w:t>лар</w:t>
        </w:r>
      </w:ins>
      <w:ins w:id="960" w:author="Nozimjon Ortiqov" w:date="2026-02-23T13:41:00Z" w16du:dateUtc="2026-02-23T08:41:00Z">
        <w:r w:rsidR="003419A1" w:rsidRPr="009C4BAE">
          <w:rPr>
            <w:rFonts w:ascii="Roboto" w:hAnsi="Roboto" w:cstheme="minorHAnsi"/>
            <w:sz w:val="26"/>
            <w:szCs w:val="26"/>
            <w:lang w:val="uz-Cyrl-UZ"/>
          </w:rPr>
          <w:t xml:space="preserve"> устун</w:t>
        </w:r>
      </w:ins>
      <w:ins w:id="961" w:author="Nozimjon Ortiqov" w:date="2026-02-23T21:04:00Z" w16du:dateUtc="2026-02-23T16:04:00Z">
        <w:r w:rsidR="00567369" w:rsidRPr="009C4BAE">
          <w:rPr>
            <w:rFonts w:ascii="Roboto" w:hAnsi="Roboto" w:cstheme="minorHAnsi"/>
            <w:sz w:val="26"/>
            <w:szCs w:val="26"/>
            <w:lang w:val="uz-Cyrl-UZ"/>
          </w:rPr>
          <w:t>роқ,</w:t>
        </w:r>
      </w:ins>
      <w:ins w:id="962" w:author="Nozimjon Ortiqov" w:date="2026-02-23T13:41:00Z" w16du:dateUtc="2026-02-23T08:41:00Z">
        <w:r w:rsidR="003419A1" w:rsidRPr="009C4BAE">
          <w:rPr>
            <w:rFonts w:ascii="Roboto" w:hAnsi="Roboto" w:cstheme="minorHAnsi"/>
            <w:sz w:val="26"/>
            <w:szCs w:val="26"/>
            <w:lang w:val="uz-Cyrl-UZ"/>
          </w:rPr>
          <w:t xml:space="preserve"> </w:t>
        </w:r>
      </w:ins>
      <w:ins w:id="963" w:author="Nozimjon Ortiqov" w:date="2026-02-23T21:04:00Z" w16du:dateUtc="2026-02-23T16:04:00Z">
        <w:r w:rsidR="00567369" w:rsidRPr="009C4BAE">
          <w:rPr>
            <w:rFonts w:ascii="Roboto" w:hAnsi="Roboto" w:cstheme="minorHAnsi"/>
            <w:sz w:val="26"/>
            <w:szCs w:val="26"/>
            <w:lang w:val="uz-Cyrl-UZ"/>
          </w:rPr>
          <w:t>яъни</w:t>
        </w:r>
      </w:ins>
      <w:ins w:id="964" w:author="Nozimjon Ortiqov" w:date="2026-02-23T13:41:00Z" w16du:dateUtc="2026-02-23T08:41:00Z">
        <w:r w:rsidR="003419A1" w:rsidRPr="009C4BAE">
          <w:rPr>
            <w:rFonts w:ascii="Roboto" w:hAnsi="Roboto" w:cstheme="minorHAnsi"/>
            <w:sz w:val="26"/>
            <w:szCs w:val="26"/>
            <w:lang w:val="uz-Cyrl-UZ"/>
          </w:rPr>
          <w:t xml:space="preserve"> </w:t>
        </w:r>
      </w:ins>
      <w:r w:rsidRPr="009C4BAE">
        <w:rPr>
          <w:rFonts w:ascii="Roboto" w:hAnsi="Roboto" w:cstheme="minorHAnsi"/>
          <w:sz w:val="26"/>
          <w:szCs w:val="26"/>
          <w:lang w:val="uz-Cyrl-UZ"/>
        </w:rPr>
        <w:t>молиялаштириш асосан қариндош</w:t>
      </w:r>
      <w:ins w:id="965" w:author="Nozimjon Ortiqov" w:date="2026-02-23T21:01:00Z" w16du:dateUtc="2026-02-23T16:01:00Z">
        <w:r w:rsidR="005F288F" w:rsidRPr="009C4BAE">
          <w:rPr>
            <w:rFonts w:ascii="Roboto" w:hAnsi="Roboto" w:cstheme="minorHAnsi"/>
            <w:sz w:val="26"/>
            <w:szCs w:val="26"/>
            <w:lang w:val="uz-Cyrl-UZ"/>
          </w:rPr>
          <w:t xml:space="preserve"> </w:t>
        </w:r>
      </w:ins>
      <w:del w:id="966" w:author="Nozimjon Ortiqov" w:date="2026-02-23T21:01:00Z" w16du:dateUtc="2026-02-23T16:01:00Z">
        <w:r w:rsidRPr="009C4BAE" w:rsidDel="005F288F">
          <w:rPr>
            <w:rFonts w:ascii="Roboto" w:hAnsi="Roboto" w:cstheme="minorHAnsi"/>
            <w:sz w:val="26"/>
            <w:szCs w:val="26"/>
            <w:lang w:val="uz-Cyrl-UZ"/>
          </w:rPr>
          <w:delText>–</w:delText>
        </w:r>
      </w:del>
      <w:ins w:id="967" w:author="Nozimjon Ortiqov" w:date="2026-02-23T21:01:00Z" w16du:dateUtc="2026-02-23T16:01:00Z">
        <w:r w:rsidR="005F288F" w:rsidRPr="009C4BAE">
          <w:rPr>
            <w:rFonts w:ascii="Roboto" w:hAnsi="Roboto" w:cstheme="minorHAnsi"/>
            <w:sz w:val="26"/>
            <w:szCs w:val="26"/>
            <w:lang w:val="uz-Cyrl-UZ"/>
          </w:rPr>
          <w:t xml:space="preserve">– </w:t>
        </w:r>
      </w:ins>
      <w:r w:rsidRPr="009C4BAE">
        <w:rPr>
          <w:rFonts w:ascii="Roboto" w:hAnsi="Roboto" w:cstheme="minorHAnsi"/>
          <w:sz w:val="26"/>
          <w:szCs w:val="26"/>
          <w:lang w:val="uz-Cyrl-UZ"/>
        </w:rPr>
        <w:t>танишлар орқали амалга оширилади</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81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6010F4C7" w14:textId="52545053" w:rsidR="00233F63" w:rsidRPr="009C4BAE" w:rsidRDefault="00233F63">
      <w:pPr>
        <w:spacing w:before="120" w:after="0" w:line="288" w:lineRule="auto"/>
        <w:ind w:firstLine="567"/>
        <w:jc w:val="both"/>
        <w:rPr>
          <w:rFonts w:ascii="Roboto" w:hAnsi="Roboto" w:cstheme="minorHAnsi"/>
          <w:sz w:val="26"/>
          <w:szCs w:val="26"/>
          <w:lang w:val="uz-Cyrl-UZ"/>
        </w:rPr>
        <w:pPrChange w:id="968" w:author="Nozimjon Ortiqov" w:date="2026-02-23T20:38:00Z" w16du:dateUtc="2026-02-23T15:38:00Z">
          <w:pPr>
            <w:spacing w:beforeLines="60" w:before="144" w:afterLines="60" w:after="144" w:line="288" w:lineRule="auto"/>
            <w:ind w:firstLine="567"/>
            <w:jc w:val="both"/>
          </w:pPr>
        </w:pPrChange>
      </w:pPr>
      <w:del w:id="969" w:author="Nozimjon Ortiqov" w:date="2026-02-23T13:41:00Z" w16du:dateUtc="2026-02-23T08:41:00Z">
        <w:r w:rsidRPr="009C4BAE" w:rsidDel="003419A1">
          <w:rPr>
            <w:rFonts w:ascii="Roboto" w:hAnsi="Roboto" w:cstheme="minorHAnsi"/>
            <w:b/>
            <w:bCs/>
            <w:sz w:val="26"/>
            <w:szCs w:val="26"/>
            <w:lang w:val="uz-Cyrl-UZ"/>
          </w:rPr>
          <w:delText xml:space="preserve"> </w:delText>
        </w:r>
      </w:del>
      <w:del w:id="970" w:author="Nozimjon Ortiqov" w:date="2026-02-23T13:40:00Z" w16du:dateUtc="2026-02-23T08:40:00Z">
        <w:r w:rsidR="00484395" w:rsidRPr="009C4BAE" w:rsidDel="003419A1">
          <w:rPr>
            <w:rFonts w:ascii="Roboto" w:hAnsi="Roboto" w:cstheme="minorHAnsi"/>
            <w:b/>
            <w:bCs/>
            <w:sz w:val="26"/>
            <w:szCs w:val="26"/>
            <w:lang w:val="uz-Cyrl-UZ"/>
          </w:rPr>
          <w:br/>
        </w:r>
      </w:del>
      <w:r w:rsidRPr="009C4BAE">
        <w:rPr>
          <w:rFonts w:ascii="Roboto" w:hAnsi="Roboto" w:cstheme="minorHAnsi"/>
          <w:b/>
          <w:bCs/>
          <w:color w:val="C00000"/>
          <w:sz w:val="26"/>
          <w:szCs w:val="26"/>
          <w:lang w:val="uz-Cyrl-UZ"/>
        </w:rPr>
        <w:t>5</w:t>
      </w:r>
      <w:ins w:id="971" w:author="Nozimjon Ortiqov" w:date="2026-02-23T21:18:00Z" w16du:dateUtc="2026-02-23T16:18:00Z">
        <w:r w:rsidR="000F454C" w:rsidRPr="009C4BAE">
          <w:rPr>
            <w:rFonts w:ascii="Roboto" w:hAnsi="Roboto" w:cstheme="minorHAnsi"/>
            <w:b/>
            <w:bCs/>
            <w:color w:val="C00000"/>
            <w:sz w:val="26"/>
            <w:szCs w:val="26"/>
            <w:lang w:val="en-US"/>
          </w:rPr>
          <w:t> </w:t>
        </w:r>
      </w:ins>
      <w:r w:rsidRPr="009C4BAE">
        <w:rPr>
          <w:rFonts w:ascii="Roboto" w:hAnsi="Roboto" w:cstheme="minorHAnsi"/>
          <w:b/>
          <w:bCs/>
          <w:sz w:val="26"/>
          <w:szCs w:val="26"/>
          <w:lang w:val="uz-Cyrl-UZ"/>
        </w:rPr>
        <w:t>–</w:t>
      </w:r>
      <w:ins w:id="972" w:author="Nozimjon Ortiqov" w:date="2026-02-23T21:18:00Z" w16du:dateUtc="2026-02-23T16:18:00Z">
        <w:r w:rsidR="000F454C" w:rsidRPr="009C4BAE">
          <w:rPr>
            <w:rFonts w:ascii="Roboto" w:hAnsi="Roboto" w:cstheme="minorHAnsi"/>
            <w:b/>
            <w:bCs/>
            <w:sz w:val="26"/>
            <w:szCs w:val="26"/>
            <w:lang w:val="en-US"/>
          </w:rPr>
          <w:t> </w:t>
        </w:r>
      </w:ins>
      <w:r w:rsidRPr="009C4BAE">
        <w:rPr>
          <w:rFonts w:ascii="Roboto" w:hAnsi="Roboto" w:cstheme="minorHAnsi"/>
          <w:b/>
          <w:bCs/>
          <w:color w:val="C00000"/>
          <w:sz w:val="26"/>
          <w:szCs w:val="26"/>
          <w:lang w:val="uz-Cyrl-UZ"/>
        </w:rPr>
        <w:t>20 </w:t>
      </w:r>
      <w:r w:rsidRPr="009C4BAE">
        <w:rPr>
          <w:rFonts w:ascii="Roboto" w:hAnsi="Roboto" w:cstheme="minorHAnsi"/>
          <w:b/>
          <w:bCs/>
          <w:color w:val="0070C0"/>
          <w:sz w:val="26"/>
          <w:szCs w:val="26"/>
          <w:lang w:val="uz-Cyrl-UZ"/>
        </w:rPr>
        <w:t>млн</w:t>
      </w:r>
      <w:del w:id="973" w:author="Nozimjon Ortiqov" w:date="2026-02-23T21:04:00Z" w16du:dateUtc="2026-02-23T16:04:00Z">
        <w:r w:rsidRPr="009C4BAE" w:rsidDel="00567369">
          <w:rPr>
            <w:rFonts w:ascii="Roboto" w:hAnsi="Roboto" w:cstheme="minorHAnsi"/>
            <w:b/>
            <w:bCs/>
            <w:color w:val="0070C0"/>
            <w:sz w:val="26"/>
            <w:szCs w:val="26"/>
            <w:lang w:val="uz-Cyrl-UZ"/>
          </w:rPr>
          <w:delText> </w:delText>
        </w:r>
      </w:del>
      <w:ins w:id="974" w:author="Nozimjon Ortiqov" w:date="2026-02-23T21:04:00Z" w16du:dateUtc="2026-02-23T16:04:00Z">
        <w:r w:rsidR="00567369" w:rsidRPr="009C4BAE">
          <w:rPr>
            <w:rFonts w:ascii="Roboto" w:hAnsi="Roboto" w:cstheme="minorHAnsi"/>
            <w:b/>
            <w:bCs/>
            <w:color w:val="0070C0"/>
            <w:sz w:val="26"/>
            <w:szCs w:val="26"/>
            <w:lang w:val="uz-Cyrl-UZ"/>
          </w:rPr>
          <w:t xml:space="preserve"> </w:t>
        </w:r>
      </w:ins>
      <w:r w:rsidRPr="009C4BAE">
        <w:rPr>
          <w:rFonts w:ascii="Roboto" w:hAnsi="Roboto" w:cstheme="minorHAnsi"/>
          <w:b/>
          <w:bCs/>
          <w:color w:val="0070C0"/>
          <w:sz w:val="26"/>
          <w:szCs w:val="26"/>
          <w:lang w:val="uz-Cyrl-UZ"/>
        </w:rPr>
        <w:t>сўм</w:t>
      </w:r>
      <w:ins w:id="975" w:author="Nozimjon Ortiqov" w:date="2026-02-23T21:04:00Z" w16du:dateUtc="2026-02-23T16:04:00Z">
        <w:r w:rsidR="00567369" w:rsidRPr="009C4BAE">
          <w:rPr>
            <w:rFonts w:ascii="Roboto" w:hAnsi="Roboto" w:cstheme="minorHAnsi"/>
            <w:b/>
            <w:bCs/>
            <w:color w:val="0070C0"/>
            <w:sz w:val="26"/>
            <w:szCs w:val="26"/>
            <w:lang w:val="uz-Cyrl-UZ"/>
          </w:rPr>
          <w:t>лик</w:t>
        </w:r>
      </w:ins>
      <w:r w:rsidRPr="009C4BAE">
        <w:rPr>
          <w:rFonts w:ascii="Roboto" w:hAnsi="Roboto" w:cstheme="minorHAnsi"/>
          <w:sz w:val="26"/>
          <w:szCs w:val="26"/>
          <w:lang w:val="uz-Cyrl-UZ"/>
        </w:rPr>
        <w:t xml:space="preserve"> </w:t>
      </w:r>
      <w:ins w:id="976" w:author="Nozimjon Ortiqov" w:date="2026-02-23T21:04:00Z" w16du:dateUtc="2026-02-23T16:04:00Z">
        <w:r w:rsidR="00567369" w:rsidRPr="009C4BAE">
          <w:rPr>
            <w:rFonts w:ascii="Roboto" w:hAnsi="Roboto" w:cstheme="minorHAnsi"/>
            <w:sz w:val="26"/>
            <w:szCs w:val="26"/>
            <w:lang w:val="uz-Cyrl-UZ"/>
          </w:rPr>
          <w:t xml:space="preserve">қарзлар учун </w:t>
        </w:r>
      </w:ins>
      <w:del w:id="977" w:author="Nozimjon Ortiqov" w:date="2026-02-23T21:04:00Z" w16du:dateUtc="2026-02-23T16:04:00Z">
        <w:r w:rsidRPr="009C4BAE" w:rsidDel="00567369">
          <w:rPr>
            <w:rFonts w:ascii="Roboto" w:hAnsi="Roboto" w:cstheme="minorHAnsi"/>
            <w:sz w:val="26"/>
            <w:szCs w:val="26"/>
            <w:lang w:val="uz-Cyrl-UZ"/>
          </w:rPr>
          <w:delText xml:space="preserve">сегментида </w:delText>
        </w:r>
      </w:del>
      <w:r w:rsidRPr="009C4BAE">
        <w:rPr>
          <w:rFonts w:ascii="Roboto" w:hAnsi="Roboto" w:cstheme="minorHAnsi"/>
          <w:sz w:val="26"/>
          <w:szCs w:val="26"/>
          <w:lang w:val="uz-Cyrl-UZ"/>
        </w:rPr>
        <w:t xml:space="preserve">банк кредитлари </w:t>
      </w:r>
      <w:del w:id="978" w:author="Nozimjon Ortiqov" w:date="2026-02-23T13:41:00Z" w16du:dateUtc="2026-02-23T08:41:00Z">
        <w:r w:rsidRPr="009C4BAE" w:rsidDel="003419A1">
          <w:rPr>
            <w:rFonts w:ascii="Roboto" w:hAnsi="Roboto" w:cstheme="minorHAnsi"/>
            <w:sz w:val="26"/>
            <w:szCs w:val="26"/>
            <w:lang w:val="uz-Cyrl-UZ"/>
          </w:rPr>
          <w:delText>асосий манба бўлиб қолаётганига қарамай</w:delText>
        </w:r>
        <w:r w:rsidR="00484395" w:rsidRPr="009C4BAE" w:rsidDel="003419A1">
          <w:rPr>
            <w:rFonts w:ascii="Roboto" w:hAnsi="Roboto" w:cstheme="minorHAnsi"/>
            <w:sz w:val="26"/>
            <w:szCs w:val="26"/>
            <w:lang w:val="uz-Cyrl-UZ"/>
          </w:rPr>
          <w:delText xml:space="preserve"> </w:delText>
        </w:r>
      </w:del>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55 </w:t>
      </w:r>
      <w:r w:rsidR="00484395" w:rsidRPr="009C4BAE">
        <w:rPr>
          <w:rFonts w:ascii="Roboto" w:hAnsi="Roboto" w:cstheme="minorHAnsi"/>
          <w:i/>
          <w:color w:val="0070C0"/>
          <w:sz w:val="26"/>
          <w:szCs w:val="26"/>
          <w:lang w:val="uz-Cyrl-UZ"/>
        </w:rPr>
        <w:t>фоиз</w:t>
      </w:r>
      <w:del w:id="979" w:author="Nozimjon Ortiqov" w:date="2026-02-23T13:41:00Z" w16du:dateUtc="2026-02-23T08:41:00Z">
        <w:r w:rsidR="00484395" w:rsidRPr="009C4BAE" w:rsidDel="003419A1">
          <w:rPr>
            <w:rFonts w:ascii="Roboto" w:hAnsi="Roboto" w:cstheme="minorHAnsi"/>
            <w:i/>
            <w:sz w:val="26"/>
            <w:szCs w:val="26"/>
            <w:lang w:val="uz-Cyrl-UZ"/>
          </w:rPr>
          <w:delText>)</w:delText>
        </w:r>
        <w:r w:rsidRPr="009C4BAE" w:rsidDel="003419A1">
          <w:rPr>
            <w:rFonts w:ascii="Roboto" w:hAnsi="Roboto" w:cstheme="minorHAnsi"/>
            <w:sz w:val="26"/>
            <w:szCs w:val="26"/>
            <w:lang w:val="uz-Cyrl-UZ"/>
          </w:rPr>
          <w:delText xml:space="preserve">, </w:delText>
        </w:r>
      </w:del>
      <w:ins w:id="980" w:author="Nozimjon Ortiqov" w:date="2026-02-23T13:41:00Z" w16du:dateUtc="2026-02-23T08:41:00Z">
        <w:r w:rsidR="003419A1" w:rsidRPr="009C4BAE">
          <w:rPr>
            <w:rFonts w:ascii="Roboto" w:hAnsi="Roboto" w:cstheme="minorHAnsi"/>
            <w:i/>
            <w:sz w:val="26"/>
            <w:szCs w:val="26"/>
            <w:lang w:val="uz-Cyrl-UZ"/>
          </w:rPr>
          <w:t>)</w:t>
        </w:r>
        <w:r w:rsidR="003419A1" w:rsidRPr="009C4BAE">
          <w:rPr>
            <w:rFonts w:ascii="Roboto" w:hAnsi="Roboto" w:cstheme="minorHAnsi"/>
            <w:sz w:val="26"/>
            <w:szCs w:val="26"/>
            <w:lang w:val="uz-Cyrl-UZ"/>
          </w:rPr>
          <w:t xml:space="preserve"> ва </w:t>
        </w:r>
      </w:ins>
      <w:r w:rsidRPr="009C4BAE">
        <w:rPr>
          <w:rFonts w:ascii="Roboto" w:hAnsi="Roboto" w:cstheme="minorHAnsi"/>
          <w:sz w:val="26"/>
          <w:szCs w:val="26"/>
          <w:lang w:val="uz-Cyrl-UZ"/>
        </w:rPr>
        <w:t>норасмий каналлар</w:t>
      </w:r>
      <w:ins w:id="981" w:author="Nozimjon Ortiqov" w:date="2026-02-23T21:05:00Z" w16du:dateUtc="2026-02-23T16:05:00Z">
        <w:r w:rsidR="00567369" w:rsidRPr="009C4BAE">
          <w:rPr>
            <w:rFonts w:ascii="Roboto" w:hAnsi="Roboto" w:cstheme="minorHAnsi"/>
            <w:sz w:val="26"/>
            <w:szCs w:val="26"/>
            <w:lang w:val="uz-Cyrl-UZ"/>
          </w:rPr>
          <w:t xml:space="preserve"> бўйича </w:t>
        </w:r>
      </w:ins>
      <w:del w:id="982" w:author="Nozimjon Ortiqov" w:date="2026-02-23T21:05:00Z" w16du:dateUtc="2026-02-23T16:05:00Z">
        <w:r w:rsidRPr="009C4BAE" w:rsidDel="00567369">
          <w:rPr>
            <w:rFonts w:ascii="Roboto" w:hAnsi="Roboto" w:cstheme="minorHAnsi"/>
            <w:sz w:val="26"/>
            <w:szCs w:val="26"/>
            <w:lang w:val="uz-Cyrl-UZ"/>
          </w:rPr>
          <w:delText xml:space="preserve"> </w:delText>
        </w:r>
      </w:del>
      <w:del w:id="983" w:author="Nozimjon Ortiqov" w:date="2026-02-23T13:41:00Z" w16du:dateUtc="2026-02-23T08:41:00Z">
        <w:r w:rsidRPr="009C4BAE" w:rsidDel="003419A1">
          <w:rPr>
            <w:rFonts w:ascii="Roboto" w:hAnsi="Roboto" w:cstheme="minorHAnsi"/>
            <w:sz w:val="26"/>
            <w:szCs w:val="26"/>
            <w:lang w:val="uz-Cyrl-UZ"/>
          </w:rPr>
          <w:delText xml:space="preserve">сезиларли </w:delText>
        </w:r>
      </w:del>
      <w:del w:id="984" w:author="Nozimjon Ortiqov" w:date="2026-02-23T21:05:00Z" w16du:dateUtc="2026-02-23T16:05:00Z">
        <w:r w:rsidRPr="009C4BAE" w:rsidDel="00567369">
          <w:rPr>
            <w:rFonts w:ascii="Roboto" w:hAnsi="Roboto" w:cstheme="minorHAnsi"/>
            <w:sz w:val="26"/>
            <w:szCs w:val="26"/>
            <w:lang w:val="uz-Cyrl-UZ"/>
          </w:rPr>
          <w:delText>улуш</w:delText>
        </w:r>
      </w:del>
      <w:del w:id="985" w:author="Nozimjon Ortiqov" w:date="2026-02-23T21:04:00Z" w16du:dateUtc="2026-02-23T16:04:00Z">
        <w:r w:rsidRPr="009C4BAE" w:rsidDel="00567369">
          <w:rPr>
            <w:rFonts w:ascii="Roboto" w:hAnsi="Roboto" w:cstheme="minorHAnsi"/>
            <w:sz w:val="26"/>
            <w:szCs w:val="26"/>
            <w:lang w:val="uz-Cyrl-UZ"/>
          </w:rPr>
          <w:delText>ни</w:delText>
        </w:r>
      </w:del>
      <w:del w:id="986" w:author="Nozimjon Ortiqov" w:date="2026-02-23T21:05:00Z" w16du:dateUtc="2026-02-23T16:05:00Z">
        <w:r w:rsidRPr="009C4BAE" w:rsidDel="00567369">
          <w:rPr>
            <w:rFonts w:ascii="Roboto" w:hAnsi="Roboto" w:cstheme="minorHAnsi"/>
            <w:sz w:val="26"/>
            <w:szCs w:val="26"/>
            <w:lang w:val="uz-Cyrl-UZ"/>
          </w:rPr>
          <w:delText xml:space="preserve"> </w:delText>
        </w:r>
      </w:del>
      <w:del w:id="987" w:author="Nozimjon Ortiqov" w:date="2026-02-23T13:41:00Z" w16du:dateUtc="2026-02-23T08:41:00Z">
        <w:r w:rsidRPr="009C4BAE" w:rsidDel="003419A1">
          <w:rPr>
            <w:rFonts w:ascii="Roboto" w:hAnsi="Roboto" w:cstheme="minorHAnsi"/>
            <w:sz w:val="26"/>
            <w:szCs w:val="26"/>
            <w:lang w:val="uz-Cyrl-UZ"/>
          </w:rPr>
          <w:delText>сақлаб қолмоқда</w:delText>
        </w:r>
      </w:del>
      <w:ins w:id="988" w:author="Nozimjon Ortiqov" w:date="2026-02-23T21:05:00Z" w16du:dateUtc="2026-02-23T16:05:00Z">
        <w:r w:rsidR="00567369" w:rsidRPr="009C4BAE">
          <w:rPr>
            <w:rFonts w:ascii="Roboto" w:hAnsi="Roboto" w:cstheme="minorHAnsi"/>
            <w:sz w:val="26"/>
            <w:szCs w:val="26"/>
            <w:lang w:val="uz-Cyrl-UZ"/>
          </w:rPr>
          <w:t>фарқ</w:t>
        </w:r>
      </w:ins>
      <w:ins w:id="989" w:author="Nozimjon Ortiqov" w:date="2026-02-23T13:41:00Z" w16du:dateUtc="2026-02-23T08:41:00Z">
        <w:r w:rsidR="003419A1" w:rsidRPr="009C4BAE">
          <w:rPr>
            <w:rFonts w:ascii="Roboto" w:hAnsi="Roboto" w:cstheme="minorHAnsi"/>
            <w:sz w:val="26"/>
            <w:szCs w:val="26"/>
            <w:lang w:val="uz-Cyrl-UZ"/>
          </w:rPr>
          <w:t xml:space="preserve"> </w:t>
        </w:r>
      </w:ins>
      <w:ins w:id="990" w:author="Nozimjon Ortiqov" w:date="2026-02-23T21:05:00Z" w16du:dateUtc="2026-02-23T16:05:00Z">
        <w:r w:rsidR="00567369" w:rsidRPr="009C4BAE">
          <w:rPr>
            <w:rFonts w:ascii="Roboto" w:hAnsi="Roboto" w:cstheme="minorHAnsi"/>
            <w:sz w:val="26"/>
            <w:szCs w:val="26"/>
            <w:lang w:val="uz-Cyrl-UZ"/>
          </w:rPr>
          <w:t xml:space="preserve">бир-бирига </w:t>
        </w:r>
      </w:ins>
      <w:ins w:id="991" w:author="Nozimjon Ortiqov" w:date="2026-02-23T13:41:00Z" w16du:dateUtc="2026-02-23T08:41:00Z">
        <w:r w:rsidR="003419A1" w:rsidRPr="009C4BAE">
          <w:rPr>
            <w:rFonts w:ascii="Roboto" w:hAnsi="Roboto" w:cstheme="minorHAnsi"/>
            <w:sz w:val="26"/>
            <w:szCs w:val="26"/>
            <w:lang w:val="uz-Cyrl-UZ"/>
          </w:rPr>
          <w:t>яқин</w:t>
        </w:r>
      </w:ins>
      <w:ins w:id="992" w:author="Nozimjon Ortiqov" w:date="2026-02-23T21:03:00Z" w16du:dateUtc="2026-02-23T16:03:00Z">
        <w:r w:rsidR="0077090C" w:rsidRPr="009C4BAE">
          <w:rPr>
            <w:rFonts w:ascii="Roboto" w:hAnsi="Roboto" w:cstheme="minorHAnsi"/>
            <w:sz w:val="26"/>
            <w:szCs w:val="26"/>
            <w:lang w:val="uz-Cyrl-UZ"/>
          </w:rPr>
          <w:t xml:space="preserve"> бўлса</w:t>
        </w:r>
      </w:ins>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45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ins w:id="993" w:author="Nozimjon Ortiqov" w:date="2026-02-23T21:03:00Z" w16du:dateUtc="2026-02-23T16:03:00Z">
        <w:r w:rsidR="0077090C" w:rsidRPr="009C4BAE">
          <w:rPr>
            <w:rFonts w:ascii="Roboto" w:hAnsi="Roboto" w:cstheme="minorHAnsi"/>
            <w:sz w:val="26"/>
            <w:szCs w:val="26"/>
            <w:lang w:val="uz-Cyrl-UZ"/>
          </w:rPr>
          <w:t xml:space="preserve">, </w:t>
        </w:r>
      </w:ins>
      <w:del w:id="994" w:author="Nozimjon Ortiqov" w:date="2026-02-23T21:03:00Z" w16du:dateUtc="2026-02-23T16:03:00Z">
        <w:r w:rsidRPr="009C4BAE" w:rsidDel="0077090C">
          <w:rPr>
            <w:rFonts w:ascii="Roboto" w:hAnsi="Roboto" w:cstheme="minorHAnsi"/>
            <w:sz w:val="26"/>
            <w:szCs w:val="26"/>
            <w:lang w:val="uz-Cyrl-UZ"/>
          </w:rPr>
          <w:delText>.</w:delText>
        </w:r>
      </w:del>
      <w:del w:id="995" w:author="Nozimjon Ortiqov" w:date="2026-02-23T13:42:00Z" w16du:dateUtc="2026-02-23T08:42:00Z">
        <w:r w:rsidRPr="009C4BAE" w:rsidDel="003419A1">
          <w:rPr>
            <w:rFonts w:ascii="Roboto" w:hAnsi="Roboto" w:cstheme="minorHAnsi"/>
            <w:sz w:val="26"/>
            <w:szCs w:val="26"/>
            <w:lang w:val="uz-Cyrl-UZ"/>
          </w:rPr>
          <w:delText xml:space="preserve"> </w:delText>
        </w:r>
      </w:del>
      <w:r w:rsidRPr="009C4BAE">
        <w:rPr>
          <w:rFonts w:ascii="Roboto" w:hAnsi="Roboto" w:cstheme="minorHAnsi"/>
          <w:b/>
          <w:bCs/>
          <w:color w:val="C00000"/>
          <w:sz w:val="26"/>
          <w:szCs w:val="26"/>
          <w:lang w:val="uz-Cyrl-UZ"/>
        </w:rPr>
        <w:t>20</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юқори </w:t>
      </w:r>
      <w:del w:id="996" w:author="Nozimjon Ortiqov" w:date="2026-02-23T13:42:00Z" w16du:dateUtc="2026-02-23T08:42:00Z">
        <w:r w:rsidRPr="009C4BAE" w:rsidDel="003419A1">
          <w:rPr>
            <w:rFonts w:ascii="Roboto" w:hAnsi="Roboto" w:cstheme="minorHAnsi"/>
            <w:sz w:val="26"/>
            <w:szCs w:val="26"/>
            <w:lang w:val="uz-Cyrl-UZ"/>
          </w:rPr>
          <w:delText xml:space="preserve">бўлган </w:delText>
        </w:r>
      </w:del>
      <w:r w:rsidRPr="009C4BAE">
        <w:rPr>
          <w:rFonts w:ascii="Roboto" w:hAnsi="Roboto" w:cstheme="minorHAnsi"/>
          <w:sz w:val="26"/>
          <w:szCs w:val="26"/>
          <w:lang w:val="uz-Cyrl-UZ"/>
        </w:rPr>
        <w:t>қарзлар</w:t>
      </w:r>
      <w:ins w:id="997" w:author="Nozimjon Ortiqov" w:date="2026-02-23T13:42:00Z" w16du:dateUtc="2026-02-23T08:42:00Z">
        <w:r w:rsidR="003419A1" w:rsidRPr="009C4BAE">
          <w:rPr>
            <w:rFonts w:ascii="Roboto" w:hAnsi="Roboto" w:cstheme="minorHAnsi"/>
            <w:sz w:val="26"/>
            <w:szCs w:val="26"/>
            <w:lang w:val="uz-Cyrl-UZ"/>
          </w:rPr>
          <w:t xml:space="preserve"> учун</w:t>
        </w:r>
      </w:ins>
      <w:del w:id="998" w:author="Nozimjon Ortiqov" w:date="2026-02-23T21:05:00Z" w16du:dateUtc="2026-02-23T16:05:00Z">
        <w:r w:rsidRPr="009C4BAE" w:rsidDel="00567369">
          <w:rPr>
            <w:rFonts w:ascii="Roboto" w:hAnsi="Roboto" w:cstheme="minorHAnsi"/>
            <w:sz w:val="26"/>
            <w:szCs w:val="26"/>
            <w:lang w:val="uz-Cyrl-UZ"/>
          </w:rPr>
          <w:delText xml:space="preserve"> асосан</w:delText>
        </w:r>
      </w:del>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999" w:author="Nozimjon Ortiqov" w:date="2026-02-24T09:31:00Z" w16du:dateUtc="2026-02-24T04:31:00Z">
            <w:rPr>
              <w:rFonts w:ascii="Roboto" w:hAnsi="Roboto" w:cstheme="minorHAnsi"/>
              <w:sz w:val="26"/>
              <w:szCs w:val="26"/>
              <w:lang w:val="uz-Cyrl-UZ"/>
            </w:rPr>
          </w:rPrChange>
        </w:rPr>
        <w:t>банк кредитлари</w:t>
      </w:r>
      <w:r w:rsidRPr="009C4BAE">
        <w:rPr>
          <w:rFonts w:ascii="Roboto" w:hAnsi="Roboto" w:cstheme="minorHAnsi"/>
          <w:sz w:val="26"/>
          <w:szCs w:val="26"/>
          <w:lang w:val="uz-Cyrl-UZ"/>
        </w:rPr>
        <w:t xml:space="preserve"> </w:t>
      </w:r>
      <w:del w:id="1000" w:author="Nozimjon Ortiqov" w:date="2026-02-23T13:42:00Z" w16du:dateUtc="2026-02-23T08:42:00Z">
        <w:r w:rsidRPr="009C4BAE" w:rsidDel="003419A1">
          <w:rPr>
            <w:rFonts w:ascii="Roboto" w:hAnsi="Roboto" w:cstheme="minorHAnsi"/>
            <w:sz w:val="26"/>
            <w:szCs w:val="26"/>
            <w:lang w:val="uz-Cyrl-UZ"/>
          </w:rPr>
          <w:delText>орқали молиялаштирилади</w:delText>
        </w:r>
      </w:del>
      <w:ins w:id="1001" w:author="Nozimjon Ortiqov" w:date="2026-02-23T21:02:00Z" w16du:dateUtc="2026-02-23T16:02:00Z">
        <w:r w:rsidR="00706E56" w:rsidRPr="009C4BAE">
          <w:rPr>
            <w:rFonts w:ascii="Roboto" w:hAnsi="Roboto" w:cstheme="minorHAnsi"/>
            <w:sz w:val="26"/>
            <w:szCs w:val="26"/>
            <w:lang w:val="uz-Cyrl-UZ"/>
          </w:rPr>
          <w:t>асосий манба сифатида кўрсатилган</w:t>
        </w:r>
      </w:ins>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80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264A3FE9" w14:textId="018C9518" w:rsidR="00233F63" w:rsidRPr="009C4BAE" w:rsidRDefault="00233F63">
      <w:pPr>
        <w:pStyle w:val="2"/>
        <w:spacing w:before="120" w:after="120" w:line="288" w:lineRule="auto"/>
        <w:ind w:firstLine="567"/>
        <w:rPr>
          <w:rFonts w:ascii="Roboto" w:hAnsi="Roboto"/>
          <w:b/>
          <w:bCs/>
          <w:color w:val="002060"/>
          <w:sz w:val="28"/>
          <w:szCs w:val="28"/>
          <w:lang w:val="en-US"/>
          <w:rPrChange w:id="1002" w:author="Nozimjon Ortiqov" w:date="2026-02-24T09:31:00Z" w16du:dateUtc="2026-02-24T04:31:00Z">
            <w:rPr>
              <w:rFonts w:ascii="Roboto" w:hAnsi="Roboto"/>
              <w:b/>
              <w:bCs/>
              <w:color w:val="002060"/>
              <w:lang w:val="uz-Cyrl-UZ"/>
            </w:rPr>
          </w:rPrChange>
        </w:rPr>
        <w:pPrChange w:id="1003" w:author="Nozimjon Ortiqov" w:date="2026-02-23T20:59:00Z" w16du:dateUtc="2026-02-23T15:59:00Z">
          <w:pPr>
            <w:pStyle w:val="2"/>
            <w:ind w:firstLine="567"/>
          </w:pPr>
        </w:pPrChange>
      </w:pPr>
      <w:bookmarkStart w:id="1004" w:name="_Toc222630374"/>
      <w:r w:rsidRPr="009C4BAE">
        <w:rPr>
          <w:rFonts w:ascii="Roboto" w:hAnsi="Roboto"/>
          <w:b/>
          <w:bCs/>
          <w:color w:val="002060"/>
          <w:sz w:val="28"/>
          <w:szCs w:val="28"/>
          <w:lang w:val="uz-Cyrl-UZ"/>
          <w:rPrChange w:id="1005" w:author="Nozimjon Ortiqov" w:date="2026-02-24T09:31:00Z" w16du:dateUtc="2026-02-24T04:31:00Z">
            <w:rPr>
              <w:rFonts w:ascii="Roboto" w:hAnsi="Roboto"/>
              <w:b/>
              <w:bCs/>
              <w:color w:val="002060"/>
              <w:lang w:val="uz-Cyrl-UZ"/>
            </w:rPr>
          </w:rPrChange>
        </w:rPr>
        <w:t>Ҳудудлар кесимида қарз</w:t>
      </w:r>
      <w:r w:rsidR="00177B16" w:rsidRPr="009C4BAE">
        <w:rPr>
          <w:rFonts w:ascii="Roboto" w:hAnsi="Roboto"/>
          <w:b/>
          <w:bCs/>
          <w:color w:val="002060"/>
          <w:sz w:val="28"/>
          <w:szCs w:val="28"/>
          <w:lang w:val="uz-Cyrl-UZ"/>
          <w:rPrChange w:id="1006" w:author="Nozimjon Ortiqov" w:date="2026-02-24T09:31:00Z" w16du:dateUtc="2026-02-24T04:31:00Z">
            <w:rPr>
              <w:rFonts w:ascii="Roboto" w:hAnsi="Roboto"/>
              <w:b/>
              <w:bCs/>
              <w:color w:val="002060"/>
              <w:lang w:val="uz-Cyrl-UZ"/>
            </w:rPr>
          </w:rPrChange>
        </w:rPr>
        <w:t xml:space="preserve"> олиш</w:t>
      </w:r>
      <w:r w:rsidRPr="009C4BAE">
        <w:rPr>
          <w:rFonts w:ascii="Roboto" w:hAnsi="Roboto"/>
          <w:b/>
          <w:bCs/>
          <w:color w:val="002060"/>
          <w:sz w:val="28"/>
          <w:szCs w:val="28"/>
          <w:lang w:val="uz-Cyrl-UZ"/>
          <w:rPrChange w:id="1007" w:author="Nozimjon Ortiqov" w:date="2026-02-24T09:31:00Z" w16du:dateUtc="2026-02-24T04:31:00Z">
            <w:rPr>
              <w:rFonts w:ascii="Roboto" w:hAnsi="Roboto"/>
              <w:b/>
              <w:bCs/>
              <w:color w:val="002060"/>
              <w:lang w:val="uz-Cyrl-UZ"/>
            </w:rPr>
          </w:rPrChange>
        </w:rPr>
        <w:t xml:space="preserve"> </w:t>
      </w:r>
      <w:r w:rsidR="00177B16" w:rsidRPr="009C4BAE">
        <w:rPr>
          <w:rFonts w:ascii="Roboto" w:hAnsi="Roboto"/>
          <w:b/>
          <w:bCs/>
          <w:color w:val="002060"/>
          <w:sz w:val="28"/>
          <w:szCs w:val="28"/>
          <w:lang w:val="uz-Cyrl-UZ"/>
          <w:rPrChange w:id="1008" w:author="Nozimjon Ortiqov" w:date="2026-02-24T09:31:00Z" w16du:dateUtc="2026-02-24T04:31:00Z">
            <w:rPr>
              <w:rFonts w:ascii="Roboto" w:hAnsi="Roboto"/>
              <w:b/>
              <w:bCs/>
              <w:color w:val="002060"/>
              <w:lang w:val="uz-Cyrl-UZ"/>
            </w:rPr>
          </w:rPrChange>
        </w:rPr>
        <w:t>бўйича</w:t>
      </w:r>
      <w:r w:rsidRPr="009C4BAE">
        <w:rPr>
          <w:rFonts w:ascii="Roboto" w:hAnsi="Roboto"/>
          <w:b/>
          <w:bCs/>
          <w:color w:val="002060"/>
          <w:sz w:val="28"/>
          <w:szCs w:val="28"/>
          <w:lang w:val="uz-Cyrl-UZ"/>
          <w:rPrChange w:id="1009" w:author="Nozimjon Ortiqov" w:date="2026-02-24T09:31:00Z" w16du:dateUtc="2026-02-24T04:31:00Z">
            <w:rPr>
              <w:rFonts w:ascii="Roboto" w:hAnsi="Roboto"/>
              <w:b/>
              <w:bCs/>
              <w:color w:val="002060"/>
              <w:lang w:val="uz-Cyrl-UZ"/>
            </w:rPr>
          </w:rPrChange>
        </w:rPr>
        <w:t xml:space="preserve"> биринчи манбалар</w:t>
      </w:r>
      <w:bookmarkEnd w:id="1004"/>
    </w:p>
    <w:p w14:paraId="68F2D9F2" w14:textId="42AB8E94" w:rsidR="00A34306" w:rsidRPr="009C4BAE" w:rsidDel="004A717A" w:rsidRDefault="00A34306">
      <w:pPr>
        <w:spacing w:before="120" w:after="120" w:line="288" w:lineRule="auto"/>
        <w:ind w:firstLine="567"/>
        <w:jc w:val="both"/>
        <w:rPr>
          <w:del w:id="1010" w:author="Nozimjon Ortiqov" w:date="2026-02-23T13:44:00Z" w16du:dateUtc="2026-02-23T08:44:00Z"/>
          <w:rFonts w:ascii="Roboto" w:hAnsi="Roboto" w:cstheme="minorHAnsi"/>
          <w:sz w:val="26"/>
          <w:szCs w:val="26"/>
          <w:lang w:val="uz-Cyrl-UZ"/>
        </w:rPr>
        <w:pPrChange w:id="1011" w:author="Nozimjon Ortiqov" w:date="2026-02-23T20:38:00Z" w16du:dateUtc="2026-02-23T15:38:00Z">
          <w:pPr>
            <w:spacing w:beforeLines="60" w:before="144" w:afterLines="60" w:after="144" w:line="288" w:lineRule="auto"/>
            <w:ind w:firstLine="567"/>
            <w:jc w:val="both"/>
          </w:pPr>
        </w:pPrChange>
      </w:pPr>
      <w:commentRangeStart w:id="1012"/>
      <w:r w:rsidRPr="009C4BAE">
        <w:rPr>
          <w:rFonts w:ascii="Roboto" w:hAnsi="Roboto" w:cstheme="minorHAnsi"/>
          <w:b/>
          <w:bCs/>
          <w:sz w:val="26"/>
          <w:szCs w:val="26"/>
          <w:lang w:val="uz-Cyrl-UZ"/>
          <w:rPrChange w:id="1013" w:author="Nozimjon Ortiqov" w:date="2026-02-24T09:31:00Z" w16du:dateUtc="2026-02-24T04:31:00Z">
            <w:rPr>
              <w:rFonts w:ascii="Roboto" w:hAnsi="Roboto" w:cstheme="minorHAnsi"/>
              <w:sz w:val="26"/>
              <w:szCs w:val="26"/>
              <w:lang w:val="uz-Cyrl-UZ"/>
            </w:rPr>
          </w:rPrChange>
        </w:rPr>
        <w:t xml:space="preserve">Қарз манбасини танлашда ҳудудлар кесимида сезиларли фарқлар </w:t>
      </w:r>
      <w:r w:rsidR="00177B16" w:rsidRPr="009C4BAE">
        <w:rPr>
          <w:rFonts w:ascii="Roboto" w:hAnsi="Roboto" w:cstheme="minorHAnsi"/>
          <w:b/>
          <w:bCs/>
          <w:sz w:val="26"/>
          <w:szCs w:val="26"/>
          <w:lang w:val="uz-Cyrl-UZ"/>
          <w:rPrChange w:id="1014" w:author="Nozimjon Ortiqov" w:date="2026-02-24T09:31:00Z" w16du:dateUtc="2026-02-24T04:31:00Z">
            <w:rPr>
              <w:rFonts w:ascii="Roboto" w:hAnsi="Roboto" w:cstheme="minorHAnsi"/>
              <w:sz w:val="26"/>
              <w:szCs w:val="26"/>
              <w:lang w:val="uz-Cyrl-UZ"/>
            </w:rPr>
          </w:rPrChange>
        </w:rPr>
        <w:t>мавжуд</w:t>
      </w:r>
      <w:r w:rsidRPr="009C4BAE">
        <w:rPr>
          <w:rFonts w:ascii="Roboto" w:hAnsi="Roboto" w:cstheme="minorHAnsi"/>
          <w:b/>
          <w:bCs/>
          <w:sz w:val="26"/>
          <w:szCs w:val="26"/>
          <w:lang w:val="uz-Cyrl-UZ"/>
          <w:rPrChange w:id="1015"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lang w:val="uz-Cyrl-UZ"/>
        </w:rPr>
        <w:t xml:space="preserve"> </w:t>
      </w:r>
      <w:ins w:id="1016" w:author="Nozimjon Ortiqov" w:date="2026-02-23T13:43:00Z" w16du:dateUtc="2026-02-23T08:43:00Z">
        <w:r w:rsidR="004A717A" w:rsidRPr="009C4BAE">
          <w:rPr>
            <w:rFonts w:ascii="Roboto" w:hAnsi="Roboto" w:cstheme="minorHAnsi"/>
            <w:sz w:val="26"/>
            <w:szCs w:val="26"/>
            <w:lang w:val="uz-Cyrl-UZ"/>
          </w:rPr>
          <w:t xml:space="preserve">Мисол учун, </w:t>
        </w:r>
      </w:ins>
      <w:r w:rsidRPr="009C4BAE">
        <w:rPr>
          <w:rFonts w:ascii="Roboto" w:hAnsi="Roboto" w:cstheme="minorHAnsi"/>
          <w:sz w:val="26"/>
          <w:szCs w:val="26"/>
          <w:lang w:val="uz-Cyrl-UZ"/>
        </w:rPr>
        <w:t xml:space="preserve">Қашқадарёда </w:t>
      </w:r>
      <w:ins w:id="1017" w:author="Nozimjon Ortiqov" w:date="2026-02-23T13:43:00Z" w16du:dateUtc="2026-02-23T08:43:00Z">
        <w:r w:rsidR="004A717A" w:rsidRPr="009C4BAE">
          <w:rPr>
            <w:rFonts w:ascii="Roboto" w:hAnsi="Roboto" w:cstheme="minorHAnsi"/>
            <w:sz w:val="26"/>
            <w:szCs w:val="26"/>
            <w:lang w:val="uz-Cyrl-UZ"/>
          </w:rPr>
          <w:t>ва Хораз</w:t>
        </w:r>
      </w:ins>
      <w:ins w:id="1018" w:author="Nozimjon Ortiqov" w:date="2026-02-23T13:44:00Z" w16du:dateUtc="2026-02-23T08:44:00Z">
        <w:r w:rsidR="004A717A" w:rsidRPr="009C4BAE">
          <w:rPr>
            <w:rFonts w:ascii="Roboto" w:hAnsi="Roboto" w:cstheme="minorHAnsi"/>
            <w:sz w:val="26"/>
            <w:szCs w:val="26"/>
            <w:lang w:val="uz-Cyrl-UZ"/>
          </w:rPr>
          <w:t>м</w:t>
        </w:r>
      </w:ins>
      <w:ins w:id="1019" w:author="Nozimjon Ortiqov" w:date="2026-02-23T13:45:00Z" w16du:dateUtc="2026-02-23T08:45:00Z">
        <w:r w:rsidR="008576CB" w:rsidRPr="009C4BAE">
          <w:rPr>
            <w:rFonts w:ascii="Roboto" w:hAnsi="Roboto" w:cstheme="minorHAnsi"/>
            <w:sz w:val="26"/>
            <w:szCs w:val="26"/>
            <w:lang w:val="uz-Cyrl-UZ"/>
          </w:rPr>
          <w:t xml:space="preserve"> вилоятларида </w:t>
        </w:r>
      </w:ins>
      <w:del w:id="1020" w:author="Nozimjon Ortiqov" w:date="2026-02-23T13:44:00Z" w16du:dateUtc="2026-02-23T08:44:00Z">
        <w:r w:rsidRPr="009C4BAE" w:rsidDel="004A717A">
          <w:rPr>
            <w:rFonts w:ascii="Roboto" w:hAnsi="Roboto" w:cstheme="minorHAnsi"/>
            <w:sz w:val="26"/>
            <w:szCs w:val="26"/>
            <w:lang w:val="uz-Cyrl-UZ"/>
          </w:rPr>
          <w:delText xml:space="preserve">респондентларнинг </w:delText>
        </w:r>
      </w:del>
      <w:r w:rsidRPr="009C4BAE">
        <w:rPr>
          <w:rFonts w:ascii="Roboto" w:hAnsi="Roboto" w:cstheme="minorHAnsi"/>
          <w:b/>
          <w:color w:val="C00000"/>
          <w:sz w:val="26"/>
          <w:szCs w:val="26"/>
          <w:lang w:val="uz-Cyrl-UZ"/>
        </w:rPr>
        <w:t>7</w:t>
      </w:r>
      <w:del w:id="1021" w:author="Nozimjon Ortiqov" w:date="2026-02-23T13:44:00Z" w16du:dateUtc="2026-02-23T08:44:00Z">
        <w:r w:rsidRPr="009C4BAE" w:rsidDel="004A717A">
          <w:rPr>
            <w:rFonts w:ascii="Roboto" w:hAnsi="Roboto" w:cstheme="minorHAnsi"/>
            <w:b/>
            <w:color w:val="C00000"/>
            <w:sz w:val="26"/>
            <w:szCs w:val="26"/>
            <w:lang w:val="uz-Cyrl-UZ"/>
          </w:rPr>
          <w:delText>3</w:delText>
        </w:r>
      </w:del>
      <w:ins w:id="1022" w:author="Nozimjon Ortiqov" w:date="2026-02-23T13:44:00Z" w16du:dateUtc="2026-02-23T08:44:00Z">
        <w:r w:rsidR="004A717A" w:rsidRPr="009C4BAE">
          <w:rPr>
            <w:rFonts w:ascii="Roboto" w:hAnsi="Roboto" w:cstheme="minorHAnsi"/>
            <w:b/>
            <w:color w:val="C00000"/>
            <w:sz w:val="26"/>
            <w:szCs w:val="26"/>
            <w:lang w:val="uz-Cyrl-UZ"/>
          </w:rPr>
          <w:t>0</w:t>
        </w:r>
      </w:ins>
      <w:r w:rsidRPr="009C4BAE">
        <w:rPr>
          <w:rFonts w:ascii="Roboto" w:hAnsi="Roboto" w:cstheme="minorHAnsi"/>
          <w:b/>
          <w:color w:val="C00000"/>
          <w:sz w:val="26"/>
          <w:szCs w:val="26"/>
          <w:lang w:val="uz-Cyrl-UZ"/>
        </w:rPr>
        <w:t> </w:t>
      </w:r>
      <w:del w:id="1023" w:author="Nozimjon Ortiqov" w:date="2026-02-23T13:44:00Z" w16du:dateUtc="2026-02-23T08:44:00Z">
        <w:r w:rsidRPr="009C4BAE" w:rsidDel="004A717A">
          <w:rPr>
            <w:rFonts w:ascii="Roboto" w:hAnsi="Roboto" w:cstheme="minorHAnsi"/>
            <w:b/>
            <w:color w:val="0070C0"/>
            <w:sz w:val="26"/>
            <w:szCs w:val="26"/>
            <w:lang w:val="uz-Cyrl-UZ"/>
          </w:rPr>
          <w:delText>фоиз</w:delText>
        </w:r>
        <w:r w:rsidRPr="009C4BAE" w:rsidDel="004A717A">
          <w:rPr>
            <w:rFonts w:ascii="Roboto" w:hAnsi="Roboto" w:cstheme="minorHAnsi"/>
            <w:sz w:val="26"/>
            <w:szCs w:val="26"/>
            <w:lang w:val="uz-Cyrl-UZ"/>
          </w:rPr>
          <w:delText xml:space="preserve">и </w:delText>
        </w:r>
      </w:del>
      <w:ins w:id="1024" w:author="Nozimjon Ortiqov" w:date="2026-02-23T13:44:00Z" w16du:dateUtc="2026-02-23T08:44:00Z">
        <w:r w:rsidR="004A717A" w:rsidRPr="009C4BAE">
          <w:rPr>
            <w:rFonts w:ascii="Roboto" w:hAnsi="Roboto" w:cstheme="minorHAnsi"/>
            <w:b/>
            <w:color w:val="0070C0"/>
            <w:sz w:val="26"/>
            <w:szCs w:val="26"/>
            <w:lang w:val="uz-Cyrl-UZ"/>
          </w:rPr>
          <w:t>фоиз</w:t>
        </w:r>
        <w:r w:rsidR="004A717A" w:rsidRPr="009C4BAE">
          <w:rPr>
            <w:rFonts w:ascii="Roboto" w:hAnsi="Roboto" w:cstheme="minorHAnsi"/>
            <w:sz w:val="26"/>
            <w:szCs w:val="26"/>
            <w:lang w:val="uz-Cyrl-UZ"/>
          </w:rPr>
          <w:t xml:space="preserve">га яқин респондент </w:t>
        </w:r>
      </w:ins>
      <w:ins w:id="1025" w:author="Nozimjon Ortiqov" w:date="2026-02-23T13:45:00Z" w16du:dateUtc="2026-02-23T08:45:00Z">
        <w:r w:rsidR="008576CB" w:rsidRPr="009C4BAE">
          <w:rPr>
            <w:rFonts w:ascii="Roboto" w:hAnsi="Roboto" w:cstheme="minorHAnsi"/>
            <w:sz w:val="26"/>
            <w:szCs w:val="26"/>
            <w:lang w:val="uz-Cyrl-UZ"/>
          </w:rPr>
          <w:t>норасмий каналларга (</w:t>
        </w:r>
      </w:ins>
      <w:r w:rsidRPr="009C4BAE">
        <w:rPr>
          <w:rFonts w:ascii="Roboto" w:hAnsi="Roboto" w:cstheme="minorHAnsi"/>
          <w:sz w:val="26"/>
          <w:szCs w:val="26"/>
          <w:lang w:val="uz-Cyrl-UZ"/>
        </w:rPr>
        <w:t>оила</w:t>
      </w:r>
      <w:del w:id="1026" w:author="Nozimjon Ortiqov" w:date="2026-02-23T13:45:00Z" w16du:dateUtc="2026-02-23T08:45:00Z">
        <w:r w:rsidRPr="009C4BAE" w:rsidDel="008576CB">
          <w:rPr>
            <w:rFonts w:ascii="Roboto" w:hAnsi="Roboto" w:cstheme="minorHAnsi"/>
            <w:sz w:val="26"/>
            <w:szCs w:val="26"/>
            <w:lang w:val="uz-Cyrl-UZ"/>
          </w:rPr>
          <w:delText xml:space="preserve"> ва </w:delText>
        </w:r>
      </w:del>
      <w:ins w:id="1027" w:author="Nozimjon Ortiqov" w:date="2026-02-23T13:45:00Z" w16du:dateUtc="2026-02-23T08:45:00Z">
        <w:r w:rsidR="008576CB" w:rsidRPr="009C4BAE">
          <w:rPr>
            <w:rFonts w:ascii="Roboto" w:hAnsi="Roboto" w:cstheme="minorHAnsi"/>
            <w:sz w:val="26"/>
            <w:szCs w:val="26"/>
            <w:lang w:val="uz-Cyrl-UZ"/>
          </w:rPr>
          <w:t>/</w:t>
        </w:r>
      </w:ins>
      <w:r w:rsidRPr="009C4BAE">
        <w:rPr>
          <w:rFonts w:ascii="Roboto" w:hAnsi="Roboto" w:cstheme="minorHAnsi"/>
          <w:sz w:val="26"/>
          <w:szCs w:val="26"/>
          <w:lang w:val="uz-Cyrl-UZ"/>
        </w:rPr>
        <w:t>дўстлар</w:t>
      </w:r>
      <w:ins w:id="1028" w:author="Nozimjon Ortiqov" w:date="2026-02-23T13:45:00Z" w16du:dateUtc="2026-02-23T08:45:00Z">
        <w:r w:rsidR="008576CB" w:rsidRPr="009C4BAE">
          <w:rPr>
            <w:rFonts w:ascii="Roboto" w:hAnsi="Roboto" w:cstheme="minorHAnsi"/>
            <w:sz w:val="26"/>
            <w:szCs w:val="26"/>
            <w:lang w:val="uz-Cyrl-UZ"/>
          </w:rPr>
          <w:t>)</w:t>
        </w:r>
      </w:ins>
      <w:del w:id="1029" w:author="Nozimjon Ortiqov" w:date="2026-02-23T13:45:00Z" w16du:dateUtc="2026-02-23T08:45:00Z">
        <w:r w:rsidRPr="009C4BAE" w:rsidDel="008576CB">
          <w:rPr>
            <w:rFonts w:ascii="Roboto" w:hAnsi="Roboto" w:cstheme="minorHAnsi"/>
            <w:sz w:val="26"/>
            <w:szCs w:val="26"/>
            <w:lang w:val="uz-Cyrl-UZ"/>
          </w:rPr>
          <w:delText>га</w:delText>
        </w:r>
      </w:del>
      <w:r w:rsidRPr="009C4BAE">
        <w:rPr>
          <w:rFonts w:ascii="Roboto" w:hAnsi="Roboto" w:cstheme="minorHAnsi"/>
          <w:sz w:val="26"/>
          <w:szCs w:val="26"/>
          <w:lang w:val="uz-Cyrl-UZ"/>
        </w:rPr>
        <w:t xml:space="preserve"> мурожаат қил</w:t>
      </w:r>
      <w:del w:id="1030" w:author="Nozimjon Ortiqov" w:date="2026-02-23T13:43:00Z" w16du:dateUtc="2026-02-23T08:43:00Z">
        <w:r w:rsidRPr="009C4BAE" w:rsidDel="004A717A">
          <w:rPr>
            <w:rFonts w:ascii="Roboto" w:hAnsi="Roboto" w:cstheme="minorHAnsi"/>
            <w:sz w:val="26"/>
            <w:szCs w:val="26"/>
            <w:lang w:val="uz-Cyrl-UZ"/>
          </w:rPr>
          <w:delText>ади</w:delText>
        </w:r>
      </w:del>
      <w:ins w:id="1031" w:author="Nozimjon Ortiqov" w:date="2026-02-23T13:44:00Z" w16du:dateUtc="2026-02-23T08:44:00Z">
        <w:r w:rsidR="004A717A" w:rsidRPr="009C4BAE">
          <w:rPr>
            <w:rFonts w:ascii="Roboto" w:hAnsi="Roboto" w:cstheme="minorHAnsi"/>
            <w:sz w:val="26"/>
            <w:szCs w:val="26"/>
            <w:lang w:val="uz-Cyrl-UZ"/>
          </w:rPr>
          <w:t>ишини</w:t>
        </w:r>
      </w:ins>
      <w:r w:rsidRPr="009C4BAE">
        <w:rPr>
          <w:rFonts w:ascii="Roboto" w:hAnsi="Roboto" w:cstheme="minorHAnsi"/>
          <w:sz w:val="26"/>
          <w:szCs w:val="26"/>
          <w:lang w:val="uz-Cyrl-UZ"/>
        </w:rPr>
        <w:t xml:space="preserve"> </w:t>
      </w:r>
      <w:ins w:id="1032" w:author="Nozimjon Ortiqov" w:date="2026-02-23T13:44:00Z" w16du:dateUtc="2026-02-23T08:44:00Z">
        <w:r w:rsidR="004A717A" w:rsidRPr="009C4BAE">
          <w:rPr>
            <w:rFonts w:ascii="Roboto" w:hAnsi="Roboto" w:cstheme="minorHAnsi"/>
            <w:sz w:val="26"/>
            <w:szCs w:val="26"/>
            <w:lang w:val="uz-Cyrl-UZ"/>
          </w:rPr>
          <w:t>билдирган</w:t>
        </w:r>
      </w:ins>
      <w:del w:id="1033" w:author="Nozimjon Ortiqov" w:date="2026-02-23T13:44:00Z" w16du:dateUtc="2026-02-23T08:44:00Z">
        <w:r w:rsidRPr="009C4BAE" w:rsidDel="004A717A">
          <w:rPr>
            <w:rFonts w:ascii="Roboto" w:hAnsi="Roboto" w:cstheme="minorHAnsi"/>
            <w:i/>
            <w:sz w:val="26"/>
            <w:szCs w:val="26"/>
            <w:lang w:val="uz-Cyrl-UZ"/>
          </w:rPr>
          <w:delText xml:space="preserve">(банкларга — </w:delText>
        </w:r>
        <w:r w:rsidRPr="009C4BAE" w:rsidDel="004A717A">
          <w:rPr>
            <w:rFonts w:ascii="Roboto" w:hAnsi="Roboto" w:cstheme="minorHAnsi"/>
            <w:i/>
            <w:color w:val="C00000"/>
            <w:sz w:val="26"/>
            <w:szCs w:val="26"/>
            <w:lang w:val="uz-Cyrl-UZ"/>
          </w:rPr>
          <w:delText>27 </w:delText>
        </w:r>
        <w:r w:rsidRPr="009C4BAE" w:rsidDel="004A717A">
          <w:rPr>
            <w:rFonts w:ascii="Roboto" w:hAnsi="Roboto" w:cstheme="minorHAnsi"/>
            <w:i/>
            <w:color w:val="0070C0"/>
            <w:sz w:val="26"/>
            <w:szCs w:val="26"/>
            <w:lang w:val="uz-Cyrl-UZ"/>
          </w:rPr>
          <w:delText>фоиз</w:delText>
        </w:r>
        <w:r w:rsidRPr="009C4BAE" w:rsidDel="004A717A">
          <w:rPr>
            <w:rFonts w:ascii="Roboto" w:hAnsi="Roboto" w:cstheme="minorHAnsi"/>
            <w:i/>
            <w:sz w:val="26"/>
            <w:szCs w:val="26"/>
            <w:lang w:val="uz-Cyrl-UZ"/>
          </w:rPr>
          <w:delText>)</w:delText>
        </w:r>
        <w:r w:rsidRPr="009C4BAE" w:rsidDel="004A717A">
          <w:rPr>
            <w:rFonts w:ascii="Roboto" w:hAnsi="Roboto" w:cstheme="minorHAnsi"/>
            <w:sz w:val="26"/>
            <w:szCs w:val="26"/>
            <w:lang w:val="uz-Cyrl-UZ"/>
          </w:rPr>
          <w:delText xml:space="preserve">, Хоразмда </w:delText>
        </w:r>
      </w:del>
      <w:del w:id="1034" w:author="Nozimjon Ortiqov" w:date="2026-02-23T13:43:00Z" w16du:dateUtc="2026-02-23T08:43:00Z">
        <w:r w:rsidRPr="009C4BAE" w:rsidDel="004A717A">
          <w:rPr>
            <w:rFonts w:ascii="Roboto" w:hAnsi="Roboto" w:cstheme="minorHAnsi"/>
            <w:sz w:val="26"/>
            <w:szCs w:val="26"/>
            <w:lang w:val="uz-Cyrl-UZ"/>
          </w:rPr>
          <w:delText xml:space="preserve">эса </w:delText>
        </w:r>
      </w:del>
      <w:del w:id="1035" w:author="Nozimjon Ortiqov" w:date="2026-02-23T13:44:00Z" w16du:dateUtc="2026-02-23T08:44:00Z">
        <w:r w:rsidRPr="009C4BAE" w:rsidDel="004A717A">
          <w:rPr>
            <w:rFonts w:ascii="Roboto" w:hAnsi="Roboto" w:cstheme="minorHAnsi"/>
            <w:sz w:val="26"/>
            <w:szCs w:val="26"/>
            <w:lang w:val="uz-Cyrl-UZ"/>
          </w:rPr>
          <w:delText xml:space="preserve">бу кўрсаткич </w:delText>
        </w:r>
        <w:r w:rsidRPr="009C4BAE" w:rsidDel="004A717A">
          <w:rPr>
            <w:rFonts w:ascii="Roboto" w:hAnsi="Roboto" w:cstheme="minorHAnsi"/>
            <w:b/>
            <w:color w:val="C00000"/>
            <w:sz w:val="26"/>
            <w:szCs w:val="26"/>
            <w:lang w:val="uz-Cyrl-UZ"/>
          </w:rPr>
          <w:delText>69 </w:delText>
        </w:r>
        <w:r w:rsidRPr="009C4BAE" w:rsidDel="004A717A">
          <w:rPr>
            <w:rFonts w:ascii="Roboto" w:hAnsi="Roboto" w:cstheme="minorHAnsi"/>
            <w:b/>
            <w:color w:val="0070C0"/>
            <w:sz w:val="26"/>
            <w:szCs w:val="26"/>
            <w:lang w:val="uz-Cyrl-UZ"/>
          </w:rPr>
          <w:delText>фоиз</w:delText>
        </w:r>
        <w:r w:rsidRPr="009C4BAE" w:rsidDel="004A717A">
          <w:rPr>
            <w:rFonts w:ascii="Roboto" w:hAnsi="Roboto" w:cstheme="minorHAnsi"/>
            <w:sz w:val="26"/>
            <w:szCs w:val="26"/>
            <w:lang w:val="uz-Cyrl-UZ"/>
          </w:rPr>
          <w:delText>ни ташкил этади</w:delText>
        </w:r>
      </w:del>
      <w:r w:rsidRPr="009C4BAE">
        <w:rPr>
          <w:rFonts w:ascii="Roboto" w:hAnsi="Roboto" w:cstheme="minorHAnsi"/>
          <w:sz w:val="26"/>
          <w:szCs w:val="26"/>
          <w:lang w:val="uz-Cyrl-UZ"/>
        </w:rPr>
        <w:t>.</w:t>
      </w:r>
      <w:ins w:id="1036" w:author="Nozimjon Ortiqov" w:date="2026-02-23T13:44:00Z" w16du:dateUtc="2026-02-23T08:44:00Z">
        <w:r w:rsidR="004A717A" w:rsidRPr="009C4BAE">
          <w:rPr>
            <w:rFonts w:ascii="Roboto" w:hAnsi="Roboto" w:cstheme="minorHAnsi"/>
            <w:sz w:val="26"/>
            <w:szCs w:val="26"/>
            <w:lang w:val="uz-Cyrl-UZ"/>
          </w:rPr>
          <w:t xml:space="preserve"> </w:t>
        </w:r>
      </w:ins>
    </w:p>
    <w:p w14:paraId="4A75413B" w14:textId="42D459E9" w:rsidR="00E3494D" w:rsidRPr="009C4BAE" w:rsidRDefault="00A34306">
      <w:pPr>
        <w:spacing w:before="120" w:after="120" w:line="288" w:lineRule="auto"/>
        <w:ind w:firstLine="567"/>
        <w:jc w:val="both"/>
        <w:rPr>
          <w:rFonts w:ascii="Roboto" w:hAnsi="Roboto" w:cstheme="minorHAnsi"/>
          <w:sz w:val="26"/>
          <w:szCs w:val="26"/>
          <w:lang w:val="uz-Cyrl-UZ"/>
        </w:rPr>
        <w:pPrChange w:id="1037" w:author="Nozimjon Ortiqov" w:date="2026-02-23T20:38:00Z" w16du:dateUtc="2026-02-23T15:38:00Z">
          <w:pPr>
            <w:spacing w:beforeLines="60" w:before="144" w:afterLines="60" w:after="144" w:line="288" w:lineRule="auto"/>
            <w:ind w:firstLine="567"/>
            <w:jc w:val="both"/>
          </w:pPr>
        </w:pPrChange>
      </w:pPr>
      <w:del w:id="1038" w:author="Nozimjon Ortiqov" w:date="2026-02-23T13:44:00Z" w16du:dateUtc="2026-02-23T08:44:00Z">
        <w:r w:rsidRPr="009C4BAE" w:rsidDel="004A717A">
          <w:rPr>
            <w:rFonts w:ascii="Roboto" w:hAnsi="Roboto" w:cstheme="minorHAnsi"/>
            <w:sz w:val="26"/>
            <w:szCs w:val="26"/>
            <w:lang w:val="uz-Cyrl-UZ"/>
          </w:rPr>
          <w:delText xml:space="preserve">Аксинча, </w:delText>
        </w:r>
      </w:del>
      <w:r w:rsidRPr="009C4BAE">
        <w:rPr>
          <w:rFonts w:ascii="Roboto" w:hAnsi="Roboto" w:cstheme="minorHAnsi"/>
          <w:sz w:val="26"/>
          <w:szCs w:val="26"/>
          <w:lang w:val="uz-Cyrl-UZ"/>
        </w:rPr>
        <w:t>Жиззах</w:t>
      </w:r>
      <w:del w:id="1039" w:author="Nozimjon Ortiqov" w:date="2026-02-23T13:44:00Z" w16du:dateUtc="2026-02-23T08:44:00Z">
        <w:r w:rsidRPr="009C4BAE" w:rsidDel="004A717A">
          <w:rPr>
            <w:rFonts w:ascii="Roboto" w:hAnsi="Roboto" w:cstheme="minorHAnsi"/>
            <w:sz w:val="26"/>
            <w:szCs w:val="26"/>
            <w:lang w:val="uz-Cyrl-UZ"/>
          </w:rPr>
          <w:delText xml:space="preserve"> </w:delText>
        </w:r>
      </w:del>
      <w:ins w:id="1040" w:author="Nozimjon Ortiqov" w:date="2026-02-23T21:19:00Z" w16du:dateUtc="2026-02-23T16:19:00Z">
        <w:r w:rsidR="00F97170" w:rsidRPr="009C4BAE">
          <w:rPr>
            <w:rFonts w:ascii="Roboto" w:hAnsi="Roboto" w:cstheme="minorHAnsi"/>
            <w:sz w:val="26"/>
            <w:szCs w:val="26"/>
            <w:lang w:val="en-US"/>
          </w:rPr>
          <w:t xml:space="preserve"> </w:t>
        </w:r>
      </w:ins>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60 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ва Навоий </w:t>
      </w:r>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 xml:space="preserve">58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w:t>
      </w:r>
      <w:del w:id="1041" w:author="Nozimjon Ortiqov" w:date="2026-02-23T13:45:00Z" w16du:dateUtc="2026-02-23T08:45:00Z">
        <w:r w:rsidRPr="009C4BAE" w:rsidDel="008576CB">
          <w:rPr>
            <w:rFonts w:ascii="Roboto" w:hAnsi="Roboto" w:cstheme="minorHAnsi"/>
            <w:sz w:val="26"/>
            <w:szCs w:val="26"/>
            <w:lang w:val="uz-Cyrl-UZ"/>
          </w:rPr>
          <w:delText xml:space="preserve">ҳудудларида </w:delText>
        </w:r>
      </w:del>
      <w:ins w:id="1042" w:author="Nozimjon Ortiqov" w:date="2026-02-23T13:45:00Z" w16du:dateUtc="2026-02-23T08:45:00Z">
        <w:r w:rsidR="008576CB" w:rsidRPr="009C4BAE">
          <w:rPr>
            <w:rFonts w:ascii="Roboto" w:hAnsi="Roboto" w:cstheme="minorHAnsi"/>
            <w:sz w:val="26"/>
            <w:szCs w:val="26"/>
            <w:lang w:val="uz-Cyrl-UZ"/>
          </w:rPr>
          <w:t xml:space="preserve">вилоятларида </w:t>
        </w:r>
      </w:ins>
      <w:r w:rsidRPr="009C4BAE">
        <w:rPr>
          <w:rFonts w:ascii="Roboto" w:hAnsi="Roboto" w:cstheme="minorHAnsi"/>
          <w:sz w:val="26"/>
          <w:szCs w:val="26"/>
          <w:lang w:val="uz-Cyrl-UZ"/>
        </w:rPr>
        <w:t>банклар устувор манба ҳисобланади.</w:t>
      </w:r>
      <w:commentRangeEnd w:id="1012"/>
      <w:r w:rsidR="008E7FD0" w:rsidRPr="009C4BAE">
        <w:rPr>
          <w:rStyle w:val="a4"/>
          <w:rFonts w:ascii="Roboto" w:hAnsi="Roboto" w:cstheme="minorHAnsi"/>
          <w:sz w:val="26"/>
          <w:szCs w:val="26"/>
          <w:lang w:val="uz-Cyrl-UZ"/>
        </w:rPr>
        <w:commentReference w:id="1012"/>
      </w:r>
    </w:p>
    <w:p w14:paraId="1C266B80" w14:textId="2AFA66BC" w:rsidR="00A34306" w:rsidRPr="009C4BAE" w:rsidRDefault="00F8263E">
      <w:pPr>
        <w:pStyle w:val="aff5"/>
        <w:spacing w:before="120" w:after="0"/>
        <w:jc w:val="center"/>
        <w:rPr>
          <w:rFonts w:ascii="Roboto" w:hAnsi="Roboto" w:cstheme="minorHAnsi"/>
          <w:b/>
          <w:bCs/>
          <w:color w:val="0070C0"/>
          <w:sz w:val="26"/>
          <w:szCs w:val="26"/>
          <w:lang w:val="uz-Cyrl-UZ"/>
          <w:rPrChange w:id="1043" w:author="Nozimjon Ortiqov" w:date="2026-02-24T09:31:00Z" w16du:dateUtc="2026-02-24T04:31:00Z">
            <w:rPr>
              <w:rFonts w:ascii="Roboto" w:hAnsi="Roboto" w:cstheme="minorHAnsi"/>
              <w:b/>
              <w:bCs/>
              <w:color w:val="0070C0"/>
              <w:sz w:val="26"/>
              <w:szCs w:val="26"/>
              <w:lang w:val="en-US"/>
            </w:rPr>
          </w:rPrChange>
        </w:rPr>
        <w:pPrChange w:id="1044" w:author="Nozimjon Ortiqov" w:date="2026-02-23T21:18:00Z" w16du:dateUtc="2026-02-23T16:18:00Z">
          <w:pPr>
            <w:pStyle w:val="aff5"/>
            <w:jc w:val="center"/>
          </w:pPr>
        </w:pPrChange>
      </w:pPr>
      <w:bookmarkStart w:id="1045" w:name="_Toc222583698"/>
      <w:r w:rsidRPr="009C4BAE">
        <w:rPr>
          <w:rFonts w:ascii="Roboto" w:hAnsi="Roboto" w:cstheme="minorHAnsi"/>
          <w:b/>
          <w:bCs/>
          <w:i w:val="0"/>
          <w:iCs w:val="0"/>
          <w:color w:val="0070C0"/>
          <w:sz w:val="26"/>
          <w:szCs w:val="26"/>
          <w:lang w:val="uz-Cyrl-UZ"/>
        </w:rPr>
        <w:t>2</w:t>
      </w:r>
      <w:r w:rsidR="00A34306" w:rsidRPr="009C4BAE">
        <w:rPr>
          <w:rFonts w:ascii="Roboto" w:hAnsi="Roboto" w:cstheme="minorHAnsi"/>
          <w:b/>
          <w:bCs/>
          <w:i w:val="0"/>
          <w:iCs w:val="0"/>
          <w:color w:val="0070C0"/>
          <w:sz w:val="26"/>
          <w:szCs w:val="26"/>
          <w:lang w:val="uz-Cyrl-UZ"/>
        </w:rPr>
        <w:t>-</w:t>
      </w:r>
      <w:del w:id="1046" w:author="Nozimjon Ortiqov" w:date="2026-02-23T13:47:00Z" w16du:dateUtc="2026-02-23T08:47:00Z">
        <w:r w:rsidR="00A34306" w:rsidRPr="009C4BAE" w:rsidDel="00CB3E67">
          <w:rPr>
            <w:rFonts w:ascii="Roboto" w:hAnsi="Roboto" w:cstheme="minorHAnsi"/>
            <w:b/>
            <w:bCs/>
            <w:i w:val="0"/>
            <w:iCs w:val="0"/>
            <w:color w:val="0070C0"/>
            <w:sz w:val="26"/>
            <w:szCs w:val="26"/>
            <w:lang w:val="uz-Cyrl-UZ"/>
          </w:rPr>
          <w:delText>график</w:delText>
        </w:r>
      </w:del>
      <w:ins w:id="1047" w:author="Nozimjon Ortiqov" w:date="2026-02-23T13:47:00Z" w16du:dateUtc="2026-02-23T08:47:00Z">
        <w:r w:rsidR="00CB3E67" w:rsidRPr="009C4BAE">
          <w:rPr>
            <w:rFonts w:ascii="Roboto" w:hAnsi="Roboto" w:cstheme="minorHAnsi"/>
            <w:b/>
            <w:bCs/>
            <w:i w:val="0"/>
            <w:iCs w:val="0"/>
            <w:color w:val="0070C0"/>
            <w:sz w:val="26"/>
            <w:szCs w:val="26"/>
            <w:lang w:val="uz-Cyrl-UZ"/>
          </w:rPr>
          <w:t>расм</w:t>
        </w:r>
      </w:ins>
      <w:r w:rsidR="00A34306" w:rsidRPr="009C4BAE">
        <w:rPr>
          <w:rFonts w:ascii="Roboto" w:hAnsi="Roboto" w:cstheme="minorHAnsi"/>
          <w:b/>
          <w:bCs/>
          <w:i w:val="0"/>
          <w:iCs w:val="0"/>
          <w:color w:val="0070C0"/>
          <w:sz w:val="26"/>
          <w:szCs w:val="26"/>
          <w:lang w:val="uz-Cyrl-UZ"/>
        </w:rPr>
        <w:t>. Ҳудудлар бўйича қарз</w:t>
      </w:r>
      <w:ins w:id="1048" w:author="Nozimjon Ortiqov" w:date="2026-02-23T13:47:00Z" w16du:dateUtc="2026-02-23T08:47:00Z">
        <w:r w:rsidR="00CC122E" w:rsidRPr="009C4BAE">
          <w:rPr>
            <w:rFonts w:ascii="Roboto" w:hAnsi="Roboto" w:cstheme="minorHAnsi"/>
            <w:b/>
            <w:bCs/>
            <w:i w:val="0"/>
            <w:iCs w:val="0"/>
            <w:color w:val="0070C0"/>
            <w:sz w:val="26"/>
            <w:szCs w:val="26"/>
            <w:lang w:val="uz-Cyrl-UZ"/>
          </w:rPr>
          <w:t>га мурожаат қилиш</w:t>
        </w:r>
      </w:ins>
      <w:r w:rsidR="00A34306" w:rsidRPr="009C4BAE">
        <w:rPr>
          <w:rFonts w:ascii="Roboto" w:hAnsi="Roboto" w:cstheme="minorHAnsi"/>
          <w:b/>
          <w:bCs/>
          <w:i w:val="0"/>
          <w:iCs w:val="0"/>
          <w:color w:val="0070C0"/>
          <w:sz w:val="26"/>
          <w:szCs w:val="26"/>
          <w:lang w:val="uz-Cyrl-UZ"/>
        </w:rPr>
        <w:t xml:space="preserve"> манба</w:t>
      </w:r>
      <w:r w:rsidR="00A34306" w:rsidRPr="009C4BAE">
        <w:rPr>
          <w:rFonts w:ascii="Roboto" w:hAnsi="Roboto" w:cstheme="minorHAnsi"/>
          <w:b/>
          <w:bCs/>
          <w:i w:val="0"/>
          <w:iCs w:val="0"/>
          <w:color w:val="0070C0"/>
          <w:sz w:val="26"/>
          <w:szCs w:val="26"/>
          <w:lang w:val="uz-Cyrl-UZ"/>
          <w:rPrChange w:id="1049" w:author="Nozimjon Ortiqov" w:date="2026-02-24T09:31:00Z" w16du:dateUtc="2026-02-24T04:31:00Z">
            <w:rPr>
              <w:rFonts w:ascii="Roboto" w:hAnsi="Roboto" w:cstheme="minorHAnsi"/>
              <w:b/>
              <w:bCs/>
              <w:i w:val="0"/>
              <w:iCs w:val="0"/>
              <w:color w:val="0070C0"/>
              <w:sz w:val="26"/>
              <w:szCs w:val="26"/>
              <w:lang w:val="en-US"/>
            </w:rPr>
          </w:rPrChange>
        </w:rPr>
        <w:t>лари</w:t>
      </w:r>
      <w:bookmarkEnd w:id="1045"/>
    </w:p>
    <w:p w14:paraId="2471929B" w14:textId="5CA84BA9" w:rsidR="00A34306" w:rsidRPr="009C4BAE" w:rsidRDefault="00B607BA" w:rsidP="00B607BA">
      <w:pPr>
        <w:spacing w:beforeLines="60" w:before="144" w:afterLines="60" w:after="144" w:line="288" w:lineRule="auto"/>
        <w:jc w:val="center"/>
        <w:rPr>
          <w:rFonts w:ascii="Roboto" w:hAnsi="Roboto" w:cstheme="minorHAnsi"/>
          <w:sz w:val="26"/>
          <w:szCs w:val="26"/>
          <w:highlight w:val="yellow"/>
          <w:lang w:val="uz-Cyrl-UZ"/>
        </w:rPr>
      </w:pPr>
      <w:r w:rsidRPr="009C4BAE">
        <w:rPr>
          <w:rFonts w:ascii="Roboto" w:hAnsi="Roboto" w:cstheme="minorHAnsi"/>
          <w:noProof/>
          <w:sz w:val="26"/>
          <w:szCs w:val="26"/>
          <w:highlight w:val="yellow"/>
          <w:lang w:val="uz-Cyrl-UZ" w:eastAsia="ru-RU"/>
          <w:rPrChange w:id="1050" w:author="Nozimjon Ortiqov" w:date="2026-02-24T09:31:00Z" w16du:dateUtc="2026-02-24T04:31:00Z">
            <w:rPr>
              <w:rFonts w:ascii="Roboto" w:hAnsi="Roboto" w:cstheme="minorHAnsi"/>
              <w:noProof/>
              <w:sz w:val="26"/>
              <w:szCs w:val="26"/>
              <w:highlight w:val="yellow"/>
              <w:lang w:eastAsia="ru-RU"/>
            </w:rPr>
          </w:rPrChange>
        </w:rPr>
        <w:drawing>
          <wp:inline distT="0" distB="0" distL="0" distR="0" wp14:anchorId="77C6D38C" wp14:editId="6FBADD24">
            <wp:extent cx="4811869" cy="2760785"/>
            <wp:effectExtent l="0" t="0" r="825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9120" cy="2799370"/>
                    </a:xfrm>
                    <a:prstGeom prst="rect">
                      <a:avLst/>
                    </a:prstGeom>
                    <a:noFill/>
                  </pic:spPr>
                </pic:pic>
              </a:graphicData>
            </a:graphic>
          </wp:inline>
        </w:drawing>
      </w:r>
    </w:p>
    <w:p w14:paraId="01369FB8" w14:textId="0478084D" w:rsidR="00484395" w:rsidRPr="009C4BAE" w:rsidRDefault="00484395">
      <w:pPr>
        <w:spacing w:afterLines="60" w:after="144" w:line="288" w:lineRule="auto"/>
        <w:ind w:left="708" w:firstLine="708"/>
        <w:jc w:val="both"/>
        <w:rPr>
          <w:rFonts w:ascii="Roboto" w:eastAsia="Arial" w:hAnsi="Roboto" w:cstheme="minorHAnsi"/>
          <w:i/>
          <w:iCs/>
          <w:lang w:val="uz-Cyrl-UZ"/>
        </w:rPr>
        <w:pPrChange w:id="1051" w:author="Nozimjon Ortiqov" w:date="2026-02-23T13:47:00Z" w16du:dateUtc="2026-02-23T08:47:00Z">
          <w:pPr>
            <w:spacing w:afterLines="60" w:after="144" w:line="288" w:lineRule="auto"/>
            <w:ind w:firstLine="567"/>
            <w:jc w:val="both"/>
          </w:pPr>
        </w:pPrChange>
      </w:pPr>
      <w:r w:rsidRPr="009C4BAE">
        <w:rPr>
          <w:rFonts w:ascii="Roboto" w:eastAsia="Arial" w:hAnsi="Roboto" w:cstheme="minorHAnsi"/>
          <w:i/>
          <w:iCs/>
          <w:lang w:val="uz-Cyrl-UZ"/>
        </w:rPr>
        <w:lastRenderedPageBreak/>
        <w:t xml:space="preserve">Манба: </w:t>
      </w:r>
      <w:del w:id="1052" w:author="Nozimjon Ortiqov" w:date="2026-02-23T13:47:00Z" w16du:dateUtc="2026-02-23T08:47:00Z">
        <w:r w:rsidRPr="009C4BAE" w:rsidDel="00E038DF">
          <w:rPr>
            <w:rFonts w:ascii="Roboto" w:eastAsia="Arial" w:hAnsi="Roboto" w:cstheme="minorHAnsi"/>
            <w:i/>
            <w:iCs/>
            <w:lang w:val="uz-Cyrl-UZ"/>
          </w:rPr>
          <w:delText xml:space="preserve">сўровнома </w:delText>
        </w:r>
      </w:del>
      <w:ins w:id="1053" w:author="Nozimjon Ortiqov" w:date="2026-02-23T13:47:00Z" w16du:dateUtc="2026-02-23T08:47:00Z">
        <w:r w:rsidR="00E038DF"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BD5F2D1" w14:textId="7E7F0FBC" w:rsidR="00C40F33" w:rsidRPr="009C4BAE" w:rsidRDefault="00233F63" w:rsidP="00AC0CBC">
      <w:pPr>
        <w:pStyle w:val="2"/>
        <w:ind w:firstLine="567"/>
        <w:rPr>
          <w:rFonts w:ascii="Roboto" w:hAnsi="Roboto"/>
          <w:b/>
          <w:bCs/>
          <w:color w:val="002060"/>
          <w:lang w:val="uz-Cyrl-UZ"/>
        </w:rPr>
      </w:pPr>
      <w:bookmarkStart w:id="1054" w:name="_Toc222630375"/>
      <w:commentRangeStart w:id="1055"/>
      <w:r w:rsidRPr="009C4BAE">
        <w:rPr>
          <w:rFonts w:ascii="Roboto" w:hAnsi="Roboto"/>
          <w:b/>
          <w:bCs/>
          <w:color w:val="002060"/>
          <w:lang w:val="uz-Cyrl-UZ"/>
        </w:rPr>
        <w:t>Қарз</w:t>
      </w:r>
      <w:del w:id="1056" w:author="Nozimjon Ortiqov" w:date="2026-02-23T13:48:00Z" w16du:dateUtc="2026-02-23T08:48:00Z">
        <w:r w:rsidRPr="009C4BAE" w:rsidDel="0066433D">
          <w:rPr>
            <w:rFonts w:ascii="Roboto" w:hAnsi="Roboto"/>
            <w:b/>
            <w:bCs/>
            <w:color w:val="002060"/>
            <w:lang w:val="uz-Cyrl-UZ"/>
          </w:rPr>
          <w:delText>/</w:delText>
        </w:r>
      </w:del>
      <w:ins w:id="1057" w:author="Nozimjon Ortiqov" w:date="2026-02-23T13:48:00Z" w16du:dateUtc="2026-02-23T08:48:00Z">
        <w:r w:rsidR="0066433D" w:rsidRPr="009C4BAE">
          <w:rPr>
            <w:rFonts w:ascii="Roboto" w:hAnsi="Roboto"/>
            <w:b/>
            <w:bCs/>
            <w:color w:val="002060"/>
            <w:lang w:val="uz-Cyrl-UZ"/>
          </w:rPr>
          <w:t xml:space="preserve"> (</w:t>
        </w:r>
      </w:ins>
      <w:r w:rsidRPr="009C4BAE">
        <w:rPr>
          <w:rFonts w:ascii="Roboto" w:hAnsi="Roboto"/>
          <w:b/>
          <w:bCs/>
          <w:color w:val="002060"/>
          <w:lang w:val="uz-Cyrl-UZ"/>
        </w:rPr>
        <w:t>кредит</w:t>
      </w:r>
      <w:ins w:id="1058" w:author="Nozimjon Ortiqov" w:date="2026-02-23T13:48:00Z" w16du:dateUtc="2026-02-23T08:48:00Z">
        <w:r w:rsidR="0066433D" w:rsidRPr="009C4BAE">
          <w:rPr>
            <w:rFonts w:ascii="Roboto" w:hAnsi="Roboto"/>
            <w:b/>
            <w:bCs/>
            <w:color w:val="002060"/>
            <w:lang w:val="uz-Cyrl-UZ"/>
          </w:rPr>
          <w:t>)</w:t>
        </w:r>
      </w:ins>
      <w:r w:rsidRPr="009C4BAE">
        <w:rPr>
          <w:rFonts w:ascii="Roboto" w:hAnsi="Roboto"/>
          <w:b/>
          <w:bCs/>
          <w:color w:val="002060"/>
          <w:lang w:val="uz-Cyrl-UZ"/>
        </w:rPr>
        <w:t xml:space="preserve"> </w:t>
      </w:r>
      <w:r w:rsidR="00C40F33" w:rsidRPr="009C4BAE">
        <w:rPr>
          <w:rFonts w:ascii="Roboto" w:hAnsi="Roboto"/>
          <w:b/>
          <w:bCs/>
          <w:color w:val="002060"/>
          <w:lang w:val="uz-Cyrl-UZ"/>
        </w:rPr>
        <w:t>олиш</w:t>
      </w:r>
      <w:ins w:id="1059" w:author="Nozimjon Ortiqov" w:date="2026-02-23T21:23:00Z" w16du:dateUtc="2026-02-23T16:23:00Z">
        <w:r w:rsidR="00A2576C" w:rsidRPr="009C4BAE">
          <w:rPr>
            <w:rFonts w:ascii="Roboto" w:hAnsi="Roboto"/>
            <w:b/>
            <w:bCs/>
            <w:color w:val="002060"/>
            <w:lang w:val="uz-Cyrl-UZ"/>
          </w:rPr>
          <w:t xml:space="preserve">га муносабат ва </w:t>
        </w:r>
      </w:ins>
      <w:del w:id="1060" w:author="Nozimjon Ortiqov" w:date="2026-02-23T21:23:00Z" w16du:dateUtc="2026-02-23T16:23:00Z">
        <w:r w:rsidR="00C40F33" w:rsidRPr="009C4BAE" w:rsidDel="00A2576C">
          <w:rPr>
            <w:rFonts w:ascii="Roboto" w:hAnsi="Roboto"/>
            <w:b/>
            <w:bCs/>
            <w:color w:val="002060"/>
            <w:lang w:val="uz-Cyrl-UZ"/>
          </w:rPr>
          <w:delText xml:space="preserve"> </w:delText>
        </w:r>
      </w:del>
      <w:r w:rsidR="00C40F33" w:rsidRPr="009C4BAE">
        <w:rPr>
          <w:rFonts w:ascii="Roboto" w:hAnsi="Roboto"/>
          <w:b/>
          <w:bCs/>
          <w:color w:val="002060"/>
          <w:lang w:val="uz-Cyrl-UZ"/>
        </w:rPr>
        <w:t>мақсадлар</w:t>
      </w:r>
      <w:del w:id="1061" w:author="Nozimjon Ortiqov" w:date="2026-02-23T21:23:00Z" w16du:dateUtc="2026-02-23T16:23:00Z">
        <w:r w:rsidR="00C40F33" w:rsidRPr="009C4BAE" w:rsidDel="00A2576C">
          <w:rPr>
            <w:rFonts w:ascii="Roboto" w:hAnsi="Roboto"/>
            <w:b/>
            <w:bCs/>
            <w:color w:val="002060"/>
            <w:lang w:val="uz-Cyrl-UZ"/>
          </w:rPr>
          <w:delText>и</w:delText>
        </w:r>
        <w:bookmarkEnd w:id="1054"/>
        <w:commentRangeEnd w:id="1055"/>
        <w:r w:rsidR="004E6426" w:rsidRPr="009C4BAE" w:rsidDel="00A2576C">
          <w:rPr>
            <w:rStyle w:val="a4"/>
            <w:rFonts w:ascii="Roboto" w:hAnsi="Roboto"/>
            <w:b/>
            <w:bCs/>
            <w:color w:val="002060"/>
            <w:sz w:val="26"/>
            <w:szCs w:val="26"/>
            <w:lang w:val="uz-Cyrl-UZ"/>
          </w:rPr>
          <w:commentReference w:id="1055"/>
        </w:r>
      </w:del>
    </w:p>
    <w:p w14:paraId="7ED97DF3" w14:textId="0C141898" w:rsidR="00E07C61" w:rsidRPr="009C4BAE" w:rsidRDefault="00AF5E32" w:rsidP="004E743C">
      <w:pPr>
        <w:spacing w:beforeLines="60" w:before="144" w:afterLines="60" w:after="144" w:line="288" w:lineRule="auto"/>
        <w:ind w:firstLine="567"/>
        <w:jc w:val="both"/>
        <w:rPr>
          <w:ins w:id="1062" w:author="Nozimjon Ortiqov" w:date="2026-02-23T21:23:00Z" w16du:dateUtc="2026-02-23T16:23:00Z"/>
          <w:rFonts w:ascii="Roboto" w:hAnsi="Roboto" w:cstheme="minorHAnsi"/>
          <w:sz w:val="26"/>
          <w:szCs w:val="26"/>
          <w:lang w:val="uz-Cyrl-UZ"/>
        </w:rPr>
      </w:pPr>
      <w:r w:rsidRPr="009C4BAE">
        <w:rPr>
          <w:rFonts w:ascii="Roboto" w:hAnsi="Roboto" w:cstheme="minorHAnsi"/>
          <w:sz w:val="26"/>
          <w:szCs w:val="26"/>
          <w:lang w:val="uz-Cyrl-UZ"/>
        </w:rPr>
        <w:t>Сўровнома натижаларига кўра,</w:t>
      </w:r>
      <w:r w:rsidR="00BA0630" w:rsidRPr="009C4BAE">
        <w:rPr>
          <w:rFonts w:ascii="Roboto" w:hAnsi="Roboto" w:cstheme="minorHAnsi"/>
          <w:sz w:val="26"/>
          <w:szCs w:val="26"/>
          <w:lang w:val="uz-Cyrl-UZ"/>
        </w:rPr>
        <w:t xml:space="preserve"> </w:t>
      </w:r>
      <w:del w:id="1063" w:author="Nozimjon Ortiqov" w:date="2026-02-23T16:00:00Z" w16du:dateUtc="2026-02-23T11:00:00Z">
        <w:r w:rsidR="00BA0630" w:rsidRPr="009C4BAE" w:rsidDel="000F3250">
          <w:rPr>
            <w:rFonts w:ascii="Roboto" w:hAnsi="Roboto" w:cstheme="minorHAnsi"/>
            <w:sz w:val="26"/>
            <w:szCs w:val="26"/>
            <w:lang w:val="uz-Cyrl-UZ"/>
          </w:rPr>
          <w:delText>фуқаролар</w:delText>
        </w:r>
        <w:r w:rsidRPr="009C4BAE" w:rsidDel="000F3250">
          <w:rPr>
            <w:rFonts w:ascii="Roboto" w:hAnsi="Roboto" w:cstheme="minorHAnsi"/>
            <w:sz w:val="26"/>
            <w:szCs w:val="26"/>
            <w:lang w:val="uz-Cyrl-UZ"/>
          </w:rPr>
          <w:delText xml:space="preserve"> </w:delText>
        </w:r>
      </w:del>
      <w:ins w:id="1064" w:author="Nozimjon Ortiqov" w:date="2026-02-23T16:00:00Z" w16du:dateUtc="2026-02-23T11:00:00Z">
        <w:r w:rsidR="000F3250" w:rsidRPr="009C4BAE">
          <w:rPr>
            <w:rFonts w:ascii="Roboto" w:hAnsi="Roboto" w:cstheme="minorHAnsi"/>
            <w:sz w:val="26"/>
            <w:szCs w:val="26"/>
            <w:lang w:val="uz-Cyrl-UZ"/>
          </w:rPr>
          <w:t>аҳоли</w:t>
        </w:r>
        <w:r w:rsidR="000F3250" w:rsidRPr="009C4BAE">
          <w:rPr>
            <w:rFonts w:ascii="Roboto" w:hAnsi="Roboto" w:cstheme="minorHAnsi"/>
            <w:b/>
            <w:bCs/>
            <w:sz w:val="26"/>
            <w:szCs w:val="26"/>
            <w:lang w:val="uz-Cyrl-UZ"/>
            <w:rPrChange w:id="1065" w:author="Nozimjon Ortiqov" w:date="2026-02-24T09:31:00Z" w16du:dateUtc="2026-02-24T04:31:00Z">
              <w:rPr>
                <w:rFonts w:ascii="Roboto" w:hAnsi="Roboto" w:cstheme="minorHAnsi"/>
                <w:sz w:val="26"/>
                <w:szCs w:val="26"/>
                <w:lang w:val="uz-Cyrl-UZ"/>
              </w:rPr>
            </w:rPrChange>
          </w:rPr>
          <w:t xml:space="preserve"> </w:t>
        </w:r>
      </w:ins>
      <w:r w:rsidR="00BA0630" w:rsidRPr="009C4BAE">
        <w:rPr>
          <w:rFonts w:ascii="Roboto" w:hAnsi="Roboto" w:cstheme="minorHAnsi"/>
          <w:b/>
          <w:bCs/>
          <w:sz w:val="26"/>
          <w:szCs w:val="26"/>
          <w:lang w:val="uz-Cyrl-UZ"/>
          <w:rPrChange w:id="1066" w:author="Nozimjon Ortiqov" w:date="2026-02-24T09:31:00Z" w16du:dateUtc="2026-02-24T04:31:00Z">
            <w:rPr>
              <w:rFonts w:ascii="Roboto" w:hAnsi="Roboto" w:cstheme="minorHAnsi"/>
              <w:sz w:val="26"/>
              <w:szCs w:val="26"/>
              <w:lang w:val="uz-Cyrl-UZ"/>
            </w:rPr>
          </w:rPrChange>
        </w:rPr>
        <w:t>бизнесни йўлга қўйиш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74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w:t>
      </w:r>
      <w:ins w:id="1067" w:author="Nozimjon Ortiqov" w:date="2026-02-23T21:18:00Z" w16du:dateUtc="2026-02-23T16:18:00Z">
        <w:r w:rsidR="00F97170" w:rsidRPr="009C4BAE">
          <w:rPr>
            <w:rFonts w:ascii="Roboto" w:hAnsi="Roboto" w:cstheme="minorHAnsi"/>
            <w:sz w:val="26"/>
            <w:szCs w:val="26"/>
            <w:lang w:val="en-US"/>
          </w:rPr>
          <w:t xml:space="preserve"> </w:t>
        </w:r>
      </w:ins>
      <w:del w:id="1068" w:author="Nozimjon Ortiqov" w:date="2026-02-23T20:38:00Z" w16du:dateUtc="2026-02-23T15:38:00Z">
        <w:r w:rsidR="00BA0630" w:rsidRPr="009C4BAE" w:rsidDel="00CD2D1C">
          <w:rPr>
            <w:rFonts w:ascii="Roboto" w:hAnsi="Roboto" w:cstheme="minorHAnsi"/>
            <w:b/>
            <w:bCs/>
            <w:sz w:val="26"/>
            <w:szCs w:val="26"/>
            <w:lang w:val="uz-Cyrl-UZ"/>
            <w:rPrChange w:id="1069" w:author="Nozimjon Ortiqov" w:date="2026-02-24T09:31:00Z" w16du:dateUtc="2026-02-24T04:31:00Z">
              <w:rPr>
                <w:rFonts w:ascii="Roboto" w:hAnsi="Roboto" w:cstheme="minorHAnsi"/>
                <w:sz w:val="26"/>
                <w:szCs w:val="26"/>
                <w:lang w:val="uz-Cyrl-UZ"/>
              </w:rPr>
            </w:rPrChange>
          </w:rPr>
          <w:delText xml:space="preserve"> </w:delText>
        </w:r>
      </w:del>
      <w:r w:rsidR="00BA0630" w:rsidRPr="009C4BAE">
        <w:rPr>
          <w:rFonts w:ascii="Roboto" w:hAnsi="Roboto" w:cstheme="minorHAnsi"/>
          <w:b/>
          <w:bCs/>
          <w:sz w:val="26"/>
          <w:szCs w:val="26"/>
          <w:lang w:val="uz-Cyrl-UZ"/>
          <w:rPrChange w:id="1070" w:author="Nozimjon Ortiqov" w:date="2026-02-24T09:31:00Z" w16du:dateUtc="2026-02-24T04:31:00Z">
            <w:rPr>
              <w:rFonts w:ascii="Roboto" w:hAnsi="Roboto" w:cstheme="minorHAnsi"/>
              <w:sz w:val="26"/>
              <w:szCs w:val="26"/>
              <w:lang w:val="uz-Cyrl-UZ"/>
            </w:rPr>
          </w:rPrChange>
        </w:rPr>
        <w:t>уй</w:t>
      </w:r>
      <w:ins w:id="1071" w:author="Nozimjon Ortiqov" w:date="2026-02-23T21:18:00Z" w16du:dateUtc="2026-02-23T16:18:00Z">
        <w:r w:rsidR="00F97170" w:rsidRPr="009C4BAE">
          <w:rPr>
            <w:rFonts w:ascii="Roboto" w:hAnsi="Roboto" w:cstheme="minorHAnsi"/>
            <w:b/>
            <w:bCs/>
            <w:sz w:val="26"/>
            <w:szCs w:val="26"/>
            <w:lang w:val="en-US"/>
            <w:rPrChange w:id="1072" w:author="Nozimjon Ortiqov" w:date="2026-02-24T09:31:00Z" w16du:dateUtc="2026-02-24T04:31:00Z">
              <w:rPr>
                <w:rFonts w:ascii="Roboto" w:hAnsi="Roboto" w:cstheme="minorHAnsi"/>
                <w:sz w:val="26"/>
                <w:szCs w:val="26"/>
                <w:lang w:val="en-US"/>
              </w:rPr>
            </w:rPrChange>
          </w:rPr>
          <w:t> </w:t>
        </w:r>
      </w:ins>
      <w:r w:rsidR="0013311A" w:rsidRPr="009C4BAE">
        <w:rPr>
          <w:rFonts w:ascii="Roboto" w:hAnsi="Roboto" w:cstheme="minorHAnsi"/>
          <w:b/>
          <w:bCs/>
          <w:sz w:val="26"/>
          <w:szCs w:val="26"/>
          <w:lang w:val="uz-Cyrl-UZ"/>
          <w:rPrChange w:id="1073" w:author="Nozimjon Ortiqov" w:date="2026-02-24T09:31:00Z" w16du:dateUtc="2026-02-24T04:31:00Z">
            <w:rPr>
              <w:rFonts w:ascii="Roboto" w:hAnsi="Roboto" w:cstheme="minorHAnsi"/>
              <w:sz w:val="26"/>
              <w:szCs w:val="26"/>
              <w:lang w:val="uz-Cyrl-UZ"/>
            </w:rPr>
          </w:rPrChange>
        </w:rPr>
        <w:t>–</w:t>
      </w:r>
      <w:ins w:id="1074" w:author="Nozimjon Ortiqov" w:date="2026-02-23T21:18:00Z" w16du:dateUtc="2026-02-23T16:18:00Z">
        <w:r w:rsidR="00F97170" w:rsidRPr="009C4BAE">
          <w:rPr>
            <w:rFonts w:ascii="Roboto" w:hAnsi="Roboto" w:cstheme="minorHAnsi"/>
            <w:b/>
            <w:bCs/>
            <w:sz w:val="26"/>
            <w:szCs w:val="26"/>
            <w:lang w:val="en-US"/>
            <w:rPrChange w:id="1075" w:author="Nozimjon Ortiqov" w:date="2026-02-24T09:31:00Z" w16du:dateUtc="2026-02-24T04:31:00Z">
              <w:rPr>
                <w:rFonts w:ascii="Roboto" w:hAnsi="Roboto" w:cstheme="minorHAnsi"/>
                <w:sz w:val="26"/>
                <w:szCs w:val="26"/>
                <w:lang w:val="en-US"/>
              </w:rPr>
            </w:rPrChange>
          </w:rPr>
          <w:t> </w:t>
        </w:r>
      </w:ins>
      <w:r w:rsidR="00BA0630" w:rsidRPr="009C4BAE">
        <w:rPr>
          <w:rFonts w:ascii="Roboto" w:hAnsi="Roboto" w:cstheme="minorHAnsi"/>
          <w:b/>
          <w:bCs/>
          <w:sz w:val="26"/>
          <w:szCs w:val="26"/>
          <w:lang w:val="uz-Cyrl-UZ"/>
          <w:rPrChange w:id="1076" w:author="Nozimjon Ortiqov" w:date="2026-02-24T09:31:00Z" w16du:dateUtc="2026-02-24T04:31:00Z">
            <w:rPr>
              <w:rFonts w:ascii="Roboto" w:hAnsi="Roboto" w:cstheme="minorHAnsi"/>
              <w:sz w:val="26"/>
              <w:szCs w:val="26"/>
              <w:lang w:val="uz-Cyrl-UZ"/>
            </w:rPr>
          </w:rPrChange>
        </w:rPr>
        <w:t>жой харид</w:t>
      </w:r>
      <w:ins w:id="1077" w:author="Nozimjon Ortiqov" w:date="2026-02-23T16:00:00Z" w16du:dateUtc="2026-02-23T11:00:00Z">
        <w:r w:rsidR="000F3250" w:rsidRPr="009C4BAE">
          <w:rPr>
            <w:rFonts w:ascii="Roboto" w:hAnsi="Roboto" w:cstheme="minorHAnsi"/>
            <w:b/>
            <w:bCs/>
            <w:sz w:val="26"/>
            <w:szCs w:val="26"/>
            <w:lang w:val="uz-Cyrl-UZ"/>
            <w:rPrChange w:id="1078" w:author="Nozimjon Ortiqov" w:date="2026-02-24T09:31:00Z" w16du:dateUtc="2026-02-24T04:31:00Z">
              <w:rPr>
                <w:rFonts w:ascii="Roboto" w:hAnsi="Roboto" w:cstheme="minorHAnsi"/>
                <w:sz w:val="26"/>
                <w:szCs w:val="26"/>
                <w:lang w:val="uz-Cyrl-UZ"/>
              </w:rPr>
            </w:rPrChange>
          </w:rPr>
          <w:t>и</w:t>
        </w:r>
      </w:ins>
      <w:del w:id="1079" w:author="Nozimjon Ortiqov" w:date="2026-02-23T16:00:00Z" w16du:dateUtc="2026-02-23T11:00:00Z">
        <w:r w:rsidR="00BA0630" w:rsidRPr="009C4BAE" w:rsidDel="000F3250">
          <w:rPr>
            <w:rFonts w:ascii="Roboto" w:hAnsi="Roboto" w:cstheme="minorHAnsi"/>
            <w:sz w:val="26"/>
            <w:szCs w:val="26"/>
            <w:lang w:val="uz-Cyrl-UZ"/>
          </w:rPr>
          <w:delText xml:space="preserve"> қилиш</w:delText>
        </w:r>
      </w:del>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71</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del w:id="1080" w:author="Nozimjon Ortiqov" w:date="2026-02-23T16:00:00Z" w16du:dateUtc="2026-02-23T11:00:00Z">
        <w:r w:rsidR="00BA0630" w:rsidRPr="009C4BAE" w:rsidDel="000F3250">
          <w:rPr>
            <w:rFonts w:ascii="Roboto" w:hAnsi="Roboto" w:cstheme="minorHAnsi"/>
            <w:i/>
            <w:iCs/>
            <w:sz w:val="26"/>
            <w:szCs w:val="26"/>
            <w:lang w:val="uz-Cyrl-UZ"/>
          </w:rPr>
          <w:delText>)</w:delText>
        </w:r>
        <w:r w:rsidR="00BA0630" w:rsidRPr="009C4BAE" w:rsidDel="000F3250">
          <w:rPr>
            <w:rFonts w:ascii="Roboto" w:hAnsi="Roboto" w:cstheme="minorHAnsi"/>
            <w:sz w:val="26"/>
            <w:szCs w:val="26"/>
            <w:lang w:val="uz-Cyrl-UZ"/>
          </w:rPr>
          <w:delText xml:space="preserve">, </w:delText>
        </w:r>
      </w:del>
      <w:ins w:id="1081" w:author="Nozimjon Ortiqov" w:date="2026-02-23T16:00:00Z" w16du:dateUtc="2026-02-23T11:00:00Z">
        <w:r w:rsidR="000F3250" w:rsidRPr="009C4BAE">
          <w:rPr>
            <w:rFonts w:ascii="Roboto" w:hAnsi="Roboto" w:cstheme="minorHAnsi"/>
            <w:i/>
            <w:iCs/>
            <w:sz w:val="26"/>
            <w:szCs w:val="26"/>
            <w:lang w:val="uz-Cyrl-UZ"/>
          </w:rPr>
          <w:t>)</w:t>
        </w:r>
        <w:r w:rsidR="000F3250" w:rsidRPr="009C4BAE">
          <w:rPr>
            <w:rFonts w:ascii="Roboto" w:hAnsi="Roboto" w:cstheme="minorHAnsi"/>
            <w:sz w:val="26"/>
            <w:szCs w:val="26"/>
            <w:lang w:val="uz-Cyrl-UZ"/>
          </w:rPr>
          <w:t xml:space="preserve"> ва </w:t>
        </w:r>
      </w:ins>
      <w:r w:rsidR="00BA0630" w:rsidRPr="009C4BAE">
        <w:rPr>
          <w:rFonts w:ascii="Roboto" w:hAnsi="Roboto" w:cstheme="minorHAnsi"/>
          <w:b/>
          <w:bCs/>
          <w:sz w:val="26"/>
          <w:szCs w:val="26"/>
          <w:lang w:val="uz-Cyrl-UZ"/>
          <w:rPrChange w:id="1082" w:author="Nozimjon Ortiqov" w:date="2026-02-24T09:31:00Z" w16du:dateUtc="2026-02-24T04:31:00Z">
            <w:rPr>
              <w:rFonts w:ascii="Roboto" w:hAnsi="Roboto" w:cstheme="minorHAnsi"/>
              <w:sz w:val="26"/>
              <w:szCs w:val="26"/>
              <w:lang w:val="uz-Cyrl-UZ"/>
            </w:rPr>
          </w:rPrChange>
        </w:rPr>
        <w:t>соғлиқни сақлаш харажатлари</w:t>
      </w:r>
      <w:del w:id="1083" w:author="Nozimjon Ortiqov" w:date="2026-02-23T16:00:00Z" w16du:dateUtc="2026-02-23T11:00:00Z">
        <w:r w:rsidR="00BA0630" w:rsidRPr="009C4BAE" w:rsidDel="000F3250">
          <w:rPr>
            <w:rFonts w:ascii="Roboto" w:hAnsi="Roboto" w:cstheme="minorHAnsi"/>
            <w:sz w:val="26"/>
            <w:szCs w:val="26"/>
            <w:lang w:val="uz-Cyrl-UZ"/>
          </w:rPr>
          <w:delText>ни</w:delText>
        </w:r>
      </w:del>
      <w:r w:rsidR="00BA0630" w:rsidRPr="009C4BAE">
        <w:rPr>
          <w:rFonts w:ascii="Roboto" w:hAnsi="Roboto" w:cstheme="minorHAnsi"/>
          <w:sz w:val="26"/>
          <w:szCs w:val="26"/>
          <w:lang w:val="uz-Cyrl-UZ"/>
        </w:rPr>
        <w:t xml:space="preserve"> </w:t>
      </w:r>
      <w:del w:id="1084" w:author="Nozimjon Ortiqov" w:date="2026-02-23T16:00:00Z" w16du:dateUtc="2026-02-23T11:00:00Z">
        <w:r w:rsidR="00BA0630" w:rsidRPr="009C4BAE" w:rsidDel="000F3250">
          <w:rPr>
            <w:rFonts w:ascii="Roboto" w:hAnsi="Roboto" w:cstheme="minorHAnsi"/>
            <w:sz w:val="26"/>
            <w:szCs w:val="26"/>
            <w:lang w:val="uz-Cyrl-UZ"/>
          </w:rPr>
          <w:delText xml:space="preserve">қоплаш </w:delText>
        </w:r>
      </w:del>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67</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BA0630"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 xml:space="preserve"> </w:t>
      </w:r>
      <w:r w:rsidR="00D524C5" w:rsidRPr="009C4BAE">
        <w:rPr>
          <w:rFonts w:ascii="Roboto" w:hAnsi="Roboto" w:cstheme="minorHAnsi"/>
          <w:sz w:val="26"/>
          <w:szCs w:val="26"/>
          <w:lang w:val="uz-Cyrl-UZ"/>
        </w:rPr>
        <w:t xml:space="preserve">учун </w:t>
      </w:r>
      <w:r w:rsidR="00315EDC" w:rsidRPr="009C4BAE">
        <w:rPr>
          <w:rFonts w:ascii="Roboto" w:hAnsi="Roboto" w:cstheme="minorHAnsi"/>
          <w:sz w:val="26"/>
          <w:szCs w:val="26"/>
          <w:lang w:val="uz-Cyrl-UZ"/>
        </w:rPr>
        <w:t>кредит олиш</w:t>
      </w:r>
      <w:ins w:id="1085" w:author="Nozimjon Ortiqov" w:date="2026-02-23T13:48:00Z" w16du:dateUtc="2026-02-23T08:48:00Z">
        <w:r w:rsidR="0066433D" w:rsidRPr="009C4BAE">
          <w:rPr>
            <w:rFonts w:ascii="Roboto" w:hAnsi="Roboto" w:cstheme="minorHAnsi"/>
            <w:sz w:val="26"/>
            <w:szCs w:val="26"/>
            <w:lang w:val="uz-Cyrl-UZ"/>
          </w:rPr>
          <w:t>ни</w:t>
        </w:r>
      </w:ins>
      <w:r w:rsidR="00315EDC" w:rsidRPr="009C4BAE">
        <w:rPr>
          <w:rFonts w:ascii="Roboto" w:hAnsi="Roboto" w:cstheme="minorHAnsi"/>
          <w:sz w:val="26"/>
          <w:szCs w:val="26"/>
          <w:lang w:val="uz-Cyrl-UZ"/>
        </w:rPr>
        <w:t xml:space="preserve"> мақсадга мувофиқ деб ҳисоблайди.</w:t>
      </w:r>
      <w:ins w:id="1086" w:author="Nozimjon Ortiqov" w:date="2026-02-23T17:05:00Z" w16du:dateUtc="2026-02-23T12:05:00Z">
        <w:r w:rsidR="00E87497" w:rsidRPr="009C4BAE">
          <w:rPr>
            <w:rFonts w:ascii="Roboto" w:hAnsi="Roboto" w:cstheme="minorHAnsi"/>
            <w:sz w:val="26"/>
            <w:szCs w:val="26"/>
            <w:lang w:val="uz-Cyrl-UZ"/>
          </w:rPr>
          <w:t xml:space="preserve"> </w:t>
        </w:r>
        <w:r w:rsidR="00E87497" w:rsidRPr="009C4BAE">
          <w:rPr>
            <w:rFonts w:ascii="Roboto" w:hAnsi="Roboto" w:cstheme="minorHAnsi"/>
            <w:sz w:val="26"/>
            <w:szCs w:val="26"/>
            <w:highlight w:val="yellow"/>
            <w:lang w:val="uz-Cyrl-UZ"/>
            <w:rPrChange w:id="1087" w:author="Nozimjon Ortiqov" w:date="2026-02-24T09:31:00Z" w16du:dateUtc="2026-02-24T04:31:00Z">
              <w:rPr>
                <w:rFonts w:ascii="Roboto" w:hAnsi="Roboto" w:cstheme="minorHAnsi"/>
                <w:sz w:val="26"/>
                <w:szCs w:val="26"/>
                <w:lang w:val="uz-Cyrl-UZ"/>
              </w:rPr>
            </w:rPrChange>
          </w:rPr>
          <w:t>(2,1 савол)</w:t>
        </w:r>
      </w:ins>
    </w:p>
    <w:p w14:paraId="15F7A43E" w14:textId="3F3BB986" w:rsidR="00E26D57" w:rsidRPr="009C4BAE" w:rsidRDefault="00E26D57" w:rsidP="004E743C">
      <w:pPr>
        <w:spacing w:beforeLines="60" w:before="144" w:afterLines="60" w:after="144" w:line="288" w:lineRule="auto"/>
        <w:ind w:firstLine="567"/>
        <w:jc w:val="both"/>
        <w:rPr>
          <w:rFonts w:ascii="Roboto" w:hAnsi="Roboto" w:cstheme="minorHAnsi"/>
          <w:sz w:val="26"/>
          <w:szCs w:val="26"/>
          <w:lang w:val="uz-Cyrl-UZ"/>
        </w:rPr>
      </w:pPr>
      <w:ins w:id="1088" w:author="Nozimjon Ortiqov" w:date="2026-02-23T21:23:00Z" w16du:dateUtc="2026-02-23T16:23:00Z">
        <w:r w:rsidRPr="009C4BAE">
          <w:rPr>
            <w:rFonts w:ascii="Roboto" w:hAnsi="Roboto" w:cstheme="minorHAnsi"/>
            <w:sz w:val="26"/>
            <w:szCs w:val="26"/>
            <w:highlight w:val="yellow"/>
            <w:lang w:val="uz-Cyrl-UZ"/>
            <w:rPrChange w:id="1089" w:author="Nozimjon Ortiqov" w:date="2026-02-24T09:31:00Z" w16du:dateUtc="2026-02-24T04:31:00Z">
              <w:rPr>
                <w:rFonts w:ascii="Roboto" w:hAnsi="Roboto" w:cstheme="minorHAnsi"/>
                <w:sz w:val="26"/>
                <w:szCs w:val="26"/>
                <w:lang w:val="uz-Cyrl-UZ"/>
              </w:rPr>
            </w:rPrChange>
          </w:rPr>
          <w:t xml:space="preserve">Паст фоизларни </w:t>
        </w:r>
      </w:ins>
      <w:ins w:id="1090" w:author="Nozimjon Ortiqov" w:date="2026-02-23T21:24:00Z" w16du:dateUtc="2026-02-23T16:24:00Z">
        <w:r w:rsidRPr="009C4BAE">
          <w:rPr>
            <w:rFonts w:ascii="Roboto" w:hAnsi="Roboto" w:cstheme="minorHAnsi"/>
            <w:sz w:val="26"/>
            <w:szCs w:val="26"/>
            <w:highlight w:val="yellow"/>
            <w:lang w:val="uz-Cyrl-UZ"/>
            <w:rPrChange w:id="1091" w:author="Nozimjon Ortiqov" w:date="2026-02-24T09:31:00Z" w16du:dateUtc="2026-02-24T04:31:00Z">
              <w:rPr>
                <w:rFonts w:ascii="Roboto" w:hAnsi="Roboto" w:cstheme="minorHAnsi"/>
                <w:sz w:val="26"/>
                <w:szCs w:val="26"/>
                <w:lang w:val="uz-Cyrl-UZ"/>
              </w:rPr>
            </w:rPrChange>
          </w:rPr>
          <w:t>ҳам қўйиш керак</w:t>
        </w:r>
      </w:ins>
    </w:p>
    <w:p w14:paraId="6C34A585" w14:textId="206ECD1B" w:rsidR="004D2323" w:rsidRPr="009C4BAE" w:rsidRDefault="004D2323" w:rsidP="004D2323">
      <w:pPr>
        <w:spacing w:beforeLines="60" w:before="144" w:afterLines="60" w:after="144" w:line="288" w:lineRule="auto"/>
        <w:ind w:firstLine="567"/>
        <w:jc w:val="both"/>
        <w:rPr>
          <w:ins w:id="1092" w:author="Nozimjon Ortiqov" w:date="2026-02-23T21:25:00Z" w16du:dateUtc="2026-02-23T16:25:00Z"/>
          <w:rFonts w:ascii="Roboto" w:hAnsi="Roboto" w:cstheme="minorHAnsi"/>
          <w:b/>
          <w:bCs/>
          <w:sz w:val="26"/>
          <w:szCs w:val="26"/>
          <w:lang w:val="uz-Cyrl-UZ"/>
        </w:rPr>
      </w:pPr>
      <w:ins w:id="1093" w:author="Nozimjon Ortiqov" w:date="2026-02-23T21:25:00Z" w16du:dateUtc="2026-02-23T16:25:00Z">
        <w:r w:rsidRPr="009C4BAE">
          <w:rPr>
            <w:rFonts w:ascii="Roboto" w:hAnsi="Roboto" w:cstheme="minorHAnsi"/>
            <w:sz w:val="26"/>
            <w:szCs w:val="26"/>
            <w:lang w:val="uz-Cyrl-UZ"/>
            <w:rPrChange w:id="1094" w:author="Nozimjon Ortiqov" w:date="2026-02-24T09:31:00Z" w16du:dateUtc="2026-02-24T04:31:00Z">
              <w:rPr>
                <w:rFonts w:ascii="Roboto" w:hAnsi="Roboto" w:cstheme="minorHAnsi"/>
                <w:b/>
                <w:bCs/>
                <w:sz w:val="26"/>
                <w:szCs w:val="26"/>
                <w:lang w:val="uz-Cyrl-UZ"/>
              </w:rPr>
            </w:rPrChange>
          </w:rPr>
          <w:t xml:space="preserve">Зарур бўлмаган товарларни кредитга харид қилишни маъқуллайдиганлар улуши юқори даражада сақланиб </w:t>
        </w:r>
        <w:commentRangeStart w:id="1095"/>
        <w:r w:rsidRPr="009C4BAE">
          <w:rPr>
            <w:rFonts w:ascii="Roboto" w:hAnsi="Roboto" w:cstheme="minorHAnsi"/>
            <w:sz w:val="26"/>
            <w:szCs w:val="26"/>
            <w:lang w:val="uz-Cyrl-UZ"/>
            <w:rPrChange w:id="1096" w:author="Nozimjon Ortiqov" w:date="2026-02-24T09:31:00Z" w16du:dateUtc="2026-02-24T04:31:00Z">
              <w:rPr>
                <w:rFonts w:ascii="Roboto" w:hAnsi="Roboto" w:cstheme="minorHAnsi"/>
                <w:b/>
                <w:bCs/>
                <w:sz w:val="26"/>
                <w:szCs w:val="26"/>
                <w:lang w:val="uz-Cyrl-UZ"/>
              </w:rPr>
            </w:rPrChange>
          </w:rPr>
          <w:t>қолмоқда</w:t>
        </w:r>
      </w:ins>
      <w:commentRangeEnd w:id="1095"/>
      <w:r w:rsidR="003E46B1" w:rsidRPr="009C4BAE">
        <w:rPr>
          <w:rStyle w:val="a4"/>
          <w:rFonts w:ascii="Roboto" w:hAnsi="Roboto" w:cstheme="minorHAnsi"/>
          <w:sz w:val="26"/>
          <w:szCs w:val="26"/>
          <w:lang w:val="uz-Cyrl-UZ"/>
          <w:rPrChange w:id="1097" w:author="Nozimjon Ortiqov" w:date="2026-02-24T09:31:00Z" w16du:dateUtc="2026-02-24T04:31:00Z">
            <w:rPr>
              <w:rStyle w:val="a4"/>
              <w:rFonts w:ascii="Roboto" w:hAnsi="Roboto" w:cstheme="minorHAnsi"/>
              <w:b/>
              <w:bCs/>
              <w:sz w:val="26"/>
              <w:szCs w:val="26"/>
              <w:lang w:val="uz-Cyrl-UZ"/>
            </w:rPr>
          </w:rPrChange>
        </w:rPr>
        <w:commentReference w:id="1095"/>
      </w:r>
      <w:ins w:id="1098" w:author="Nozimjon Ortiqov" w:date="2026-02-23T21:25:00Z" w16du:dateUtc="2026-02-23T16:25:00Z">
        <w:r w:rsidRPr="009C4BAE">
          <w:rPr>
            <w:rFonts w:ascii="Roboto" w:hAnsi="Roboto" w:cstheme="minorHAnsi"/>
            <w:sz w:val="26"/>
            <w:szCs w:val="26"/>
            <w:lang w:val="uz-Cyrl-UZ"/>
            <w:rPrChange w:id="1099" w:author="Nozimjon Ortiqov" w:date="2026-02-24T09:31:00Z" w16du:dateUtc="2026-02-24T04:31:00Z">
              <w:rPr>
                <w:rFonts w:ascii="Roboto" w:hAnsi="Roboto" w:cstheme="minorHAnsi"/>
                <w:b/>
                <w:bCs/>
                <w:sz w:val="26"/>
                <w:szCs w:val="26"/>
                <w:lang w:val="uz-Cyrl-UZ"/>
              </w:rPr>
            </w:rPrChange>
          </w:rPr>
          <w:t xml:space="preserve"> ва у оиланинг фаровонлик даражасига боғлиқ эмас.</w:t>
        </w:r>
      </w:ins>
    </w:p>
    <w:p w14:paraId="3C4BBC64" w14:textId="654A3DE0" w:rsidR="004D2323" w:rsidRPr="009C4BAE" w:rsidRDefault="004D2323" w:rsidP="004D2323">
      <w:pPr>
        <w:spacing w:beforeLines="60" w:before="144" w:afterLines="60" w:after="144" w:line="288" w:lineRule="auto"/>
        <w:ind w:firstLine="567"/>
        <w:jc w:val="both"/>
        <w:rPr>
          <w:ins w:id="1100" w:author="Nozimjon Ortiqov" w:date="2026-02-23T21:25:00Z" w16du:dateUtc="2026-02-23T16:25:00Z"/>
          <w:rFonts w:ascii="Roboto" w:hAnsi="Roboto" w:cstheme="minorHAnsi"/>
          <w:sz w:val="26"/>
          <w:szCs w:val="26"/>
          <w:lang w:val="uz-Cyrl-UZ"/>
        </w:rPr>
      </w:pPr>
      <w:ins w:id="1101" w:author="Nozimjon Ortiqov" w:date="2026-02-23T21:25:00Z" w16du:dateUtc="2026-02-23T16:25:00Z">
        <w:r w:rsidRPr="009C4BAE">
          <w:rPr>
            <w:rFonts w:ascii="Roboto" w:hAnsi="Roboto" w:cstheme="minorHAnsi"/>
            <w:sz w:val="26"/>
            <w:szCs w:val="26"/>
            <w:lang w:val="uz-Cyrl-UZ"/>
          </w:rPr>
          <w:t xml:space="preserve">Масалан, </w:t>
        </w:r>
        <w:r w:rsidRPr="009C4BAE">
          <w:rPr>
            <w:rFonts w:ascii="Roboto" w:hAnsi="Roboto" w:cstheme="minorHAnsi"/>
            <w:color w:val="0070C0"/>
            <w:sz w:val="26"/>
            <w:szCs w:val="26"/>
            <w:lang w:val="uz-Cyrl-UZ"/>
          </w:rPr>
          <w:t xml:space="preserve">уяли алоқа воситасини </w:t>
        </w:r>
        <w:r w:rsidRPr="009C4BAE">
          <w:rPr>
            <w:rFonts w:ascii="Roboto" w:hAnsi="Roboto" w:cstheme="minorHAnsi"/>
            <w:sz w:val="26"/>
            <w:szCs w:val="26"/>
            <w:lang w:val="uz-Cyrl-UZ"/>
          </w:rPr>
          <w:t>харид қилиш учун кредит олишни мақсадга мувофиқ деб ҳисобловчилар улуши:</w:t>
        </w:r>
      </w:ins>
    </w:p>
    <w:p w14:paraId="40870DC9" w14:textId="77777777" w:rsidR="004D2323" w:rsidRPr="009C4BAE" w:rsidRDefault="004D2323" w:rsidP="004D2323">
      <w:pPr>
        <w:spacing w:beforeLines="50" w:before="120" w:afterLines="50" w:after="120" w:line="288" w:lineRule="auto"/>
        <w:ind w:firstLine="567"/>
        <w:jc w:val="both"/>
        <w:rPr>
          <w:ins w:id="1102" w:author="Nozimjon Ortiqov" w:date="2026-02-23T21:25:00Z" w16du:dateUtc="2026-02-23T16:25:00Z"/>
          <w:rFonts w:ascii="Roboto" w:hAnsi="Roboto" w:cstheme="minorHAnsi"/>
          <w:sz w:val="26"/>
          <w:szCs w:val="26"/>
          <w:highlight w:val="yellow"/>
          <w:lang w:val="uz-Cyrl-UZ"/>
        </w:rPr>
      </w:pPr>
      <w:commentRangeStart w:id="1103"/>
      <w:ins w:id="1104" w:author="Nozimjon Ortiqov" w:date="2026-02-23T21:25:00Z" w16du:dateUtc="2026-02-23T16:25:00Z">
        <w:r w:rsidRPr="009C4BAE">
          <w:rPr>
            <w:rFonts w:ascii="Roboto" w:hAnsi="Roboto" w:cstheme="minorHAnsi"/>
            <w:sz w:val="26"/>
            <w:szCs w:val="26"/>
            <w:highlight w:val="yellow"/>
            <w:lang w:val="uz-Cyrl-UZ"/>
          </w:rPr>
          <w:t xml:space="preserve">– 1 кишига даромади </w:t>
        </w:r>
        <w:r w:rsidRPr="009C4BAE">
          <w:rPr>
            <w:rFonts w:ascii="Roboto" w:hAnsi="Roboto" w:cstheme="minorHAnsi"/>
            <w:b/>
            <w:bCs/>
            <w:color w:val="C00000"/>
            <w:sz w:val="26"/>
            <w:szCs w:val="26"/>
            <w:highlight w:val="yellow"/>
            <w:lang w:val="uz-Cyrl-UZ"/>
          </w:rPr>
          <w:t xml:space="preserve">700 </w:t>
        </w:r>
        <w:r w:rsidRPr="009C4BAE">
          <w:rPr>
            <w:rFonts w:ascii="Roboto" w:hAnsi="Roboto" w:cstheme="minorHAnsi"/>
            <w:b/>
            <w:bCs/>
            <w:color w:val="0070C0"/>
            <w:sz w:val="26"/>
            <w:szCs w:val="26"/>
            <w:highlight w:val="yellow"/>
            <w:lang w:val="uz-Cyrl-UZ"/>
          </w:rPr>
          <w:t>минг сўм</w:t>
        </w:r>
        <w:r w:rsidRPr="009C4BAE">
          <w:rPr>
            <w:rFonts w:ascii="Roboto" w:hAnsi="Roboto" w:cstheme="minorHAnsi"/>
            <w:sz w:val="26"/>
            <w:szCs w:val="26"/>
            <w:highlight w:val="yellow"/>
            <w:lang w:val="uz-Cyrl-UZ"/>
          </w:rPr>
          <w:t xml:space="preserve">дан паст оилаларда </w:t>
        </w:r>
        <w:r w:rsidRPr="009C4BAE">
          <w:rPr>
            <w:rFonts w:ascii="Roboto" w:hAnsi="Roboto" w:cstheme="minorHAnsi"/>
            <w:b/>
            <w:bCs/>
            <w:color w:val="C00000"/>
            <w:sz w:val="26"/>
            <w:szCs w:val="26"/>
            <w:highlight w:val="yellow"/>
            <w:lang w:val="uz-Cyrl-UZ"/>
          </w:rPr>
          <w:t>19</w:t>
        </w:r>
        <w:r w:rsidRPr="009C4BAE">
          <w:rPr>
            <w:rFonts w:ascii="Roboto" w:hAnsi="Roboto" w:cstheme="minorHAnsi"/>
            <w:i/>
            <w:iCs/>
            <w:color w:val="C00000"/>
            <w:sz w:val="26"/>
            <w:szCs w:val="26"/>
            <w:highlight w:val="yellow"/>
            <w:lang w:val="uz-Cyrl-UZ"/>
          </w:rPr>
          <w:t> </w:t>
        </w:r>
        <w:r w:rsidRPr="009C4BAE">
          <w:rPr>
            <w:rFonts w:ascii="Roboto" w:hAnsi="Roboto" w:cstheme="minorHAnsi"/>
            <w:b/>
            <w:bCs/>
            <w:color w:val="0070C0"/>
            <w:sz w:val="26"/>
            <w:szCs w:val="26"/>
            <w:highlight w:val="yellow"/>
            <w:lang w:val="uz-Cyrl-UZ"/>
          </w:rPr>
          <w:t>фоиз</w:t>
        </w:r>
        <w:r w:rsidRPr="009C4BAE">
          <w:rPr>
            <w:rFonts w:ascii="Roboto" w:hAnsi="Roboto" w:cstheme="minorHAnsi"/>
            <w:sz w:val="26"/>
            <w:szCs w:val="26"/>
            <w:highlight w:val="yellow"/>
            <w:lang w:val="uz-Cyrl-UZ"/>
          </w:rPr>
          <w:t>;</w:t>
        </w:r>
      </w:ins>
    </w:p>
    <w:p w14:paraId="1828C079" w14:textId="77777777" w:rsidR="004D2323" w:rsidRPr="009C4BAE" w:rsidRDefault="004D2323" w:rsidP="004D2323">
      <w:pPr>
        <w:spacing w:beforeLines="50" w:before="120" w:afterLines="50" w:after="120" w:line="288" w:lineRule="auto"/>
        <w:ind w:firstLine="567"/>
        <w:jc w:val="both"/>
        <w:rPr>
          <w:ins w:id="1105" w:author="Nozimjon Ortiqov" w:date="2026-02-23T21:25:00Z" w16du:dateUtc="2026-02-23T16:25:00Z"/>
          <w:rFonts w:ascii="Roboto" w:hAnsi="Roboto" w:cstheme="minorHAnsi"/>
          <w:sz w:val="26"/>
          <w:szCs w:val="26"/>
          <w:lang w:val="uz-Cyrl-UZ"/>
        </w:rPr>
      </w:pPr>
      <w:ins w:id="1106" w:author="Nozimjon Ortiqov" w:date="2026-02-23T21:25:00Z" w16du:dateUtc="2026-02-23T16:25:00Z">
        <w:r w:rsidRPr="009C4BAE">
          <w:rPr>
            <w:rFonts w:ascii="Roboto" w:hAnsi="Roboto" w:cstheme="minorHAnsi"/>
            <w:sz w:val="26"/>
            <w:szCs w:val="26"/>
            <w:highlight w:val="yellow"/>
            <w:lang w:val="uz-Cyrl-UZ"/>
          </w:rPr>
          <w:t>– </w:t>
        </w:r>
        <w:r w:rsidRPr="009C4BAE">
          <w:rPr>
            <w:rFonts w:ascii="Roboto" w:hAnsi="Roboto" w:cstheme="minorHAnsi"/>
            <w:b/>
            <w:bCs/>
            <w:color w:val="C00000"/>
            <w:sz w:val="26"/>
            <w:szCs w:val="26"/>
            <w:highlight w:val="yellow"/>
            <w:lang w:val="uz-Cyrl-UZ"/>
          </w:rPr>
          <w:t>700</w:t>
        </w:r>
        <w:r w:rsidRPr="009C4BAE">
          <w:rPr>
            <w:rFonts w:ascii="Roboto" w:hAnsi="Roboto" w:cstheme="minorHAnsi"/>
            <w:sz w:val="26"/>
            <w:szCs w:val="26"/>
            <w:highlight w:val="yellow"/>
            <w:lang w:val="uz-Cyrl-UZ"/>
          </w:rPr>
          <w:t xml:space="preserve"> </w:t>
        </w:r>
        <w:r w:rsidRPr="009C4BAE">
          <w:rPr>
            <w:rFonts w:ascii="Roboto" w:hAnsi="Roboto" w:cstheme="minorHAnsi"/>
            <w:b/>
            <w:bCs/>
            <w:color w:val="0070C0"/>
            <w:sz w:val="26"/>
            <w:szCs w:val="26"/>
            <w:highlight w:val="yellow"/>
            <w:lang w:val="uz-Cyrl-UZ"/>
          </w:rPr>
          <w:t>минг</w:t>
        </w:r>
        <w:r w:rsidRPr="009C4BAE">
          <w:rPr>
            <w:rFonts w:ascii="Roboto" w:hAnsi="Roboto" w:cstheme="minorHAnsi"/>
            <w:sz w:val="26"/>
            <w:szCs w:val="26"/>
            <w:highlight w:val="yellow"/>
            <w:lang w:val="uz-Cyrl-UZ"/>
          </w:rPr>
          <w:t xml:space="preserve">дан юқори даромадли оилаларда </w:t>
        </w:r>
        <w:r w:rsidRPr="009C4BAE">
          <w:rPr>
            <w:rFonts w:ascii="Roboto" w:hAnsi="Roboto" w:cstheme="minorHAnsi"/>
            <w:b/>
            <w:bCs/>
            <w:color w:val="C00000"/>
            <w:sz w:val="26"/>
            <w:szCs w:val="26"/>
            <w:highlight w:val="yellow"/>
            <w:lang w:val="uz-Cyrl-UZ"/>
          </w:rPr>
          <w:t>20</w:t>
        </w:r>
        <w:r w:rsidRPr="009C4BAE">
          <w:rPr>
            <w:rFonts w:ascii="Roboto" w:hAnsi="Roboto" w:cstheme="minorHAnsi"/>
            <w:i/>
            <w:iCs/>
            <w:color w:val="C00000"/>
            <w:sz w:val="26"/>
            <w:szCs w:val="26"/>
            <w:highlight w:val="yellow"/>
            <w:lang w:val="uz-Cyrl-UZ"/>
          </w:rPr>
          <w:t> </w:t>
        </w:r>
        <w:r w:rsidRPr="009C4BAE">
          <w:rPr>
            <w:rFonts w:ascii="Roboto" w:hAnsi="Roboto" w:cstheme="minorHAnsi"/>
            <w:b/>
            <w:bCs/>
            <w:color w:val="0070C0"/>
            <w:sz w:val="26"/>
            <w:szCs w:val="26"/>
            <w:highlight w:val="yellow"/>
            <w:lang w:val="uz-Cyrl-UZ"/>
          </w:rPr>
          <w:t>фоиз</w:t>
        </w:r>
        <w:r w:rsidRPr="009C4BAE">
          <w:rPr>
            <w:rFonts w:ascii="Roboto" w:hAnsi="Roboto" w:cstheme="minorHAnsi"/>
            <w:sz w:val="26"/>
            <w:szCs w:val="26"/>
            <w:highlight w:val="yellow"/>
            <w:lang w:val="uz-Cyrl-UZ"/>
          </w:rPr>
          <w:t xml:space="preserve"> бўлган.</w:t>
        </w:r>
        <w:commentRangeEnd w:id="1103"/>
        <w:r w:rsidRPr="009C4BAE">
          <w:rPr>
            <w:rStyle w:val="a4"/>
            <w:rFonts w:ascii="Roboto" w:hAnsi="Roboto" w:cstheme="minorHAnsi"/>
            <w:sz w:val="26"/>
            <w:szCs w:val="26"/>
            <w:lang w:val="uz-Cyrl-UZ"/>
          </w:rPr>
          <w:commentReference w:id="1103"/>
        </w:r>
      </w:ins>
    </w:p>
    <w:p w14:paraId="6E6C9D5F" w14:textId="77777777" w:rsidR="004D2323" w:rsidRPr="009C4BAE" w:rsidRDefault="004D2323" w:rsidP="004D2323">
      <w:pPr>
        <w:spacing w:beforeLines="60" w:before="144" w:afterLines="60" w:after="144" w:line="288" w:lineRule="auto"/>
        <w:ind w:firstLine="567"/>
        <w:jc w:val="both"/>
        <w:rPr>
          <w:ins w:id="1107" w:author="Nozimjon Ortiqov" w:date="2026-02-23T21:25:00Z" w16du:dateUtc="2026-02-23T16:25:00Z"/>
          <w:rFonts w:ascii="Roboto" w:hAnsi="Roboto" w:cstheme="minorHAnsi"/>
          <w:sz w:val="26"/>
          <w:szCs w:val="26"/>
          <w:lang w:val="uz-Cyrl-UZ"/>
        </w:rPr>
      </w:pPr>
      <w:ins w:id="1108" w:author="Nozimjon Ortiqov" w:date="2026-02-23T21:25:00Z" w16du:dateUtc="2026-02-23T16:25:00Z">
        <w:r w:rsidRPr="009C4BAE">
          <w:rPr>
            <w:rFonts w:ascii="Roboto" w:hAnsi="Roboto" w:cstheme="minorHAnsi"/>
            <w:sz w:val="26"/>
            <w:szCs w:val="26"/>
            <w:lang w:val="uz-Cyrl-UZ"/>
          </w:rPr>
          <w:t xml:space="preserve">Шу билан бирга, даромади паст бўлган гуруҳда </w:t>
        </w:r>
        <w:r w:rsidRPr="009C4BAE">
          <w:rPr>
            <w:rFonts w:ascii="Roboto" w:hAnsi="Roboto" w:cstheme="minorHAnsi"/>
            <w:color w:val="0070C0"/>
            <w:sz w:val="26"/>
            <w:szCs w:val="26"/>
            <w:lang w:val="uz-Cyrl-UZ"/>
          </w:rPr>
          <w:t>тўй маросимини ўтказиш</w:t>
        </w:r>
        <w:r w:rsidRPr="009C4BAE">
          <w:rPr>
            <w:rFonts w:ascii="Roboto" w:hAnsi="Roboto" w:cstheme="minorHAnsi"/>
            <w:sz w:val="26"/>
            <w:szCs w:val="26"/>
            <w:lang w:val="uz-Cyrl-UZ"/>
          </w:rPr>
          <w:t xml:space="preserve"> учун кредит олишни мақсадга мувофиқ деб билганлар </w:t>
        </w:r>
        <w:r w:rsidRPr="009C4BAE">
          <w:rPr>
            <w:rFonts w:ascii="Roboto" w:hAnsi="Roboto" w:cstheme="minorHAnsi"/>
            <w:b/>
            <w:bCs/>
            <w:color w:val="C00000"/>
            <w:sz w:val="26"/>
            <w:szCs w:val="26"/>
            <w:lang w:val="uz-Cyrl-UZ"/>
          </w:rPr>
          <w:t>27 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ни, бошқа гуруҳларда </w:t>
        </w:r>
        <w:r w:rsidRPr="009C4BAE">
          <w:rPr>
            <w:rFonts w:ascii="Roboto" w:hAnsi="Roboto" w:cstheme="minorHAnsi"/>
            <w:b/>
            <w:bCs/>
            <w:color w:val="C00000"/>
            <w:sz w:val="26"/>
            <w:szCs w:val="26"/>
            <w:lang w:val="uz-Cyrl-UZ"/>
          </w:rPr>
          <w:t>24</w:t>
        </w:r>
        <w:r w:rsidRPr="009C4BAE">
          <w:rPr>
            <w:rFonts w:ascii="Roboto" w:hAnsi="Roboto" w:cstheme="minorHAnsi"/>
            <w:i/>
            <w:iCs/>
            <w:color w:val="C00000"/>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ни ташкил этган.</w:t>
        </w:r>
      </w:ins>
    </w:p>
    <w:p w14:paraId="57DE4749" w14:textId="77777777" w:rsidR="004D2323" w:rsidRPr="009C4BAE" w:rsidRDefault="004D2323" w:rsidP="004D2323">
      <w:pPr>
        <w:spacing w:beforeLines="60" w:before="144" w:afterLines="60" w:after="144" w:line="288" w:lineRule="auto"/>
        <w:ind w:firstLine="567"/>
        <w:jc w:val="both"/>
        <w:rPr>
          <w:ins w:id="1109" w:author="Nozimjon Ortiqov" w:date="2026-02-23T21:25:00Z" w16du:dateUtc="2026-02-23T16:25:00Z"/>
          <w:rFonts w:ascii="Roboto" w:hAnsi="Roboto" w:cstheme="minorHAnsi"/>
          <w:strike/>
          <w:sz w:val="26"/>
          <w:szCs w:val="26"/>
          <w:lang w:val="uz-Cyrl-UZ"/>
          <w:rPrChange w:id="1110" w:author="Nozimjon Ortiqov" w:date="2026-02-24T09:31:00Z" w16du:dateUtc="2026-02-24T04:31:00Z">
            <w:rPr>
              <w:ins w:id="1111" w:author="Nozimjon Ortiqov" w:date="2026-02-23T21:25:00Z" w16du:dateUtc="2026-02-23T16:25:00Z"/>
              <w:rFonts w:ascii="Roboto" w:hAnsi="Roboto" w:cstheme="minorHAnsi"/>
              <w:sz w:val="26"/>
              <w:szCs w:val="26"/>
              <w:lang w:val="uz-Cyrl-UZ"/>
            </w:rPr>
          </w:rPrChange>
        </w:rPr>
      </w:pPr>
      <w:commentRangeStart w:id="1112"/>
      <w:ins w:id="1113" w:author="Nozimjon Ortiqov" w:date="2026-02-23T21:25:00Z" w16du:dateUtc="2026-02-23T16:25:00Z">
        <w:r w:rsidRPr="009C4BAE">
          <w:rPr>
            <w:rFonts w:ascii="Roboto" w:hAnsi="Roboto" w:cstheme="minorHAnsi"/>
            <w:sz w:val="26"/>
            <w:szCs w:val="26"/>
            <w:highlight w:val="yellow"/>
            <w:lang w:val="uz-Cyrl-UZ"/>
          </w:rPr>
          <w:t xml:space="preserve">18% считают оправданным брать кредит для погашения другого долга, </w:t>
        </w:r>
        <w:r w:rsidRPr="009C4BAE">
          <w:rPr>
            <w:rFonts w:ascii="Roboto" w:hAnsi="Roboto" w:cstheme="minorHAnsi"/>
            <w:strike/>
            <w:sz w:val="26"/>
            <w:szCs w:val="26"/>
            <w:highlight w:val="yellow"/>
            <w:lang w:val="uz-Cyrl-UZ"/>
            <w:rPrChange w:id="1114" w:author="Nozimjon Ortiqov" w:date="2026-02-24T09:31:00Z" w16du:dateUtc="2026-02-24T04:31:00Z">
              <w:rPr>
                <w:rFonts w:ascii="Roboto" w:hAnsi="Roboto" w:cstheme="minorHAnsi"/>
                <w:sz w:val="26"/>
                <w:szCs w:val="26"/>
                <w:highlight w:val="yellow"/>
                <w:lang w:val="uz-Cyrl-UZ"/>
              </w:rPr>
            </w:rPrChange>
          </w:rPr>
          <w:t>6,5% фактически использовали кредит для рефинансирования — что создаёт долговую спираль и системные риски.</w:t>
        </w:r>
        <w:commentRangeEnd w:id="1112"/>
        <w:r w:rsidRPr="009C4BAE">
          <w:rPr>
            <w:rStyle w:val="a4"/>
            <w:rFonts w:ascii="Roboto" w:hAnsi="Roboto" w:cstheme="minorHAnsi"/>
            <w:strike/>
            <w:sz w:val="26"/>
            <w:szCs w:val="26"/>
            <w:lang w:val="uz-Cyrl-UZ"/>
            <w:rPrChange w:id="1115" w:author="Nozimjon Ortiqov" w:date="2026-02-24T09:31:00Z" w16du:dateUtc="2026-02-24T04:31:00Z">
              <w:rPr>
                <w:rStyle w:val="a4"/>
                <w:rFonts w:ascii="Roboto" w:hAnsi="Roboto" w:cstheme="minorHAnsi"/>
                <w:sz w:val="26"/>
                <w:szCs w:val="26"/>
                <w:lang w:val="uz-Cyrl-UZ"/>
              </w:rPr>
            </w:rPrChange>
          </w:rPr>
          <w:commentReference w:id="1112"/>
        </w:r>
      </w:ins>
    </w:p>
    <w:p w14:paraId="6EA70B80" w14:textId="2D613E0E" w:rsidR="00727F06" w:rsidRPr="009C4BAE" w:rsidRDefault="0048272F" w:rsidP="00727F06">
      <w:pPr>
        <w:spacing w:beforeLines="60" w:before="144" w:afterLines="60" w:after="144" w:line="288" w:lineRule="auto"/>
        <w:ind w:firstLine="567"/>
        <w:jc w:val="both"/>
        <w:rPr>
          <w:ins w:id="1116" w:author="Nozimjon Ortiqov" w:date="2026-02-23T20:53:00Z" w16du:dateUtc="2026-02-23T15:53:00Z"/>
          <w:rFonts w:ascii="Roboto" w:hAnsi="Roboto" w:cstheme="minorHAnsi"/>
          <w:sz w:val="26"/>
          <w:szCs w:val="26"/>
          <w:lang w:val="uz-Cyrl-UZ"/>
        </w:rPr>
      </w:pPr>
      <w:ins w:id="1117" w:author="Nozimjon Ortiqov" w:date="2026-02-23T16:02:00Z" w16du:dateUtc="2026-02-23T11:02:00Z">
        <w:r w:rsidRPr="009C4BAE">
          <w:rPr>
            <w:rFonts w:ascii="Roboto" w:hAnsi="Roboto" w:cstheme="minorHAnsi"/>
            <w:b/>
            <w:bCs/>
            <w:sz w:val="26"/>
            <w:szCs w:val="26"/>
            <w:lang w:val="uz-Cyrl-UZ"/>
          </w:rPr>
          <w:t xml:space="preserve">Амалда </w:t>
        </w:r>
      </w:ins>
      <w:del w:id="1118" w:author="Nozimjon Ortiqov" w:date="2026-02-23T16:02:00Z" w16du:dateUtc="2026-02-23T11:02:00Z">
        <w:r w:rsidR="00C40F33" w:rsidRPr="009C4BAE" w:rsidDel="0048272F">
          <w:rPr>
            <w:rFonts w:ascii="Roboto" w:hAnsi="Roboto" w:cstheme="minorHAnsi"/>
            <w:b/>
            <w:bCs/>
            <w:sz w:val="26"/>
            <w:szCs w:val="26"/>
            <w:lang w:val="uz-Cyrl-UZ"/>
          </w:rPr>
          <w:delText xml:space="preserve">Мижозларнинг </w:delText>
        </w:r>
      </w:del>
      <w:ins w:id="1119" w:author="Nozimjon Ortiqov" w:date="2026-02-23T16:03:00Z" w16du:dateUtc="2026-02-23T11:03:00Z">
        <w:r w:rsidRPr="009C4BAE">
          <w:rPr>
            <w:rFonts w:ascii="Roboto" w:hAnsi="Roboto" w:cstheme="minorHAnsi"/>
            <w:b/>
            <w:bCs/>
            <w:sz w:val="26"/>
            <w:szCs w:val="26"/>
            <w:lang w:val="uz-Cyrl-UZ"/>
          </w:rPr>
          <w:t>қарз олганларнинг</w:t>
        </w:r>
      </w:ins>
      <w:ins w:id="1120" w:author="Nozimjon Ortiqov" w:date="2026-02-23T16:02:00Z" w16du:dateUtc="2026-02-23T11:02:00Z">
        <w:r w:rsidRPr="009C4BAE">
          <w:rPr>
            <w:rFonts w:ascii="Roboto" w:hAnsi="Roboto" w:cstheme="minorHAnsi"/>
            <w:b/>
            <w:bCs/>
            <w:sz w:val="26"/>
            <w:szCs w:val="26"/>
            <w:lang w:val="uz-Cyrl-UZ"/>
          </w:rPr>
          <w:t xml:space="preserve"> </w:t>
        </w:r>
      </w:ins>
      <w:r w:rsidR="00C40F33" w:rsidRPr="009C4BAE">
        <w:rPr>
          <w:rFonts w:ascii="Roboto" w:hAnsi="Roboto" w:cstheme="minorHAnsi"/>
          <w:b/>
          <w:bCs/>
          <w:color w:val="C00000"/>
          <w:sz w:val="26"/>
          <w:szCs w:val="26"/>
          <w:lang w:val="uz-Cyrl-UZ"/>
        </w:rPr>
        <w:t>30 </w:t>
      </w:r>
      <w:r w:rsidR="00C40F33" w:rsidRPr="009C4BAE">
        <w:rPr>
          <w:rFonts w:ascii="Roboto" w:hAnsi="Roboto" w:cstheme="minorHAnsi"/>
          <w:b/>
          <w:bCs/>
          <w:color w:val="0070C0"/>
          <w:sz w:val="26"/>
          <w:szCs w:val="26"/>
          <w:lang w:val="uz-Cyrl-UZ"/>
        </w:rPr>
        <w:t>фоиз</w:t>
      </w:r>
      <w:r w:rsidR="00C40F33" w:rsidRPr="009C4BAE">
        <w:rPr>
          <w:rFonts w:ascii="Roboto" w:hAnsi="Roboto" w:cstheme="minorHAnsi"/>
          <w:b/>
          <w:bCs/>
          <w:sz w:val="26"/>
          <w:szCs w:val="26"/>
          <w:lang w:val="uz-Cyrl-UZ"/>
        </w:rPr>
        <w:t>и кредитни</w:t>
      </w:r>
      <w:del w:id="1121" w:author="Nozimjon Ortiqov" w:date="2026-02-23T21:21:00Z" w16du:dateUtc="2026-02-23T16:21:00Z">
        <w:r w:rsidR="00C40F33" w:rsidRPr="009C4BAE" w:rsidDel="003767FF">
          <w:rPr>
            <w:rFonts w:ascii="Roboto" w:hAnsi="Roboto" w:cstheme="minorHAnsi"/>
            <w:b/>
            <w:bCs/>
            <w:sz w:val="26"/>
            <w:szCs w:val="26"/>
            <w:lang w:val="uz-Cyrl-UZ"/>
          </w:rPr>
          <w:delText xml:space="preserve"> </w:delText>
        </w:r>
      </w:del>
      <w:del w:id="1122" w:author="Nozimjon Ortiqov" w:date="2026-02-23T16:02:00Z" w16du:dateUtc="2026-02-23T11:02:00Z">
        <w:r w:rsidR="00C40F33" w:rsidRPr="009C4BAE" w:rsidDel="000F3250">
          <w:rPr>
            <w:rFonts w:ascii="Roboto" w:hAnsi="Roboto" w:cstheme="minorHAnsi"/>
            <w:b/>
            <w:bCs/>
            <w:sz w:val="26"/>
            <w:szCs w:val="26"/>
            <w:lang w:val="uz-Cyrl-UZ"/>
          </w:rPr>
          <w:delText xml:space="preserve">даромадда узилиш бўлганда </w:delText>
        </w:r>
      </w:del>
      <w:del w:id="1123" w:author="Nozimjon Ortiqov" w:date="2026-02-23T20:53:00Z" w16du:dateUtc="2026-02-23T15:53:00Z">
        <w:r w:rsidR="00C40F33" w:rsidRPr="009C4BAE" w:rsidDel="00727F06">
          <w:rPr>
            <w:rFonts w:ascii="Roboto" w:hAnsi="Roboto" w:cstheme="minorHAnsi"/>
            <w:b/>
            <w:bCs/>
            <w:sz w:val="26"/>
            <w:szCs w:val="26"/>
            <w:lang w:val="uz-Cyrl-UZ"/>
          </w:rPr>
          <w:delText>оғир</w:delText>
        </w:r>
      </w:del>
      <w:r w:rsidR="00C40F33" w:rsidRPr="009C4BAE">
        <w:rPr>
          <w:rFonts w:ascii="Roboto" w:hAnsi="Roboto" w:cstheme="minorHAnsi"/>
          <w:b/>
          <w:bCs/>
          <w:sz w:val="26"/>
          <w:szCs w:val="26"/>
          <w:lang w:val="uz-Cyrl-UZ"/>
        </w:rPr>
        <w:t xml:space="preserve"> вазиятдан чиқиш учун олган.</w:t>
      </w:r>
      <w:r w:rsidR="00C40F33" w:rsidRPr="009C4BAE">
        <w:rPr>
          <w:rFonts w:ascii="Roboto" w:hAnsi="Roboto" w:cstheme="minorHAnsi"/>
          <w:sz w:val="26"/>
          <w:szCs w:val="26"/>
          <w:lang w:val="uz-Cyrl-UZ"/>
        </w:rPr>
        <w:t xml:space="preserve"> </w:t>
      </w:r>
      <w:ins w:id="1124" w:author="Nozimjon Ortiqov" w:date="2026-02-23T17:06:00Z" w16du:dateUtc="2026-02-23T12:06:00Z">
        <w:r w:rsidR="00E87497" w:rsidRPr="009C4BAE">
          <w:rPr>
            <w:rFonts w:ascii="Roboto" w:hAnsi="Roboto" w:cstheme="minorHAnsi"/>
            <w:sz w:val="26"/>
            <w:szCs w:val="26"/>
            <w:highlight w:val="yellow"/>
            <w:lang w:val="uz-Cyrl-UZ"/>
            <w:rPrChange w:id="1125" w:author="Nozimjon Ortiqov" w:date="2026-02-24T09:31:00Z" w16du:dateUtc="2026-02-24T04:31:00Z">
              <w:rPr>
                <w:rFonts w:ascii="Roboto" w:hAnsi="Roboto" w:cstheme="minorHAnsi"/>
                <w:sz w:val="26"/>
                <w:szCs w:val="26"/>
                <w:lang w:val="uz-Cyrl-UZ"/>
              </w:rPr>
            </w:rPrChange>
          </w:rPr>
          <w:t>(2.6</w:t>
        </w:r>
      </w:ins>
      <w:ins w:id="1126" w:author="Nozimjon Ortiqov" w:date="2026-02-23T17:07:00Z" w16du:dateUtc="2026-02-23T12:07:00Z">
        <w:r w:rsidR="00E87497" w:rsidRPr="009C4BAE">
          <w:rPr>
            <w:rFonts w:ascii="Roboto" w:hAnsi="Roboto" w:cstheme="minorHAnsi"/>
            <w:sz w:val="26"/>
            <w:szCs w:val="26"/>
            <w:highlight w:val="yellow"/>
            <w:lang w:val="uz-Cyrl-UZ"/>
            <w:rPrChange w:id="1127" w:author="Nozimjon Ortiqov" w:date="2026-02-24T09:31:00Z" w16du:dateUtc="2026-02-24T04:31:00Z">
              <w:rPr>
                <w:rFonts w:ascii="Roboto" w:hAnsi="Roboto" w:cstheme="minorHAnsi"/>
                <w:sz w:val="26"/>
                <w:szCs w:val="26"/>
                <w:lang w:val="uz-Cyrl-UZ"/>
              </w:rPr>
            </w:rPrChange>
          </w:rPr>
          <w:t>-савол</w:t>
        </w:r>
      </w:ins>
      <w:ins w:id="1128" w:author="Nozimjon Ortiqov" w:date="2026-02-23T17:06:00Z" w16du:dateUtc="2026-02-23T12:06:00Z">
        <w:r w:rsidR="00E87497" w:rsidRPr="009C4BAE">
          <w:rPr>
            <w:rFonts w:ascii="Roboto" w:hAnsi="Roboto" w:cstheme="minorHAnsi"/>
            <w:sz w:val="26"/>
            <w:szCs w:val="26"/>
            <w:highlight w:val="yellow"/>
            <w:lang w:val="uz-Cyrl-UZ"/>
            <w:rPrChange w:id="1129" w:author="Nozimjon Ortiqov" w:date="2026-02-24T09:31:00Z" w16du:dateUtc="2026-02-24T04:31:00Z">
              <w:rPr>
                <w:rFonts w:ascii="Roboto" w:hAnsi="Roboto" w:cstheme="minorHAnsi"/>
                <w:sz w:val="26"/>
                <w:szCs w:val="26"/>
                <w:lang w:val="uz-Cyrl-UZ"/>
              </w:rPr>
            </w:rPrChange>
          </w:rPr>
          <w:t>)</w:t>
        </w:r>
      </w:ins>
      <w:ins w:id="1130" w:author="Nozimjon Ortiqov" w:date="2026-02-23T21:31:00Z" w16du:dateUtc="2026-02-23T16:31:00Z">
        <w:r w:rsidR="00CE7DBF" w:rsidRPr="009C4BAE">
          <w:rPr>
            <w:rFonts w:ascii="Roboto" w:hAnsi="Roboto" w:cstheme="minorHAnsi"/>
            <w:sz w:val="26"/>
            <w:szCs w:val="26"/>
            <w:lang w:val="uz-Cyrl-UZ"/>
          </w:rPr>
          <w:t xml:space="preserve"> </w:t>
        </w:r>
      </w:ins>
      <w:ins w:id="1131" w:author="Nozimjon Ortiqov" w:date="2026-02-23T20:53:00Z" w16du:dateUtc="2026-02-23T15:53:00Z">
        <w:r w:rsidR="00727F06" w:rsidRPr="009C4BAE">
          <w:rPr>
            <w:rFonts w:ascii="Roboto" w:hAnsi="Roboto" w:cstheme="minorHAnsi"/>
            <w:sz w:val="26"/>
            <w:szCs w:val="26"/>
            <w:lang w:val="uz-Cyrl-UZ"/>
          </w:rPr>
          <w:t>Вазиятдан чиқиш учун кредит олганларнинг улуши Тошкент</w:t>
        </w:r>
      </w:ins>
      <w:ins w:id="1132" w:author="Nozimjon Ortiqov" w:date="2026-02-23T21:32:00Z" w16du:dateUtc="2026-02-23T16:32:00Z">
        <w:r w:rsidR="00A35C98" w:rsidRPr="009C4BAE">
          <w:rPr>
            <w:rFonts w:ascii="Roboto" w:hAnsi="Roboto" w:cstheme="minorHAnsi"/>
            <w:sz w:val="26"/>
            <w:szCs w:val="26"/>
            <w:lang w:val="uz-Cyrl-UZ"/>
          </w:rPr>
          <w:t xml:space="preserve"> </w:t>
        </w:r>
      </w:ins>
      <w:ins w:id="1133" w:author="Nozimjon Ortiqov" w:date="2026-02-23T20:53:00Z" w16du:dateUtc="2026-02-23T15:53:00Z">
        <w:r w:rsidR="00727F06" w:rsidRPr="009C4BAE">
          <w:rPr>
            <w:rFonts w:ascii="Roboto" w:hAnsi="Roboto" w:cstheme="minorHAnsi"/>
            <w:sz w:val="26"/>
            <w:szCs w:val="26"/>
            <w:lang w:val="uz-Cyrl-UZ"/>
          </w:rPr>
          <w:t xml:space="preserve">шаҳри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42</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Қорақалпоғистон Республикаси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Навоий (</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Сирдарё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ins>
      <w:ins w:id="1134" w:author="Nozimjon Ortiqov" w:date="2026-02-23T21:32:00Z" w16du:dateUtc="2026-02-23T16:32:00Z">
        <w:r w:rsidR="00A35C98" w:rsidRPr="009C4BAE">
          <w:rPr>
            <w:rFonts w:ascii="Roboto" w:hAnsi="Roboto" w:cstheme="minorHAnsi"/>
            <w:sz w:val="26"/>
            <w:szCs w:val="26"/>
            <w:lang w:val="uz-Cyrl-UZ"/>
          </w:rPr>
          <w:t xml:space="preserve"> ва</w:t>
        </w:r>
      </w:ins>
      <w:ins w:id="1135" w:author="Nozimjon Ortiqov" w:date="2026-02-23T20:53:00Z" w16du:dateUtc="2026-02-23T15:53:00Z">
        <w:r w:rsidR="00727F06" w:rsidRPr="009C4BAE">
          <w:rPr>
            <w:rFonts w:ascii="Roboto" w:hAnsi="Roboto" w:cstheme="minorHAnsi"/>
            <w:sz w:val="26"/>
            <w:szCs w:val="26"/>
            <w:lang w:val="uz-Cyrl-UZ"/>
          </w:rPr>
          <w:t xml:space="preserve"> Жиззах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вилоятларида</w:t>
        </w:r>
      </w:ins>
      <w:ins w:id="1136" w:author="Nozimjon Ortiqov" w:date="2026-02-23T21:32:00Z" w16du:dateUtc="2026-02-23T16:32:00Z">
        <w:r w:rsidR="00A35C98" w:rsidRPr="009C4BAE">
          <w:rPr>
            <w:rFonts w:ascii="Roboto" w:hAnsi="Roboto" w:cstheme="minorHAnsi"/>
            <w:sz w:val="26"/>
            <w:szCs w:val="26"/>
            <w:lang w:val="uz-Cyrl-UZ"/>
          </w:rPr>
          <w:t xml:space="preserve"> юқори</w:t>
        </w:r>
      </w:ins>
      <w:ins w:id="1137" w:author="Nozimjon Ortiqov" w:date="2026-02-23T20:53:00Z" w16du:dateUtc="2026-02-23T15:53:00Z">
        <w:r w:rsidR="00727F06" w:rsidRPr="009C4BAE">
          <w:rPr>
            <w:rFonts w:ascii="Roboto" w:hAnsi="Roboto" w:cstheme="minorHAnsi"/>
            <w:sz w:val="26"/>
            <w:szCs w:val="26"/>
            <w:lang w:val="uz-Cyrl-UZ"/>
          </w:rPr>
          <w:t xml:space="preserve">, </w:t>
        </w:r>
      </w:ins>
      <w:ins w:id="1138" w:author="Nozimjon Ortiqov" w:date="2026-02-23T21:32:00Z" w16du:dateUtc="2026-02-23T16:32:00Z">
        <w:r w:rsidR="00A35C98" w:rsidRPr="009C4BAE">
          <w:rPr>
            <w:rFonts w:ascii="Roboto" w:hAnsi="Roboto" w:cstheme="minorHAnsi"/>
            <w:sz w:val="26"/>
            <w:szCs w:val="26"/>
            <w:lang w:val="uz-Cyrl-UZ"/>
          </w:rPr>
          <w:br/>
        </w:r>
      </w:ins>
      <w:ins w:id="1139" w:author="Nozimjon Ortiqov" w:date="2026-02-23T20:53:00Z" w16du:dateUtc="2026-02-23T15:53:00Z">
        <w:r w:rsidR="00727F06" w:rsidRPr="009C4BAE">
          <w:rPr>
            <w:rFonts w:ascii="Roboto" w:hAnsi="Roboto" w:cstheme="minorHAnsi"/>
            <w:sz w:val="26"/>
            <w:szCs w:val="26"/>
            <w:lang w:val="uz-Cyrl-UZ"/>
          </w:rPr>
          <w:t>Фарғона</w:t>
        </w:r>
      </w:ins>
      <w:ins w:id="1140" w:author="Nozimjon Ortiqov" w:date="2026-02-23T21:32:00Z" w16du:dateUtc="2026-02-23T16:32:00Z">
        <w:r w:rsidR="00A35C98" w:rsidRPr="009C4BAE">
          <w:rPr>
            <w:rFonts w:ascii="Roboto" w:hAnsi="Roboto" w:cstheme="minorHAnsi"/>
            <w:sz w:val="26"/>
            <w:szCs w:val="26"/>
            <w:lang w:val="uz-Cyrl-UZ"/>
          </w:rPr>
          <w:t xml:space="preserve"> </w:t>
        </w:r>
      </w:ins>
      <w:ins w:id="1141" w:author="Nozimjon Ortiqov" w:date="2026-02-23T20:53:00Z" w16du:dateUtc="2026-02-23T15:53:00Z">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14</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Тошкент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Наманган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Андижон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ва Қашқадарё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 xml:space="preserve">) </w:t>
        </w:r>
        <w:r w:rsidR="00727F06" w:rsidRPr="009C4BAE">
          <w:rPr>
            <w:rFonts w:ascii="Roboto" w:hAnsi="Roboto" w:cstheme="minorHAnsi"/>
            <w:sz w:val="26"/>
            <w:szCs w:val="26"/>
            <w:lang w:val="uz-Cyrl-UZ"/>
          </w:rPr>
          <w:t>вилоятларида</w:t>
        </w:r>
      </w:ins>
      <w:ins w:id="1142" w:author="Nozimjon Ortiqov" w:date="2026-02-23T21:32:00Z" w16du:dateUtc="2026-02-23T16:32:00Z">
        <w:r w:rsidR="00A35C98" w:rsidRPr="009C4BAE">
          <w:rPr>
            <w:rFonts w:ascii="Roboto" w:hAnsi="Roboto" w:cstheme="minorHAnsi"/>
            <w:sz w:val="26"/>
            <w:szCs w:val="26"/>
            <w:lang w:val="uz-Cyrl-UZ"/>
          </w:rPr>
          <w:t xml:space="preserve"> эса пастроқ</w:t>
        </w:r>
      </w:ins>
      <w:ins w:id="1143" w:author="Nozimjon Ortiqov" w:date="2026-02-23T20:53:00Z" w16du:dateUtc="2026-02-23T15:53:00Z">
        <w:r w:rsidR="00727F06" w:rsidRPr="009C4BAE">
          <w:rPr>
            <w:rFonts w:ascii="Roboto" w:hAnsi="Roboto" w:cstheme="minorHAnsi"/>
            <w:sz w:val="26"/>
            <w:szCs w:val="26"/>
            <w:lang w:val="uz-Cyrl-UZ"/>
          </w:rPr>
          <w:t>.</w:t>
        </w:r>
      </w:ins>
    </w:p>
    <w:p w14:paraId="29556B57" w14:textId="26905C2B" w:rsidR="00A35C98" w:rsidRPr="009C4BAE" w:rsidRDefault="00727F06" w:rsidP="004E743C">
      <w:pPr>
        <w:spacing w:beforeLines="60" w:before="144" w:afterLines="60" w:after="144" w:line="288" w:lineRule="auto"/>
        <w:ind w:firstLine="567"/>
        <w:jc w:val="both"/>
        <w:rPr>
          <w:ins w:id="1144" w:author="Nozimjon Ortiqov" w:date="2026-02-23T21:41:00Z" w16du:dateUtc="2026-02-23T16:41:00Z"/>
          <w:rFonts w:ascii="Roboto" w:hAnsi="Roboto" w:cstheme="minorHAnsi"/>
          <w:sz w:val="26"/>
          <w:szCs w:val="26"/>
          <w:lang w:val="uz-Cyrl-UZ"/>
        </w:rPr>
      </w:pPr>
      <w:ins w:id="1145" w:author="Nozimjon Ortiqov" w:date="2026-02-23T20:54:00Z" w16du:dateUtc="2026-02-23T15:54:00Z">
        <w:r w:rsidRPr="009C4BAE">
          <w:rPr>
            <w:rFonts w:ascii="Roboto" w:hAnsi="Roboto" w:cstheme="minorHAnsi"/>
            <w:sz w:val="26"/>
            <w:szCs w:val="26"/>
            <w:lang w:val="uz-Cyrl-UZ"/>
          </w:rPr>
          <w:t xml:space="preserve">Қарз </w:t>
        </w:r>
      </w:ins>
      <w:del w:id="1146" w:author="Nozimjon Ortiqov" w:date="2026-02-23T20:54:00Z" w16du:dateUtc="2026-02-23T15:54:00Z">
        <w:r w:rsidR="00C40F33" w:rsidRPr="009C4BAE" w:rsidDel="00727F06">
          <w:rPr>
            <w:rFonts w:ascii="Roboto" w:hAnsi="Roboto" w:cstheme="minorHAnsi"/>
            <w:sz w:val="26"/>
            <w:szCs w:val="26"/>
            <w:lang w:val="uz-Cyrl-UZ"/>
          </w:rPr>
          <w:delText xml:space="preserve">Маблағлар </w:delText>
        </w:r>
      </w:del>
      <w:ins w:id="1147" w:author="Nozimjon Ortiqov" w:date="2026-02-23T20:54:00Z" w16du:dateUtc="2026-02-23T15:54:00Z">
        <w:r w:rsidRPr="009C4BAE">
          <w:rPr>
            <w:rFonts w:ascii="Roboto" w:hAnsi="Roboto" w:cstheme="minorHAnsi"/>
            <w:sz w:val="26"/>
            <w:szCs w:val="26"/>
            <w:lang w:val="uz-Cyrl-UZ"/>
          </w:rPr>
          <w:t xml:space="preserve">маблағлар </w:t>
        </w:r>
      </w:ins>
      <w:r w:rsidR="00C40F33" w:rsidRPr="009C4BAE">
        <w:rPr>
          <w:rFonts w:ascii="Roboto" w:hAnsi="Roboto" w:cstheme="minorHAnsi"/>
          <w:sz w:val="26"/>
          <w:szCs w:val="26"/>
          <w:lang w:val="uz-Cyrl-UZ"/>
        </w:rPr>
        <w:t xml:space="preserve">асосан </w:t>
      </w:r>
      <w:r w:rsidR="00C40F33" w:rsidRPr="009C4BAE">
        <w:rPr>
          <w:rFonts w:ascii="Roboto" w:hAnsi="Roboto" w:cstheme="minorHAnsi"/>
          <w:b/>
          <w:bCs/>
          <w:sz w:val="26"/>
          <w:szCs w:val="26"/>
          <w:lang w:val="uz-Cyrl-UZ"/>
          <w:rPrChange w:id="1148" w:author="Nozimjon Ortiqov" w:date="2026-02-24T09:31:00Z" w16du:dateUtc="2026-02-24T04:31:00Z">
            <w:rPr>
              <w:rFonts w:ascii="Roboto" w:hAnsi="Roboto" w:cstheme="minorHAnsi"/>
              <w:sz w:val="26"/>
              <w:szCs w:val="26"/>
              <w:lang w:val="uz-Cyrl-UZ"/>
            </w:rPr>
          </w:rPrChange>
        </w:rPr>
        <w:t>кундалик харажатлар</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24</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49" w:author="Nozimjon Ortiqov" w:date="2026-02-24T09:31:00Z" w16du:dateUtc="2026-02-24T04:31:00Z">
            <w:rPr>
              <w:rFonts w:ascii="Roboto" w:hAnsi="Roboto" w:cstheme="minorHAnsi"/>
              <w:sz w:val="26"/>
              <w:szCs w:val="26"/>
              <w:lang w:val="uz-Cyrl-UZ"/>
            </w:rPr>
          </w:rPrChange>
        </w:rPr>
        <w:t>соғлиқни сақлаш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50" w:author="Nozimjon Ortiqov" w:date="2026-02-24T09:31:00Z" w16du:dateUtc="2026-02-24T04:31:00Z">
            <w:rPr>
              <w:rFonts w:ascii="Roboto" w:hAnsi="Roboto" w:cstheme="minorHAnsi"/>
              <w:sz w:val="26"/>
              <w:szCs w:val="26"/>
              <w:lang w:val="uz-Cyrl-UZ"/>
            </w:rPr>
          </w:rPrChange>
        </w:rPr>
        <w:t>бизнесни тиклаш</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11</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A34306" w:rsidRPr="009C4BAE">
        <w:rPr>
          <w:rFonts w:ascii="Roboto" w:hAnsi="Roboto" w:cstheme="minorHAnsi"/>
          <w:b/>
          <w:bCs/>
          <w:sz w:val="26"/>
          <w:szCs w:val="26"/>
          <w:lang w:val="uz-Cyrl-UZ"/>
          <w:rPrChange w:id="1151" w:author="Nozimjon Ortiqov" w:date="2026-02-24T09:31:00Z" w16du:dateUtc="2026-02-24T04:31:00Z">
            <w:rPr>
              <w:rFonts w:ascii="Roboto" w:hAnsi="Roboto" w:cstheme="minorHAnsi"/>
              <w:sz w:val="26"/>
              <w:szCs w:val="26"/>
              <w:lang w:val="uz-Cyrl-UZ"/>
            </w:rPr>
          </w:rPrChange>
        </w:rPr>
        <w:t>маиший техника харид қилиш</w:t>
      </w:r>
      <w:r w:rsidR="00A34306" w:rsidRPr="009C4BAE">
        <w:rPr>
          <w:rFonts w:ascii="Roboto" w:hAnsi="Roboto" w:cstheme="minorHAnsi"/>
          <w:sz w:val="26"/>
          <w:szCs w:val="26"/>
          <w:lang w:val="uz-Cyrl-UZ"/>
        </w:rPr>
        <w:t xml:space="preserve"> </w:t>
      </w:r>
      <w:r w:rsidR="00A34306"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A34306" w:rsidRPr="009C4BAE">
        <w:rPr>
          <w:rFonts w:ascii="Roboto" w:hAnsi="Roboto" w:cstheme="minorHAnsi"/>
          <w:i/>
          <w:iCs/>
          <w:color w:val="0070C0"/>
          <w:sz w:val="26"/>
          <w:szCs w:val="26"/>
          <w:lang w:val="uz-Cyrl-UZ"/>
        </w:rPr>
        <w:t>фоиз</w:t>
      </w:r>
      <w:r w:rsidR="00A34306" w:rsidRPr="009C4BAE">
        <w:rPr>
          <w:rFonts w:ascii="Roboto" w:hAnsi="Roboto" w:cstheme="minorHAnsi"/>
          <w:i/>
          <w:iCs/>
          <w:sz w:val="26"/>
          <w:szCs w:val="26"/>
          <w:lang w:val="uz-Cyrl-UZ"/>
        </w:rPr>
        <w:t>)</w:t>
      </w:r>
      <w:r w:rsidR="00A34306"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52" w:author="Nozimjon Ortiqov" w:date="2026-02-24T09:31:00Z" w16du:dateUtc="2026-02-24T04:31:00Z">
            <w:rPr>
              <w:rFonts w:ascii="Roboto" w:hAnsi="Roboto" w:cstheme="minorHAnsi"/>
              <w:sz w:val="26"/>
              <w:szCs w:val="26"/>
              <w:lang w:val="uz-Cyrl-UZ"/>
            </w:rPr>
          </w:rPrChange>
        </w:rPr>
        <w:t>таълим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бошқа қарзларни тўлаш</w:t>
      </w:r>
      <w:del w:id="1153" w:author="Nozimjon Ortiqov" w:date="2026-02-24T09:24:00Z" w16du:dateUtc="2026-02-24T04:24:00Z">
        <w:r w:rsidR="00C40F33" w:rsidRPr="009C4BAE" w:rsidDel="00EA3271">
          <w:rPr>
            <w:rFonts w:ascii="Roboto" w:hAnsi="Roboto" w:cstheme="minorHAnsi"/>
            <w:sz w:val="26"/>
            <w:szCs w:val="26"/>
            <w:lang w:val="uz-Cyrl-UZ"/>
          </w:rPr>
          <w:delText xml:space="preserve"> </w:delText>
        </w:r>
      </w:del>
      <w:ins w:id="1154" w:author="Nozimjon Ortiqov" w:date="2026-02-24T09:24:00Z" w16du:dateUtc="2026-02-24T04:24:00Z">
        <w:r w:rsidR="00EA3271" w:rsidRPr="009C4BAE">
          <w:rPr>
            <w:rFonts w:ascii="Roboto" w:hAnsi="Roboto" w:cstheme="minorHAnsi"/>
            <w:sz w:val="26"/>
            <w:szCs w:val="26"/>
            <w:lang w:val="en-US"/>
          </w:rPr>
          <w:t> </w:t>
        </w:r>
      </w:ins>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7</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ҳамда</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 xml:space="preserve">яқинларга ёрдам бериш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5</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учун йўналтирилган.</w:t>
      </w:r>
      <w:ins w:id="1155" w:author="Nozimjon Ortiqov" w:date="2026-02-23T17:07:00Z" w16du:dateUtc="2026-02-23T12:07:00Z">
        <w:r w:rsidR="00E87497" w:rsidRPr="009C4BAE">
          <w:rPr>
            <w:rFonts w:ascii="Roboto" w:hAnsi="Roboto" w:cstheme="minorHAnsi"/>
            <w:sz w:val="26"/>
            <w:szCs w:val="26"/>
            <w:lang w:val="uz-Cyrl-UZ"/>
          </w:rPr>
          <w:t xml:space="preserve"> </w:t>
        </w:r>
      </w:ins>
    </w:p>
    <w:p w14:paraId="183991CF" w14:textId="77777777" w:rsidR="005158F3" w:rsidRPr="009C4BAE" w:rsidRDefault="005158F3" w:rsidP="005158F3">
      <w:pPr>
        <w:spacing w:beforeLines="60" w:before="144" w:afterLines="60" w:after="144" w:line="288" w:lineRule="auto"/>
        <w:ind w:firstLine="567"/>
        <w:jc w:val="both"/>
        <w:rPr>
          <w:ins w:id="1156" w:author="Nozimjon Ortiqov" w:date="2026-02-23T21:41:00Z" w16du:dateUtc="2026-02-23T16:41:00Z"/>
          <w:rFonts w:ascii="Roboto" w:hAnsi="Roboto" w:cstheme="minorHAnsi"/>
          <w:sz w:val="26"/>
          <w:szCs w:val="26"/>
          <w:lang w:val="uz-Cyrl-UZ"/>
        </w:rPr>
      </w:pPr>
      <w:ins w:id="1157" w:author="Nozimjon Ortiqov" w:date="2026-02-23T21:41:00Z" w16du:dateUtc="2026-02-23T16:41:00Z">
        <w:r w:rsidRPr="009C4BAE">
          <w:rPr>
            <w:rFonts w:ascii="Roboto" w:hAnsi="Roboto" w:cstheme="minorHAnsi"/>
            <w:sz w:val="26"/>
            <w:szCs w:val="26"/>
            <w:highlight w:val="yellow"/>
            <w:lang w:val="uz-Cyrl-UZ"/>
          </w:rPr>
          <w:t>Кредит олишга таъсир кўрсатаётган факторлар</w:t>
        </w:r>
        <w:r w:rsidRPr="009C4BAE">
          <w:rPr>
            <w:rFonts w:ascii="Roboto" w:hAnsi="Roboto" w:cstheme="minorHAnsi"/>
            <w:sz w:val="26"/>
            <w:szCs w:val="26"/>
            <w:lang w:val="uz-Cyrl-UZ"/>
          </w:rPr>
          <w:t>+</w:t>
        </w:r>
      </w:ins>
    </w:p>
    <w:p w14:paraId="6BFC5C98" w14:textId="77777777" w:rsidR="00745D3C" w:rsidRPr="009C4BAE" w:rsidRDefault="00745D3C" w:rsidP="00745D3C">
      <w:pPr>
        <w:pStyle w:val="2"/>
        <w:rPr>
          <w:ins w:id="1158" w:author="Nozimjon Ortiqov" w:date="2026-02-23T21:40:00Z" w16du:dateUtc="2026-02-23T16:40:00Z"/>
          <w:rFonts w:ascii="Roboto" w:hAnsi="Roboto"/>
          <w:rPrChange w:id="1159" w:author="Nozimjon Ortiqov" w:date="2026-02-24T09:31:00Z" w16du:dateUtc="2026-02-24T04:31:00Z">
            <w:rPr>
              <w:ins w:id="1160" w:author="Nozimjon Ortiqov" w:date="2026-02-23T21:40:00Z" w16du:dateUtc="2026-02-23T16:40:00Z"/>
            </w:rPr>
          </w:rPrChange>
        </w:rPr>
      </w:pPr>
      <w:ins w:id="1161" w:author="Nozimjon Ortiqov" w:date="2026-02-23T21:40:00Z" w16du:dateUtc="2026-02-23T16:40:00Z">
        <w:r w:rsidRPr="009C4BAE">
          <w:rPr>
            <w:rFonts w:ascii="Roboto" w:hAnsi="Roboto"/>
            <w:rPrChange w:id="1162" w:author="Nozimjon Ortiqov" w:date="2026-02-24T09:31:00Z" w16du:dateUtc="2026-02-24T04:31:00Z">
              <w:rPr/>
            </w:rPrChange>
          </w:rPr>
          <w:t>Факторы принятия решения о кредите (Q2.10)</w:t>
        </w:r>
      </w:ins>
    </w:p>
    <w:p w14:paraId="4B7925B5" w14:textId="77777777" w:rsidR="00745D3C" w:rsidRPr="009C4BAE" w:rsidRDefault="00745D3C" w:rsidP="00745D3C">
      <w:pPr>
        <w:rPr>
          <w:ins w:id="1163" w:author="Nozimjon Ortiqov" w:date="2026-02-23T21:41:00Z" w16du:dateUtc="2026-02-23T16:41:00Z"/>
          <w:rFonts w:ascii="Roboto" w:hAnsi="Roboto"/>
          <w:strike/>
          <w:lang w:val="uz-Cyrl-UZ"/>
          <w:rPrChange w:id="1164" w:author="Nozimjon Ortiqov" w:date="2026-02-24T09:31:00Z" w16du:dateUtc="2026-02-24T04:31:00Z">
            <w:rPr>
              <w:ins w:id="1165" w:author="Nozimjon Ortiqov" w:date="2026-02-23T21:41:00Z" w16du:dateUtc="2026-02-23T16:41:00Z"/>
              <w:strike/>
              <w:lang w:val="uz-Cyrl-UZ"/>
            </w:rPr>
          </w:rPrChange>
        </w:rPr>
      </w:pPr>
      <w:ins w:id="1166" w:author="Nozimjon Ortiqov" w:date="2026-02-23T21:40:00Z" w16du:dateUtc="2026-02-23T16:40:00Z">
        <w:r w:rsidRPr="009C4BAE">
          <w:rPr>
            <w:rFonts w:ascii="Roboto" w:hAnsi="Roboto"/>
            <w:rPrChange w:id="1167" w:author="Nozimjon Ortiqov" w:date="2026-02-24T09:31:00Z" w16du:dateUtc="2026-02-24T04:31:00Z">
              <w:rPr/>
            </w:rPrChange>
          </w:rPr>
          <w:t xml:space="preserve">Вопрос Q2.10 выявляет, что именно повлияло на решение заёмщика взять кредит и </w:t>
        </w:r>
        <w:r w:rsidRPr="009C4BAE">
          <w:rPr>
            <w:rFonts w:ascii="Roboto" w:hAnsi="Roboto"/>
            <w:strike/>
            <w:rPrChange w:id="1168" w:author="Nozimjon Ortiqov" w:date="2026-02-24T09:31:00Z" w16du:dateUtc="2026-02-24T04:31:00Z">
              <w:rPr/>
            </w:rPrChange>
          </w:rPr>
          <w:t>как каждый фактор связан с последующим уровнем NPL.</w:t>
        </w:r>
      </w:ins>
    </w:p>
    <w:p w14:paraId="3647FEF7" w14:textId="77777777" w:rsidR="005158F3" w:rsidRPr="009C4BAE" w:rsidRDefault="005158F3" w:rsidP="00745D3C">
      <w:pPr>
        <w:rPr>
          <w:ins w:id="1169" w:author="Nozimjon Ortiqov" w:date="2026-02-23T21:41:00Z" w16du:dateUtc="2026-02-23T16:41:00Z"/>
          <w:rFonts w:ascii="Roboto" w:hAnsi="Roboto"/>
          <w:strike/>
          <w:lang w:val="uz-Cyrl-UZ"/>
          <w:rPrChange w:id="1170" w:author="Nozimjon Ortiqov" w:date="2026-02-24T09:31:00Z" w16du:dateUtc="2026-02-24T04:31:00Z">
            <w:rPr>
              <w:ins w:id="1171" w:author="Nozimjon Ortiqov" w:date="2026-02-23T21:41:00Z" w16du:dateUtc="2026-02-23T16:41:00Z"/>
              <w:strike/>
              <w:lang w:val="uz-Cyrl-UZ"/>
            </w:rPr>
          </w:rPrChange>
        </w:rPr>
      </w:pPr>
    </w:p>
    <w:p w14:paraId="7EDB7192" w14:textId="77777777" w:rsidR="005158F3" w:rsidRPr="009C4BAE" w:rsidRDefault="005158F3" w:rsidP="00745D3C">
      <w:pPr>
        <w:rPr>
          <w:ins w:id="1172" w:author="Nozimjon Ortiqov" w:date="2026-02-23T21:40:00Z" w16du:dateUtc="2026-02-23T16:40:00Z"/>
          <w:rFonts w:ascii="Roboto" w:hAnsi="Roboto"/>
          <w:strike/>
          <w:lang w:val="uz-Cyrl-UZ"/>
          <w:rPrChange w:id="1173" w:author="Nozimjon Ortiqov" w:date="2026-02-24T09:31:00Z" w16du:dateUtc="2026-02-24T04:31:00Z">
            <w:rPr>
              <w:ins w:id="1174" w:author="Nozimjon Ortiqov" w:date="2026-02-23T21:40:00Z" w16du:dateUtc="2026-02-23T16:40:00Z"/>
            </w:rPr>
          </w:rPrChange>
        </w:rPr>
      </w:pPr>
    </w:p>
    <w:p w14:paraId="01A87F94" w14:textId="77777777" w:rsidR="00745D3C" w:rsidRPr="009C4BAE" w:rsidRDefault="00745D3C" w:rsidP="00745D3C">
      <w:pPr>
        <w:rPr>
          <w:ins w:id="1175" w:author="Nozimjon Ortiqov" w:date="2026-02-23T21:40:00Z" w16du:dateUtc="2026-02-23T16:40:00Z"/>
          <w:rFonts w:ascii="Roboto" w:hAnsi="Roboto"/>
          <w:rPrChange w:id="1176" w:author="Nozimjon Ortiqov" w:date="2026-02-24T09:31:00Z" w16du:dateUtc="2026-02-24T04:31:00Z">
            <w:rPr>
              <w:ins w:id="1177" w:author="Nozimjon Ortiqov" w:date="2026-02-23T21:40:00Z" w16du:dateUtc="2026-02-23T16:40:00Z"/>
            </w:rPr>
          </w:rPrChange>
        </w:rPr>
      </w:pPr>
      <w:ins w:id="1178" w:author="Nozimjon Ortiqov" w:date="2026-02-23T21:40:00Z" w16du:dateUtc="2026-02-23T16:40:00Z">
        <w:r w:rsidRPr="00766B62">
          <w:rPr>
            <w:rFonts w:ascii="Roboto" w:hAnsi="Roboto"/>
            <w:b/>
            <w:sz w:val="20"/>
            <w:highlight w:val="yellow"/>
            <w:rPrChange w:id="1179" w:author="Nozimjon Ortiqov" w:date="2026-02-24T12:42:00Z" w16du:dateUtc="2026-02-24T07:42:00Z">
              <w:rPr>
                <w:b/>
                <w:sz w:val="20"/>
              </w:rPr>
            </w:rPrChange>
          </w:rPr>
          <w:lastRenderedPageBreak/>
          <w:t>Таблица 8. Факторы решения о кредите и уровень NPL (N=1 525)</w:t>
        </w:r>
      </w:ins>
    </w:p>
    <w:tbl>
      <w:tblPr>
        <w:tblStyle w:val="-1"/>
        <w:tblW w:w="0" w:type="auto"/>
        <w:jc w:val="center"/>
        <w:tblLook w:val="04A0" w:firstRow="1" w:lastRow="0" w:firstColumn="1" w:lastColumn="0" w:noHBand="0" w:noVBand="1"/>
      </w:tblPr>
      <w:tblGrid>
        <w:gridCol w:w="2160"/>
        <w:gridCol w:w="2160"/>
        <w:gridCol w:w="2160"/>
        <w:gridCol w:w="2160"/>
      </w:tblGrid>
      <w:tr w:rsidR="00745D3C" w:rsidRPr="009C4BAE" w14:paraId="37CCBACD" w14:textId="77777777" w:rsidTr="009D07E9">
        <w:trPr>
          <w:cnfStyle w:val="100000000000" w:firstRow="1" w:lastRow="0" w:firstColumn="0" w:lastColumn="0" w:oddVBand="0" w:evenVBand="0" w:oddHBand="0" w:evenHBand="0" w:firstRowFirstColumn="0" w:firstRowLastColumn="0" w:lastRowFirstColumn="0" w:lastRowLastColumn="0"/>
          <w:jc w:val="center"/>
          <w:ins w:id="1180"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3832F6AE" w14:textId="77777777" w:rsidR="00745D3C" w:rsidRPr="009C4BAE" w:rsidRDefault="00745D3C" w:rsidP="009D07E9">
            <w:pPr>
              <w:jc w:val="center"/>
              <w:rPr>
                <w:ins w:id="1181" w:author="Nozimjon Ortiqov" w:date="2026-02-23T21:40:00Z" w16du:dateUtc="2026-02-23T16:40:00Z"/>
                <w:rFonts w:ascii="Roboto" w:hAnsi="Roboto"/>
                <w:rPrChange w:id="1182" w:author="Nozimjon Ortiqov" w:date="2026-02-24T09:31:00Z" w16du:dateUtc="2026-02-24T04:31:00Z">
                  <w:rPr>
                    <w:ins w:id="1183" w:author="Nozimjon Ortiqov" w:date="2026-02-23T21:40:00Z" w16du:dateUtc="2026-02-23T16:40:00Z"/>
                  </w:rPr>
                </w:rPrChange>
              </w:rPr>
            </w:pPr>
            <w:ins w:id="1184" w:author="Nozimjon Ortiqov" w:date="2026-02-23T21:40:00Z" w16du:dateUtc="2026-02-23T16:40:00Z">
              <w:r w:rsidRPr="009C4BAE">
                <w:rPr>
                  <w:rFonts w:ascii="Roboto" w:hAnsi="Roboto"/>
                  <w:sz w:val="18"/>
                  <w:rPrChange w:id="1185" w:author="Nozimjon Ortiqov" w:date="2026-02-24T09:31:00Z" w16du:dateUtc="2026-02-24T04:31:00Z">
                    <w:rPr>
                      <w:sz w:val="18"/>
                    </w:rPr>
                  </w:rPrChange>
                </w:rPr>
                <w:t>Фактор</w:t>
              </w:r>
            </w:ins>
          </w:p>
        </w:tc>
        <w:tc>
          <w:tcPr>
            <w:tcW w:w="2160" w:type="dxa"/>
          </w:tcPr>
          <w:p w14:paraId="162E479B"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186" w:author="Nozimjon Ortiqov" w:date="2026-02-23T21:40:00Z" w16du:dateUtc="2026-02-23T16:40:00Z"/>
                <w:rFonts w:ascii="Roboto" w:hAnsi="Roboto"/>
                <w:rPrChange w:id="1187" w:author="Nozimjon Ortiqov" w:date="2026-02-24T09:31:00Z" w16du:dateUtc="2026-02-24T04:31:00Z">
                  <w:rPr>
                    <w:ins w:id="1188" w:author="Nozimjon Ortiqov" w:date="2026-02-23T21:40:00Z" w16du:dateUtc="2026-02-23T16:40:00Z"/>
                  </w:rPr>
                </w:rPrChange>
              </w:rPr>
            </w:pPr>
            <w:ins w:id="1189" w:author="Nozimjon Ortiqov" w:date="2026-02-23T21:40:00Z" w16du:dateUtc="2026-02-23T16:40:00Z">
              <w:r w:rsidRPr="009C4BAE">
                <w:rPr>
                  <w:rFonts w:ascii="Roboto" w:hAnsi="Roboto"/>
                  <w:sz w:val="18"/>
                  <w:rPrChange w:id="1190" w:author="Nozimjon Ortiqov" w:date="2026-02-24T09:31:00Z" w16du:dateUtc="2026-02-24T04:31:00Z">
                    <w:rPr>
                      <w:sz w:val="18"/>
                    </w:rPr>
                  </w:rPrChange>
                </w:rPr>
                <w:t>N</w:t>
              </w:r>
            </w:ins>
          </w:p>
        </w:tc>
        <w:tc>
          <w:tcPr>
            <w:tcW w:w="2160" w:type="dxa"/>
          </w:tcPr>
          <w:p w14:paraId="087DD4D0"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191" w:author="Nozimjon Ortiqov" w:date="2026-02-23T21:40:00Z" w16du:dateUtc="2026-02-23T16:40:00Z"/>
                <w:rFonts w:ascii="Roboto" w:hAnsi="Roboto"/>
                <w:rPrChange w:id="1192" w:author="Nozimjon Ortiqov" w:date="2026-02-24T09:31:00Z" w16du:dateUtc="2026-02-24T04:31:00Z">
                  <w:rPr>
                    <w:ins w:id="1193" w:author="Nozimjon Ortiqov" w:date="2026-02-23T21:40:00Z" w16du:dateUtc="2026-02-23T16:40:00Z"/>
                  </w:rPr>
                </w:rPrChange>
              </w:rPr>
            </w:pPr>
            <w:ins w:id="1194" w:author="Nozimjon Ortiqov" w:date="2026-02-23T21:40:00Z" w16du:dateUtc="2026-02-23T16:40:00Z">
              <w:r w:rsidRPr="009C4BAE">
                <w:rPr>
                  <w:rFonts w:ascii="Roboto" w:hAnsi="Roboto"/>
                  <w:sz w:val="18"/>
                  <w:rPrChange w:id="1195" w:author="Nozimjon Ortiqov" w:date="2026-02-24T09:31:00Z" w16du:dateUtc="2026-02-24T04:31:00Z">
                    <w:rPr>
                      <w:sz w:val="18"/>
                    </w:rPr>
                  </w:rPrChange>
                </w:rPr>
                <w:t>% заёмщ.</w:t>
              </w:r>
            </w:ins>
          </w:p>
        </w:tc>
        <w:tc>
          <w:tcPr>
            <w:tcW w:w="2160" w:type="dxa"/>
          </w:tcPr>
          <w:p w14:paraId="5E59D852"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196" w:author="Nozimjon Ortiqov" w:date="2026-02-23T21:40:00Z" w16du:dateUtc="2026-02-23T16:40:00Z"/>
                <w:rFonts w:ascii="Roboto" w:hAnsi="Roboto"/>
                <w:rPrChange w:id="1197" w:author="Nozimjon Ortiqov" w:date="2026-02-24T09:31:00Z" w16du:dateUtc="2026-02-24T04:31:00Z">
                  <w:rPr>
                    <w:ins w:id="1198" w:author="Nozimjon Ortiqov" w:date="2026-02-23T21:40:00Z" w16du:dateUtc="2026-02-23T16:40:00Z"/>
                  </w:rPr>
                </w:rPrChange>
              </w:rPr>
            </w:pPr>
            <w:ins w:id="1199" w:author="Nozimjon Ortiqov" w:date="2026-02-23T21:40:00Z" w16du:dateUtc="2026-02-23T16:40:00Z">
              <w:r w:rsidRPr="009C4BAE">
                <w:rPr>
                  <w:rFonts w:ascii="Roboto" w:hAnsi="Roboto"/>
                  <w:sz w:val="18"/>
                  <w:rPrChange w:id="1200" w:author="Nozimjon Ortiqov" w:date="2026-02-24T09:31:00Z" w16du:dateUtc="2026-02-24T04:31:00Z">
                    <w:rPr>
                      <w:sz w:val="18"/>
                    </w:rPr>
                  </w:rPrChange>
                </w:rPr>
                <w:t>NPL, %</w:t>
              </w:r>
            </w:ins>
          </w:p>
        </w:tc>
      </w:tr>
      <w:tr w:rsidR="00745D3C" w:rsidRPr="009C4BAE" w14:paraId="16ACFE36" w14:textId="77777777" w:rsidTr="009D07E9">
        <w:trPr>
          <w:cnfStyle w:val="000000100000" w:firstRow="0" w:lastRow="0" w:firstColumn="0" w:lastColumn="0" w:oddVBand="0" w:evenVBand="0" w:oddHBand="1" w:evenHBand="0" w:firstRowFirstColumn="0" w:firstRowLastColumn="0" w:lastRowFirstColumn="0" w:lastRowLastColumn="0"/>
          <w:jc w:val="center"/>
          <w:ins w:id="1201"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44270B5C" w14:textId="77777777" w:rsidR="00745D3C" w:rsidRPr="009C4BAE" w:rsidRDefault="00745D3C" w:rsidP="009D07E9">
            <w:pPr>
              <w:jc w:val="center"/>
              <w:rPr>
                <w:ins w:id="1202" w:author="Nozimjon Ortiqov" w:date="2026-02-23T21:40:00Z" w16du:dateUtc="2026-02-23T16:40:00Z"/>
                <w:rFonts w:ascii="Roboto" w:hAnsi="Roboto"/>
                <w:rPrChange w:id="1203" w:author="Nozimjon Ortiqov" w:date="2026-02-24T09:31:00Z" w16du:dateUtc="2026-02-24T04:31:00Z">
                  <w:rPr>
                    <w:ins w:id="1204" w:author="Nozimjon Ortiqov" w:date="2026-02-23T21:40:00Z" w16du:dateUtc="2026-02-23T16:40:00Z"/>
                  </w:rPr>
                </w:rPrChange>
              </w:rPr>
            </w:pPr>
            <w:ins w:id="1205" w:author="Nozimjon Ortiqov" w:date="2026-02-23T21:40:00Z" w16du:dateUtc="2026-02-23T16:40:00Z">
              <w:r w:rsidRPr="009C4BAE">
                <w:rPr>
                  <w:rFonts w:ascii="Roboto" w:hAnsi="Roboto"/>
                  <w:sz w:val="18"/>
                  <w:rPrChange w:id="1206" w:author="Nozimjon Ortiqov" w:date="2026-02-24T09:31:00Z" w16du:dateUtc="2026-02-24T04:31:00Z">
                    <w:rPr>
                      <w:sz w:val="18"/>
                    </w:rPr>
                  </w:rPrChange>
                </w:rPr>
                <w:t>Необходимость (зарурият)</w:t>
              </w:r>
            </w:ins>
          </w:p>
        </w:tc>
        <w:tc>
          <w:tcPr>
            <w:tcW w:w="2160" w:type="dxa"/>
          </w:tcPr>
          <w:p w14:paraId="28EBADCD"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07" w:author="Nozimjon Ortiqov" w:date="2026-02-23T21:40:00Z" w16du:dateUtc="2026-02-23T16:40:00Z"/>
                <w:rFonts w:ascii="Roboto" w:hAnsi="Roboto"/>
                <w:rPrChange w:id="1208" w:author="Nozimjon Ortiqov" w:date="2026-02-24T09:31:00Z" w16du:dateUtc="2026-02-24T04:31:00Z">
                  <w:rPr>
                    <w:ins w:id="1209" w:author="Nozimjon Ortiqov" w:date="2026-02-23T21:40:00Z" w16du:dateUtc="2026-02-23T16:40:00Z"/>
                  </w:rPr>
                </w:rPrChange>
              </w:rPr>
            </w:pPr>
            <w:ins w:id="1210" w:author="Nozimjon Ortiqov" w:date="2026-02-23T21:40:00Z" w16du:dateUtc="2026-02-23T16:40:00Z">
              <w:r w:rsidRPr="009C4BAE">
                <w:rPr>
                  <w:rFonts w:ascii="Roboto" w:hAnsi="Roboto"/>
                  <w:sz w:val="18"/>
                  <w:rPrChange w:id="1211" w:author="Nozimjon Ortiqov" w:date="2026-02-24T09:31:00Z" w16du:dateUtc="2026-02-24T04:31:00Z">
                    <w:rPr>
                      <w:sz w:val="18"/>
                    </w:rPr>
                  </w:rPrChange>
                </w:rPr>
                <w:t>1 034</w:t>
              </w:r>
            </w:ins>
          </w:p>
        </w:tc>
        <w:tc>
          <w:tcPr>
            <w:tcW w:w="2160" w:type="dxa"/>
          </w:tcPr>
          <w:p w14:paraId="74776218"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12" w:author="Nozimjon Ortiqov" w:date="2026-02-23T21:40:00Z" w16du:dateUtc="2026-02-23T16:40:00Z"/>
                <w:rFonts w:ascii="Roboto" w:hAnsi="Roboto"/>
                <w:rPrChange w:id="1213" w:author="Nozimjon Ortiqov" w:date="2026-02-24T09:31:00Z" w16du:dateUtc="2026-02-24T04:31:00Z">
                  <w:rPr>
                    <w:ins w:id="1214" w:author="Nozimjon Ortiqov" w:date="2026-02-23T21:40:00Z" w16du:dateUtc="2026-02-23T16:40:00Z"/>
                  </w:rPr>
                </w:rPrChange>
              </w:rPr>
            </w:pPr>
            <w:ins w:id="1215" w:author="Nozimjon Ortiqov" w:date="2026-02-23T21:40:00Z" w16du:dateUtc="2026-02-23T16:40:00Z">
              <w:r w:rsidRPr="009C4BAE">
                <w:rPr>
                  <w:rFonts w:ascii="Roboto" w:hAnsi="Roboto"/>
                  <w:sz w:val="18"/>
                  <w:rPrChange w:id="1216" w:author="Nozimjon Ortiqov" w:date="2026-02-24T09:31:00Z" w16du:dateUtc="2026-02-24T04:31:00Z">
                    <w:rPr>
                      <w:sz w:val="18"/>
                    </w:rPr>
                  </w:rPrChange>
                </w:rPr>
                <w:t>67,8%</w:t>
              </w:r>
            </w:ins>
          </w:p>
        </w:tc>
        <w:tc>
          <w:tcPr>
            <w:tcW w:w="2160" w:type="dxa"/>
          </w:tcPr>
          <w:p w14:paraId="22FB1DA5"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17" w:author="Nozimjon Ortiqov" w:date="2026-02-23T21:40:00Z" w16du:dateUtc="2026-02-23T16:40:00Z"/>
                <w:rFonts w:ascii="Roboto" w:hAnsi="Roboto"/>
                <w:rPrChange w:id="1218" w:author="Nozimjon Ortiqov" w:date="2026-02-24T09:31:00Z" w16du:dateUtc="2026-02-24T04:31:00Z">
                  <w:rPr>
                    <w:ins w:id="1219" w:author="Nozimjon Ortiqov" w:date="2026-02-23T21:40:00Z" w16du:dateUtc="2026-02-23T16:40:00Z"/>
                  </w:rPr>
                </w:rPrChange>
              </w:rPr>
            </w:pPr>
            <w:ins w:id="1220" w:author="Nozimjon Ortiqov" w:date="2026-02-23T21:40:00Z" w16du:dateUtc="2026-02-23T16:40:00Z">
              <w:r w:rsidRPr="009C4BAE">
                <w:rPr>
                  <w:rFonts w:ascii="Roboto" w:hAnsi="Roboto"/>
                  <w:sz w:val="18"/>
                  <w:rPrChange w:id="1221" w:author="Nozimjon Ortiqov" w:date="2026-02-24T09:31:00Z" w16du:dateUtc="2026-02-24T04:31:00Z">
                    <w:rPr>
                      <w:sz w:val="18"/>
                    </w:rPr>
                  </w:rPrChange>
                </w:rPr>
                <w:t>50,6%</w:t>
              </w:r>
            </w:ins>
          </w:p>
        </w:tc>
      </w:tr>
      <w:tr w:rsidR="00745D3C" w:rsidRPr="009C4BAE" w14:paraId="71B7D855" w14:textId="77777777" w:rsidTr="009D07E9">
        <w:trPr>
          <w:jc w:val="center"/>
          <w:ins w:id="1222"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05A12B19" w14:textId="77777777" w:rsidR="00745D3C" w:rsidRPr="009C4BAE" w:rsidRDefault="00745D3C" w:rsidP="009D07E9">
            <w:pPr>
              <w:jc w:val="center"/>
              <w:rPr>
                <w:ins w:id="1223" w:author="Nozimjon Ortiqov" w:date="2026-02-23T21:40:00Z" w16du:dateUtc="2026-02-23T16:40:00Z"/>
                <w:rFonts w:ascii="Roboto" w:hAnsi="Roboto"/>
                <w:rPrChange w:id="1224" w:author="Nozimjon Ortiqov" w:date="2026-02-24T09:31:00Z" w16du:dateUtc="2026-02-24T04:31:00Z">
                  <w:rPr>
                    <w:ins w:id="1225" w:author="Nozimjon Ortiqov" w:date="2026-02-23T21:40:00Z" w16du:dateUtc="2026-02-23T16:40:00Z"/>
                  </w:rPr>
                </w:rPrChange>
              </w:rPr>
            </w:pPr>
            <w:ins w:id="1226" w:author="Nozimjon Ortiqov" w:date="2026-02-23T21:40:00Z" w16du:dateUtc="2026-02-23T16:40:00Z">
              <w:r w:rsidRPr="009C4BAE">
                <w:rPr>
                  <w:rFonts w:ascii="Roboto" w:hAnsi="Roboto"/>
                  <w:sz w:val="18"/>
                  <w:rPrChange w:id="1227" w:author="Nozimjon Ortiqov" w:date="2026-02-24T09:31:00Z" w16du:dateUtc="2026-02-24T04:31:00Z">
                    <w:rPr>
                      <w:sz w:val="18"/>
                    </w:rPr>
                  </w:rPrChange>
                </w:rPr>
                <w:t>Наличие льготы (имтиёз)</w:t>
              </w:r>
            </w:ins>
          </w:p>
        </w:tc>
        <w:tc>
          <w:tcPr>
            <w:tcW w:w="2160" w:type="dxa"/>
          </w:tcPr>
          <w:p w14:paraId="12FF0A85"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28" w:author="Nozimjon Ortiqov" w:date="2026-02-23T21:40:00Z" w16du:dateUtc="2026-02-23T16:40:00Z"/>
                <w:rFonts w:ascii="Roboto" w:hAnsi="Roboto"/>
                <w:rPrChange w:id="1229" w:author="Nozimjon Ortiqov" w:date="2026-02-24T09:31:00Z" w16du:dateUtc="2026-02-24T04:31:00Z">
                  <w:rPr>
                    <w:ins w:id="1230" w:author="Nozimjon Ortiqov" w:date="2026-02-23T21:40:00Z" w16du:dateUtc="2026-02-23T16:40:00Z"/>
                  </w:rPr>
                </w:rPrChange>
              </w:rPr>
            </w:pPr>
            <w:ins w:id="1231" w:author="Nozimjon Ortiqov" w:date="2026-02-23T21:40:00Z" w16du:dateUtc="2026-02-23T16:40:00Z">
              <w:r w:rsidRPr="009C4BAE">
                <w:rPr>
                  <w:rFonts w:ascii="Roboto" w:hAnsi="Roboto"/>
                  <w:sz w:val="18"/>
                  <w:rPrChange w:id="1232" w:author="Nozimjon Ortiqov" w:date="2026-02-24T09:31:00Z" w16du:dateUtc="2026-02-24T04:31:00Z">
                    <w:rPr>
                      <w:sz w:val="18"/>
                    </w:rPr>
                  </w:rPrChange>
                </w:rPr>
                <w:t>489</w:t>
              </w:r>
            </w:ins>
          </w:p>
        </w:tc>
        <w:tc>
          <w:tcPr>
            <w:tcW w:w="2160" w:type="dxa"/>
          </w:tcPr>
          <w:p w14:paraId="5D4338C7"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33" w:author="Nozimjon Ortiqov" w:date="2026-02-23T21:40:00Z" w16du:dateUtc="2026-02-23T16:40:00Z"/>
                <w:rFonts w:ascii="Roboto" w:hAnsi="Roboto"/>
                <w:rPrChange w:id="1234" w:author="Nozimjon Ortiqov" w:date="2026-02-24T09:31:00Z" w16du:dateUtc="2026-02-24T04:31:00Z">
                  <w:rPr>
                    <w:ins w:id="1235" w:author="Nozimjon Ortiqov" w:date="2026-02-23T21:40:00Z" w16du:dateUtc="2026-02-23T16:40:00Z"/>
                  </w:rPr>
                </w:rPrChange>
              </w:rPr>
            </w:pPr>
            <w:ins w:id="1236" w:author="Nozimjon Ortiqov" w:date="2026-02-23T21:40:00Z" w16du:dateUtc="2026-02-23T16:40:00Z">
              <w:r w:rsidRPr="009C4BAE">
                <w:rPr>
                  <w:rFonts w:ascii="Roboto" w:hAnsi="Roboto"/>
                  <w:sz w:val="18"/>
                  <w:rPrChange w:id="1237" w:author="Nozimjon Ortiqov" w:date="2026-02-24T09:31:00Z" w16du:dateUtc="2026-02-24T04:31:00Z">
                    <w:rPr>
                      <w:sz w:val="18"/>
                    </w:rPr>
                  </w:rPrChange>
                </w:rPr>
                <w:t>32,1%</w:t>
              </w:r>
            </w:ins>
          </w:p>
        </w:tc>
        <w:tc>
          <w:tcPr>
            <w:tcW w:w="2160" w:type="dxa"/>
          </w:tcPr>
          <w:p w14:paraId="76E6076D"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38" w:author="Nozimjon Ortiqov" w:date="2026-02-23T21:40:00Z" w16du:dateUtc="2026-02-23T16:40:00Z"/>
                <w:rFonts w:ascii="Roboto" w:hAnsi="Roboto"/>
                <w:rPrChange w:id="1239" w:author="Nozimjon Ortiqov" w:date="2026-02-24T09:31:00Z" w16du:dateUtc="2026-02-24T04:31:00Z">
                  <w:rPr>
                    <w:ins w:id="1240" w:author="Nozimjon Ortiqov" w:date="2026-02-23T21:40:00Z" w16du:dateUtc="2026-02-23T16:40:00Z"/>
                  </w:rPr>
                </w:rPrChange>
              </w:rPr>
            </w:pPr>
            <w:ins w:id="1241" w:author="Nozimjon Ortiqov" w:date="2026-02-23T21:40:00Z" w16du:dateUtc="2026-02-23T16:40:00Z">
              <w:r w:rsidRPr="009C4BAE">
                <w:rPr>
                  <w:rFonts w:ascii="Roboto" w:hAnsi="Roboto"/>
                  <w:sz w:val="18"/>
                  <w:rPrChange w:id="1242" w:author="Nozimjon Ortiqov" w:date="2026-02-24T09:31:00Z" w16du:dateUtc="2026-02-24T04:31:00Z">
                    <w:rPr>
                      <w:sz w:val="18"/>
                    </w:rPr>
                  </w:rPrChange>
                </w:rPr>
                <w:t>51,1%</w:t>
              </w:r>
            </w:ins>
          </w:p>
        </w:tc>
      </w:tr>
      <w:tr w:rsidR="00745D3C" w:rsidRPr="009C4BAE" w14:paraId="2173D50C" w14:textId="77777777" w:rsidTr="009D07E9">
        <w:trPr>
          <w:cnfStyle w:val="000000100000" w:firstRow="0" w:lastRow="0" w:firstColumn="0" w:lastColumn="0" w:oddVBand="0" w:evenVBand="0" w:oddHBand="1" w:evenHBand="0" w:firstRowFirstColumn="0" w:firstRowLastColumn="0" w:lastRowFirstColumn="0" w:lastRowLastColumn="0"/>
          <w:jc w:val="center"/>
          <w:ins w:id="1243"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34F318E9" w14:textId="77777777" w:rsidR="00745D3C" w:rsidRPr="009C4BAE" w:rsidRDefault="00745D3C" w:rsidP="009D07E9">
            <w:pPr>
              <w:jc w:val="center"/>
              <w:rPr>
                <w:ins w:id="1244" w:author="Nozimjon Ortiqov" w:date="2026-02-23T21:40:00Z" w16du:dateUtc="2026-02-23T16:40:00Z"/>
                <w:rFonts w:ascii="Roboto" w:hAnsi="Roboto"/>
                <w:rPrChange w:id="1245" w:author="Nozimjon Ortiqov" w:date="2026-02-24T09:31:00Z" w16du:dateUtc="2026-02-24T04:31:00Z">
                  <w:rPr>
                    <w:ins w:id="1246" w:author="Nozimjon Ortiqov" w:date="2026-02-23T21:40:00Z" w16du:dateUtc="2026-02-23T16:40:00Z"/>
                  </w:rPr>
                </w:rPrChange>
              </w:rPr>
            </w:pPr>
            <w:ins w:id="1247" w:author="Nozimjon Ortiqov" w:date="2026-02-23T21:40:00Z" w16du:dateUtc="2026-02-23T16:40:00Z">
              <w:r w:rsidRPr="009C4BAE">
                <w:rPr>
                  <w:rFonts w:ascii="Roboto" w:hAnsi="Roboto"/>
                  <w:sz w:val="18"/>
                  <w:rPrChange w:id="1248" w:author="Nozimjon Ortiqov" w:date="2026-02-24T09:31:00Z" w16du:dateUtc="2026-02-24T04:31:00Z">
                    <w:rPr>
                      <w:sz w:val="18"/>
                    </w:rPr>
                  </w:rPrChange>
                </w:rPr>
                <w:t>Рекомендация знакомых</w:t>
              </w:r>
            </w:ins>
          </w:p>
        </w:tc>
        <w:tc>
          <w:tcPr>
            <w:tcW w:w="2160" w:type="dxa"/>
          </w:tcPr>
          <w:p w14:paraId="6D0F6900"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49" w:author="Nozimjon Ortiqov" w:date="2026-02-23T21:40:00Z" w16du:dateUtc="2026-02-23T16:40:00Z"/>
                <w:rFonts w:ascii="Roboto" w:hAnsi="Roboto"/>
                <w:rPrChange w:id="1250" w:author="Nozimjon Ortiqov" w:date="2026-02-24T09:31:00Z" w16du:dateUtc="2026-02-24T04:31:00Z">
                  <w:rPr>
                    <w:ins w:id="1251" w:author="Nozimjon Ortiqov" w:date="2026-02-23T21:40:00Z" w16du:dateUtc="2026-02-23T16:40:00Z"/>
                  </w:rPr>
                </w:rPrChange>
              </w:rPr>
            </w:pPr>
            <w:ins w:id="1252" w:author="Nozimjon Ortiqov" w:date="2026-02-23T21:40:00Z" w16du:dateUtc="2026-02-23T16:40:00Z">
              <w:r w:rsidRPr="009C4BAE">
                <w:rPr>
                  <w:rFonts w:ascii="Roboto" w:hAnsi="Roboto"/>
                  <w:sz w:val="18"/>
                  <w:rPrChange w:id="1253" w:author="Nozimjon Ortiqov" w:date="2026-02-24T09:31:00Z" w16du:dateUtc="2026-02-24T04:31:00Z">
                    <w:rPr>
                      <w:sz w:val="18"/>
                    </w:rPr>
                  </w:rPrChange>
                </w:rPr>
                <w:t>145</w:t>
              </w:r>
            </w:ins>
          </w:p>
        </w:tc>
        <w:tc>
          <w:tcPr>
            <w:tcW w:w="2160" w:type="dxa"/>
          </w:tcPr>
          <w:p w14:paraId="033C1459"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54" w:author="Nozimjon Ortiqov" w:date="2026-02-23T21:40:00Z" w16du:dateUtc="2026-02-23T16:40:00Z"/>
                <w:rFonts w:ascii="Roboto" w:hAnsi="Roboto"/>
                <w:rPrChange w:id="1255" w:author="Nozimjon Ortiqov" w:date="2026-02-24T09:31:00Z" w16du:dateUtc="2026-02-24T04:31:00Z">
                  <w:rPr>
                    <w:ins w:id="1256" w:author="Nozimjon Ortiqov" w:date="2026-02-23T21:40:00Z" w16du:dateUtc="2026-02-23T16:40:00Z"/>
                  </w:rPr>
                </w:rPrChange>
              </w:rPr>
            </w:pPr>
            <w:ins w:id="1257" w:author="Nozimjon Ortiqov" w:date="2026-02-23T21:40:00Z" w16du:dateUtc="2026-02-23T16:40:00Z">
              <w:r w:rsidRPr="009C4BAE">
                <w:rPr>
                  <w:rFonts w:ascii="Roboto" w:hAnsi="Roboto"/>
                  <w:sz w:val="18"/>
                  <w:rPrChange w:id="1258" w:author="Nozimjon Ortiqov" w:date="2026-02-24T09:31:00Z" w16du:dateUtc="2026-02-24T04:31:00Z">
                    <w:rPr>
                      <w:sz w:val="18"/>
                    </w:rPr>
                  </w:rPrChange>
                </w:rPr>
                <w:t>9,5%</w:t>
              </w:r>
            </w:ins>
          </w:p>
        </w:tc>
        <w:tc>
          <w:tcPr>
            <w:tcW w:w="2160" w:type="dxa"/>
          </w:tcPr>
          <w:p w14:paraId="32E54AD0"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59" w:author="Nozimjon Ortiqov" w:date="2026-02-23T21:40:00Z" w16du:dateUtc="2026-02-23T16:40:00Z"/>
                <w:rFonts w:ascii="Roboto" w:hAnsi="Roboto"/>
                <w:rPrChange w:id="1260" w:author="Nozimjon Ortiqov" w:date="2026-02-24T09:31:00Z" w16du:dateUtc="2026-02-24T04:31:00Z">
                  <w:rPr>
                    <w:ins w:id="1261" w:author="Nozimjon Ortiqov" w:date="2026-02-23T21:40:00Z" w16du:dateUtc="2026-02-23T16:40:00Z"/>
                  </w:rPr>
                </w:rPrChange>
              </w:rPr>
            </w:pPr>
            <w:ins w:id="1262" w:author="Nozimjon Ortiqov" w:date="2026-02-23T21:40:00Z" w16du:dateUtc="2026-02-23T16:40:00Z">
              <w:r w:rsidRPr="009C4BAE">
                <w:rPr>
                  <w:rFonts w:ascii="Roboto" w:hAnsi="Roboto"/>
                  <w:sz w:val="18"/>
                  <w:rPrChange w:id="1263" w:author="Nozimjon Ortiqov" w:date="2026-02-24T09:31:00Z" w16du:dateUtc="2026-02-24T04:31:00Z">
                    <w:rPr>
                      <w:sz w:val="18"/>
                    </w:rPr>
                  </w:rPrChange>
                </w:rPr>
                <w:t>57,2%</w:t>
              </w:r>
            </w:ins>
          </w:p>
        </w:tc>
      </w:tr>
      <w:tr w:rsidR="00745D3C" w:rsidRPr="009C4BAE" w14:paraId="79E57B74" w14:textId="77777777" w:rsidTr="009D07E9">
        <w:trPr>
          <w:jc w:val="center"/>
          <w:ins w:id="1264"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73C102C6" w14:textId="77777777" w:rsidR="00745D3C" w:rsidRPr="009C4BAE" w:rsidRDefault="00745D3C" w:rsidP="009D07E9">
            <w:pPr>
              <w:jc w:val="center"/>
              <w:rPr>
                <w:ins w:id="1265" w:author="Nozimjon Ortiqov" w:date="2026-02-23T21:40:00Z" w16du:dateUtc="2026-02-23T16:40:00Z"/>
                <w:rFonts w:ascii="Roboto" w:hAnsi="Roboto"/>
                <w:rPrChange w:id="1266" w:author="Nozimjon Ortiqov" w:date="2026-02-24T09:31:00Z" w16du:dateUtc="2026-02-24T04:31:00Z">
                  <w:rPr>
                    <w:ins w:id="1267" w:author="Nozimjon Ortiqov" w:date="2026-02-23T21:40:00Z" w16du:dateUtc="2026-02-23T16:40:00Z"/>
                  </w:rPr>
                </w:rPrChange>
              </w:rPr>
            </w:pPr>
            <w:ins w:id="1268" w:author="Nozimjon Ortiqov" w:date="2026-02-23T21:40:00Z" w16du:dateUtc="2026-02-23T16:40:00Z">
              <w:r w:rsidRPr="009C4BAE">
                <w:rPr>
                  <w:rFonts w:ascii="Roboto" w:hAnsi="Roboto"/>
                  <w:sz w:val="18"/>
                  <w:rPrChange w:id="1269" w:author="Nozimjon Ortiqov" w:date="2026-02-24T09:31:00Z" w16du:dateUtc="2026-02-24T04:31:00Z">
                    <w:rPr>
                      <w:sz w:val="18"/>
                    </w:rPr>
                  </w:rPrChange>
                </w:rPr>
                <w:t>Рекомендация властей / хокимията</w:t>
              </w:r>
            </w:ins>
          </w:p>
        </w:tc>
        <w:tc>
          <w:tcPr>
            <w:tcW w:w="2160" w:type="dxa"/>
          </w:tcPr>
          <w:p w14:paraId="4E9468D4"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70" w:author="Nozimjon Ortiqov" w:date="2026-02-23T21:40:00Z" w16du:dateUtc="2026-02-23T16:40:00Z"/>
                <w:rFonts w:ascii="Roboto" w:hAnsi="Roboto"/>
                <w:rPrChange w:id="1271" w:author="Nozimjon Ortiqov" w:date="2026-02-24T09:31:00Z" w16du:dateUtc="2026-02-24T04:31:00Z">
                  <w:rPr>
                    <w:ins w:id="1272" w:author="Nozimjon Ortiqov" w:date="2026-02-23T21:40:00Z" w16du:dateUtc="2026-02-23T16:40:00Z"/>
                  </w:rPr>
                </w:rPrChange>
              </w:rPr>
            </w:pPr>
            <w:ins w:id="1273" w:author="Nozimjon Ortiqov" w:date="2026-02-23T21:40:00Z" w16du:dateUtc="2026-02-23T16:40:00Z">
              <w:r w:rsidRPr="009C4BAE">
                <w:rPr>
                  <w:rFonts w:ascii="Roboto" w:hAnsi="Roboto"/>
                  <w:sz w:val="18"/>
                  <w:rPrChange w:id="1274" w:author="Nozimjon Ortiqov" w:date="2026-02-24T09:31:00Z" w16du:dateUtc="2026-02-24T04:31:00Z">
                    <w:rPr>
                      <w:sz w:val="18"/>
                    </w:rPr>
                  </w:rPrChange>
                </w:rPr>
                <w:t>141</w:t>
              </w:r>
            </w:ins>
          </w:p>
        </w:tc>
        <w:tc>
          <w:tcPr>
            <w:tcW w:w="2160" w:type="dxa"/>
          </w:tcPr>
          <w:p w14:paraId="2E867372"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75" w:author="Nozimjon Ortiqov" w:date="2026-02-23T21:40:00Z" w16du:dateUtc="2026-02-23T16:40:00Z"/>
                <w:rFonts w:ascii="Roboto" w:hAnsi="Roboto"/>
                <w:rPrChange w:id="1276" w:author="Nozimjon Ortiqov" w:date="2026-02-24T09:31:00Z" w16du:dateUtc="2026-02-24T04:31:00Z">
                  <w:rPr>
                    <w:ins w:id="1277" w:author="Nozimjon Ortiqov" w:date="2026-02-23T21:40:00Z" w16du:dateUtc="2026-02-23T16:40:00Z"/>
                  </w:rPr>
                </w:rPrChange>
              </w:rPr>
            </w:pPr>
            <w:ins w:id="1278" w:author="Nozimjon Ortiqov" w:date="2026-02-23T21:40:00Z" w16du:dateUtc="2026-02-23T16:40:00Z">
              <w:r w:rsidRPr="009C4BAE">
                <w:rPr>
                  <w:rFonts w:ascii="Roboto" w:hAnsi="Roboto"/>
                  <w:sz w:val="18"/>
                  <w:rPrChange w:id="1279" w:author="Nozimjon Ortiqov" w:date="2026-02-24T09:31:00Z" w16du:dateUtc="2026-02-24T04:31:00Z">
                    <w:rPr>
                      <w:sz w:val="18"/>
                    </w:rPr>
                  </w:rPrChange>
                </w:rPr>
                <w:t>9,2%</w:t>
              </w:r>
            </w:ins>
          </w:p>
        </w:tc>
        <w:tc>
          <w:tcPr>
            <w:tcW w:w="2160" w:type="dxa"/>
          </w:tcPr>
          <w:p w14:paraId="77079B80"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80" w:author="Nozimjon Ortiqov" w:date="2026-02-23T21:40:00Z" w16du:dateUtc="2026-02-23T16:40:00Z"/>
                <w:rFonts w:ascii="Roboto" w:hAnsi="Roboto"/>
                <w:rPrChange w:id="1281" w:author="Nozimjon Ortiqov" w:date="2026-02-24T09:31:00Z" w16du:dateUtc="2026-02-24T04:31:00Z">
                  <w:rPr>
                    <w:ins w:id="1282" w:author="Nozimjon Ortiqov" w:date="2026-02-23T21:40:00Z" w16du:dateUtc="2026-02-23T16:40:00Z"/>
                  </w:rPr>
                </w:rPrChange>
              </w:rPr>
            </w:pPr>
            <w:ins w:id="1283" w:author="Nozimjon Ortiqov" w:date="2026-02-23T21:40:00Z" w16du:dateUtc="2026-02-23T16:40:00Z">
              <w:r w:rsidRPr="009C4BAE">
                <w:rPr>
                  <w:rFonts w:ascii="Roboto" w:hAnsi="Roboto"/>
                  <w:sz w:val="18"/>
                  <w:rPrChange w:id="1284" w:author="Nozimjon Ortiqov" w:date="2026-02-24T09:31:00Z" w16du:dateUtc="2026-02-24T04:31:00Z">
                    <w:rPr>
                      <w:sz w:val="18"/>
                    </w:rPr>
                  </w:rPrChange>
                </w:rPr>
                <w:t>49,6%</w:t>
              </w:r>
            </w:ins>
          </w:p>
        </w:tc>
      </w:tr>
      <w:tr w:rsidR="00745D3C" w:rsidRPr="009C4BAE" w14:paraId="5FB13EEA" w14:textId="77777777" w:rsidTr="009D07E9">
        <w:trPr>
          <w:cnfStyle w:val="000000100000" w:firstRow="0" w:lastRow="0" w:firstColumn="0" w:lastColumn="0" w:oddVBand="0" w:evenVBand="0" w:oddHBand="1" w:evenHBand="0" w:firstRowFirstColumn="0" w:firstRowLastColumn="0" w:lastRowFirstColumn="0" w:lastRowLastColumn="0"/>
          <w:jc w:val="center"/>
          <w:ins w:id="1285"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73BDF804" w14:textId="77777777" w:rsidR="00745D3C" w:rsidRPr="009C4BAE" w:rsidRDefault="00745D3C" w:rsidP="009D07E9">
            <w:pPr>
              <w:jc w:val="center"/>
              <w:rPr>
                <w:ins w:id="1286" w:author="Nozimjon Ortiqov" w:date="2026-02-23T21:40:00Z" w16du:dateUtc="2026-02-23T16:40:00Z"/>
                <w:rFonts w:ascii="Roboto" w:hAnsi="Roboto"/>
                <w:rPrChange w:id="1287" w:author="Nozimjon Ortiqov" w:date="2026-02-24T09:31:00Z" w16du:dateUtc="2026-02-24T04:31:00Z">
                  <w:rPr>
                    <w:ins w:id="1288" w:author="Nozimjon Ortiqov" w:date="2026-02-23T21:40:00Z" w16du:dateUtc="2026-02-23T16:40:00Z"/>
                  </w:rPr>
                </w:rPrChange>
              </w:rPr>
            </w:pPr>
            <w:ins w:id="1289" w:author="Nozimjon Ortiqov" w:date="2026-02-23T21:40:00Z" w16du:dateUtc="2026-02-23T16:40:00Z">
              <w:r w:rsidRPr="009C4BAE">
                <w:rPr>
                  <w:rFonts w:ascii="Roboto" w:hAnsi="Roboto"/>
                  <w:sz w:val="18"/>
                  <w:rPrChange w:id="1290" w:author="Nozimjon Ortiqov" w:date="2026-02-24T09:31:00Z" w16du:dateUtc="2026-02-24T04:31:00Z">
                    <w:rPr>
                      <w:sz w:val="18"/>
                    </w:rPr>
                  </w:rPrChange>
                </w:rPr>
                <w:t>Был обманут (алданиб)</w:t>
              </w:r>
            </w:ins>
          </w:p>
        </w:tc>
        <w:tc>
          <w:tcPr>
            <w:tcW w:w="2160" w:type="dxa"/>
          </w:tcPr>
          <w:p w14:paraId="59E09A6D"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91" w:author="Nozimjon Ortiqov" w:date="2026-02-23T21:40:00Z" w16du:dateUtc="2026-02-23T16:40:00Z"/>
                <w:rFonts w:ascii="Roboto" w:hAnsi="Roboto"/>
                <w:rPrChange w:id="1292" w:author="Nozimjon Ortiqov" w:date="2026-02-24T09:31:00Z" w16du:dateUtc="2026-02-24T04:31:00Z">
                  <w:rPr>
                    <w:ins w:id="1293" w:author="Nozimjon Ortiqov" w:date="2026-02-23T21:40:00Z" w16du:dateUtc="2026-02-23T16:40:00Z"/>
                  </w:rPr>
                </w:rPrChange>
              </w:rPr>
            </w:pPr>
            <w:ins w:id="1294" w:author="Nozimjon Ortiqov" w:date="2026-02-23T21:40:00Z" w16du:dateUtc="2026-02-23T16:40:00Z">
              <w:r w:rsidRPr="009C4BAE">
                <w:rPr>
                  <w:rFonts w:ascii="Roboto" w:hAnsi="Roboto"/>
                  <w:sz w:val="18"/>
                  <w:rPrChange w:id="1295" w:author="Nozimjon Ortiqov" w:date="2026-02-24T09:31:00Z" w16du:dateUtc="2026-02-24T04:31:00Z">
                    <w:rPr>
                      <w:sz w:val="18"/>
                    </w:rPr>
                  </w:rPrChange>
                </w:rPr>
                <w:t>42</w:t>
              </w:r>
            </w:ins>
          </w:p>
        </w:tc>
        <w:tc>
          <w:tcPr>
            <w:tcW w:w="2160" w:type="dxa"/>
          </w:tcPr>
          <w:p w14:paraId="189133DF"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96" w:author="Nozimjon Ortiqov" w:date="2026-02-23T21:40:00Z" w16du:dateUtc="2026-02-23T16:40:00Z"/>
                <w:rFonts w:ascii="Roboto" w:hAnsi="Roboto"/>
                <w:rPrChange w:id="1297" w:author="Nozimjon Ortiqov" w:date="2026-02-24T09:31:00Z" w16du:dateUtc="2026-02-24T04:31:00Z">
                  <w:rPr>
                    <w:ins w:id="1298" w:author="Nozimjon Ortiqov" w:date="2026-02-23T21:40:00Z" w16du:dateUtc="2026-02-23T16:40:00Z"/>
                  </w:rPr>
                </w:rPrChange>
              </w:rPr>
            </w:pPr>
            <w:ins w:id="1299" w:author="Nozimjon Ortiqov" w:date="2026-02-23T21:40:00Z" w16du:dateUtc="2026-02-23T16:40:00Z">
              <w:r w:rsidRPr="009C4BAE">
                <w:rPr>
                  <w:rFonts w:ascii="Roboto" w:hAnsi="Roboto"/>
                  <w:sz w:val="18"/>
                  <w:rPrChange w:id="1300" w:author="Nozimjon Ortiqov" w:date="2026-02-24T09:31:00Z" w16du:dateUtc="2026-02-24T04:31:00Z">
                    <w:rPr>
                      <w:sz w:val="18"/>
                    </w:rPr>
                  </w:rPrChange>
                </w:rPr>
                <w:t>2,8%</w:t>
              </w:r>
            </w:ins>
          </w:p>
        </w:tc>
        <w:tc>
          <w:tcPr>
            <w:tcW w:w="2160" w:type="dxa"/>
          </w:tcPr>
          <w:p w14:paraId="157FB78C"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01" w:author="Nozimjon Ortiqov" w:date="2026-02-23T21:40:00Z" w16du:dateUtc="2026-02-23T16:40:00Z"/>
                <w:rFonts w:ascii="Roboto" w:hAnsi="Roboto"/>
                <w:rPrChange w:id="1302" w:author="Nozimjon Ortiqov" w:date="2026-02-24T09:31:00Z" w16du:dateUtc="2026-02-24T04:31:00Z">
                  <w:rPr>
                    <w:ins w:id="1303" w:author="Nozimjon Ortiqov" w:date="2026-02-23T21:40:00Z" w16du:dateUtc="2026-02-23T16:40:00Z"/>
                  </w:rPr>
                </w:rPrChange>
              </w:rPr>
            </w:pPr>
            <w:ins w:id="1304" w:author="Nozimjon Ortiqov" w:date="2026-02-23T21:40:00Z" w16du:dateUtc="2026-02-23T16:40:00Z">
              <w:r w:rsidRPr="009C4BAE">
                <w:rPr>
                  <w:rFonts w:ascii="Roboto" w:hAnsi="Roboto"/>
                  <w:sz w:val="18"/>
                  <w:rPrChange w:id="1305" w:author="Nozimjon Ortiqov" w:date="2026-02-24T09:31:00Z" w16du:dateUtc="2026-02-24T04:31:00Z">
                    <w:rPr>
                      <w:sz w:val="18"/>
                    </w:rPr>
                  </w:rPrChange>
                </w:rPr>
                <w:t>95,2%</w:t>
              </w:r>
            </w:ins>
          </w:p>
        </w:tc>
      </w:tr>
      <w:tr w:rsidR="00745D3C" w:rsidRPr="009C4BAE" w14:paraId="7039A6C0" w14:textId="77777777" w:rsidTr="009D07E9">
        <w:trPr>
          <w:jc w:val="center"/>
          <w:ins w:id="1306"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2DC774AB" w14:textId="77777777" w:rsidR="00745D3C" w:rsidRPr="009C4BAE" w:rsidRDefault="00745D3C" w:rsidP="009D07E9">
            <w:pPr>
              <w:jc w:val="center"/>
              <w:rPr>
                <w:ins w:id="1307" w:author="Nozimjon Ortiqov" w:date="2026-02-23T21:40:00Z" w16du:dateUtc="2026-02-23T16:40:00Z"/>
                <w:rFonts w:ascii="Roboto" w:hAnsi="Roboto"/>
                <w:rPrChange w:id="1308" w:author="Nozimjon Ortiqov" w:date="2026-02-24T09:31:00Z" w16du:dateUtc="2026-02-24T04:31:00Z">
                  <w:rPr>
                    <w:ins w:id="1309" w:author="Nozimjon Ortiqov" w:date="2026-02-23T21:40:00Z" w16du:dateUtc="2026-02-23T16:40:00Z"/>
                  </w:rPr>
                </w:rPrChange>
              </w:rPr>
            </w:pPr>
            <w:ins w:id="1310" w:author="Nozimjon Ortiqov" w:date="2026-02-23T21:40:00Z" w16du:dateUtc="2026-02-23T16:40:00Z">
              <w:r w:rsidRPr="009C4BAE">
                <w:rPr>
                  <w:rFonts w:ascii="Roboto" w:hAnsi="Roboto"/>
                  <w:sz w:val="18"/>
                  <w:rPrChange w:id="1311" w:author="Nozimjon Ortiqov" w:date="2026-02-24T09:31:00Z" w16du:dateUtc="2026-02-24T04:31:00Z">
                    <w:rPr>
                      <w:sz w:val="18"/>
                    </w:rPr>
                  </w:rPrChange>
                </w:rPr>
                <w:t>Другое</w:t>
              </w:r>
            </w:ins>
          </w:p>
        </w:tc>
        <w:tc>
          <w:tcPr>
            <w:tcW w:w="2160" w:type="dxa"/>
          </w:tcPr>
          <w:p w14:paraId="57D39FE8"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12" w:author="Nozimjon Ortiqov" w:date="2026-02-23T21:40:00Z" w16du:dateUtc="2026-02-23T16:40:00Z"/>
                <w:rFonts w:ascii="Roboto" w:hAnsi="Roboto"/>
                <w:rPrChange w:id="1313" w:author="Nozimjon Ortiqov" w:date="2026-02-24T09:31:00Z" w16du:dateUtc="2026-02-24T04:31:00Z">
                  <w:rPr>
                    <w:ins w:id="1314" w:author="Nozimjon Ortiqov" w:date="2026-02-23T21:40:00Z" w16du:dateUtc="2026-02-23T16:40:00Z"/>
                  </w:rPr>
                </w:rPrChange>
              </w:rPr>
            </w:pPr>
            <w:ins w:id="1315" w:author="Nozimjon Ortiqov" w:date="2026-02-23T21:40:00Z" w16du:dateUtc="2026-02-23T16:40:00Z">
              <w:r w:rsidRPr="009C4BAE">
                <w:rPr>
                  <w:rFonts w:ascii="Roboto" w:hAnsi="Roboto"/>
                  <w:sz w:val="18"/>
                  <w:rPrChange w:id="1316" w:author="Nozimjon Ortiqov" w:date="2026-02-24T09:31:00Z" w16du:dateUtc="2026-02-24T04:31:00Z">
                    <w:rPr>
                      <w:sz w:val="18"/>
                    </w:rPr>
                  </w:rPrChange>
                </w:rPr>
                <w:t>36</w:t>
              </w:r>
            </w:ins>
          </w:p>
        </w:tc>
        <w:tc>
          <w:tcPr>
            <w:tcW w:w="2160" w:type="dxa"/>
          </w:tcPr>
          <w:p w14:paraId="6CAA74AD"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17" w:author="Nozimjon Ortiqov" w:date="2026-02-23T21:40:00Z" w16du:dateUtc="2026-02-23T16:40:00Z"/>
                <w:rFonts w:ascii="Roboto" w:hAnsi="Roboto"/>
                <w:rPrChange w:id="1318" w:author="Nozimjon Ortiqov" w:date="2026-02-24T09:31:00Z" w16du:dateUtc="2026-02-24T04:31:00Z">
                  <w:rPr>
                    <w:ins w:id="1319" w:author="Nozimjon Ortiqov" w:date="2026-02-23T21:40:00Z" w16du:dateUtc="2026-02-23T16:40:00Z"/>
                  </w:rPr>
                </w:rPrChange>
              </w:rPr>
            </w:pPr>
            <w:ins w:id="1320" w:author="Nozimjon Ortiqov" w:date="2026-02-23T21:40:00Z" w16du:dateUtc="2026-02-23T16:40:00Z">
              <w:r w:rsidRPr="009C4BAE">
                <w:rPr>
                  <w:rFonts w:ascii="Roboto" w:hAnsi="Roboto"/>
                  <w:sz w:val="18"/>
                  <w:rPrChange w:id="1321" w:author="Nozimjon Ortiqov" w:date="2026-02-24T09:31:00Z" w16du:dateUtc="2026-02-24T04:31:00Z">
                    <w:rPr>
                      <w:sz w:val="18"/>
                    </w:rPr>
                  </w:rPrChange>
                </w:rPr>
                <w:t>2,4%</w:t>
              </w:r>
            </w:ins>
          </w:p>
        </w:tc>
        <w:tc>
          <w:tcPr>
            <w:tcW w:w="2160" w:type="dxa"/>
          </w:tcPr>
          <w:p w14:paraId="624AF22E"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22" w:author="Nozimjon Ortiqov" w:date="2026-02-23T21:40:00Z" w16du:dateUtc="2026-02-23T16:40:00Z"/>
                <w:rFonts w:ascii="Roboto" w:hAnsi="Roboto"/>
                <w:rPrChange w:id="1323" w:author="Nozimjon Ortiqov" w:date="2026-02-24T09:31:00Z" w16du:dateUtc="2026-02-24T04:31:00Z">
                  <w:rPr>
                    <w:ins w:id="1324" w:author="Nozimjon Ortiqov" w:date="2026-02-23T21:40:00Z" w16du:dateUtc="2026-02-23T16:40:00Z"/>
                  </w:rPr>
                </w:rPrChange>
              </w:rPr>
            </w:pPr>
            <w:ins w:id="1325" w:author="Nozimjon Ortiqov" w:date="2026-02-23T21:40:00Z" w16du:dateUtc="2026-02-23T16:40:00Z">
              <w:r w:rsidRPr="009C4BAE">
                <w:rPr>
                  <w:rFonts w:ascii="Roboto" w:hAnsi="Roboto"/>
                  <w:sz w:val="18"/>
                  <w:rPrChange w:id="1326" w:author="Nozimjon Ortiqov" w:date="2026-02-24T09:31:00Z" w16du:dateUtc="2026-02-24T04:31:00Z">
                    <w:rPr>
                      <w:sz w:val="18"/>
                    </w:rPr>
                  </w:rPrChange>
                </w:rPr>
                <w:t>69,4%</w:t>
              </w:r>
            </w:ins>
          </w:p>
        </w:tc>
      </w:tr>
      <w:tr w:rsidR="00745D3C" w:rsidRPr="009C4BAE" w14:paraId="22A35015" w14:textId="77777777" w:rsidTr="009D07E9">
        <w:trPr>
          <w:cnfStyle w:val="000000100000" w:firstRow="0" w:lastRow="0" w:firstColumn="0" w:lastColumn="0" w:oddVBand="0" w:evenVBand="0" w:oddHBand="1" w:evenHBand="0" w:firstRowFirstColumn="0" w:firstRowLastColumn="0" w:lastRowFirstColumn="0" w:lastRowLastColumn="0"/>
          <w:jc w:val="center"/>
          <w:ins w:id="1327"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6EBEFDFF" w14:textId="77777777" w:rsidR="00745D3C" w:rsidRPr="009C4BAE" w:rsidRDefault="00745D3C" w:rsidP="009D07E9">
            <w:pPr>
              <w:jc w:val="center"/>
              <w:rPr>
                <w:ins w:id="1328" w:author="Nozimjon Ortiqov" w:date="2026-02-23T21:40:00Z" w16du:dateUtc="2026-02-23T16:40:00Z"/>
                <w:rFonts w:ascii="Roboto" w:hAnsi="Roboto"/>
                <w:rPrChange w:id="1329" w:author="Nozimjon Ortiqov" w:date="2026-02-24T09:31:00Z" w16du:dateUtc="2026-02-24T04:31:00Z">
                  <w:rPr>
                    <w:ins w:id="1330" w:author="Nozimjon Ortiqov" w:date="2026-02-23T21:40:00Z" w16du:dateUtc="2026-02-23T16:40:00Z"/>
                  </w:rPr>
                </w:rPrChange>
              </w:rPr>
            </w:pPr>
            <w:ins w:id="1331" w:author="Nozimjon Ortiqov" w:date="2026-02-23T21:40:00Z" w16du:dateUtc="2026-02-23T16:40:00Z">
              <w:r w:rsidRPr="009C4BAE">
                <w:rPr>
                  <w:rFonts w:ascii="Roboto" w:hAnsi="Roboto"/>
                  <w:sz w:val="18"/>
                  <w:rPrChange w:id="1332" w:author="Nozimjon Ortiqov" w:date="2026-02-24T09:31:00Z" w16du:dateUtc="2026-02-24T04:31:00Z">
                    <w:rPr>
                      <w:sz w:val="18"/>
                    </w:rPr>
                  </w:rPrChange>
                </w:rPr>
                <w:t>Страх инфляции</w:t>
              </w:r>
            </w:ins>
          </w:p>
        </w:tc>
        <w:tc>
          <w:tcPr>
            <w:tcW w:w="2160" w:type="dxa"/>
          </w:tcPr>
          <w:p w14:paraId="30230F5B"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33" w:author="Nozimjon Ortiqov" w:date="2026-02-23T21:40:00Z" w16du:dateUtc="2026-02-23T16:40:00Z"/>
                <w:rFonts w:ascii="Roboto" w:hAnsi="Roboto"/>
                <w:rPrChange w:id="1334" w:author="Nozimjon Ortiqov" w:date="2026-02-24T09:31:00Z" w16du:dateUtc="2026-02-24T04:31:00Z">
                  <w:rPr>
                    <w:ins w:id="1335" w:author="Nozimjon Ortiqov" w:date="2026-02-23T21:40:00Z" w16du:dateUtc="2026-02-23T16:40:00Z"/>
                  </w:rPr>
                </w:rPrChange>
              </w:rPr>
            </w:pPr>
            <w:ins w:id="1336" w:author="Nozimjon Ortiqov" w:date="2026-02-23T21:40:00Z" w16du:dateUtc="2026-02-23T16:40:00Z">
              <w:r w:rsidRPr="009C4BAE">
                <w:rPr>
                  <w:rFonts w:ascii="Roboto" w:hAnsi="Roboto"/>
                  <w:sz w:val="18"/>
                  <w:rPrChange w:id="1337" w:author="Nozimjon Ortiqov" w:date="2026-02-24T09:31:00Z" w16du:dateUtc="2026-02-24T04:31:00Z">
                    <w:rPr>
                      <w:sz w:val="18"/>
                    </w:rPr>
                  </w:rPrChange>
                </w:rPr>
                <w:t>10</w:t>
              </w:r>
            </w:ins>
          </w:p>
        </w:tc>
        <w:tc>
          <w:tcPr>
            <w:tcW w:w="2160" w:type="dxa"/>
          </w:tcPr>
          <w:p w14:paraId="4C10E94E"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38" w:author="Nozimjon Ortiqov" w:date="2026-02-23T21:40:00Z" w16du:dateUtc="2026-02-23T16:40:00Z"/>
                <w:rFonts w:ascii="Roboto" w:hAnsi="Roboto"/>
                <w:rPrChange w:id="1339" w:author="Nozimjon Ortiqov" w:date="2026-02-24T09:31:00Z" w16du:dateUtc="2026-02-24T04:31:00Z">
                  <w:rPr>
                    <w:ins w:id="1340" w:author="Nozimjon Ortiqov" w:date="2026-02-23T21:40:00Z" w16du:dateUtc="2026-02-23T16:40:00Z"/>
                  </w:rPr>
                </w:rPrChange>
              </w:rPr>
            </w:pPr>
            <w:ins w:id="1341" w:author="Nozimjon Ortiqov" w:date="2026-02-23T21:40:00Z" w16du:dateUtc="2026-02-23T16:40:00Z">
              <w:r w:rsidRPr="009C4BAE">
                <w:rPr>
                  <w:rFonts w:ascii="Roboto" w:hAnsi="Roboto"/>
                  <w:sz w:val="18"/>
                  <w:rPrChange w:id="1342" w:author="Nozimjon Ortiqov" w:date="2026-02-24T09:31:00Z" w16du:dateUtc="2026-02-24T04:31:00Z">
                    <w:rPr>
                      <w:sz w:val="18"/>
                    </w:rPr>
                  </w:rPrChange>
                </w:rPr>
                <w:t>0,7%</w:t>
              </w:r>
            </w:ins>
          </w:p>
        </w:tc>
        <w:tc>
          <w:tcPr>
            <w:tcW w:w="2160" w:type="dxa"/>
          </w:tcPr>
          <w:p w14:paraId="3FD3279C"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43" w:author="Nozimjon Ortiqov" w:date="2026-02-23T21:40:00Z" w16du:dateUtc="2026-02-23T16:40:00Z"/>
                <w:rFonts w:ascii="Roboto" w:hAnsi="Roboto"/>
                <w:rPrChange w:id="1344" w:author="Nozimjon Ortiqov" w:date="2026-02-24T09:31:00Z" w16du:dateUtc="2026-02-24T04:31:00Z">
                  <w:rPr>
                    <w:ins w:id="1345" w:author="Nozimjon Ortiqov" w:date="2026-02-23T21:40:00Z" w16du:dateUtc="2026-02-23T16:40:00Z"/>
                  </w:rPr>
                </w:rPrChange>
              </w:rPr>
            </w:pPr>
            <w:ins w:id="1346" w:author="Nozimjon Ortiqov" w:date="2026-02-23T21:40:00Z" w16du:dateUtc="2026-02-23T16:40:00Z">
              <w:r w:rsidRPr="009C4BAE">
                <w:rPr>
                  <w:rFonts w:ascii="Roboto" w:hAnsi="Roboto"/>
                  <w:sz w:val="18"/>
                  <w:rPrChange w:id="1347" w:author="Nozimjon Ortiqov" w:date="2026-02-24T09:31:00Z" w16du:dateUtc="2026-02-24T04:31:00Z">
                    <w:rPr>
                      <w:sz w:val="18"/>
                    </w:rPr>
                  </w:rPrChange>
                </w:rPr>
                <w:t>50,0%</w:t>
              </w:r>
            </w:ins>
          </w:p>
        </w:tc>
      </w:tr>
      <w:tr w:rsidR="00745D3C" w:rsidRPr="009C4BAE" w14:paraId="3B3ECDEE" w14:textId="77777777" w:rsidTr="009D07E9">
        <w:trPr>
          <w:jc w:val="center"/>
          <w:ins w:id="1348"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6E44093F" w14:textId="77777777" w:rsidR="00745D3C" w:rsidRPr="009C4BAE" w:rsidRDefault="00745D3C" w:rsidP="009D07E9">
            <w:pPr>
              <w:jc w:val="center"/>
              <w:rPr>
                <w:ins w:id="1349" w:author="Nozimjon Ortiqov" w:date="2026-02-23T21:40:00Z" w16du:dateUtc="2026-02-23T16:40:00Z"/>
                <w:rFonts w:ascii="Roboto" w:hAnsi="Roboto"/>
                <w:rPrChange w:id="1350" w:author="Nozimjon Ortiqov" w:date="2026-02-24T09:31:00Z" w16du:dateUtc="2026-02-24T04:31:00Z">
                  <w:rPr>
                    <w:ins w:id="1351" w:author="Nozimjon Ortiqov" w:date="2026-02-23T21:40:00Z" w16du:dateUtc="2026-02-23T16:40:00Z"/>
                  </w:rPr>
                </w:rPrChange>
              </w:rPr>
            </w:pPr>
            <w:ins w:id="1352" w:author="Nozimjon Ortiqov" w:date="2026-02-23T21:40:00Z" w16du:dateUtc="2026-02-23T16:40:00Z">
              <w:r w:rsidRPr="009C4BAE">
                <w:rPr>
                  <w:rFonts w:ascii="Roboto" w:hAnsi="Roboto"/>
                  <w:sz w:val="18"/>
                  <w:rPrChange w:id="1353" w:author="Nozimjon Ortiqov" w:date="2026-02-24T09:31:00Z" w16du:dateUtc="2026-02-24T04:31:00Z">
                    <w:rPr>
                      <w:sz w:val="18"/>
                    </w:rPr>
                  </w:rPrChange>
                </w:rPr>
                <w:t>Улучшение кредитной истории</w:t>
              </w:r>
            </w:ins>
          </w:p>
        </w:tc>
        <w:tc>
          <w:tcPr>
            <w:tcW w:w="2160" w:type="dxa"/>
          </w:tcPr>
          <w:p w14:paraId="4323AB00"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54" w:author="Nozimjon Ortiqov" w:date="2026-02-23T21:40:00Z" w16du:dateUtc="2026-02-23T16:40:00Z"/>
                <w:rFonts w:ascii="Roboto" w:hAnsi="Roboto"/>
                <w:rPrChange w:id="1355" w:author="Nozimjon Ortiqov" w:date="2026-02-24T09:31:00Z" w16du:dateUtc="2026-02-24T04:31:00Z">
                  <w:rPr>
                    <w:ins w:id="1356" w:author="Nozimjon Ortiqov" w:date="2026-02-23T21:40:00Z" w16du:dateUtc="2026-02-23T16:40:00Z"/>
                  </w:rPr>
                </w:rPrChange>
              </w:rPr>
            </w:pPr>
            <w:ins w:id="1357" w:author="Nozimjon Ortiqov" w:date="2026-02-23T21:40:00Z" w16du:dateUtc="2026-02-23T16:40:00Z">
              <w:r w:rsidRPr="009C4BAE">
                <w:rPr>
                  <w:rFonts w:ascii="Roboto" w:hAnsi="Roboto"/>
                  <w:sz w:val="18"/>
                  <w:rPrChange w:id="1358" w:author="Nozimjon Ortiqov" w:date="2026-02-24T09:31:00Z" w16du:dateUtc="2026-02-24T04:31:00Z">
                    <w:rPr>
                      <w:sz w:val="18"/>
                    </w:rPr>
                  </w:rPrChange>
                </w:rPr>
                <w:t>6</w:t>
              </w:r>
            </w:ins>
          </w:p>
        </w:tc>
        <w:tc>
          <w:tcPr>
            <w:tcW w:w="2160" w:type="dxa"/>
          </w:tcPr>
          <w:p w14:paraId="4A63F53E"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59" w:author="Nozimjon Ortiqov" w:date="2026-02-23T21:40:00Z" w16du:dateUtc="2026-02-23T16:40:00Z"/>
                <w:rFonts w:ascii="Roboto" w:hAnsi="Roboto"/>
                <w:rPrChange w:id="1360" w:author="Nozimjon Ortiqov" w:date="2026-02-24T09:31:00Z" w16du:dateUtc="2026-02-24T04:31:00Z">
                  <w:rPr>
                    <w:ins w:id="1361" w:author="Nozimjon Ortiqov" w:date="2026-02-23T21:40:00Z" w16du:dateUtc="2026-02-23T16:40:00Z"/>
                  </w:rPr>
                </w:rPrChange>
              </w:rPr>
            </w:pPr>
            <w:ins w:id="1362" w:author="Nozimjon Ortiqov" w:date="2026-02-23T21:40:00Z" w16du:dateUtc="2026-02-23T16:40:00Z">
              <w:r w:rsidRPr="009C4BAE">
                <w:rPr>
                  <w:rFonts w:ascii="Roboto" w:hAnsi="Roboto"/>
                  <w:sz w:val="18"/>
                  <w:rPrChange w:id="1363" w:author="Nozimjon Ortiqov" w:date="2026-02-24T09:31:00Z" w16du:dateUtc="2026-02-24T04:31:00Z">
                    <w:rPr>
                      <w:sz w:val="18"/>
                    </w:rPr>
                  </w:rPrChange>
                </w:rPr>
                <w:t>0,4%</w:t>
              </w:r>
            </w:ins>
          </w:p>
        </w:tc>
        <w:tc>
          <w:tcPr>
            <w:tcW w:w="2160" w:type="dxa"/>
          </w:tcPr>
          <w:p w14:paraId="77C427FB"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64" w:author="Nozimjon Ortiqov" w:date="2026-02-23T21:40:00Z" w16du:dateUtc="2026-02-23T16:40:00Z"/>
                <w:rFonts w:ascii="Roboto" w:hAnsi="Roboto"/>
                <w:rPrChange w:id="1365" w:author="Nozimjon Ortiqov" w:date="2026-02-24T09:31:00Z" w16du:dateUtc="2026-02-24T04:31:00Z">
                  <w:rPr>
                    <w:ins w:id="1366" w:author="Nozimjon Ortiqov" w:date="2026-02-23T21:40:00Z" w16du:dateUtc="2026-02-23T16:40:00Z"/>
                  </w:rPr>
                </w:rPrChange>
              </w:rPr>
            </w:pPr>
            <w:ins w:id="1367" w:author="Nozimjon Ortiqov" w:date="2026-02-23T21:40:00Z" w16du:dateUtc="2026-02-23T16:40:00Z">
              <w:r w:rsidRPr="009C4BAE">
                <w:rPr>
                  <w:rFonts w:ascii="Roboto" w:hAnsi="Roboto"/>
                  <w:sz w:val="18"/>
                  <w:rPrChange w:id="1368" w:author="Nozimjon Ortiqov" w:date="2026-02-24T09:31:00Z" w16du:dateUtc="2026-02-24T04:31:00Z">
                    <w:rPr>
                      <w:sz w:val="18"/>
                    </w:rPr>
                  </w:rPrChange>
                </w:rPr>
                <w:t>50,0%</w:t>
              </w:r>
            </w:ins>
          </w:p>
        </w:tc>
      </w:tr>
    </w:tbl>
    <w:p w14:paraId="736F0624" w14:textId="77777777" w:rsidR="00745D3C" w:rsidRPr="009C4BAE" w:rsidRDefault="00745D3C" w:rsidP="00745D3C">
      <w:pPr>
        <w:rPr>
          <w:ins w:id="1369" w:author="Nozimjon Ortiqov" w:date="2026-02-23T21:40:00Z" w16du:dateUtc="2026-02-23T16:40:00Z"/>
          <w:rFonts w:ascii="Roboto" w:hAnsi="Roboto"/>
          <w:rPrChange w:id="1370" w:author="Nozimjon Ortiqov" w:date="2026-02-24T09:31:00Z" w16du:dateUtc="2026-02-24T04:31:00Z">
            <w:rPr>
              <w:ins w:id="1371" w:author="Nozimjon Ortiqov" w:date="2026-02-23T21:40:00Z" w16du:dateUtc="2026-02-23T16:40:00Z"/>
            </w:rPr>
          </w:rPrChange>
        </w:rPr>
      </w:pPr>
    </w:p>
    <w:p w14:paraId="054B7563" w14:textId="77777777" w:rsidR="00745D3C" w:rsidRPr="009C4BAE" w:rsidRDefault="00745D3C" w:rsidP="00745D3C">
      <w:pPr>
        <w:jc w:val="center"/>
        <w:rPr>
          <w:ins w:id="1372" w:author="Nozimjon Ortiqov" w:date="2026-02-23T21:40:00Z" w16du:dateUtc="2026-02-23T16:40:00Z"/>
          <w:rFonts w:ascii="Roboto" w:hAnsi="Roboto"/>
          <w:rPrChange w:id="1373" w:author="Nozimjon Ortiqov" w:date="2026-02-24T09:31:00Z" w16du:dateUtc="2026-02-24T04:31:00Z">
            <w:rPr>
              <w:ins w:id="1374" w:author="Nozimjon Ortiqov" w:date="2026-02-23T21:40:00Z" w16du:dateUtc="2026-02-23T16:40:00Z"/>
            </w:rPr>
          </w:rPrChange>
        </w:rPr>
      </w:pPr>
      <w:ins w:id="1375" w:author="Nozimjon Ortiqov" w:date="2026-02-23T21:40:00Z" w16du:dateUtc="2026-02-23T16:40:00Z">
        <w:r w:rsidRPr="009C4BAE">
          <w:rPr>
            <w:rFonts w:ascii="Roboto" w:hAnsi="Roboto"/>
            <w:noProof/>
            <w:rPrChange w:id="1376" w:author="Nozimjon Ortiqov" w:date="2026-02-24T09:31:00Z" w16du:dateUtc="2026-02-24T04:31:00Z">
              <w:rPr>
                <w:noProof/>
              </w:rPr>
            </w:rPrChange>
          </w:rPr>
          <w:drawing>
            <wp:inline distT="0" distB="0" distL="0" distR="0" wp14:anchorId="34E04E08" wp14:editId="1C1E5B1B">
              <wp:extent cx="5029200" cy="2142981"/>
              <wp:effectExtent l="0" t="0" r="0" b="0"/>
              <wp:docPr id="3530633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4_decision_factors.png"/>
                      <pic:cNvPicPr/>
                    </pic:nvPicPr>
                    <pic:blipFill>
                      <a:blip r:embed="rId19"/>
                      <a:stretch>
                        <a:fillRect/>
                      </a:stretch>
                    </pic:blipFill>
                    <pic:spPr>
                      <a:xfrm>
                        <a:off x="0" y="0"/>
                        <a:ext cx="5029200" cy="2142981"/>
                      </a:xfrm>
                      <a:prstGeom prst="rect">
                        <a:avLst/>
                      </a:prstGeom>
                    </pic:spPr>
                  </pic:pic>
                </a:graphicData>
              </a:graphic>
            </wp:inline>
          </w:drawing>
        </w:r>
      </w:ins>
    </w:p>
    <w:p w14:paraId="3AE3166E" w14:textId="77777777" w:rsidR="00745D3C" w:rsidRPr="009C4BAE" w:rsidRDefault="00745D3C" w:rsidP="00745D3C">
      <w:pPr>
        <w:jc w:val="center"/>
        <w:rPr>
          <w:ins w:id="1377" w:author="Nozimjon Ortiqov" w:date="2026-02-23T21:40:00Z" w16du:dateUtc="2026-02-23T16:40:00Z"/>
          <w:rFonts w:ascii="Roboto" w:hAnsi="Roboto"/>
          <w:rPrChange w:id="1378" w:author="Nozimjon Ortiqov" w:date="2026-02-24T09:31:00Z" w16du:dateUtc="2026-02-24T04:31:00Z">
            <w:rPr>
              <w:ins w:id="1379" w:author="Nozimjon Ortiqov" w:date="2026-02-23T21:40:00Z" w16du:dateUtc="2026-02-23T16:40:00Z"/>
            </w:rPr>
          </w:rPrChange>
        </w:rPr>
      </w:pPr>
      <w:ins w:id="1380" w:author="Nozimjon Ortiqov" w:date="2026-02-23T21:40:00Z" w16du:dateUtc="2026-02-23T16:40:00Z">
        <w:r w:rsidRPr="009C4BAE">
          <w:rPr>
            <w:rFonts w:ascii="Roboto" w:hAnsi="Roboto"/>
            <w:i/>
            <w:color w:val="666666"/>
            <w:sz w:val="18"/>
            <w:rPrChange w:id="1381" w:author="Nozimjon Ortiqov" w:date="2026-02-24T09:31:00Z" w16du:dateUtc="2026-02-24T04:31:00Z">
              <w:rPr>
                <w:i/>
                <w:color w:val="666666"/>
                <w:sz w:val="18"/>
              </w:rPr>
            </w:rPrChange>
          </w:rPr>
          <w:t>Рис. 15. Факторы кредитного решения: частота и уровень NPL</w:t>
        </w:r>
      </w:ins>
    </w:p>
    <w:p w14:paraId="0B540C2B" w14:textId="25379DAF" w:rsidR="0011096D" w:rsidRPr="00DD6F9A" w:rsidRDefault="0011096D" w:rsidP="0011096D">
      <w:pPr>
        <w:pStyle w:val="2"/>
        <w:spacing w:before="240"/>
        <w:ind w:firstLine="567"/>
        <w:rPr>
          <w:ins w:id="1382" w:author="Nozimjon Ortiqov" w:date="2026-02-23T21:49:00Z" w16du:dateUtc="2026-02-23T16:49:00Z"/>
          <w:rFonts w:ascii="Roboto" w:hAnsi="Roboto"/>
          <w:b/>
          <w:bCs/>
          <w:color w:val="002060"/>
          <w:lang w:val="uz-Cyrl-UZ"/>
        </w:rPr>
      </w:pPr>
      <w:ins w:id="1383" w:author="Nozimjon Ortiqov" w:date="2026-02-23T21:49:00Z" w16du:dateUtc="2026-02-23T16:49:00Z">
        <w:r w:rsidRPr="009C4BAE">
          <w:rPr>
            <w:rFonts w:ascii="Roboto" w:hAnsi="Roboto"/>
            <w:b/>
            <w:bCs/>
            <w:color w:val="002060"/>
            <w:lang w:val="uz-Cyrl-UZ"/>
          </w:rPr>
          <w:t>Кредитдан мақсадсиз фойдаланиш</w:t>
        </w:r>
      </w:ins>
      <w:ins w:id="1384" w:author="Nozimjon Ortiqov" w:date="2026-02-24T12:41:00Z" w16du:dateUtc="2026-02-24T07:41:00Z">
        <w:r w:rsidR="00DD6F9A">
          <w:rPr>
            <w:rFonts w:ascii="Roboto" w:hAnsi="Roboto"/>
            <w:b/>
            <w:bCs/>
            <w:color w:val="002060"/>
            <w:lang w:val="en-US"/>
          </w:rPr>
          <w:t xml:space="preserve"> </w:t>
        </w:r>
        <w:r w:rsidR="00DD6F9A">
          <w:rPr>
            <w:rFonts w:ascii="Roboto" w:hAnsi="Roboto"/>
            <w:b/>
            <w:bCs/>
            <w:color w:val="002060"/>
            <w:lang w:val="uz-Cyrl-UZ"/>
          </w:rPr>
          <w:t>даражаси</w:t>
        </w:r>
      </w:ins>
    </w:p>
    <w:p w14:paraId="32638465" w14:textId="7EC1C139" w:rsidR="0011096D" w:rsidRPr="009C4BAE" w:rsidRDefault="0011096D" w:rsidP="0011096D">
      <w:pPr>
        <w:shd w:val="clear" w:color="auto" w:fill="FFFFFF" w:themeFill="background1"/>
        <w:spacing w:beforeLines="60" w:before="144" w:afterLines="60" w:after="144" w:line="288" w:lineRule="auto"/>
        <w:ind w:firstLine="567"/>
        <w:jc w:val="both"/>
        <w:rPr>
          <w:ins w:id="1385" w:author="Nozimjon Ortiqov" w:date="2026-02-23T21:49:00Z" w16du:dateUtc="2026-02-23T16:49:00Z"/>
          <w:rFonts w:ascii="Roboto" w:eastAsia="Arial" w:hAnsi="Roboto" w:cstheme="minorHAnsi"/>
          <w:sz w:val="26"/>
          <w:szCs w:val="26"/>
          <w:lang w:val="uz-Cyrl-UZ"/>
        </w:rPr>
      </w:pPr>
      <w:ins w:id="1386" w:author="Nozimjon Ortiqov" w:date="2026-02-23T21:49:00Z" w16du:dateUtc="2026-02-23T16:49:00Z">
        <w:r w:rsidRPr="009C4BAE">
          <w:rPr>
            <w:rFonts w:ascii="Roboto" w:eastAsia="Arial" w:hAnsi="Roboto" w:cstheme="minorHAnsi"/>
            <w:sz w:val="26"/>
            <w:szCs w:val="26"/>
            <w:lang w:val="uz-Cyrl-UZ"/>
          </w:rPr>
          <w:t>Кредитдан мақсадли фойдаланиш тўламаслик ҳолатини кескин қисқартиради. Мақсадсиз фойдаланган қарздорлар орасида муаммоли кредитлар</w:t>
        </w:r>
      </w:ins>
      <w:ins w:id="1387" w:author="Nozimjon Ortiqov" w:date="2026-02-24T09:25:00Z" w16du:dateUtc="2026-02-24T04:25:00Z">
        <w:r w:rsidR="004B26E9" w:rsidRPr="009C4BAE">
          <w:rPr>
            <w:rFonts w:ascii="Roboto" w:eastAsia="Arial" w:hAnsi="Roboto" w:cstheme="minorHAnsi"/>
            <w:sz w:val="26"/>
            <w:szCs w:val="26"/>
            <w:lang w:val="en-US"/>
          </w:rPr>
          <w:t xml:space="preserve"> </w:t>
        </w:r>
        <w:r w:rsidR="004B26E9" w:rsidRPr="009C4BAE">
          <w:rPr>
            <w:rFonts w:ascii="Roboto" w:eastAsia="Arial" w:hAnsi="Roboto" w:cstheme="minorHAnsi"/>
            <w:sz w:val="26"/>
            <w:szCs w:val="26"/>
            <w:lang w:val="uz-Cyrl-UZ"/>
          </w:rPr>
          <w:t>улуши</w:t>
        </w:r>
      </w:ins>
      <w:ins w:id="1388" w:author="Nozimjon Ortiqov" w:date="2026-02-23T21:49:00Z" w16du:dateUtc="2026-02-23T16:49:00Z">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76 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ни ташкил қилади, мақсадли фойдаланганлар орасида эса</w:t>
        </w:r>
      </w:ins>
      <w:ins w:id="1389" w:author="Nozimjon Ortiqov" w:date="2026-02-24T12:41:00Z" w16du:dateUtc="2026-02-24T07:41:00Z">
        <w:r w:rsidR="00DD6F9A">
          <w:rPr>
            <w:rFonts w:ascii="Roboto" w:eastAsia="Arial" w:hAnsi="Roboto" w:cstheme="minorHAnsi"/>
            <w:sz w:val="26"/>
            <w:szCs w:val="26"/>
            <w:lang w:val="uz-Cyrl-UZ"/>
          </w:rPr>
          <w:t xml:space="preserve"> бу кўрсаткич</w:t>
        </w:r>
      </w:ins>
      <w:ins w:id="1390" w:author="Nozimjon Ortiqov" w:date="2026-02-23T21:49:00Z" w16du:dateUtc="2026-02-23T16:49:00Z">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 xml:space="preserve">50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highlight w:val="yellow"/>
            <w:lang w:val="uz-Cyrl-UZ"/>
          </w:rPr>
          <w:t>Бу кредитни мақсадли фойдаланишни назорат қилишнинг аҳамиятини тасдиқлайди.</w:t>
        </w:r>
      </w:ins>
    </w:p>
    <w:p w14:paraId="2EDAE811" w14:textId="77777777" w:rsidR="0011096D" w:rsidRPr="009C4BAE" w:rsidRDefault="0011096D" w:rsidP="0011096D">
      <w:pPr>
        <w:shd w:val="clear" w:color="auto" w:fill="FFFFFF" w:themeFill="background1"/>
        <w:spacing w:beforeLines="60" w:before="144" w:afterLines="60" w:after="144" w:line="288" w:lineRule="auto"/>
        <w:ind w:firstLine="567"/>
        <w:jc w:val="both"/>
        <w:rPr>
          <w:ins w:id="1391" w:author="Nozimjon Ortiqov" w:date="2026-02-23T21:49:00Z" w16du:dateUtc="2026-02-23T16:49:00Z"/>
          <w:rFonts w:ascii="Roboto" w:eastAsia="Arial" w:hAnsi="Roboto" w:cstheme="minorHAnsi"/>
          <w:sz w:val="26"/>
          <w:szCs w:val="26"/>
          <w:lang w:val="uz-Cyrl-UZ"/>
        </w:rPr>
      </w:pPr>
      <w:ins w:id="1392" w:author="Nozimjon Ortiqov" w:date="2026-02-23T21:49:00Z" w16du:dateUtc="2026-02-23T16:49:00Z">
        <w:r w:rsidRPr="009C4BAE">
          <w:rPr>
            <w:rFonts w:ascii="Roboto" w:eastAsia="Arial" w:hAnsi="Roboto" w:cstheme="minorHAnsi"/>
            <w:sz w:val="26"/>
            <w:szCs w:val="26"/>
            <w:lang w:val="uz-Cyrl-UZ"/>
          </w:rPr>
          <w:t xml:space="preserve">Муаммоли кредитларнинг энг юқори кўрсаткичлар соғлиқ учун олинган кредитларда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никоҳ/тўй ва байрамлар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ҳамда олдинги қарзларни қоплаш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олинган кредитлар эканлиги маълум бўлиб, </w:t>
        </w:r>
        <w:r w:rsidRPr="0002063C">
          <w:rPr>
            <w:rFonts w:ascii="Roboto" w:eastAsia="Arial" w:hAnsi="Roboto" w:cstheme="minorHAnsi"/>
            <w:sz w:val="26"/>
            <w:szCs w:val="26"/>
            <w:highlight w:val="yellow"/>
            <w:lang w:val="uz-Cyrl-UZ"/>
            <w:rPrChange w:id="1393" w:author="Nozimjon Ortiqov" w:date="2026-02-24T12:55:00Z" w16du:dateUtc="2026-02-24T07:55:00Z">
              <w:rPr>
                <w:rFonts w:ascii="Roboto" w:eastAsia="Arial" w:hAnsi="Roboto" w:cstheme="minorHAnsi"/>
                <w:sz w:val="26"/>
                <w:szCs w:val="26"/>
                <w:lang w:val="uz-Cyrl-UZ"/>
              </w:rPr>
            </w:rPrChange>
          </w:rPr>
          <w:t>бу учта категория ҳам самарасиз мақсадда фойдаланиш билан боғлиқ.</w:t>
        </w:r>
      </w:ins>
    </w:p>
    <w:p w14:paraId="1F0591B2" w14:textId="77777777" w:rsidR="0011096D" w:rsidRPr="0002063C" w:rsidRDefault="0011096D" w:rsidP="0011096D">
      <w:pPr>
        <w:shd w:val="clear" w:color="auto" w:fill="FFFFFF" w:themeFill="background1"/>
        <w:spacing w:beforeLines="60" w:before="144" w:afterLines="60" w:after="144" w:line="288" w:lineRule="auto"/>
        <w:ind w:firstLine="567"/>
        <w:jc w:val="both"/>
        <w:rPr>
          <w:ins w:id="1394" w:author="Nozimjon Ortiqov" w:date="2026-02-23T21:49:00Z" w16du:dateUtc="2026-02-23T16:49:00Z"/>
          <w:rFonts w:ascii="Roboto" w:eastAsia="Arial" w:hAnsi="Roboto" w:cstheme="minorHAnsi"/>
          <w:sz w:val="26"/>
          <w:szCs w:val="26"/>
          <w:lang w:val="uz-Cyrl-UZ"/>
        </w:rPr>
      </w:pPr>
      <w:ins w:id="1395" w:author="Nozimjon Ortiqov" w:date="2026-02-23T21:49:00Z" w16du:dateUtc="2026-02-23T16:49:00Z">
        <w:r w:rsidRPr="009C4BAE">
          <w:rPr>
            <w:rFonts w:ascii="Roboto" w:eastAsia="Arial" w:hAnsi="Roboto" w:cstheme="minorHAnsi"/>
            <w:sz w:val="26"/>
            <w:szCs w:val="26"/>
            <w:lang w:val="uz-Cyrl-UZ"/>
          </w:rPr>
          <w:t xml:space="preserve">Энг паст муаммоли қарздорлик ипотека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34 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ва таълим кредитларида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43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 xml:space="preserve">) </w:t>
        </w:r>
        <w:r w:rsidRPr="009C4BAE">
          <w:rPr>
            <w:rFonts w:ascii="Roboto" w:eastAsia="Arial" w:hAnsi="Roboto" w:cstheme="minorHAnsi"/>
            <w:sz w:val="26"/>
            <w:szCs w:val="26"/>
            <w:lang w:val="uz-Cyrl-UZ"/>
          </w:rPr>
          <w:t>қайд этилган, бу эса кафолат ва инвестицион характердаги харажатлар билан боғлиқ.</w:t>
        </w:r>
      </w:ins>
    </w:p>
    <w:p w14:paraId="33B31203" w14:textId="77777777" w:rsidR="0011096D" w:rsidRPr="009C4BAE" w:rsidRDefault="0011096D" w:rsidP="0011096D">
      <w:pPr>
        <w:ind w:firstLine="567"/>
        <w:rPr>
          <w:ins w:id="1396" w:author="Nozimjon Ortiqov" w:date="2026-02-23T21:49:00Z" w16du:dateUtc="2026-02-23T16:49:00Z"/>
          <w:rFonts w:ascii="Roboto" w:hAnsi="Roboto"/>
          <w:lang w:val="uz-Cyrl-UZ"/>
        </w:rPr>
      </w:pPr>
      <w:ins w:id="1397" w:author="Nozimjon Ortiqov" w:date="2026-02-23T21:49:00Z" w16du:dateUtc="2026-02-23T16:49:00Z">
        <w:r w:rsidRPr="009C4BAE">
          <w:rPr>
            <w:rFonts w:ascii="Roboto" w:hAnsi="Roboto"/>
            <w:highlight w:val="yellow"/>
            <w:lang w:val="uz-Cyrl-UZ"/>
          </w:rPr>
          <w:t>+график қўшиш керак 29-график</w:t>
        </w:r>
      </w:ins>
    </w:p>
    <w:p w14:paraId="05B67F78" w14:textId="045450C9" w:rsidR="00C40F33" w:rsidRPr="009C4BAE" w:rsidDel="0011096D" w:rsidRDefault="00C40F33" w:rsidP="00484395">
      <w:pPr>
        <w:spacing w:beforeLines="60" w:before="144" w:afterLines="60" w:after="144" w:line="288" w:lineRule="auto"/>
        <w:jc w:val="both"/>
        <w:rPr>
          <w:del w:id="1398" w:author="Nozimjon Ortiqov" w:date="2026-02-23T21:40:00Z" w16du:dateUtc="2026-02-23T16:40:00Z"/>
          <w:rFonts w:ascii="Roboto" w:hAnsi="Roboto" w:cstheme="minorHAnsi"/>
          <w:sz w:val="26"/>
          <w:szCs w:val="26"/>
          <w:lang w:val="uz-Cyrl-UZ"/>
        </w:rPr>
      </w:pPr>
    </w:p>
    <w:p w14:paraId="3B72C693" w14:textId="6F10B2C4" w:rsidR="001E1FCB" w:rsidRPr="009C4BAE" w:rsidDel="00745D3C" w:rsidRDefault="001E1FCB" w:rsidP="001860F7">
      <w:pPr>
        <w:spacing w:beforeLines="60" w:before="144" w:afterLines="60" w:after="144" w:line="288" w:lineRule="auto"/>
        <w:ind w:firstLine="567"/>
        <w:jc w:val="both"/>
        <w:rPr>
          <w:del w:id="1399" w:author="Nozimjon Ortiqov" w:date="2026-02-23T20:53:00Z" w16du:dateUtc="2026-02-23T15:53:00Z"/>
          <w:rFonts w:ascii="Roboto" w:hAnsi="Roboto" w:cstheme="minorHAnsi"/>
          <w:sz w:val="26"/>
          <w:szCs w:val="26"/>
          <w:lang w:val="uz-Cyrl-UZ"/>
        </w:rPr>
      </w:pPr>
      <w:del w:id="1400" w:author="Nozimjon Ortiqov" w:date="2026-02-23T20:53:00Z" w16du:dateUtc="2026-02-23T15:53:00Z">
        <w:r w:rsidRPr="009C4BAE" w:rsidDel="00727F06">
          <w:rPr>
            <w:rFonts w:ascii="Roboto" w:hAnsi="Roboto" w:cstheme="minorHAnsi"/>
            <w:sz w:val="26"/>
            <w:szCs w:val="26"/>
            <w:lang w:val="uz-Cyrl-UZ"/>
          </w:rPr>
          <w:delText xml:space="preserve">Вазиятдан чиқиш учун кредит олганларнинг энг катта улуши Тошкент шаҳри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42</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Қорақалпоғистон Республикаси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39</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Навоий (</w:delText>
        </w:r>
        <w:r w:rsidRPr="009C4BAE" w:rsidDel="00727F06">
          <w:rPr>
            <w:rFonts w:ascii="Roboto" w:hAnsi="Roboto" w:cstheme="minorHAnsi"/>
            <w:i/>
            <w:iCs/>
            <w:color w:val="C00000"/>
            <w:sz w:val="26"/>
            <w:szCs w:val="26"/>
            <w:lang w:val="uz-Cyrl-UZ"/>
          </w:rPr>
          <w:delText>39</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Сирдарё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Жиззах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энг кам улуши эса Фарғона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14</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Тошкент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Наманган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Андижон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18</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ва Қашқадарё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18</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 xml:space="preserve">) </w:delText>
        </w:r>
        <w:r w:rsidRPr="009C4BAE" w:rsidDel="00727F06">
          <w:rPr>
            <w:rFonts w:ascii="Roboto" w:hAnsi="Roboto" w:cstheme="minorHAnsi"/>
            <w:sz w:val="26"/>
            <w:szCs w:val="26"/>
            <w:lang w:val="uz-Cyrl-UZ"/>
          </w:rPr>
          <w:delText>вилоятларида кузатилган.</w:delText>
        </w:r>
      </w:del>
    </w:p>
    <w:p w14:paraId="141DA2B9" w14:textId="25D64C8A" w:rsidR="00681D1B" w:rsidRPr="009C4BAE" w:rsidDel="004D2323" w:rsidRDefault="00A34306" w:rsidP="004E743C">
      <w:pPr>
        <w:spacing w:beforeLines="60" w:before="144" w:afterLines="60" w:after="144" w:line="288" w:lineRule="auto"/>
        <w:ind w:firstLine="567"/>
        <w:jc w:val="both"/>
        <w:rPr>
          <w:del w:id="1401" w:author="Nozimjon Ortiqov" w:date="2026-02-23T21:25:00Z" w16du:dateUtc="2026-02-23T16:25:00Z"/>
          <w:rFonts w:ascii="Roboto" w:hAnsi="Roboto" w:cstheme="minorHAnsi"/>
          <w:sz w:val="26"/>
          <w:szCs w:val="26"/>
          <w:lang w:val="uz-Cyrl-UZ"/>
        </w:rPr>
      </w:pPr>
      <w:del w:id="1402" w:author="Nozimjon Ortiqov" w:date="2026-02-23T21:25:00Z" w16du:dateUtc="2026-02-23T16:25:00Z">
        <w:r w:rsidRPr="009C4BAE" w:rsidDel="004D2323">
          <w:rPr>
            <w:rFonts w:ascii="Roboto" w:hAnsi="Roboto" w:cstheme="minorHAnsi"/>
            <w:b/>
            <w:bCs/>
            <w:sz w:val="26"/>
            <w:szCs w:val="26"/>
            <w:lang w:val="uz-Cyrl-UZ"/>
          </w:rPr>
          <w:delText xml:space="preserve">Зарур бўлмаган товарларни кредитга харид қилишни маъқуллайдиганлар улуши юқори даражада сақланиб қолмоқда ва у оиланинг фаровонлик даражасига боғлиқ эмас. </w:delText>
        </w:r>
        <w:r w:rsidR="00C53EB1" w:rsidRPr="009C4BAE" w:rsidDel="004D2323">
          <w:rPr>
            <w:rFonts w:ascii="Roboto" w:hAnsi="Roboto" w:cstheme="minorHAnsi"/>
            <w:sz w:val="26"/>
            <w:szCs w:val="26"/>
            <w:lang w:val="uz-Cyrl-UZ"/>
          </w:rPr>
          <w:delText xml:space="preserve">Масалан, </w:delText>
        </w:r>
        <w:r w:rsidR="00C53EB1" w:rsidRPr="009C4BAE" w:rsidDel="004D2323">
          <w:rPr>
            <w:rFonts w:ascii="Roboto" w:hAnsi="Roboto" w:cstheme="minorHAnsi"/>
            <w:color w:val="0070C0"/>
            <w:sz w:val="26"/>
            <w:szCs w:val="26"/>
            <w:lang w:val="uz-Cyrl-UZ"/>
          </w:rPr>
          <w:delText xml:space="preserve">уяли алоқа воситасини </w:delText>
        </w:r>
        <w:r w:rsidR="00C53EB1" w:rsidRPr="009C4BAE" w:rsidDel="004D2323">
          <w:rPr>
            <w:rFonts w:ascii="Roboto" w:hAnsi="Roboto" w:cstheme="minorHAnsi"/>
            <w:sz w:val="26"/>
            <w:szCs w:val="26"/>
            <w:lang w:val="uz-Cyrl-UZ"/>
          </w:rPr>
          <w:delText>харид қилиш учун кредит олишни мақсадга мувофиқ деб ҳисобловчилар улуши</w:delText>
        </w:r>
        <w:r w:rsidR="00681D1B" w:rsidRPr="009C4BAE" w:rsidDel="004D2323">
          <w:rPr>
            <w:rFonts w:ascii="Roboto" w:hAnsi="Roboto" w:cstheme="minorHAnsi"/>
            <w:sz w:val="26"/>
            <w:szCs w:val="26"/>
            <w:lang w:val="uz-Cyrl-UZ"/>
          </w:rPr>
          <w:delText>:</w:delText>
        </w:r>
      </w:del>
    </w:p>
    <w:p w14:paraId="58553BC1" w14:textId="3E05FE4C" w:rsidR="00681D1B" w:rsidRPr="009C4BAE" w:rsidDel="004D2323" w:rsidRDefault="00681D1B" w:rsidP="00C9757C">
      <w:pPr>
        <w:spacing w:beforeLines="50" w:before="120" w:afterLines="50" w:after="120" w:line="288" w:lineRule="auto"/>
        <w:ind w:firstLine="567"/>
        <w:jc w:val="both"/>
        <w:rPr>
          <w:del w:id="1403" w:author="Nozimjon Ortiqov" w:date="2026-02-23T21:25:00Z" w16du:dateUtc="2026-02-23T16:25:00Z"/>
          <w:rFonts w:ascii="Roboto" w:hAnsi="Roboto" w:cstheme="minorHAnsi"/>
          <w:sz w:val="26"/>
          <w:szCs w:val="26"/>
          <w:highlight w:val="yellow"/>
          <w:lang w:val="uz-Cyrl-UZ"/>
          <w:rPrChange w:id="1404" w:author="Nozimjon Ortiqov" w:date="2026-02-24T09:31:00Z" w16du:dateUtc="2026-02-24T04:31:00Z">
            <w:rPr>
              <w:del w:id="1405" w:author="Nozimjon Ortiqov" w:date="2026-02-23T21:25:00Z" w16du:dateUtc="2026-02-23T16:25:00Z"/>
              <w:rFonts w:ascii="Roboto" w:hAnsi="Roboto" w:cstheme="minorHAnsi"/>
              <w:sz w:val="26"/>
              <w:szCs w:val="26"/>
              <w:lang w:val="uz-Cyrl-UZ"/>
            </w:rPr>
          </w:rPrChange>
        </w:rPr>
      </w:pPr>
      <w:commentRangeStart w:id="1406"/>
      <w:del w:id="1407" w:author="Nozimjon Ortiqov" w:date="2026-02-23T21:25:00Z" w16du:dateUtc="2026-02-23T16:25:00Z">
        <w:r w:rsidRPr="009C4BAE" w:rsidDel="004D2323">
          <w:rPr>
            <w:rFonts w:ascii="Roboto" w:hAnsi="Roboto" w:cstheme="minorHAnsi"/>
            <w:sz w:val="26"/>
            <w:szCs w:val="26"/>
            <w:highlight w:val="yellow"/>
            <w:lang w:val="uz-Cyrl-UZ"/>
            <w:rPrChange w:id="1408" w:author="Nozimjon Ortiqov" w:date="2026-02-24T09:31:00Z" w16du:dateUtc="2026-02-24T04:31:00Z">
              <w:rPr>
                <w:rFonts w:ascii="Roboto" w:hAnsi="Roboto" w:cstheme="minorHAnsi"/>
                <w:sz w:val="26"/>
                <w:szCs w:val="26"/>
                <w:lang w:val="uz-Cyrl-UZ"/>
              </w:rPr>
            </w:rPrChange>
          </w:rPr>
          <w:delText>–</w:delText>
        </w:r>
        <w:r w:rsidR="00634D63" w:rsidRPr="009C4BAE" w:rsidDel="004D2323">
          <w:rPr>
            <w:rFonts w:ascii="Roboto" w:hAnsi="Roboto" w:cstheme="minorHAnsi"/>
            <w:sz w:val="26"/>
            <w:szCs w:val="26"/>
            <w:highlight w:val="yellow"/>
            <w:lang w:val="uz-Cyrl-UZ"/>
            <w:rPrChange w:id="1409" w:author="Nozimjon Ortiqov" w:date="2026-02-24T09:31:00Z" w16du:dateUtc="2026-02-24T04:31:00Z">
              <w:rPr>
                <w:rFonts w:ascii="Roboto" w:hAnsi="Roboto" w:cstheme="minorHAnsi"/>
                <w:sz w:val="26"/>
                <w:szCs w:val="26"/>
                <w:lang w:val="uz-Cyrl-UZ"/>
              </w:rPr>
            </w:rPrChange>
          </w:rPr>
          <w:delText> </w:delText>
        </w:r>
        <w:r w:rsidR="00C53EB1" w:rsidRPr="009C4BAE" w:rsidDel="004D2323">
          <w:rPr>
            <w:rFonts w:ascii="Roboto" w:hAnsi="Roboto" w:cstheme="minorHAnsi"/>
            <w:sz w:val="26"/>
            <w:szCs w:val="26"/>
            <w:highlight w:val="yellow"/>
            <w:lang w:val="uz-Cyrl-UZ"/>
            <w:rPrChange w:id="1410" w:author="Nozimjon Ortiqov" w:date="2026-02-24T09:31:00Z" w16du:dateUtc="2026-02-24T04:31:00Z">
              <w:rPr>
                <w:rFonts w:ascii="Roboto" w:hAnsi="Roboto" w:cstheme="minorHAnsi"/>
                <w:sz w:val="26"/>
                <w:szCs w:val="26"/>
                <w:lang w:val="uz-Cyrl-UZ"/>
              </w:rPr>
            </w:rPrChange>
          </w:rPr>
          <w:delText>1 киши</w:delText>
        </w:r>
        <w:r w:rsidR="008F0B82" w:rsidRPr="009C4BAE" w:rsidDel="004D2323">
          <w:rPr>
            <w:rFonts w:ascii="Roboto" w:hAnsi="Roboto" w:cstheme="minorHAnsi"/>
            <w:sz w:val="26"/>
            <w:szCs w:val="26"/>
            <w:highlight w:val="yellow"/>
            <w:lang w:val="uz-Cyrl-UZ"/>
            <w:rPrChange w:id="1411" w:author="Nozimjon Ortiqov" w:date="2026-02-24T09:31:00Z" w16du:dateUtc="2026-02-24T04:31:00Z">
              <w:rPr>
                <w:rFonts w:ascii="Roboto" w:hAnsi="Roboto" w:cstheme="minorHAnsi"/>
                <w:sz w:val="26"/>
                <w:szCs w:val="26"/>
                <w:lang w:val="uz-Cyrl-UZ"/>
              </w:rPr>
            </w:rPrChange>
          </w:rPr>
          <w:delText>га</w:delText>
        </w:r>
        <w:r w:rsidR="00C53EB1" w:rsidRPr="009C4BAE" w:rsidDel="004D2323">
          <w:rPr>
            <w:rFonts w:ascii="Roboto" w:hAnsi="Roboto" w:cstheme="minorHAnsi"/>
            <w:sz w:val="26"/>
            <w:szCs w:val="26"/>
            <w:highlight w:val="yellow"/>
            <w:lang w:val="uz-Cyrl-UZ"/>
            <w:rPrChange w:id="1412" w:author="Nozimjon Ortiqov" w:date="2026-02-24T09:31:00Z" w16du:dateUtc="2026-02-24T04:31:00Z">
              <w:rPr>
                <w:rFonts w:ascii="Roboto" w:hAnsi="Roboto" w:cstheme="minorHAnsi"/>
                <w:sz w:val="26"/>
                <w:szCs w:val="26"/>
                <w:lang w:val="uz-Cyrl-UZ"/>
              </w:rPr>
            </w:rPrChange>
          </w:rPr>
          <w:delText xml:space="preserve"> даромади </w:delText>
        </w:r>
        <w:r w:rsidR="00C53EB1" w:rsidRPr="009C4BAE" w:rsidDel="004D2323">
          <w:rPr>
            <w:rFonts w:ascii="Roboto" w:hAnsi="Roboto" w:cstheme="minorHAnsi"/>
            <w:b/>
            <w:bCs/>
            <w:color w:val="C00000"/>
            <w:sz w:val="26"/>
            <w:szCs w:val="26"/>
            <w:highlight w:val="yellow"/>
            <w:lang w:val="uz-Cyrl-UZ"/>
            <w:rPrChange w:id="1413" w:author="Nozimjon Ortiqov" w:date="2026-02-24T09:31:00Z" w16du:dateUtc="2026-02-24T04:31:00Z">
              <w:rPr>
                <w:rFonts w:ascii="Roboto" w:hAnsi="Roboto" w:cstheme="minorHAnsi"/>
                <w:b/>
                <w:bCs/>
                <w:color w:val="C00000"/>
                <w:sz w:val="26"/>
                <w:szCs w:val="26"/>
                <w:lang w:val="uz-Cyrl-UZ"/>
              </w:rPr>
            </w:rPrChange>
          </w:rPr>
          <w:delText xml:space="preserve">700 </w:delText>
        </w:r>
        <w:r w:rsidR="00C53EB1" w:rsidRPr="009C4BAE" w:rsidDel="004D2323">
          <w:rPr>
            <w:rFonts w:ascii="Roboto" w:hAnsi="Roboto" w:cstheme="minorHAnsi"/>
            <w:b/>
            <w:bCs/>
            <w:color w:val="0070C0"/>
            <w:sz w:val="26"/>
            <w:szCs w:val="26"/>
            <w:highlight w:val="yellow"/>
            <w:lang w:val="uz-Cyrl-UZ"/>
            <w:rPrChange w:id="1414" w:author="Nozimjon Ortiqov" w:date="2026-02-24T09:31:00Z" w16du:dateUtc="2026-02-24T04:31:00Z">
              <w:rPr>
                <w:rFonts w:ascii="Roboto" w:hAnsi="Roboto" w:cstheme="minorHAnsi"/>
                <w:b/>
                <w:bCs/>
                <w:color w:val="0070C0"/>
                <w:sz w:val="26"/>
                <w:szCs w:val="26"/>
                <w:lang w:val="uz-Cyrl-UZ"/>
              </w:rPr>
            </w:rPrChange>
          </w:rPr>
          <w:delText>минг сўм</w:delText>
        </w:r>
        <w:r w:rsidR="00C53EB1" w:rsidRPr="009C4BAE" w:rsidDel="004D2323">
          <w:rPr>
            <w:rFonts w:ascii="Roboto" w:hAnsi="Roboto" w:cstheme="minorHAnsi"/>
            <w:sz w:val="26"/>
            <w:szCs w:val="26"/>
            <w:highlight w:val="yellow"/>
            <w:lang w:val="uz-Cyrl-UZ"/>
            <w:rPrChange w:id="1415" w:author="Nozimjon Ortiqov" w:date="2026-02-24T09:31:00Z" w16du:dateUtc="2026-02-24T04:31:00Z">
              <w:rPr>
                <w:rFonts w:ascii="Roboto" w:hAnsi="Roboto" w:cstheme="minorHAnsi"/>
                <w:sz w:val="26"/>
                <w:szCs w:val="26"/>
                <w:lang w:val="uz-Cyrl-UZ"/>
              </w:rPr>
            </w:rPrChange>
          </w:rPr>
          <w:delText xml:space="preserve">дан паст оилаларда </w:delText>
        </w:r>
        <w:r w:rsidR="00A34306" w:rsidRPr="009C4BAE" w:rsidDel="004D2323">
          <w:rPr>
            <w:rFonts w:ascii="Roboto" w:hAnsi="Roboto" w:cstheme="minorHAnsi"/>
            <w:b/>
            <w:bCs/>
            <w:color w:val="C00000"/>
            <w:sz w:val="26"/>
            <w:szCs w:val="26"/>
            <w:highlight w:val="yellow"/>
            <w:lang w:val="uz-Cyrl-UZ"/>
            <w:rPrChange w:id="1416" w:author="Nozimjon Ortiqov" w:date="2026-02-24T09:31:00Z" w16du:dateUtc="2026-02-24T04:31:00Z">
              <w:rPr>
                <w:rFonts w:ascii="Roboto" w:hAnsi="Roboto" w:cstheme="minorHAnsi"/>
                <w:b/>
                <w:bCs/>
                <w:color w:val="C00000"/>
                <w:sz w:val="26"/>
                <w:szCs w:val="26"/>
                <w:lang w:val="uz-Cyrl-UZ"/>
              </w:rPr>
            </w:rPrChange>
          </w:rPr>
          <w:delText>19</w:delText>
        </w:r>
        <w:r w:rsidR="00D338B3" w:rsidRPr="009C4BAE" w:rsidDel="004D2323">
          <w:rPr>
            <w:rFonts w:ascii="Roboto" w:hAnsi="Roboto" w:cstheme="minorHAnsi"/>
            <w:i/>
            <w:iCs/>
            <w:color w:val="C00000"/>
            <w:sz w:val="26"/>
            <w:szCs w:val="26"/>
            <w:highlight w:val="yellow"/>
            <w:lang w:val="uz-Cyrl-UZ"/>
            <w:rPrChange w:id="1417"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4D2323">
          <w:rPr>
            <w:rFonts w:ascii="Roboto" w:hAnsi="Roboto" w:cstheme="minorHAnsi"/>
            <w:b/>
            <w:bCs/>
            <w:color w:val="0070C0"/>
            <w:sz w:val="26"/>
            <w:szCs w:val="26"/>
            <w:highlight w:val="yellow"/>
            <w:lang w:val="uz-Cyrl-UZ"/>
            <w:rPrChange w:id="1418" w:author="Nozimjon Ortiqov" w:date="2026-02-24T09:31:00Z" w16du:dateUtc="2026-02-24T04:31:00Z">
              <w:rPr>
                <w:rFonts w:ascii="Roboto" w:hAnsi="Roboto" w:cstheme="minorHAnsi"/>
                <w:b/>
                <w:bCs/>
                <w:color w:val="0070C0"/>
                <w:sz w:val="26"/>
                <w:szCs w:val="26"/>
                <w:lang w:val="uz-Cyrl-UZ"/>
              </w:rPr>
            </w:rPrChange>
          </w:rPr>
          <w:delText>фоиз</w:delText>
        </w:r>
        <w:r w:rsidRPr="009C4BAE" w:rsidDel="004D2323">
          <w:rPr>
            <w:rFonts w:ascii="Roboto" w:hAnsi="Roboto" w:cstheme="minorHAnsi"/>
            <w:sz w:val="26"/>
            <w:szCs w:val="26"/>
            <w:highlight w:val="yellow"/>
            <w:lang w:val="uz-Cyrl-UZ"/>
            <w:rPrChange w:id="1419" w:author="Nozimjon Ortiqov" w:date="2026-02-24T09:31:00Z" w16du:dateUtc="2026-02-24T04:31:00Z">
              <w:rPr>
                <w:rFonts w:ascii="Roboto" w:hAnsi="Roboto" w:cstheme="minorHAnsi"/>
                <w:sz w:val="26"/>
                <w:szCs w:val="26"/>
                <w:lang w:val="uz-Cyrl-UZ"/>
              </w:rPr>
            </w:rPrChange>
          </w:rPr>
          <w:delText>;</w:delText>
        </w:r>
      </w:del>
    </w:p>
    <w:p w14:paraId="72E84975" w14:textId="0E9BCCE8" w:rsidR="00E5186C" w:rsidRPr="009C4BAE" w:rsidDel="004D2323" w:rsidRDefault="00681D1B" w:rsidP="00A34306">
      <w:pPr>
        <w:spacing w:beforeLines="50" w:before="120" w:afterLines="50" w:after="120" w:line="288" w:lineRule="auto"/>
        <w:ind w:firstLine="567"/>
        <w:jc w:val="both"/>
        <w:rPr>
          <w:del w:id="1420" w:author="Nozimjon Ortiqov" w:date="2026-02-23T21:25:00Z" w16du:dateUtc="2026-02-23T16:25:00Z"/>
          <w:rFonts w:ascii="Roboto" w:hAnsi="Roboto" w:cstheme="minorHAnsi"/>
          <w:sz w:val="26"/>
          <w:szCs w:val="26"/>
          <w:lang w:val="uz-Cyrl-UZ"/>
        </w:rPr>
      </w:pPr>
      <w:del w:id="1421" w:author="Nozimjon Ortiqov" w:date="2026-02-23T21:25:00Z" w16du:dateUtc="2026-02-23T16:25:00Z">
        <w:r w:rsidRPr="009C4BAE" w:rsidDel="004D2323">
          <w:rPr>
            <w:rFonts w:ascii="Roboto" w:hAnsi="Roboto" w:cstheme="minorHAnsi"/>
            <w:sz w:val="26"/>
            <w:szCs w:val="26"/>
            <w:highlight w:val="yellow"/>
            <w:lang w:val="uz-Cyrl-UZ"/>
            <w:rPrChange w:id="1422" w:author="Nozimjon Ortiqov" w:date="2026-02-24T09:31:00Z" w16du:dateUtc="2026-02-24T04:31:00Z">
              <w:rPr>
                <w:rFonts w:ascii="Roboto" w:hAnsi="Roboto" w:cstheme="minorHAnsi"/>
                <w:sz w:val="26"/>
                <w:szCs w:val="26"/>
                <w:lang w:val="uz-Cyrl-UZ"/>
              </w:rPr>
            </w:rPrChange>
          </w:rPr>
          <w:delText>– </w:delText>
        </w:r>
        <w:r w:rsidR="00C53EB1" w:rsidRPr="009C4BAE" w:rsidDel="004D2323">
          <w:rPr>
            <w:rFonts w:ascii="Roboto" w:hAnsi="Roboto" w:cstheme="minorHAnsi"/>
            <w:b/>
            <w:bCs/>
            <w:color w:val="C00000"/>
            <w:sz w:val="26"/>
            <w:szCs w:val="26"/>
            <w:highlight w:val="yellow"/>
            <w:lang w:val="uz-Cyrl-UZ"/>
            <w:rPrChange w:id="1423" w:author="Nozimjon Ortiqov" w:date="2026-02-24T09:31:00Z" w16du:dateUtc="2026-02-24T04:31:00Z">
              <w:rPr>
                <w:rFonts w:ascii="Roboto" w:hAnsi="Roboto" w:cstheme="minorHAnsi"/>
                <w:b/>
                <w:bCs/>
                <w:color w:val="C00000"/>
                <w:sz w:val="26"/>
                <w:szCs w:val="26"/>
                <w:lang w:val="uz-Cyrl-UZ"/>
              </w:rPr>
            </w:rPrChange>
          </w:rPr>
          <w:delText>700</w:delText>
        </w:r>
        <w:r w:rsidR="00C53EB1" w:rsidRPr="009C4BAE" w:rsidDel="004D2323">
          <w:rPr>
            <w:rFonts w:ascii="Roboto" w:hAnsi="Roboto" w:cstheme="minorHAnsi"/>
            <w:sz w:val="26"/>
            <w:szCs w:val="26"/>
            <w:highlight w:val="yellow"/>
            <w:lang w:val="uz-Cyrl-UZ"/>
            <w:rPrChange w:id="1424" w:author="Nozimjon Ortiqov" w:date="2026-02-24T09:31:00Z" w16du:dateUtc="2026-02-24T04:31:00Z">
              <w:rPr>
                <w:rFonts w:ascii="Roboto" w:hAnsi="Roboto" w:cstheme="minorHAnsi"/>
                <w:sz w:val="26"/>
                <w:szCs w:val="26"/>
                <w:lang w:val="uz-Cyrl-UZ"/>
              </w:rPr>
            </w:rPrChange>
          </w:rPr>
          <w:delText xml:space="preserve"> </w:delText>
        </w:r>
        <w:r w:rsidR="00C53EB1" w:rsidRPr="009C4BAE" w:rsidDel="004D2323">
          <w:rPr>
            <w:rFonts w:ascii="Roboto" w:hAnsi="Roboto" w:cstheme="minorHAnsi"/>
            <w:b/>
            <w:bCs/>
            <w:color w:val="0070C0"/>
            <w:sz w:val="26"/>
            <w:szCs w:val="26"/>
            <w:highlight w:val="yellow"/>
            <w:lang w:val="uz-Cyrl-UZ"/>
            <w:rPrChange w:id="1425" w:author="Nozimjon Ortiqov" w:date="2026-02-24T09:31:00Z" w16du:dateUtc="2026-02-24T04:31:00Z">
              <w:rPr>
                <w:rFonts w:ascii="Roboto" w:hAnsi="Roboto" w:cstheme="minorHAnsi"/>
                <w:b/>
                <w:bCs/>
                <w:color w:val="0070C0"/>
                <w:sz w:val="26"/>
                <w:szCs w:val="26"/>
                <w:lang w:val="uz-Cyrl-UZ"/>
              </w:rPr>
            </w:rPrChange>
          </w:rPr>
          <w:delText>минг</w:delText>
        </w:r>
        <w:r w:rsidR="008F0B82" w:rsidRPr="009C4BAE" w:rsidDel="004D2323">
          <w:rPr>
            <w:rFonts w:ascii="Roboto" w:hAnsi="Roboto" w:cstheme="minorHAnsi"/>
            <w:sz w:val="26"/>
            <w:szCs w:val="26"/>
            <w:highlight w:val="yellow"/>
            <w:lang w:val="uz-Cyrl-UZ"/>
            <w:rPrChange w:id="1426" w:author="Nozimjon Ortiqov" w:date="2026-02-24T09:31:00Z" w16du:dateUtc="2026-02-24T04:31:00Z">
              <w:rPr>
                <w:rFonts w:ascii="Roboto" w:hAnsi="Roboto" w:cstheme="minorHAnsi"/>
                <w:sz w:val="26"/>
                <w:szCs w:val="26"/>
                <w:lang w:val="uz-Cyrl-UZ"/>
              </w:rPr>
            </w:rPrChange>
          </w:rPr>
          <w:delText xml:space="preserve">дан </w:delText>
        </w:r>
        <w:r w:rsidR="00C53EB1" w:rsidRPr="009C4BAE" w:rsidDel="004D2323">
          <w:rPr>
            <w:rFonts w:ascii="Roboto" w:hAnsi="Roboto" w:cstheme="minorHAnsi"/>
            <w:sz w:val="26"/>
            <w:szCs w:val="26"/>
            <w:highlight w:val="yellow"/>
            <w:lang w:val="uz-Cyrl-UZ"/>
            <w:rPrChange w:id="1427" w:author="Nozimjon Ortiqov" w:date="2026-02-24T09:31:00Z" w16du:dateUtc="2026-02-24T04:31:00Z">
              <w:rPr>
                <w:rFonts w:ascii="Roboto" w:hAnsi="Roboto" w:cstheme="minorHAnsi"/>
                <w:sz w:val="26"/>
                <w:szCs w:val="26"/>
                <w:lang w:val="uz-Cyrl-UZ"/>
              </w:rPr>
            </w:rPrChange>
          </w:rPr>
          <w:delText xml:space="preserve">юқори даромадли оилаларда </w:delText>
        </w:r>
        <w:r w:rsidR="00C53EB1" w:rsidRPr="009C4BAE" w:rsidDel="004D2323">
          <w:rPr>
            <w:rFonts w:ascii="Roboto" w:hAnsi="Roboto" w:cstheme="minorHAnsi"/>
            <w:b/>
            <w:bCs/>
            <w:color w:val="C00000"/>
            <w:sz w:val="26"/>
            <w:szCs w:val="26"/>
            <w:highlight w:val="yellow"/>
            <w:lang w:val="uz-Cyrl-UZ"/>
            <w:rPrChange w:id="1428" w:author="Nozimjon Ortiqov" w:date="2026-02-24T09:31:00Z" w16du:dateUtc="2026-02-24T04:31:00Z">
              <w:rPr>
                <w:rFonts w:ascii="Roboto" w:hAnsi="Roboto" w:cstheme="minorHAnsi"/>
                <w:b/>
                <w:bCs/>
                <w:color w:val="C00000"/>
                <w:sz w:val="26"/>
                <w:szCs w:val="26"/>
                <w:lang w:val="uz-Cyrl-UZ"/>
              </w:rPr>
            </w:rPrChange>
          </w:rPr>
          <w:delText>20</w:delText>
        </w:r>
        <w:r w:rsidR="00D338B3" w:rsidRPr="009C4BAE" w:rsidDel="004D2323">
          <w:rPr>
            <w:rFonts w:ascii="Roboto" w:hAnsi="Roboto" w:cstheme="minorHAnsi"/>
            <w:i/>
            <w:iCs/>
            <w:color w:val="C00000"/>
            <w:sz w:val="26"/>
            <w:szCs w:val="26"/>
            <w:highlight w:val="yellow"/>
            <w:lang w:val="uz-Cyrl-UZ"/>
            <w:rPrChange w:id="1429"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4D2323">
          <w:rPr>
            <w:rFonts w:ascii="Roboto" w:hAnsi="Roboto" w:cstheme="minorHAnsi"/>
            <w:b/>
            <w:bCs/>
            <w:color w:val="0070C0"/>
            <w:sz w:val="26"/>
            <w:szCs w:val="26"/>
            <w:highlight w:val="yellow"/>
            <w:lang w:val="uz-Cyrl-UZ"/>
            <w:rPrChange w:id="1430" w:author="Nozimjon Ortiqov" w:date="2026-02-24T09:31:00Z" w16du:dateUtc="2026-02-24T04:31:00Z">
              <w:rPr>
                <w:rFonts w:ascii="Roboto" w:hAnsi="Roboto" w:cstheme="minorHAnsi"/>
                <w:b/>
                <w:bCs/>
                <w:color w:val="0070C0"/>
                <w:sz w:val="26"/>
                <w:szCs w:val="26"/>
                <w:lang w:val="uz-Cyrl-UZ"/>
              </w:rPr>
            </w:rPrChange>
          </w:rPr>
          <w:delText>фоиз</w:delText>
        </w:r>
        <w:r w:rsidR="00303EB6" w:rsidRPr="009C4BAE" w:rsidDel="004D2323">
          <w:rPr>
            <w:rFonts w:ascii="Roboto" w:hAnsi="Roboto" w:cstheme="minorHAnsi"/>
            <w:sz w:val="26"/>
            <w:szCs w:val="26"/>
            <w:highlight w:val="yellow"/>
            <w:lang w:val="uz-Cyrl-UZ"/>
            <w:rPrChange w:id="1431" w:author="Nozimjon Ortiqov" w:date="2026-02-24T09:31:00Z" w16du:dateUtc="2026-02-24T04:31:00Z">
              <w:rPr>
                <w:rFonts w:ascii="Roboto" w:hAnsi="Roboto" w:cstheme="minorHAnsi"/>
                <w:sz w:val="26"/>
                <w:szCs w:val="26"/>
                <w:lang w:val="uz-Cyrl-UZ"/>
              </w:rPr>
            </w:rPrChange>
          </w:rPr>
          <w:delText xml:space="preserve"> бўлган</w:delText>
        </w:r>
        <w:r w:rsidR="00C53EB1" w:rsidRPr="009C4BAE" w:rsidDel="004D2323">
          <w:rPr>
            <w:rFonts w:ascii="Roboto" w:hAnsi="Roboto" w:cstheme="minorHAnsi"/>
            <w:sz w:val="26"/>
            <w:szCs w:val="26"/>
            <w:highlight w:val="yellow"/>
            <w:lang w:val="uz-Cyrl-UZ"/>
            <w:rPrChange w:id="1432" w:author="Nozimjon Ortiqov" w:date="2026-02-24T09:31:00Z" w16du:dateUtc="2026-02-24T04:31:00Z">
              <w:rPr>
                <w:rFonts w:ascii="Roboto" w:hAnsi="Roboto" w:cstheme="minorHAnsi"/>
                <w:sz w:val="26"/>
                <w:szCs w:val="26"/>
                <w:lang w:val="uz-Cyrl-UZ"/>
              </w:rPr>
            </w:rPrChange>
          </w:rPr>
          <w:delText>.</w:delText>
        </w:r>
        <w:commentRangeEnd w:id="1406"/>
        <w:r w:rsidR="00453112" w:rsidRPr="009C4BAE" w:rsidDel="004D2323">
          <w:rPr>
            <w:rStyle w:val="a4"/>
            <w:rFonts w:ascii="Roboto" w:hAnsi="Roboto" w:cstheme="minorHAnsi"/>
            <w:sz w:val="26"/>
            <w:szCs w:val="26"/>
            <w:lang w:val="uz-Cyrl-UZ"/>
          </w:rPr>
          <w:commentReference w:id="1406"/>
        </w:r>
      </w:del>
    </w:p>
    <w:p w14:paraId="6B2A589B" w14:textId="6DBFE6C4" w:rsidR="002731BD" w:rsidRPr="009C4BAE" w:rsidDel="00745D3C" w:rsidRDefault="004D5A63" w:rsidP="001860F7">
      <w:pPr>
        <w:spacing w:beforeLines="60" w:before="144" w:afterLines="60" w:after="144" w:line="288" w:lineRule="auto"/>
        <w:ind w:firstLine="567"/>
        <w:jc w:val="both"/>
        <w:rPr>
          <w:del w:id="1433" w:author="Nozimjon Ortiqov" w:date="2026-02-23T21:40:00Z" w16du:dateUtc="2026-02-23T16:40:00Z"/>
          <w:rFonts w:ascii="Roboto" w:hAnsi="Roboto" w:cstheme="minorHAnsi"/>
          <w:sz w:val="26"/>
          <w:szCs w:val="26"/>
          <w:lang w:val="uz-Cyrl-UZ"/>
        </w:rPr>
      </w:pPr>
      <w:del w:id="1434" w:author="Nozimjon Ortiqov" w:date="2026-02-23T21:25:00Z" w16du:dateUtc="2026-02-23T16:25:00Z">
        <w:r w:rsidRPr="009C4BAE" w:rsidDel="004D2323">
          <w:rPr>
            <w:rFonts w:ascii="Roboto" w:hAnsi="Roboto" w:cstheme="minorHAnsi"/>
            <w:sz w:val="26"/>
            <w:szCs w:val="26"/>
            <w:lang w:val="uz-Cyrl-UZ"/>
          </w:rPr>
          <w:delText xml:space="preserve">Шу билан бирга, даромади паст бўлган </w:delText>
        </w:r>
        <w:r w:rsidR="00D536C3" w:rsidRPr="009C4BAE" w:rsidDel="004D2323">
          <w:rPr>
            <w:rFonts w:ascii="Roboto" w:hAnsi="Roboto" w:cstheme="minorHAnsi"/>
            <w:sz w:val="26"/>
            <w:szCs w:val="26"/>
            <w:lang w:val="uz-Cyrl-UZ"/>
          </w:rPr>
          <w:delText xml:space="preserve">гуруҳда </w:delText>
        </w:r>
        <w:r w:rsidR="00D536C3" w:rsidRPr="009C4BAE" w:rsidDel="004D2323">
          <w:rPr>
            <w:rFonts w:ascii="Roboto" w:hAnsi="Roboto" w:cstheme="minorHAnsi"/>
            <w:color w:val="0070C0"/>
            <w:sz w:val="26"/>
            <w:szCs w:val="26"/>
            <w:lang w:val="uz-Cyrl-UZ"/>
          </w:rPr>
          <w:delText>тўй маросимини ўтказиш</w:delText>
        </w:r>
        <w:r w:rsidR="00D536C3" w:rsidRPr="009C4BAE" w:rsidDel="004D2323">
          <w:rPr>
            <w:rFonts w:ascii="Roboto" w:hAnsi="Roboto" w:cstheme="minorHAnsi"/>
            <w:sz w:val="26"/>
            <w:szCs w:val="26"/>
            <w:lang w:val="uz-Cyrl-UZ"/>
          </w:rPr>
          <w:delText xml:space="preserve"> учун кредит олишни мақсадга мувофиқ деб </w:delText>
        </w:r>
        <w:r w:rsidR="003C3426" w:rsidRPr="009C4BAE" w:rsidDel="004D2323">
          <w:rPr>
            <w:rFonts w:ascii="Roboto" w:hAnsi="Roboto" w:cstheme="minorHAnsi"/>
            <w:sz w:val="26"/>
            <w:szCs w:val="26"/>
            <w:lang w:val="uz-Cyrl-UZ"/>
          </w:rPr>
          <w:delText>билганлар</w:delText>
        </w:r>
        <w:r w:rsidR="00D536C3" w:rsidRPr="009C4BAE" w:rsidDel="004D2323">
          <w:rPr>
            <w:rFonts w:ascii="Roboto" w:hAnsi="Roboto" w:cstheme="minorHAnsi"/>
            <w:sz w:val="26"/>
            <w:szCs w:val="26"/>
            <w:lang w:val="uz-Cyrl-UZ"/>
          </w:rPr>
          <w:delText xml:space="preserve"> </w:delText>
        </w:r>
        <w:r w:rsidR="00A34306" w:rsidRPr="009C4BAE" w:rsidDel="004D2323">
          <w:rPr>
            <w:rFonts w:ascii="Roboto" w:hAnsi="Roboto" w:cstheme="minorHAnsi"/>
            <w:b/>
            <w:bCs/>
            <w:color w:val="C00000"/>
            <w:sz w:val="26"/>
            <w:szCs w:val="26"/>
            <w:lang w:val="uz-Cyrl-UZ"/>
          </w:rPr>
          <w:delText>27</w:delText>
        </w:r>
        <w:r w:rsidR="00EA33DC" w:rsidRPr="009C4BAE" w:rsidDel="004D2323">
          <w:rPr>
            <w:rFonts w:ascii="Roboto" w:hAnsi="Roboto" w:cstheme="minorHAnsi"/>
            <w:b/>
            <w:bCs/>
            <w:color w:val="C00000"/>
            <w:sz w:val="26"/>
            <w:szCs w:val="26"/>
            <w:lang w:val="uz-Cyrl-UZ"/>
          </w:rPr>
          <w:delText> </w:delText>
        </w:r>
        <w:r w:rsidR="00D338B3" w:rsidRPr="009C4BAE" w:rsidDel="004D2323">
          <w:rPr>
            <w:rFonts w:ascii="Roboto" w:hAnsi="Roboto" w:cstheme="minorHAnsi"/>
            <w:b/>
            <w:bCs/>
            <w:color w:val="0070C0"/>
            <w:sz w:val="26"/>
            <w:szCs w:val="26"/>
            <w:lang w:val="uz-Cyrl-UZ"/>
          </w:rPr>
          <w:delText>фоиз</w:delText>
        </w:r>
        <w:r w:rsidR="00D536C3" w:rsidRPr="009C4BAE" w:rsidDel="004D2323">
          <w:rPr>
            <w:rFonts w:ascii="Roboto" w:hAnsi="Roboto" w:cstheme="minorHAnsi"/>
            <w:sz w:val="26"/>
            <w:szCs w:val="26"/>
            <w:lang w:val="uz-Cyrl-UZ"/>
          </w:rPr>
          <w:delText xml:space="preserve">ни, бошқа гуруҳларда </w:delText>
        </w:r>
        <w:r w:rsidR="00A34306" w:rsidRPr="009C4BAE" w:rsidDel="004D2323">
          <w:rPr>
            <w:rFonts w:ascii="Roboto" w:hAnsi="Roboto" w:cstheme="minorHAnsi"/>
            <w:b/>
            <w:bCs/>
            <w:color w:val="C00000"/>
            <w:sz w:val="26"/>
            <w:szCs w:val="26"/>
            <w:lang w:val="uz-Cyrl-UZ"/>
          </w:rPr>
          <w:delText>24</w:delText>
        </w:r>
        <w:r w:rsidR="00D338B3" w:rsidRPr="009C4BAE" w:rsidDel="004D2323">
          <w:rPr>
            <w:rFonts w:ascii="Roboto" w:hAnsi="Roboto" w:cstheme="minorHAnsi"/>
            <w:i/>
            <w:iCs/>
            <w:color w:val="C00000"/>
            <w:sz w:val="26"/>
            <w:szCs w:val="26"/>
            <w:lang w:val="uz-Cyrl-UZ"/>
          </w:rPr>
          <w:delText> </w:delText>
        </w:r>
        <w:r w:rsidR="00D338B3" w:rsidRPr="009C4BAE" w:rsidDel="004D2323">
          <w:rPr>
            <w:rFonts w:ascii="Roboto" w:hAnsi="Roboto" w:cstheme="minorHAnsi"/>
            <w:b/>
            <w:bCs/>
            <w:color w:val="0070C0"/>
            <w:sz w:val="26"/>
            <w:szCs w:val="26"/>
            <w:lang w:val="uz-Cyrl-UZ"/>
          </w:rPr>
          <w:delText>фоиз</w:delText>
        </w:r>
        <w:r w:rsidR="00D536C3" w:rsidRPr="009C4BAE" w:rsidDel="004D2323">
          <w:rPr>
            <w:rFonts w:ascii="Roboto" w:hAnsi="Roboto" w:cstheme="minorHAnsi"/>
            <w:sz w:val="26"/>
            <w:szCs w:val="26"/>
            <w:lang w:val="uz-Cyrl-UZ"/>
          </w:rPr>
          <w:delText>ни ташкил этган.</w:delText>
        </w:r>
      </w:del>
    </w:p>
    <w:p w14:paraId="39625BCD" w14:textId="1E66DA56" w:rsidR="00435DBA" w:rsidRPr="009C4BAE" w:rsidRDefault="00435DBA" w:rsidP="00484395">
      <w:pPr>
        <w:spacing w:beforeLines="60" w:before="144" w:afterLines="60" w:after="144" w:line="288" w:lineRule="auto"/>
        <w:jc w:val="both"/>
        <w:rPr>
          <w:ins w:id="1435" w:author="Nozimjon Ortiqov" w:date="2026-02-23T21:49:00Z" w16du:dateUtc="2026-02-23T16:49:00Z"/>
          <w:rFonts w:ascii="Roboto" w:hAnsi="Roboto" w:cstheme="minorHAnsi"/>
          <w:b/>
          <w:bCs/>
          <w:strike/>
          <w:sz w:val="26"/>
          <w:szCs w:val="26"/>
          <w:lang w:val="uz-Cyrl-UZ"/>
        </w:rPr>
      </w:pPr>
      <w:r w:rsidRPr="009C4BAE">
        <w:rPr>
          <w:rFonts w:ascii="Roboto" w:hAnsi="Roboto" w:cstheme="minorHAnsi"/>
          <w:b/>
          <w:bCs/>
          <w:strike/>
          <w:sz w:val="26"/>
          <w:szCs w:val="26"/>
          <w:lang w:val="uz-Cyrl-UZ"/>
        </w:rPr>
        <w:br w:type="page"/>
      </w:r>
    </w:p>
    <w:p w14:paraId="50B3378B" w14:textId="7A761D03" w:rsidR="0011096D" w:rsidRPr="009C4BAE" w:rsidDel="0011096D" w:rsidRDefault="0011096D" w:rsidP="00484395">
      <w:pPr>
        <w:spacing w:beforeLines="60" w:before="144" w:afterLines="60" w:after="144" w:line="288" w:lineRule="auto"/>
        <w:jc w:val="both"/>
        <w:rPr>
          <w:del w:id="1436" w:author="Nozimjon Ortiqov" w:date="2026-02-23T21:49:00Z" w16du:dateUtc="2026-02-23T16:49:00Z"/>
          <w:rFonts w:ascii="Roboto" w:hAnsi="Roboto" w:cstheme="minorHAnsi"/>
          <w:b/>
          <w:bCs/>
          <w:strike/>
          <w:sz w:val="26"/>
          <w:szCs w:val="26"/>
          <w:lang w:val="uz-Cyrl-UZ"/>
        </w:rPr>
      </w:pPr>
    </w:p>
    <w:p w14:paraId="545B0ADB" w14:textId="3CD1434E" w:rsidR="00154A79" w:rsidRPr="009C4BAE" w:rsidRDefault="0001289C" w:rsidP="004E743C">
      <w:pPr>
        <w:pStyle w:val="1"/>
        <w:spacing w:after="240" w:line="288" w:lineRule="auto"/>
        <w:ind w:firstLine="567"/>
        <w:rPr>
          <w:rFonts w:ascii="Roboto" w:hAnsi="Roboto" w:cstheme="minorHAnsi"/>
          <w:b/>
          <w:bCs/>
          <w:color w:val="002060"/>
          <w:sz w:val="30"/>
          <w:szCs w:val="30"/>
          <w:lang w:val="uz-Cyrl-UZ"/>
          <w:rPrChange w:id="1437" w:author="Nozimjon Ortiqov" w:date="2026-02-24T09:31:00Z" w16du:dateUtc="2026-02-24T04:31:00Z">
            <w:rPr>
              <w:rFonts w:ascii="Roboto" w:hAnsi="Roboto" w:cstheme="minorHAnsi"/>
              <w:b/>
              <w:bCs/>
              <w:color w:val="002060"/>
              <w:lang w:val="uz-Cyrl-UZ"/>
            </w:rPr>
          </w:rPrChange>
        </w:rPr>
      </w:pPr>
      <w:bookmarkStart w:id="1438" w:name="_Toc220157897"/>
      <w:bookmarkStart w:id="1439" w:name="_Toc222630376"/>
      <w:r w:rsidRPr="009C4BAE">
        <w:rPr>
          <w:rFonts w:ascii="Roboto" w:hAnsi="Roboto" w:cstheme="minorHAnsi"/>
          <w:b/>
          <w:bCs/>
          <w:color w:val="002060"/>
          <w:sz w:val="30"/>
          <w:szCs w:val="30"/>
          <w:lang w:val="uz-Cyrl-UZ"/>
          <w:rPrChange w:id="1440" w:author="Nozimjon Ortiqov" w:date="2026-02-24T09:31:00Z" w16du:dateUtc="2026-02-24T04:31:00Z">
            <w:rPr>
              <w:rFonts w:ascii="Roboto" w:hAnsi="Roboto" w:cstheme="minorHAnsi"/>
              <w:b/>
              <w:bCs/>
              <w:color w:val="002060"/>
              <w:lang w:val="uz-Cyrl-UZ"/>
            </w:rPr>
          </w:rPrChange>
        </w:rPr>
        <w:t>I</w:t>
      </w:r>
      <w:ins w:id="1441" w:author="Nozimjon Ortiqov" w:date="2026-02-23T20:39:00Z" w16du:dateUtc="2026-02-23T15:39:00Z">
        <w:r w:rsidR="00942114" w:rsidRPr="009C4BAE">
          <w:rPr>
            <w:rFonts w:ascii="Roboto" w:hAnsi="Roboto" w:cstheme="minorHAnsi"/>
            <w:b/>
            <w:bCs/>
            <w:color w:val="002060"/>
            <w:sz w:val="30"/>
            <w:szCs w:val="30"/>
            <w:lang w:val="uz-Cyrl-UZ"/>
          </w:rPr>
          <w:t>II</w:t>
        </w:r>
      </w:ins>
      <w:del w:id="1442" w:author="Nozimjon Ortiqov" w:date="2026-02-23T20:39:00Z" w16du:dateUtc="2026-02-23T15:39:00Z">
        <w:r w:rsidR="00151E57" w:rsidRPr="009C4BAE" w:rsidDel="00942114">
          <w:rPr>
            <w:rFonts w:ascii="Roboto" w:hAnsi="Roboto" w:cstheme="minorHAnsi"/>
            <w:b/>
            <w:bCs/>
            <w:color w:val="002060"/>
            <w:sz w:val="30"/>
            <w:szCs w:val="30"/>
            <w:lang w:val="uz-Cyrl-UZ"/>
            <w:rPrChange w:id="1443" w:author="Nozimjon Ortiqov" w:date="2026-02-24T09:31:00Z" w16du:dateUtc="2026-02-24T04:31:00Z">
              <w:rPr>
                <w:rFonts w:ascii="Roboto" w:hAnsi="Roboto" w:cstheme="minorHAnsi"/>
                <w:b/>
                <w:bCs/>
                <w:color w:val="002060"/>
                <w:lang w:val="uz-Cyrl-UZ"/>
              </w:rPr>
            </w:rPrChange>
          </w:rPr>
          <w:delText>V</w:delText>
        </w:r>
      </w:del>
      <w:r w:rsidRPr="009C4BAE">
        <w:rPr>
          <w:rFonts w:ascii="Roboto" w:hAnsi="Roboto" w:cstheme="minorHAnsi"/>
          <w:b/>
          <w:bCs/>
          <w:color w:val="002060"/>
          <w:sz w:val="30"/>
          <w:szCs w:val="30"/>
          <w:lang w:val="uz-Cyrl-UZ"/>
          <w:rPrChange w:id="1444" w:author="Nozimjon Ortiqov" w:date="2026-02-24T09:31:00Z" w16du:dateUtc="2026-02-24T04:31:00Z">
            <w:rPr>
              <w:rFonts w:ascii="Roboto" w:hAnsi="Roboto" w:cstheme="minorHAnsi"/>
              <w:b/>
              <w:bCs/>
              <w:color w:val="002060"/>
              <w:lang w:val="uz-Cyrl-UZ"/>
            </w:rPr>
          </w:rPrChange>
        </w:rPr>
        <w:t>. </w:t>
      </w:r>
      <w:r w:rsidR="00154A79" w:rsidRPr="009C4BAE">
        <w:rPr>
          <w:rFonts w:ascii="Roboto" w:hAnsi="Roboto" w:cstheme="minorHAnsi"/>
          <w:b/>
          <w:bCs/>
          <w:color w:val="002060"/>
          <w:sz w:val="30"/>
          <w:szCs w:val="30"/>
          <w:lang w:val="uz-Cyrl-UZ"/>
          <w:rPrChange w:id="1445" w:author="Nozimjon Ortiqov" w:date="2026-02-24T09:31:00Z" w16du:dateUtc="2026-02-24T04:31:00Z">
            <w:rPr>
              <w:rFonts w:ascii="Roboto" w:hAnsi="Roboto" w:cstheme="minorHAnsi"/>
              <w:b/>
              <w:bCs/>
              <w:color w:val="002060"/>
              <w:lang w:val="uz-Cyrl-UZ"/>
            </w:rPr>
          </w:rPrChange>
        </w:rPr>
        <w:t xml:space="preserve">Кредитларни муаммога айланиш </w:t>
      </w:r>
      <w:del w:id="1446" w:author="Nozimjon Ortiqov" w:date="2026-02-24T09:26:00Z" w16du:dateUtc="2026-02-24T04:26:00Z">
        <w:r w:rsidR="00154A79" w:rsidRPr="009C4BAE" w:rsidDel="00F835F0">
          <w:rPr>
            <w:rFonts w:ascii="Roboto" w:hAnsi="Roboto" w:cstheme="minorHAnsi"/>
            <w:b/>
            <w:bCs/>
            <w:color w:val="002060"/>
            <w:sz w:val="30"/>
            <w:szCs w:val="30"/>
            <w:lang w:val="uz-Cyrl-UZ"/>
            <w:rPrChange w:id="1447" w:author="Nozimjon Ortiqov" w:date="2026-02-24T09:31:00Z" w16du:dateUtc="2026-02-24T04:31:00Z">
              <w:rPr>
                <w:rFonts w:ascii="Roboto" w:hAnsi="Roboto" w:cstheme="minorHAnsi"/>
                <w:b/>
                <w:bCs/>
                <w:color w:val="002060"/>
                <w:lang w:val="uz-Cyrl-UZ"/>
              </w:rPr>
            </w:rPrChange>
          </w:rPr>
          <w:delText>сабаблари</w:delText>
        </w:r>
      </w:del>
      <w:bookmarkEnd w:id="1438"/>
      <w:bookmarkEnd w:id="1439"/>
      <w:ins w:id="1448" w:author="Nozimjon Ortiqov" w:date="2026-02-24T09:26:00Z" w16du:dateUtc="2026-02-24T04:26:00Z">
        <w:r w:rsidR="00F835F0" w:rsidRPr="009C4BAE">
          <w:rPr>
            <w:rFonts w:ascii="Roboto" w:hAnsi="Roboto" w:cstheme="minorHAnsi"/>
            <w:b/>
            <w:bCs/>
            <w:color w:val="002060"/>
            <w:sz w:val="30"/>
            <w:szCs w:val="30"/>
            <w:lang w:val="uz-Cyrl-UZ"/>
          </w:rPr>
          <w:t>омиллари</w:t>
        </w:r>
      </w:ins>
    </w:p>
    <w:p w14:paraId="2A85E81F" w14:textId="3F22B250" w:rsidR="00154A79" w:rsidRPr="009C4BAE" w:rsidDel="00C1002D" w:rsidRDefault="00154A79" w:rsidP="00942114">
      <w:pPr>
        <w:spacing w:before="120" w:afterLines="60" w:after="144" w:line="288" w:lineRule="auto"/>
        <w:ind w:firstLine="567"/>
        <w:jc w:val="both"/>
        <w:rPr>
          <w:del w:id="1449" w:author="Nozimjon Ortiqov" w:date="2026-02-23T16:07:00Z" w16du:dateUtc="2026-02-23T11:07:00Z"/>
          <w:rFonts w:ascii="Roboto" w:hAnsi="Roboto" w:cstheme="minorHAnsi"/>
          <w:sz w:val="26"/>
          <w:szCs w:val="26"/>
          <w:lang w:val="uz-Cyrl-UZ"/>
        </w:rPr>
      </w:pPr>
      <w:del w:id="1450" w:author="Nozimjon Ortiqov" w:date="2026-02-23T16:10:00Z" w16du:dateUtc="2026-02-23T11:10:00Z">
        <w:r w:rsidRPr="009C4BAE" w:rsidDel="003228A3">
          <w:rPr>
            <w:rFonts w:ascii="Roboto" w:hAnsi="Roboto" w:cstheme="minorHAnsi"/>
            <w:sz w:val="26"/>
            <w:szCs w:val="26"/>
            <w:lang w:val="uz-Cyrl-UZ"/>
          </w:rPr>
          <w:delText xml:space="preserve">Ўрганишларга кўра, </w:delText>
        </w:r>
      </w:del>
      <w:del w:id="1451" w:author="Nozimjon Ortiqov" w:date="2026-02-23T16:07:00Z" w16du:dateUtc="2026-02-23T11:07:00Z">
        <w:r w:rsidR="00A7124D" w:rsidRPr="009C4BAE" w:rsidDel="003228A3">
          <w:rPr>
            <w:rFonts w:ascii="Roboto" w:hAnsi="Roboto" w:cstheme="minorHAnsi"/>
            <w:sz w:val="26"/>
            <w:szCs w:val="26"/>
            <w:lang w:val="uz-Cyrl-UZ"/>
          </w:rPr>
          <w:delText xml:space="preserve">муаммоли </w:delText>
        </w:r>
      </w:del>
      <w:del w:id="1452" w:author="Nozimjon Ortiqov" w:date="2026-02-23T16:10:00Z" w16du:dateUtc="2026-02-23T11:10:00Z">
        <w:r w:rsidRPr="009C4BAE" w:rsidDel="003228A3">
          <w:rPr>
            <w:rFonts w:ascii="Roboto" w:hAnsi="Roboto" w:cstheme="minorHAnsi"/>
            <w:sz w:val="26"/>
            <w:szCs w:val="26"/>
            <w:lang w:val="uz-Cyrl-UZ"/>
          </w:rPr>
          <w:delText>кредитлар қуйидаги сабабларга кўра муаммоли тоифага айланмоқда:</w:delText>
        </w:r>
      </w:del>
    </w:p>
    <w:p w14:paraId="3AF16584" w14:textId="77777777" w:rsidR="00C1002D" w:rsidRPr="009C4BAE" w:rsidRDefault="00C1002D" w:rsidP="00942114">
      <w:pPr>
        <w:pStyle w:val="a3"/>
        <w:spacing w:before="120" w:line="288" w:lineRule="auto"/>
        <w:ind w:firstLine="567"/>
        <w:contextualSpacing w:val="0"/>
        <w:rPr>
          <w:ins w:id="1453" w:author="Nozimjon Ortiqov" w:date="2026-02-23T21:45:00Z" w16du:dateUtc="2026-02-23T16:45:00Z"/>
          <w:rFonts w:ascii="Roboto" w:hAnsi="Roboto" w:cstheme="minorHAnsi"/>
          <w:sz w:val="26"/>
          <w:szCs w:val="26"/>
          <w:lang w:val="uz-Cyrl-UZ"/>
        </w:rPr>
      </w:pPr>
    </w:p>
    <w:p w14:paraId="69329652" w14:textId="77777777" w:rsidR="00C1002D" w:rsidRPr="009C4BAE" w:rsidRDefault="00C1002D" w:rsidP="00942114">
      <w:pPr>
        <w:pStyle w:val="a3"/>
        <w:spacing w:before="120" w:line="288" w:lineRule="auto"/>
        <w:ind w:firstLine="567"/>
        <w:contextualSpacing w:val="0"/>
        <w:rPr>
          <w:ins w:id="1454" w:author="Nozimjon Ortiqov" w:date="2026-02-23T21:45:00Z" w16du:dateUtc="2026-02-23T16:45:00Z"/>
          <w:rFonts w:ascii="Roboto" w:hAnsi="Roboto" w:cstheme="minorHAnsi"/>
          <w:sz w:val="26"/>
          <w:szCs w:val="26"/>
          <w:lang w:val="uz-Cyrl-UZ"/>
        </w:rPr>
      </w:pPr>
    </w:p>
    <w:p w14:paraId="198BF99F" w14:textId="77777777" w:rsidR="00C1002D" w:rsidRPr="009C4BAE" w:rsidRDefault="00C1002D" w:rsidP="00942114">
      <w:pPr>
        <w:pStyle w:val="a3"/>
        <w:spacing w:before="120" w:line="288" w:lineRule="auto"/>
        <w:ind w:firstLine="567"/>
        <w:contextualSpacing w:val="0"/>
        <w:rPr>
          <w:ins w:id="1455" w:author="Nozimjon Ortiqov" w:date="2026-02-23T21:45:00Z" w16du:dateUtc="2026-02-23T16:45:00Z"/>
          <w:rFonts w:ascii="Roboto" w:hAnsi="Roboto" w:cstheme="minorHAnsi"/>
          <w:sz w:val="26"/>
          <w:szCs w:val="26"/>
          <w:lang w:val="uz-Cyrl-UZ"/>
        </w:rPr>
      </w:pPr>
    </w:p>
    <w:p w14:paraId="4E2F6A25" w14:textId="77777777" w:rsidR="00C1002D" w:rsidRPr="009C4BAE" w:rsidRDefault="00C1002D" w:rsidP="00942114">
      <w:pPr>
        <w:pStyle w:val="a3"/>
        <w:spacing w:before="120" w:line="288" w:lineRule="auto"/>
        <w:ind w:firstLine="567"/>
        <w:contextualSpacing w:val="0"/>
        <w:rPr>
          <w:ins w:id="1456" w:author="Nozimjon Ortiqov" w:date="2026-02-23T21:45:00Z" w16du:dateUtc="2026-02-23T16:45:00Z"/>
          <w:rFonts w:ascii="Roboto" w:hAnsi="Roboto" w:cstheme="minorHAnsi"/>
          <w:sz w:val="26"/>
          <w:szCs w:val="26"/>
          <w:lang w:val="uz-Cyrl-UZ"/>
        </w:rPr>
      </w:pPr>
    </w:p>
    <w:p w14:paraId="023855EA" w14:textId="4E94287A" w:rsidR="00C1002D" w:rsidRPr="009C4BAE" w:rsidRDefault="00C1002D" w:rsidP="00C1002D">
      <w:pPr>
        <w:pStyle w:val="aff5"/>
        <w:jc w:val="center"/>
        <w:rPr>
          <w:ins w:id="1457" w:author="Nozimjon Ortiqov" w:date="2026-02-23T21:45:00Z" w16du:dateUtc="2026-02-23T16:45:00Z"/>
          <w:rFonts w:ascii="Roboto" w:hAnsi="Roboto" w:cstheme="minorHAnsi"/>
          <w:b/>
          <w:bCs/>
          <w:i w:val="0"/>
          <w:iCs w:val="0"/>
          <w:color w:val="0070C0"/>
          <w:sz w:val="26"/>
          <w:szCs w:val="26"/>
          <w:lang w:val="uz-Cyrl-UZ"/>
        </w:rPr>
      </w:pPr>
      <w:commentRangeStart w:id="1458"/>
      <w:ins w:id="1459" w:author="Nozimjon Ortiqov" w:date="2026-02-23T21:45:00Z" w16du:dateUtc="2026-02-23T16:45:00Z">
        <w:r w:rsidRPr="009C4BAE">
          <w:rPr>
            <w:rFonts w:ascii="Roboto" w:hAnsi="Roboto" w:cstheme="minorHAnsi"/>
            <w:b/>
            <w:bCs/>
            <w:i w:val="0"/>
            <w:iCs w:val="0"/>
            <w:color w:val="0070C0"/>
            <w:sz w:val="26"/>
            <w:szCs w:val="26"/>
            <w:lang w:val="uz-Cyrl-UZ"/>
          </w:rPr>
          <w:t xml:space="preserve">2-жадвал. </w:t>
        </w:r>
        <w:r w:rsidR="00C85BA6" w:rsidRPr="009C4BAE">
          <w:rPr>
            <w:rFonts w:ascii="Roboto" w:hAnsi="Roboto" w:cstheme="minorHAnsi"/>
            <w:b/>
            <w:bCs/>
            <w:i w:val="0"/>
            <w:iCs w:val="0"/>
            <w:color w:val="0070C0"/>
            <w:sz w:val="26"/>
            <w:szCs w:val="26"/>
            <w:lang w:val="uz-Cyrl-UZ"/>
            <w:rPrChange w:id="1460" w:author="Nozimjon Ortiqov" w:date="2026-02-24T09:31:00Z" w16du:dateUtc="2026-02-24T04:31:00Z">
              <w:rPr>
                <w:rFonts w:ascii="Roboto" w:hAnsi="Roboto" w:cstheme="minorHAnsi"/>
                <w:b/>
                <w:bCs/>
                <w:i w:val="0"/>
                <w:iCs w:val="0"/>
                <w:color w:val="0070C0"/>
                <w:sz w:val="26"/>
                <w:szCs w:val="26"/>
                <w:highlight w:val="yellow"/>
                <w:lang w:val="uz-Cyrl-UZ"/>
              </w:rPr>
            </w:rPrChange>
          </w:rPr>
          <w:t>Тўловлар кечи</w:t>
        </w:r>
      </w:ins>
      <w:ins w:id="1461" w:author="Nozimjon Ortiqov" w:date="2026-02-23T21:46:00Z" w16du:dateUtc="2026-02-23T16:46:00Z">
        <w:r w:rsidR="00C85BA6" w:rsidRPr="009C4BAE">
          <w:rPr>
            <w:rFonts w:ascii="Roboto" w:hAnsi="Roboto" w:cstheme="minorHAnsi"/>
            <w:b/>
            <w:bCs/>
            <w:i w:val="0"/>
            <w:iCs w:val="0"/>
            <w:color w:val="0070C0"/>
            <w:sz w:val="26"/>
            <w:szCs w:val="26"/>
            <w:lang w:val="uz-Cyrl-UZ"/>
            <w:rPrChange w:id="1462" w:author="Nozimjon Ortiqov" w:date="2026-02-24T09:31:00Z" w16du:dateUtc="2026-02-24T04:31:00Z">
              <w:rPr>
                <w:rFonts w:ascii="Roboto" w:hAnsi="Roboto" w:cstheme="minorHAnsi"/>
                <w:b/>
                <w:bCs/>
                <w:i w:val="0"/>
                <w:iCs w:val="0"/>
                <w:color w:val="0070C0"/>
                <w:sz w:val="26"/>
                <w:szCs w:val="26"/>
                <w:highlight w:val="yellow"/>
                <w:lang w:val="uz-Cyrl-UZ"/>
              </w:rPr>
            </w:rPrChange>
          </w:rPr>
          <w:t>шининг</w:t>
        </w:r>
      </w:ins>
      <w:ins w:id="1463" w:author="Nozimjon Ortiqov" w:date="2026-02-23T21:45:00Z" w16du:dateUtc="2026-02-23T16:45:00Z">
        <w:r w:rsidRPr="009C4BAE">
          <w:rPr>
            <w:rFonts w:ascii="Roboto" w:hAnsi="Roboto" w:cstheme="minorHAnsi"/>
            <w:b/>
            <w:bCs/>
            <w:i w:val="0"/>
            <w:iCs w:val="0"/>
            <w:color w:val="0070C0"/>
            <w:sz w:val="26"/>
            <w:szCs w:val="26"/>
            <w:lang w:val="uz-Cyrl-UZ"/>
            <w:rPrChange w:id="1464" w:author="Nozimjon Ortiqov" w:date="2026-02-24T09:31:00Z" w16du:dateUtc="2026-02-24T04:31:00Z">
              <w:rPr>
                <w:rFonts w:ascii="Roboto" w:hAnsi="Roboto" w:cstheme="minorHAnsi"/>
                <w:b/>
                <w:bCs/>
                <w:i w:val="0"/>
                <w:iCs w:val="0"/>
                <w:color w:val="0070C0"/>
                <w:sz w:val="26"/>
                <w:szCs w:val="26"/>
                <w:highlight w:val="yellow"/>
                <w:lang w:val="uz-Cyrl-UZ"/>
              </w:rPr>
            </w:rPrChange>
          </w:rPr>
          <w:t xml:space="preserve"> сабабла</w:t>
        </w:r>
      </w:ins>
      <w:ins w:id="1465" w:author="Nozimjon Ortiqov" w:date="2026-02-23T21:46:00Z" w16du:dateUtc="2026-02-23T16:46:00Z">
        <w:r w:rsidR="00C85BA6" w:rsidRPr="009C4BAE">
          <w:rPr>
            <w:rFonts w:ascii="Roboto" w:hAnsi="Roboto" w:cstheme="minorHAnsi"/>
            <w:b/>
            <w:bCs/>
            <w:i w:val="0"/>
            <w:iCs w:val="0"/>
            <w:color w:val="0070C0"/>
            <w:sz w:val="26"/>
            <w:szCs w:val="26"/>
            <w:lang w:val="uz-Cyrl-UZ"/>
          </w:rPr>
          <w:t>ри</w:t>
        </w:r>
      </w:ins>
      <w:commentRangeEnd w:id="1458"/>
      <w:r w:rsidR="00020112" w:rsidRPr="009C4BAE">
        <w:rPr>
          <w:rStyle w:val="a4"/>
          <w:rFonts w:ascii="Roboto" w:hAnsi="Roboto" w:cstheme="minorHAnsi"/>
          <w:b/>
          <w:bCs/>
          <w:i w:val="0"/>
          <w:iCs w:val="0"/>
          <w:color w:val="0070C0"/>
          <w:sz w:val="26"/>
          <w:szCs w:val="26"/>
          <w:lang w:val="uz-Cyrl-UZ"/>
        </w:rPr>
        <w:commentReference w:id="1458"/>
      </w:r>
    </w:p>
    <w:tbl>
      <w:tblPr>
        <w:tblStyle w:val="-1"/>
        <w:tblW w:w="0" w:type="auto"/>
        <w:jc w:val="center"/>
        <w:tblLook w:val="04A0" w:firstRow="1" w:lastRow="0" w:firstColumn="1" w:lastColumn="0" w:noHBand="0" w:noVBand="1"/>
        <w:tblPrChange w:id="1466" w:author="Nozimjon Ortiqov" w:date="2026-02-24T12:59:00Z" w16du:dateUtc="2026-02-24T07:59:00Z">
          <w:tblPr>
            <w:tblStyle w:val="-1"/>
            <w:tblW w:w="0" w:type="auto"/>
            <w:jc w:val="center"/>
            <w:tblLook w:val="04A0" w:firstRow="1" w:lastRow="0" w:firstColumn="1" w:lastColumn="0" w:noHBand="0" w:noVBand="1"/>
          </w:tblPr>
        </w:tblPrChange>
      </w:tblPr>
      <w:tblGrid>
        <w:gridCol w:w="2180"/>
        <w:gridCol w:w="2388"/>
        <w:gridCol w:w="2180"/>
        <w:gridCol w:w="2180"/>
        <w:tblGridChange w:id="1467">
          <w:tblGrid>
            <w:gridCol w:w="2160"/>
            <w:gridCol w:w="20"/>
            <w:gridCol w:w="2346"/>
            <w:gridCol w:w="42"/>
            <w:gridCol w:w="2118"/>
            <w:gridCol w:w="62"/>
            <w:gridCol w:w="2098"/>
            <w:gridCol w:w="82"/>
          </w:tblGrid>
        </w:tblGridChange>
      </w:tblGrid>
      <w:tr w:rsidR="00C1002D" w:rsidRPr="009C4BAE" w14:paraId="3C8F69C6" w14:textId="77777777" w:rsidTr="00EE5971">
        <w:trPr>
          <w:cnfStyle w:val="100000000000" w:firstRow="1" w:lastRow="0" w:firstColumn="0" w:lastColumn="0" w:oddVBand="0" w:evenVBand="0" w:oddHBand="0" w:evenHBand="0" w:firstRowFirstColumn="0" w:firstRowLastColumn="0" w:lastRowFirstColumn="0" w:lastRowLastColumn="0"/>
          <w:trHeight w:val="603"/>
          <w:jc w:val="center"/>
          <w:ins w:id="1468" w:author="Nozimjon Ortiqov" w:date="2026-02-23T21:45:00Z"/>
          <w:trPrChange w:id="1469" w:author="Nozimjon Ortiqov" w:date="2026-02-24T12:59:00Z" w16du:dateUtc="2026-02-24T07:59:00Z">
            <w:trPr>
              <w:gridAfter w:val="0"/>
              <w:trHeight w:val="545"/>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470" w:author="Nozimjon Ortiqov" w:date="2026-02-24T12:59:00Z" w16du:dateUtc="2026-02-24T07:59:00Z">
              <w:tcPr>
                <w:tcW w:w="2160" w:type="dxa"/>
              </w:tcPr>
            </w:tcPrChange>
          </w:tcPr>
          <w:p w14:paraId="4644A389" w14:textId="77777777" w:rsidR="00C1002D" w:rsidRPr="009C4BAE" w:rsidRDefault="00C1002D" w:rsidP="00307475">
            <w:pPr>
              <w:jc w:val="center"/>
              <w:cnfStyle w:val="101000000000" w:firstRow="1" w:lastRow="0" w:firstColumn="1" w:lastColumn="0" w:oddVBand="0" w:evenVBand="0" w:oddHBand="0" w:evenHBand="0" w:firstRowFirstColumn="0" w:firstRowLastColumn="0" w:lastRowFirstColumn="0" w:lastRowLastColumn="0"/>
              <w:rPr>
                <w:ins w:id="1471" w:author="Nozimjon Ortiqov" w:date="2026-02-23T21:45:00Z" w16du:dateUtc="2026-02-23T16:45:00Z"/>
                <w:rFonts w:ascii="Roboto" w:hAnsi="Roboto"/>
                <w:color w:val="auto"/>
                <w:sz w:val="24"/>
                <w:szCs w:val="24"/>
                <w:lang w:val="uz-Cyrl-UZ"/>
              </w:rPr>
            </w:pPr>
            <w:ins w:id="1472" w:author="Nozimjon Ortiqov" w:date="2026-02-23T21:45:00Z" w16du:dateUtc="2026-02-23T16:45:00Z">
              <w:r w:rsidRPr="009C4BAE">
                <w:rPr>
                  <w:rFonts w:ascii="Roboto" w:hAnsi="Roboto"/>
                  <w:color w:val="auto"/>
                  <w:sz w:val="24"/>
                  <w:szCs w:val="24"/>
                  <w:lang w:val="uz-Cyrl-UZ"/>
                </w:rPr>
                <w:t>Йўналиш</w:t>
              </w:r>
            </w:ins>
          </w:p>
        </w:tc>
        <w:tc>
          <w:tcPr>
            <w:tcW w:w="2388" w:type="dxa"/>
            <w:vAlign w:val="center"/>
            <w:tcPrChange w:id="1473" w:author="Nozimjon Ortiqov" w:date="2026-02-24T12:59:00Z" w16du:dateUtc="2026-02-24T07:59:00Z">
              <w:tcPr>
                <w:tcW w:w="2304" w:type="dxa"/>
                <w:gridSpan w:val="2"/>
              </w:tcPr>
            </w:tcPrChange>
          </w:tcPr>
          <w:p w14:paraId="52429B15"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74" w:author="Nozimjon Ortiqov" w:date="2026-02-23T21:45:00Z" w16du:dateUtc="2026-02-23T16:45:00Z"/>
                <w:rFonts w:ascii="Roboto" w:hAnsi="Roboto"/>
                <w:color w:val="auto"/>
                <w:sz w:val="24"/>
                <w:szCs w:val="24"/>
                <w:lang w:val="uz-Cyrl-UZ"/>
              </w:rPr>
            </w:pPr>
            <w:ins w:id="1475" w:author="Nozimjon Ortiqov" w:date="2026-02-23T21:45:00Z" w16du:dateUtc="2026-02-23T16:45:00Z">
              <w:r w:rsidRPr="009C4BAE">
                <w:rPr>
                  <w:rFonts w:ascii="Roboto" w:hAnsi="Roboto"/>
                  <w:color w:val="auto"/>
                  <w:sz w:val="24"/>
                  <w:szCs w:val="24"/>
                  <w:lang w:val="uz-Cyrl-UZ"/>
                </w:rPr>
                <w:t>Сабаб</w:t>
              </w:r>
            </w:ins>
          </w:p>
        </w:tc>
        <w:tc>
          <w:tcPr>
            <w:tcW w:w="2180" w:type="dxa"/>
            <w:vAlign w:val="center"/>
            <w:tcPrChange w:id="1476" w:author="Nozimjon Ortiqov" w:date="2026-02-24T12:59:00Z" w16du:dateUtc="2026-02-24T07:59:00Z">
              <w:tcPr>
                <w:tcW w:w="2160" w:type="dxa"/>
                <w:gridSpan w:val="2"/>
              </w:tcPr>
            </w:tcPrChange>
          </w:tcPr>
          <w:p w14:paraId="60445D14"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77" w:author="Nozimjon Ortiqov" w:date="2026-02-23T21:45:00Z" w16du:dateUtc="2026-02-23T16:45:00Z"/>
                <w:rFonts w:ascii="Roboto" w:hAnsi="Roboto"/>
                <w:color w:val="auto"/>
                <w:sz w:val="24"/>
                <w:szCs w:val="24"/>
                <w:lang w:val="uz-Cyrl-UZ"/>
              </w:rPr>
            </w:pPr>
            <w:ins w:id="1478" w:author="Nozimjon Ortiqov" w:date="2026-02-23T21:45:00Z" w16du:dateUtc="2026-02-23T16:45:00Z">
              <w:r w:rsidRPr="000564D5">
                <w:rPr>
                  <w:rFonts w:ascii="Roboto" w:hAnsi="Roboto"/>
                  <w:sz w:val="24"/>
                  <w:szCs w:val="24"/>
                  <w:highlight w:val="yellow"/>
                  <w:lang w:val="uz-Cyrl-UZ"/>
                  <w:rPrChange w:id="1479" w:author="Nozimjon Ortiqov" w:date="2026-02-24T13:00:00Z" w16du:dateUtc="2026-02-24T08:00:00Z">
                    <w:rPr>
                      <w:rFonts w:ascii="Roboto" w:hAnsi="Roboto"/>
                      <w:sz w:val="24"/>
                      <w:szCs w:val="24"/>
                      <w:lang w:val="uz-Cyrl-UZ"/>
                    </w:rPr>
                  </w:rPrChange>
                </w:rPr>
                <w:t>N (NPL)</w:t>
              </w:r>
            </w:ins>
          </w:p>
        </w:tc>
        <w:tc>
          <w:tcPr>
            <w:tcW w:w="2180" w:type="dxa"/>
            <w:vAlign w:val="center"/>
            <w:tcPrChange w:id="1480" w:author="Nozimjon Ortiqov" w:date="2026-02-24T12:59:00Z" w16du:dateUtc="2026-02-24T07:59:00Z">
              <w:tcPr>
                <w:tcW w:w="2160" w:type="dxa"/>
                <w:gridSpan w:val="2"/>
              </w:tcPr>
            </w:tcPrChange>
          </w:tcPr>
          <w:p w14:paraId="39B3AA0C"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81" w:author="Nozimjon Ortiqov" w:date="2026-02-23T21:45:00Z" w16du:dateUtc="2026-02-23T16:45:00Z"/>
                <w:rFonts w:ascii="Roboto" w:hAnsi="Roboto"/>
                <w:color w:val="auto"/>
                <w:sz w:val="24"/>
                <w:szCs w:val="24"/>
                <w:lang w:val="uz-Cyrl-UZ"/>
              </w:rPr>
            </w:pPr>
            <w:ins w:id="1482" w:author="Nozimjon Ortiqov" w:date="2026-02-23T21:45:00Z" w16du:dateUtc="2026-02-23T16:45:00Z">
              <w:r w:rsidRPr="000564D5">
                <w:rPr>
                  <w:rFonts w:ascii="Roboto" w:hAnsi="Roboto"/>
                  <w:sz w:val="24"/>
                  <w:szCs w:val="24"/>
                  <w:highlight w:val="yellow"/>
                  <w:lang w:val="uz-Cyrl-UZ"/>
                  <w:rPrChange w:id="1483" w:author="Nozimjon Ortiqov" w:date="2026-02-24T13:00:00Z" w16du:dateUtc="2026-02-24T08:00:00Z">
                    <w:rPr>
                      <w:rFonts w:ascii="Roboto" w:hAnsi="Roboto"/>
                      <w:sz w:val="24"/>
                      <w:szCs w:val="24"/>
                      <w:lang w:val="uz-Cyrl-UZ"/>
                    </w:rPr>
                  </w:rPrChange>
                </w:rPr>
                <w:t>NPLдан %</w:t>
              </w:r>
            </w:ins>
          </w:p>
        </w:tc>
      </w:tr>
      <w:tr w:rsidR="00C1002D" w:rsidRPr="009C4BAE" w14:paraId="74B25D40" w14:textId="77777777" w:rsidTr="00307475">
        <w:trPr>
          <w:cnfStyle w:val="000000100000" w:firstRow="0" w:lastRow="0" w:firstColumn="0" w:lastColumn="0" w:oddVBand="0" w:evenVBand="0" w:oddHBand="1" w:evenHBand="0" w:firstRowFirstColumn="0" w:firstRowLastColumn="0" w:lastRowFirstColumn="0" w:lastRowLastColumn="0"/>
          <w:trHeight w:val="591"/>
          <w:jc w:val="center"/>
          <w:ins w:id="1484" w:author="Nozimjon Ortiqov" w:date="2026-02-23T21:45:00Z"/>
          <w:trPrChange w:id="1485"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486" w:author="Nozimjon Ortiqov" w:date="2026-02-24T13:00:00Z" w16du:dateUtc="2026-02-24T08:00:00Z">
              <w:tcPr>
                <w:tcW w:w="2160" w:type="dxa"/>
              </w:tcPr>
            </w:tcPrChange>
          </w:tcPr>
          <w:p w14:paraId="64D99B7B"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487" w:author="Nozimjon Ortiqov" w:date="2026-02-23T21:45:00Z" w16du:dateUtc="2026-02-23T16:45:00Z"/>
                <w:rFonts w:ascii="Roboto" w:hAnsi="Roboto"/>
                <w:color w:val="auto"/>
                <w:lang w:val="uz-Cyrl-UZ"/>
                <w:rPrChange w:id="1488" w:author="Nozimjon Ortiqov" w:date="2026-02-24T13:00:00Z" w16du:dateUtc="2026-02-24T08:00:00Z">
                  <w:rPr>
                    <w:ins w:id="1489" w:author="Nozimjon Ortiqov" w:date="2026-02-23T21:45:00Z" w16du:dateUtc="2026-02-23T16:45:00Z"/>
                    <w:rFonts w:ascii="Roboto" w:hAnsi="Roboto"/>
                    <w:color w:val="auto"/>
                    <w:sz w:val="24"/>
                    <w:szCs w:val="24"/>
                    <w:lang w:val="uz-Cyrl-UZ"/>
                  </w:rPr>
                </w:rPrChange>
              </w:rPr>
            </w:pPr>
            <w:ins w:id="1490" w:author="Nozimjon Ortiqov" w:date="2026-02-23T21:45:00Z" w16du:dateUtc="2026-02-23T16:45:00Z">
              <w:r w:rsidRPr="000564D5">
                <w:rPr>
                  <w:rFonts w:ascii="Roboto" w:hAnsi="Roboto"/>
                  <w:lang w:val="uz-Cyrl-UZ"/>
                  <w:rPrChange w:id="1491" w:author="Nozimjon Ortiqov" w:date="2026-02-24T13:00:00Z" w16du:dateUtc="2026-02-24T08:00:00Z">
                    <w:rPr>
                      <w:rFonts w:ascii="Roboto" w:hAnsi="Roboto"/>
                      <w:sz w:val="24"/>
                      <w:szCs w:val="24"/>
                      <w:lang w:val="uz-Cyrl-UZ"/>
                    </w:rPr>
                  </w:rPrChange>
                </w:rPr>
                <w:t>Иқтисодий</w:t>
              </w:r>
            </w:ins>
          </w:p>
        </w:tc>
        <w:tc>
          <w:tcPr>
            <w:tcW w:w="2388" w:type="dxa"/>
            <w:vAlign w:val="center"/>
            <w:tcPrChange w:id="1492" w:author="Nozimjon Ortiqov" w:date="2026-02-24T13:00:00Z" w16du:dateUtc="2026-02-24T08:00:00Z">
              <w:tcPr>
                <w:tcW w:w="2304" w:type="dxa"/>
                <w:gridSpan w:val="2"/>
              </w:tcPr>
            </w:tcPrChange>
          </w:tcPr>
          <w:p w14:paraId="0B2EB3A0"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493" w:author="Nozimjon Ortiqov" w:date="2026-02-23T21:45:00Z" w16du:dateUtc="2026-02-23T16:45:00Z"/>
                <w:rFonts w:ascii="Roboto" w:hAnsi="Roboto"/>
                <w:color w:val="auto"/>
                <w:lang w:val="uz-Cyrl-UZ"/>
                <w:rPrChange w:id="1494" w:author="Nozimjon Ortiqov" w:date="2026-02-24T13:00:00Z" w16du:dateUtc="2026-02-24T08:00:00Z">
                  <w:rPr>
                    <w:ins w:id="1495" w:author="Nozimjon Ortiqov" w:date="2026-02-23T21:45:00Z" w16du:dateUtc="2026-02-23T16:45:00Z"/>
                    <w:rFonts w:ascii="Roboto" w:hAnsi="Roboto"/>
                    <w:color w:val="auto"/>
                    <w:sz w:val="24"/>
                    <w:szCs w:val="24"/>
                    <w:lang w:val="uz-Cyrl-UZ"/>
                  </w:rPr>
                </w:rPrChange>
              </w:rPr>
            </w:pPr>
            <w:ins w:id="1496" w:author="Nozimjon Ortiqov" w:date="2026-02-23T21:45:00Z" w16du:dateUtc="2026-02-23T16:45:00Z">
              <w:r w:rsidRPr="000564D5">
                <w:rPr>
                  <w:rFonts w:ascii="Roboto" w:hAnsi="Roboto"/>
                  <w:lang w:val="uz-Cyrl-UZ"/>
                  <w:rPrChange w:id="1497" w:author="Nozimjon Ortiqov" w:date="2026-02-24T13:00:00Z" w16du:dateUtc="2026-02-24T08:00:00Z">
                    <w:rPr>
                      <w:rFonts w:ascii="Roboto" w:hAnsi="Roboto"/>
                      <w:sz w:val="24"/>
                      <w:szCs w:val="24"/>
                      <w:lang w:val="uz-Cyrl-UZ"/>
                    </w:rPr>
                  </w:rPrChange>
                </w:rPr>
                <w:t>Даромаднинг камайиши</w:t>
              </w:r>
            </w:ins>
          </w:p>
        </w:tc>
        <w:tc>
          <w:tcPr>
            <w:tcW w:w="2180" w:type="dxa"/>
            <w:vAlign w:val="center"/>
            <w:tcPrChange w:id="1498" w:author="Nozimjon Ortiqov" w:date="2026-02-24T13:00:00Z" w16du:dateUtc="2026-02-24T08:00:00Z">
              <w:tcPr>
                <w:tcW w:w="2160" w:type="dxa"/>
                <w:gridSpan w:val="2"/>
              </w:tcPr>
            </w:tcPrChange>
          </w:tcPr>
          <w:p w14:paraId="19ADB0DB"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499" w:author="Nozimjon Ortiqov" w:date="2026-02-23T21:45:00Z" w16du:dateUtc="2026-02-23T16:45:00Z"/>
                <w:rFonts w:ascii="Roboto" w:hAnsi="Roboto"/>
                <w:color w:val="auto"/>
                <w:lang w:val="uz-Cyrl-UZ"/>
                <w:rPrChange w:id="1500" w:author="Nozimjon Ortiqov" w:date="2026-02-24T13:00:00Z" w16du:dateUtc="2026-02-24T08:00:00Z">
                  <w:rPr>
                    <w:ins w:id="1501" w:author="Nozimjon Ortiqov" w:date="2026-02-23T21:45:00Z" w16du:dateUtc="2026-02-23T16:45:00Z"/>
                    <w:rFonts w:ascii="Roboto" w:hAnsi="Roboto"/>
                    <w:color w:val="auto"/>
                    <w:sz w:val="24"/>
                    <w:szCs w:val="24"/>
                    <w:lang w:val="uz-Cyrl-UZ"/>
                  </w:rPr>
                </w:rPrChange>
              </w:rPr>
            </w:pPr>
            <w:ins w:id="1502" w:author="Nozimjon Ortiqov" w:date="2026-02-23T21:45:00Z" w16du:dateUtc="2026-02-23T16:45:00Z">
              <w:r w:rsidRPr="000564D5">
                <w:rPr>
                  <w:rFonts w:ascii="Roboto" w:hAnsi="Roboto"/>
                  <w:lang w:val="uz-Cyrl-UZ"/>
                  <w:rPrChange w:id="1503" w:author="Nozimjon Ortiqov" w:date="2026-02-24T13:00:00Z" w16du:dateUtc="2026-02-24T08:00:00Z">
                    <w:rPr>
                      <w:rFonts w:ascii="Roboto" w:hAnsi="Roboto"/>
                      <w:sz w:val="24"/>
                      <w:szCs w:val="24"/>
                      <w:lang w:val="uz-Cyrl-UZ"/>
                    </w:rPr>
                  </w:rPrChange>
                </w:rPr>
                <w:t>378</w:t>
              </w:r>
            </w:ins>
          </w:p>
        </w:tc>
        <w:tc>
          <w:tcPr>
            <w:tcW w:w="2180" w:type="dxa"/>
            <w:vAlign w:val="center"/>
            <w:tcPrChange w:id="1504" w:author="Nozimjon Ortiqov" w:date="2026-02-24T13:00:00Z" w16du:dateUtc="2026-02-24T08:00:00Z">
              <w:tcPr>
                <w:tcW w:w="2160" w:type="dxa"/>
                <w:gridSpan w:val="2"/>
              </w:tcPr>
            </w:tcPrChange>
          </w:tcPr>
          <w:p w14:paraId="3766901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05" w:author="Nozimjon Ortiqov" w:date="2026-02-23T21:45:00Z" w16du:dateUtc="2026-02-23T16:45:00Z"/>
                <w:rFonts w:ascii="Roboto" w:hAnsi="Roboto"/>
                <w:color w:val="auto"/>
                <w:lang w:val="uz-Cyrl-UZ"/>
                <w:rPrChange w:id="1506" w:author="Nozimjon Ortiqov" w:date="2026-02-24T13:00:00Z" w16du:dateUtc="2026-02-24T08:00:00Z">
                  <w:rPr>
                    <w:ins w:id="1507" w:author="Nozimjon Ortiqov" w:date="2026-02-23T21:45:00Z" w16du:dateUtc="2026-02-23T16:45:00Z"/>
                    <w:rFonts w:ascii="Roboto" w:hAnsi="Roboto"/>
                    <w:color w:val="auto"/>
                    <w:sz w:val="24"/>
                    <w:szCs w:val="24"/>
                    <w:lang w:val="uz-Cyrl-UZ"/>
                  </w:rPr>
                </w:rPrChange>
              </w:rPr>
            </w:pPr>
            <w:ins w:id="1508" w:author="Nozimjon Ortiqov" w:date="2026-02-23T21:45:00Z" w16du:dateUtc="2026-02-23T16:45:00Z">
              <w:r w:rsidRPr="000564D5">
                <w:rPr>
                  <w:rFonts w:ascii="Roboto" w:hAnsi="Roboto"/>
                  <w:lang w:val="uz-Cyrl-UZ"/>
                  <w:rPrChange w:id="1509" w:author="Nozimjon Ortiqov" w:date="2026-02-24T13:00:00Z" w16du:dateUtc="2026-02-24T08:00:00Z">
                    <w:rPr>
                      <w:rFonts w:ascii="Roboto" w:hAnsi="Roboto"/>
                      <w:sz w:val="24"/>
                      <w:szCs w:val="24"/>
                      <w:lang w:val="uz-Cyrl-UZ"/>
                    </w:rPr>
                  </w:rPrChange>
                </w:rPr>
                <w:t>47,7%</w:t>
              </w:r>
            </w:ins>
          </w:p>
        </w:tc>
      </w:tr>
      <w:tr w:rsidR="00C1002D" w:rsidRPr="009C4BAE" w14:paraId="52BDA80D" w14:textId="77777777" w:rsidTr="00307475">
        <w:trPr>
          <w:trHeight w:val="581"/>
          <w:jc w:val="center"/>
          <w:ins w:id="1510" w:author="Nozimjon Ortiqov" w:date="2026-02-23T21:45:00Z"/>
          <w:trPrChange w:id="1511"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12" w:author="Nozimjon Ortiqov" w:date="2026-02-24T13:00:00Z" w16du:dateUtc="2026-02-24T08:00:00Z">
              <w:tcPr>
                <w:tcW w:w="2160" w:type="dxa"/>
              </w:tcPr>
            </w:tcPrChange>
          </w:tcPr>
          <w:p w14:paraId="79B06877" w14:textId="77777777" w:rsidR="00C1002D" w:rsidRPr="000564D5" w:rsidRDefault="00C1002D" w:rsidP="00307475">
            <w:pPr>
              <w:jc w:val="center"/>
              <w:rPr>
                <w:ins w:id="1513" w:author="Nozimjon Ortiqov" w:date="2026-02-23T21:45:00Z" w16du:dateUtc="2026-02-23T16:45:00Z"/>
                <w:rFonts w:ascii="Roboto" w:hAnsi="Roboto"/>
                <w:color w:val="auto"/>
                <w:lang w:val="uz-Cyrl-UZ"/>
                <w:rPrChange w:id="1514" w:author="Nozimjon Ortiqov" w:date="2026-02-24T13:00:00Z" w16du:dateUtc="2026-02-24T08:00:00Z">
                  <w:rPr>
                    <w:ins w:id="1515" w:author="Nozimjon Ortiqov" w:date="2026-02-23T21:45:00Z" w16du:dateUtc="2026-02-23T16:45:00Z"/>
                    <w:rFonts w:ascii="Roboto" w:hAnsi="Roboto"/>
                    <w:color w:val="auto"/>
                    <w:sz w:val="24"/>
                    <w:szCs w:val="24"/>
                    <w:lang w:val="uz-Cyrl-UZ"/>
                  </w:rPr>
                </w:rPrChange>
              </w:rPr>
            </w:pPr>
            <w:ins w:id="1516" w:author="Nozimjon Ortiqov" w:date="2026-02-23T21:45:00Z" w16du:dateUtc="2026-02-23T16:45:00Z">
              <w:r w:rsidRPr="000564D5">
                <w:rPr>
                  <w:rFonts w:ascii="Roboto" w:hAnsi="Roboto"/>
                  <w:lang w:val="uz-Cyrl-UZ"/>
                  <w:rPrChange w:id="1517" w:author="Nozimjon Ortiqov" w:date="2026-02-24T13:00:00Z" w16du:dateUtc="2026-02-24T08:00:00Z">
                    <w:rPr>
                      <w:rFonts w:ascii="Roboto" w:hAnsi="Roboto"/>
                      <w:sz w:val="24"/>
                      <w:szCs w:val="24"/>
                      <w:lang w:val="uz-Cyrl-UZ"/>
                    </w:rPr>
                  </w:rPrChange>
                </w:rPr>
                <w:t>Иқтисодий</w:t>
              </w:r>
            </w:ins>
          </w:p>
        </w:tc>
        <w:tc>
          <w:tcPr>
            <w:tcW w:w="2388" w:type="dxa"/>
            <w:vAlign w:val="center"/>
            <w:tcPrChange w:id="1518" w:author="Nozimjon Ortiqov" w:date="2026-02-24T13:00:00Z" w16du:dateUtc="2026-02-24T08:00:00Z">
              <w:tcPr>
                <w:tcW w:w="2304" w:type="dxa"/>
                <w:gridSpan w:val="2"/>
              </w:tcPr>
            </w:tcPrChange>
          </w:tcPr>
          <w:p w14:paraId="7FA4A61F" w14:textId="6E0ADC46"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19" w:author="Nozimjon Ortiqov" w:date="2026-02-23T21:45:00Z" w16du:dateUtc="2026-02-23T16:45:00Z"/>
                <w:rFonts w:ascii="Roboto" w:hAnsi="Roboto"/>
                <w:color w:val="auto"/>
                <w:lang w:val="uz-Cyrl-UZ"/>
                <w:rPrChange w:id="1520" w:author="Nozimjon Ortiqov" w:date="2026-02-24T13:00:00Z" w16du:dateUtc="2026-02-24T08:00:00Z">
                  <w:rPr>
                    <w:ins w:id="1521" w:author="Nozimjon Ortiqov" w:date="2026-02-23T21:45:00Z" w16du:dateUtc="2026-02-23T16:45:00Z"/>
                    <w:rFonts w:ascii="Roboto" w:hAnsi="Roboto"/>
                    <w:color w:val="auto"/>
                    <w:sz w:val="24"/>
                    <w:szCs w:val="24"/>
                    <w:lang w:val="uz-Cyrl-UZ"/>
                  </w:rPr>
                </w:rPrChange>
              </w:rPr>
            </w:pPr>
            <w:ins w:id="1522" w:author="Nozimjon Ortiqov" w:date="2026-02-23T21:45:00Z" w16du:dateUtc="2026-02-23T16:45:00Z">
              <w:r w:rsidRPr="000564D5">
                <w:rPr>
                  <w:rFonts w:ascii="Roboto" w:hAnsi="Roboto"/>
                  <w:lang w:val="uz-Cyrl-UZ"/>
                  <w:rPrChange w:id="1523" w:author="Nozimjon Ortiqov" w:date="2026-02-24T13:00:00Z" w16du:dateUtc="2026-02-24T08:00:00Z">
                    <w:rPr>
                      <w:rFonts w:ascii="Roboto" w:hAnsi="Roboto"/>
                      <w:sz w:val="24"/>
                      <w:szCs w:val="24"/>
                      <w:lang w:val="uz-Cyrl-UZ"/>
                    </w:rPr>
                  </w:rPrChange>
                </w:rPr>
                <w:t>Кутилмаган харажатлар</w:t>
              </w:r>
            </w:ins>
          </w:p>
        </w:tc>
        <w:tc>
          <w:tcPr>
            <w:tcW w:w="2180" w:type="dxa"/>
            <w:vAlign w:val="center"/>
            <w:tcPrChange w:id="1524" w:author="Nozimjon Ortiqov" w:date="2026-02-24T13:00:00Z" w16du:dateUtc="2026-02-24T08:00:00Z">
              <w:tcPr>
                <w:tcW w:w="2160" w:type="dxa"/>
                <w:gridSpan w:val="2"/>
              </w:tcPr>
            </w:tcPrChange>
          </w:tcPr>
          <w:p w14:paraId="6A85EE11"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25" w:author="Nozimjon Ortiqov" w:date="2026-02-23T21:45:00Z" w16du:dateUtc="2026-02-23T16:45:00Z"/>
                <w:rFonts w:ascii="Roboto" w:hAnsi="Roboto"/>
                <w:color w:val="auto"/>
                <w:lang w:val="uz-Cyrl-UZ"/>
                <w:rPrChange w:id="1526" w:author="Nozimjon Ortiqov" w:date="2026-02-24T13:00:00Z" w16du:dateUtc="2026-02-24T08:00:00Z">
                  <w:rPr>
                    <w:ins w:id="1527" w:author="Nozimjon Ortiqov" w:date="2026-02-23T21:45:00Z" w16du:dateUtc="2026-02-23T16:45:00Z"/>
                    <w:rFonts w:ascii="Roboto" w:hAnsi="Roboto"/>
                    <w:color w:val="auto"/>
                    <w:sz w:val="24"/>
                    <w:szCs w:val="24"/>
                    <w:lang w:val="uz-Cyrl-UZ"/>
                  </w:rPr>
                </w:rPrChange>
              </w:rPr>
            </w:pPr>
            <w:ins w:id="1528" w:author="Nozimjon Ortiqov" w:date="2026-02-23T21:45:00Z" w16du:dateUtc="2026-02-23T16:45:00Z">
              <w:r w:rsidRPr="000564D5">
                <w:rPr>
                  <w:rFonts w:ascii="Roboto" w:hAnsi="Roboto"/>
                  <w:lang w:val="uz-Cyrl-UZ"/>
                  <w:rPrChange w:id="1529" w:author="Nozimjon Ortiqov" w:date="2026-02-24T13:00:00Z" w16du:dateUtc="2026-02-24T08:00:00Z">
                    <w:rPr>
                      <w:rFonts w:ascii="Roboto" w:hAnsi="Roboto"/>
                      <w:sz w:val="24"/>
                      <w:szCs w:val="24"/>
                      <w:lang w:val="uz-Cyrl-UZ"/>
                    </w:rPr>
                  </w:rPrChange>
                </w:rPr>
                <w:t>230</w:t>
              </w:r>
            </w:ins>
          </w:p>
        </w:tc>
        <w:tc>
          <w:tcPr>
            <w:tcW w:w="2180" w:type="dxa"/>
            <w:vAlign w:val="center"/>
            <w:tcPrChange w:id="1530" w:author="Nozimjon Ortiqov" w:date="2026-02-24T13:00:00Z" w16du:dateUtc="2026-02-24T08:00:00Z">
              <w:tcPr>
                <w:tcW w:w="2160" w:type="dxa"/>
                <w:gridSpan w:val="2"/>
              </w:tcPr>
            </w:tcPrChange>
          </w:tcPr>
          <w:p w14:paraId="2F0AF74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31" w:author="Nozimjon Ortiqov" w:date="2026-02-23T21:45:00Z" w16du:dateUtc="2026-02-23T16:45:00Z"/>
                <w:rFonts w:ascii="Roboto" w:hAnsi="Roboto"/>
                <w:color w:val="auto"/>
                <w:lang w:val="uz-Cyrl-UZ"/>
                <w:rPrChange w:id="1532" w:author="Nozimjon Ortiqov" w:date="2026-02-24T13:00:00Z" w16du:dateUtc="2026-02-24T08:00:00Z">
                  <w:rPr>
                    <w:ins w:id="1533" w:author="Nozimjon Ortiqov" w:date="2026-02-23T21:45:00Z" w16du:dateUtc="2026-02-23T16:45:00Z"/>
                    <w:rFonts w:ascii="Roboto" w:hAnsi="Roboto"/>
                    <w:color w:val="auto"/>
                    <w:sz w:val="24"/>
                    <w:szCs w:val="24"/>
                    <w:lang w:val="uz-Cyrl-UZ"/>
                  </w:rPr>
                </w:rPrChange>
              </w:rPr>
            </w:pPr>
            <w:ins w:id="1534" w:author="Nozimjon Ortiqov" w:date="2026-02-23T21:45:00Z" w16du:dateUtc="2026-02-23T16:45:00Z">
              <w:r w:rsidRPr="000564D5">
                <w:rPr>
                  <w:rFonts w:ascii="Roboto" w:hAnsi="Roboto"/>
                  <w:lang w:val="uz-Cyrl-UZ"/>
                  <w:rPrChange w:id="1535" w:author="Nozimjon Ortiqov" w:date="2026-02-24T13:00:00Z" w16du:dateUtc="2026-02-24T08:00:00Z">
                    <w:rPr>
                      <w:rFonts w:ascii="Roboto" w:hAnsi="Roboto"/>
                      <w:sz w:val="24"/>
                      <w:szCs w:val="24"/>
                      <w:lang w:val="uz-Cyrl-UZ"/>
                    </w:rPr>
                  </w:rPrChange>
                </w:rPr>
                <w:t>29,0%</w:t>
              </w:r>
            </w:ins>
          </w:p>
        </w:tc>
      </w:tr>
      <w:tr w:rsidR="00C1002D" w:rsidRPr="009C4BAE" w14:paraId="163DDCBB" w14:textId="77777777" w:rsidTr="00307475">
        <w:trPr>
          <w:cnfStyle w:val="000000100000" w:firstRow="0" w:lastRow="0" w:firstColumn="0" w:lastColumn="0" w:oddVBand="0" w:evenVBand="0" w:oddHBand="1" w:evenHBand="0" w:firstRowFirstColumn="0" w:firstRowLastColumn="0" w:lastRowFirstColumn="0" w:lastRowLastColumn="0"/>
          <w:trHeight w:val="285"/>
          <w:jc w:val="center"/>
          <w:ins w:id="1536" w:author="Nozimjon Ortiqov" w:date="2026-02-23T21:45:00Z"/>
          <w:trPrChange w:id="1537"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38" w:author="Nozimjon Ortiqov" w:date="2026-02-24T13:00:00Z" w16du:dateUtc="2026-02-24T08:00:00Z">
              <w:tcPr>
                <w:tcW w:w="2160" w:type="dxa"/>
              </w:tcPr>
            </w:tcPrChange>
          </w:tcPr>
          <w:p w14:paraId="50E4D037"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539" w:author="Nozimjon Ortiqov" w:date="2026-02-23T21:45:00Z" w16du:dateUtc="2026-02-23T16:45:00Z"/>
                <w:rFonts w:ascii="Roboto" w:hAnsi="Roboto"/>
                <w:color w:val="auto"/>
                <w:lang w:val="uz-Cyrl-UZ"/>
                <w:rPrChange w:id="1540" w:author="Nozimjon Ortiqov" w:date="2026-02-24T13:00:00Z" w16du:dateUtc="2026-02-24T08:00:00Z">
                  <w:rPr>
                    <w:ins w:id="1541" w:author="Nozimjon Ortiqov" w:date="2026-02-23T21:45:00Z" w16du:dateUtc="2026-02-23T16:45:00Z"/>
                    <w:rFonts w:ascii="Roboto" w:hAnsi="Roboto"/>
                    <w:color w:val="auto"/>
                    <w:sz w:val="24"/>
                    <w:szCs w:val="24"/>
                    <w:lang w:val="uz-Cyrl-UZ"/>
                  </w:rPr>
                </w:rPrChange>
              </w:rPr>
            </w:pPr>
            <w:ins w:id="1542" w:author="Nozimjon Ortiqov" w:date="2026-02-23T21:45:00Z" w16du:dateUtc="2026-02-23T16:45:00Z">
              <w:r w:rsidRPr="000564D5">
                <w:rPr>
                  <w:rFonts w:ascii="Roboto" w:hAnsi="Roboto"/>
                  <w:lang w:val="uz-Cyrl-UZ"/>
                  <w:rPrChange w:id="1543" w:author="Nozimjon Ortiqov" w:date="2026-02-24T13:00:00Z" w16du:dateUtc="2026-02-24T08:00:00Z">
                    <w:rPr>
                      <w:rFonts w:ascii="Roboto" w:hAnsi="Roboto"/>
                      <w:sz w:val="24"/>
                      <w:szCs w:val="24"/>
                      <w:lang w:val="uz-Cyrl-UZ"/>
                    </w:rPr>
                  </w:rPrChange>
                </w:rPr>
                <w:t>Иқтисодий</w:t>
              </w:r>
            </w:ins>
          </w:p>
        </w:tc>
        <w:tc>
          <w:tcPr>
            <w:tcW w:w="2388" w:type="dxa"/>
            <w:vAlign w:val="center"/>
            <w:tcPrChange w:id="1544" w:author="Nozimjon Ortiqov" w:date="2026-02-24T13:00:00Z" w16du:dateUtc="2026-02-24T08:00:00Z">
              <w:tcPr>
                <w:tcW w:w="2304" w:type="dxa"/>
                <w:gridSpan w:val="2"/>
              </w:tcPr>
            </w:tcPrChange>
          </w:tcPr>
          <w:p w14:paraId="7514B17B"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45" w:author="Nozimjon Ortiqov" w:date="2026-02-23T21:45:00Z" w16du:dateUtc="2026-02-23T16:45:00Z"/>
                <w:rFonts w:ascii="Roboto" w:hAnsi="Roboto"/>
                <w:color w:val="auto"/>
                <w:lang w:val="uz-Cyrl-UZ"/>
                <w:rPrChange w:id="1546" w:author="Nozimjon Ortiqov" w:date="2026-02-24T13:00:00Z" w16du:dateUtc="2026-02-24T08:00:00Z">
                  <w:rPr>
                    <w:ins w:id="1547" w:author="Nozimjon Ortiqov" w:date="2026-02-23T21:45:00Z" w16du:dateUtc="2026-02-23T16:45:00Z"/>
                    <w:rFonts w:ascii="Roboto" w:hAnsi="Roboto"/>
                    <w:color w:val="auto"/>
                    <w:sz w:val="24"/>
                    <w:szCs w:val="24"/>
                    <w:lang w:val="uz-Cyrl-UZ"/>
                  </w:rPr>
                </w:rPrChange>
              </w:rPr>
            </w:pPr>
            <w:ins w:id="1548" w:author="Nozimjon Ortiqov" w:date="2026-02-23T21:45:00Z" w16du:dateUtc="2026-02-23T16:45:00Z">
              <w:r w:rsidRPr="000564D5">
                <w:rPr>
                  <w:rFonts w:ascii="Roboto" w:hAnsi="Roboto"/>
                  <w:lang w:val="uz-Cyrl-UZ"/>
                  <w:rPrChange w:id="1549" w:author="Nozimjon Ortiqov" w:date="2026-02-24T13:00:00Z" w16du:dateUtc="2026-02-24T08:00:00Z">
                    <w:rPr>
                      <w:rFonts w:ascii="Roboto" w:hAnsi="Roboto"/>
                      <w:sz w:val="24"/>
                      <w:szCs w:val="24"/>
                      <w:lang w:val="uz-Cyrl-UZ"/>
                    </w:rPr>
                  </w:rPrChange>
                </w:rPr>
                <w:t>Мавсумий даромад</w:t>
              </w:r>
            </w:ins>
          </w:p>
        </w:tc>
        <w:tc>
          <w:tcPr>
            <w:tcW w:w="2180" w:type="dxa"/>
            <w:vAlign w:val="center"/>
            <w:tcPrChange w:id="1550" w:author="Nozimjon Ortiqov" w:date="2026-02-24T13:00:00Z" w16du:dateUtc="2026-02-24T08:00:00Z">
              <w:tcPr>
                <w:tcW w:w="2160" w:type="dxa"/>
                <w:gridSpan w:val="2"/>
              </w:tcPr>
            </w:tcPrChange>
          </w:tcPr>
          <w:p w14:paraId="35E9C447"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51" w:author="Nozimjon Ortiqov" w:date="2026-02-23T21:45:00Z" w16du:dateUtc="2026-02-23T16:45:00Z"/>
                <w:rFonts w:ascii="Roboto" w:hAnsi="Roboto"/>
                <w:color w:val="auto"/>
                <w:lang w:val="uz-Cyrl-UZ"/>
                <w:rPrChange w:id="1552" w:author="Nozimjon Ortiqov" w:date="2026-02-24T13:00:00Z" w16du:dateUtc="2026-02-24T08:00:00Z">
                  <w:rPr>
                    <w:ins w:id="1553" w:author="Nozimjon Ortiqov" w:date="2026-02-23T21:45:00Z" w16du:dateUtc="2026-02-23T16:45:00Z"/>
                    <w:rFonts w:ascii="Roboto" w:hAnsi="Roboto"/>
                    <w:color w:val="auto"/>
                    <w:sz w:val="24"/>
                    <w:szCs w:val="24"/>
                    <w:lang w:val="uz-Cyrl-UZ"/>
                  </w:rPr>
                </w:rPrChange>
              </w:rPr>
            </w:pPr>
            <w:ins w:id="1554" w:author="Nozimjon Ortiqov" w:date="2026-02-23T21:45:00Z" w16du:dateUtc="2026-02-23T16:45:00Z">
              <w:r w:rsidRPr="000564D5">
                <w:rPr>
                  <w:rFonts w:ascii="Roboto" w:hAnsi="Roboto"/>
                  <w:lang w:val="uz-Cyrl-UZ"/>
                  <w:rPrChange w:id="1555" w:author="Nozimjon Ortiqov" w:date="2026-02-24T13:00:00Z" w16du:dateUtc="2026-02-24T08:00:00Z">
                    <w:rPr>
                      <w:rFonts w:ascii="Roboto" w:hAnsi="Roboto"/>
                      <w:sz w:val="24"/>
                      <w:szCs w:val="24"/>
                      <w:lang w:val="uz-Cyrl-UZ"/>
                    </w:rPr>
                  </w:rPrChange>
                </w:rPr>
                <w:t>196</w:t>
              </w:r>
            </w:ins>
          </w:p>
        </w:tc>
        <w:tc>
          <w:tcPr>
            <w:tcW w:w="2180" w:type="dxa"/>
            <w:vAlign w:val="center"/>
            <w:tcPrChange w:id="1556" w:author="Nozimjon Ortiqov" w:date="2026-02-24T13:00:00Z" w16du:dateUtc="2026-02-24T08:00:00Z">
              <w:tcPr>
                <w:tcW w:w="2160" w:type="dxa"/>
                <w:gridSpan w:val="2"/>
              </w:tcPr>
            </w:tcPrChange>
          </w:tcPr>
          <w:p w14:paraId="641BB6BA"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57" w:author="Nozimjon Ortiqov" w:date="2026-02-23T21:45:00Z" w16du:dateUtc="2026-02-23T16:45:00Z"/>
                <w:rFonts w:ascii="Roboto" w:hAnsi="Roboto"/>
                <w:color w:val="auto"/>
                <w:lang w:val="uz-Cyrl-UZ"/>
                <w:rPrChange w:id="1558" w:author="Nozimjon Ortiqov" w:date="2026-02-24T13:00:00Z" w16du:dateUtc="2026-02-24T08:00:00Z">
                  <w:rPr>
                    <w:ins w:id="1559" w:author="Nozimjon Ortiqov" w:date="2026-02-23T21:45:00Z" w16du:dateUtc="2026-02-23T16:45:00Z"/>
                    <w:rFonts w:ascii="Roboto" w:hAnsi="Roboto"/>
                    <w:color w:val="auto"/>
                    <w:sz w:val="24"/>
                    <w:szCs w:val="24"/>
                    <w:lang w:val="uz-Cyrl-UZ"/>
                  </w:rPr>
                </w:rPrChange>
              </w:rPr>
            </w:pPr>
            <w:ins w:id="1560" w:author="Nozimjon Ortiqov" w:date="2026-02-23T21:45:00Z" w16du:dateUtc="2026-02-23T16:45:00Z">
              <w:r w:rsidRPr="000564D5">
                <w:rPr>
                  <w:rFonts w:ascii="Roboto" w:hAnsi="Roboto"/>
                  <w:lang w:val="uz-Cyrl-UZ"/>
                  <w:rPrChange w:id="1561" w:author="Nozimjon Ortiqov" w:date="2026-02-24T13:00:00Z" w16du:dateUtc="2026-02-24T08:00:00Z">
                    <w:rPr>
                      <w:rFonts w:ascii="Roboto" w:hAnsi="Roboto"/>
                      <w:sz w:val="24"/>
                      <w:szCs w:val="24"/>
                      <w:lang w:val="uz-Cyrl-UZ"/>
                    </w:rPr>
                  </w:rPrChange>
                </w:rPr>
                <w:t>24,7%</w:t>
              </w:r>
            </w:ins>
          </w:p>
        </w:tc>
      </w:tr>
      <w:tr w:rsidR="00C1002D" w:rsidRPr="009C4BAE" w14:paraId="05880BB9" w14:textId="77777777" w:rsidTr="00307475">
        <w:trPr>
          <w:trHeight w:val="296"/>
          <w:jc w:val="center"/>
          <w:ins w:id="1562" w:author="Nozimjon Ortiqov" w:date="2026-02-23T21:45:00Z"/>
          <w:trPrChange w:id="1563"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64" w:author="Nozimjon Ortiqov" w:date="2026-02-24T13:00:00Z" w16du:dateUtc="2026-02-24T08:00:00Z">
              <w:tcPr>
                <w:tcW w:w="2160" w:type="dxa"/>
              </w:tcPr>
            </w:tcPrChange>
          </w:tcPr>
          <w:p w14:paraId="5E49BFA2" w14:textId="77777777" w:rsidR="00C1002D" w:rsidRPr="000564D5" w:rsidRDefault="00C1002D" w:rsidP="00307475">
            <w:pPr>
              <w:jc w:val="center"/>
              <w:rPr>
                <w:ins w:id="1565" w:author="Nozimjon Ortiqov" w:date="2026-02-23T21:45:00Z" w16du:dateUtc="2026-02-23T16:45:00Z"/>
                <w:rFonts w:ascii="Roboto" w:hAnsi="Roboto"/>
                <w:color w:val="auto"/>
                <w:lang w:val="uz-Cyrl-UZ"/>
                <w:rPrChange w:id="1566" w:author="Nozimjon Ortiqov" w:date="2026-02-24T13:00:00Z" w16du:dateUtc="2026-02-24T08:00:00Z">
                  <w:rPr>
                    <w:ins w:id="1567" w:author="Nozimjon Ortiqov" w:date="2026-02-23T21:45:00Z" w16du:dateUtc="2026-02-23T16:45:00Z"/>
                    <w:rFonts w:ascii="Roboto" w:hAnsi="Roboto"/>
                    <w:color w:val="auto"/>
                    <w:sz w:val="24"/>
                    <w:szCs w:val="24"/>
                    <w:lang w:val="uz-Cyrl-UZ"/>
                  </w:rPr>
                </w:rPrChange>
              </w:rPr>
            </w:pPr>
            <w:ins w:id="1568" w:author="Nozimjon Ortiqov" w:date="2026-02-23T21:45:00Z" w16du:dateUtc="2026-02-23T16:45:00Z">
              <w:r w:rsidRPr="000564D5">
                <w:rPr>
                  <w:rFonts w:ascii="Roboto" w:hAnsi="Roboto"/>
                  <w:lang w:val="uz-Cyrl-UZ"/>
                  <w:rPrChange w:id="1569" w:author="Nozimjon Ortiqov" w:date="2026-02-24T13:00:00Z" w16du:dateUtc="2026-02-24T08:00:00Z">
                    <w:rPr>
                      <w:rFonts w:ascii="Roboto" w:hAnsi="Roboto"/>
                      <w:sz w:val="24"/>
                      <w:szCs w:val="24"/>
                      <w:lang w:val="uz-Cyrl-UZ"/>
                    </w:rPr>
                  </w:rPrChange>
                </w:rPr>
                <w:t>Иқтисодий</w:t>
              </w:r>
            </w:ins>
          </w:p>
        </w:tc>
        <w:tc>
          <w:tcPr>
            <w:tcW w:w="2388" w:type="dxa"/>
            <w:vAlign w:val="center"/>
            <w:tcPrChange w:id="1570" w:author="Nozimjon Ortiqov" w:date="2026-02-24T13:00:00Z" w16du:dateUtc="2026-02-24T08:00:00Z">
              <w:tcPr>
                <w:tcW w:w="2304" w:type="dxa"/>
                <w:gridSpan w:val="2"/>
              </w:tcPr>
            </w:tcPrChange>
          </w:tcPr>
          <w:p w14:paraId="4E49918D"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71" w:author="Nozimjon Ortiqov" w:date="2026-02-23T21:45:00Z" w16du:dateUtc="2026-02-23T16:45:00Z"/>
                <w:rFonts w:ascii="Roboto" w:hAnsi="Roboto"/>
                <w:color w:val="auto"/>
                <w:lang w:val="uz-Cyrl-UZ"/>
                <w:rPrChange w:id="1572" w:author="Nozimjon Ortiqov" w:date="2026-02-24T13:00:00Z" w16du:dateUtc="2026-02-24T08:00:00Z">
                  <w:rPr>
                    <w:ins w:id="1573" w:author="Nozimjon Ortiqov" w:date="2026-02-23T21:45:00Z" w16du:dateUtc="2026-02-23T16:45:00Z"/>
                    <w:rFonts w:ascii="Roboto" w:hAnsi="Roboto"/>
                    <w:color w:val="auto"/>
                    <w:sz w:val="24"/>
                    <w:szCs w:val="24"/>
                    <w:lang w:val="uz-Cyrl-UZ"/>
                  </w:rPr>
                </w:rPrChange>
              </w:rPr>
            </w:pPr>
            <w:ins w:id="1574" w:author="Nozimjon Ortiqov" w:date="2026-02-23T21:45:00Z" w16du:dateUtc="2026-02-23T16:45:00Z">
              <w:r w:rsidRPr="000564D5">
                <w:rPr>
                  <w:rFonts w:ascii="Roboto" w:hAnsi="Roboto"/>
                  <w:lang w:val="uz-Cyrl-UZ"/>
                  <w:rPrChange w:id="1575" w:author="Nozimjon Ortiqov" w:date="2026-02-24T13:00:00Z" w16du:dateUtc="2026-02-24T08:00:00Z">
                    <w:rPr>
                      <w:rFonts w:ascii="Roboto" w:hAnsi="Roboto"/>
                      <w:sz w:val="24"/>
                      <w:szCs w:val="24"/>
                      <w:lang w:val="uz-Cyrl-UZ"/>
                    </w:rPr>
                  </w:rPrChange>
                </w:rPr>
                <w:t>Иш ҳақи кечикиши</w:t>
              </w:r>
            </w:ins>
          </w:p>
        </w:tc>
        <w:tc>
          <w:tcPr>
            <w:tcW w:w="2180" w:type="dxa"/>
            <w:vAlign w:val="center"/>
            <w:tcPrChange w:id="1576" w:author="Nozimjon Ortiqov" w:date="2026-02-24T13:00:00Z" w16du:dateUtc="2026-02-24T08:00:00Z">
              <w:tcPr>
                <w:tcW w:w="2160" w:type="dxa"/>
                <w:gridSpan w:val="2"/>
              </w:tcPr>
            </w:tcPrChange>
          </w:tcPr>
          <w:p w14:paraId="7761B70B"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77" w:author="Nozimjon Ortiqov" w:date="2026-02-23T21:45:00Z" w16du:dateUtc="2026-02-23T16:45:00Z"/>
                <w:rFonts w:ascii="Roboto" w:hAnsi="Roboto"/>
                <w:color w:val="auto"/>
                <w:lang w:val="uz-Cyrl-UZ"/>
                <w:rPrChange w:id="1578" w:author="Nozimjon Ortiqov" w:date="2026-02-24T13:00:00Z" w16du:dateUtc="2026-02-24T08:00:00Z">
                  <w:rPr>
                    <w:ins w:id="1579" w:author="Nozimjon Ortiqov" w:date="2026-02-23T21:45:00Z" w16du:dateUtc="2026-02-23T16:45:00Z"/>
                    <w:rFonts w:ascii="Roboto" w:hAnsi="Roboto"/>
                    <w:color w:val="auto"/>
                    <w:sz w:val="24"/>
                    <w:szCs w:val="24"/>
                    <w:lang w:val="uz-Cyrl-UZ"/>
                  </w:rPr>
                </w:rPrChange>
              </w:rPr>
            </w:pPr>
            <w:ins w:id="1580" w:author="Nozimjon Ortiqov" w:date="2026-02-23T21:45:00Z" w16du:dateUtc="2026-02-23T16:45:00Z">
              <w:r w:rsidRPr="000564D5">
                <w:rPr>
                  <w:rFonts w:ascii="Roboto" w:hAnsi="Roboto"/>
                  <w:lang w:val="uz-Cyrl-UZ"/>
                  <w:rPrChange w:id="1581" w:author="Nozimjon Ortiqov" w:date="2026-02-24T13:00:00Z" w16du:dateUtc="2026-02-24T08:00:00Z">
                    <w:rPr>
                      <w:rFonts w:ascii="Roboto" w:hAnsi="Roboto"/>
                      <w:sz w:val="24"/>
                      <w:szCs w:val="24"/>
                      <w:lang w:val="uz-Cyrl-UZ"/>
                    </w:rPr>
                  </w:rPrChange>
                </w:rPr>
                <w:t>102</w:t>
              </w:r>
            </w:ins>
          </w:p>
        </w:tc>
        <w:tc>
          <w:tcPr>
            <w:tcW w:w="2180" w:type="dxa"/>
            <w:vAlign w:val="center"/>
            <w:tcPrChange w:id="1582" w:author="Nozimjon Ortiqov" w:date="2026-02-24T13:00:00Z" w16du:dateUtc="2026-02-24T08:00:00Z">
              <w:tcPr>
                <w:tcW w:w="2160" w:type="dxa"/>
                <w:gridSpan w:val="2"/>
              </w:tcPr>
            </w:tcPrChange>
          </w:tcPr>
          <w:p w14:paraId="7AB8259E"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83" w:author="Nozimjon Ortiqov" w:date="2026-02-23T21:45:00Z" w16du:dateUtc="2026-02-23T16:45:00Z"/>
                <w:rFonts w:ascii="Roboto" w:hAnsi="Roboto"/>
                <w:color w:val="auto"/>
                <w:lang w:val="uz-Cyrl-UZ"/>
                <w:rPrChange w:id="1584" w:author="Nozimjon Ortiqov" w:date="2026-02-24T13:00:00Z" w16du:dateUtc="2026-02-24T08:00:00Z">
                  <w:rPr>
                    <w:ins w:id="1585" w:author="Nozimjon Ortiqov" w:date="2026-02-23T21:45:00Z" w16du:dateUtc="2026-02-23T16:45:00Z"/>
                    <w:rFonts w:ascii="Roboto" w:hAnsi="Roboto"/>
                    <w:color w:val="auto"/>
                    <w:sz w:val="24"/>
                    <w:szCs w:val="24"/>
                    <w:lang w:val="uz-Cyrl-UZ"/>
                  </w:rPr>
                </w:rPrChange>
              </w:rPr>
            </w:pPr>
            <w:ins w:id="1586" w:author="Nozimjon Ortiqov" w:date="2026-02-23T21:45:00Z" w16du:dateUtc="2026-02-23T16:45:00Z">
              <w:r w:rsidRPr="000564D5">
                <w:rPr>
                  <w:rFonts w:ascii="Roboto" w:hAnsi="Roboto"/>
                  <w:lang w:val="uz-Cyrl-UZ"/>
                  <w:rPrChange w:id="1587" w:author="Nozimjon Ortiqov" w:date="2026-02-24T13:00:00Z" w16du:dateUtc="2026-02-24T08:00:00Z">
                    <w:rPr>
                      <w:rFonts w:ascii="Roboto" w:hAnsi="Roboto"/>
                      <w:sz w:val="24"/>
                      <w:szCs w:val="24"/>
                      <w:lang w:val="uz-Cyrl-UZ"/>
                    </w:rPr>
                  </w:rPrChange>
                </w:rPr>
                <w:t>12,9%</w:t>
              </w:r>
            </w:ins>
          </w:p>
        </w:tc>
      </w:tr>
      <w:tr w:rsidR="00C1002D" w:rsidRPr="009C4BAE" w14:paraId="1B7F3C65" w14:textId="77777777" w:rsidTr="00307475">
        <w:trPr>
          <w:cnfStyle w:val="000000100000" w:firstRow="0" w:lastRow="0" w:firstColumn="0" w:lastColumn="0" w:oddVBand="0" w:evenVBand="0" w:oddHBand="1" w:evenHBand="0" w:firstRowFirstColumn="0" w:firstRowLastColumn="0" w:lastRowFirstColumn="0" w:lastRowLastColumn="0"/>
          <w:trHeight w:val="581"/>
          <w:jc w:val="center"/>
          <w:ins w:id="1588" w:author="Nozimjon Ortiqov" w:date="2026-02-23T21:45:00Z"/>
          <w:trPrChange w:id="1589"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90" w:author="Nozimjon Ortiqov" w:date="2026-02-24T13:00:00Z" w16du:dateUtc="2026-02-24T08:00:00Z">
              <w:tcPr>
                <w:tcW w:w="2160" w:type="dxa"/>
              </w:tcPr>
            </w:tcPrChange>
          </w:tcPr>
          <w:p w14:paraId="4F366C48"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591" w:author="Nozimjon Ortiqov" w:date="2026-02-23T21:45:00Z" w16du:dateUtc="2026-02-23T16:45:00Z"/>
                <w:rFonts w:ascii="Roboto" w:hAnsi="Roboto"/>
                <w:color w:val="auto"/>
                <w:lang w:val="uz-Cyrl-UZ"/>
                <w:rPrChange w:id="1592" w:author="Nozimjon Ortiqov" w:date="2026-02-24T13:00:00Z" w16du:dateUtc="2026-02-24T08:00:00Z">
                  <w:rPr>
                    <w:ins w:id="1593" w:author="Nozimjon Ortiqov" w:date="2026-02-23T21:45:00Z" w16du:dateUtc="2026-02-23T16:45:00Z"/>
                    <w:rFonts w:ascii="Roboto" w:hAnsi="Roboto"/>
                    <w:color w:val="auto"/>
                    <w:sz w:val="24"/>
                    <w:szCs w:val="24"/>
                    <w:lang w:val="uz-Cyrl-UZ"/>
                  </w:rPr>
                </w:rPrChange>
              </w:rPr>
            </w:pPr>
            <w:ins w:id="1594" w:author="Nozimjon Ortiqov" w:date="2026-02-23T21:45:00Z" w16du:dateUtc="2026-02-23T16:45:00Z">
              <w:r w:rsidRPr="000564D5">
                <w:rPr>
                  <w:rFonts w:ascii="Roboto" w:hAnsi="Roboto"/>
                  <w:lang w:val="uz-Cyrl-UZ"/>
                  <w:rPrChange w:id="1595" w:author="Nozimjon Ortiqov" w:date="2026-02-24T13:00:00Z" w16du:dateUtc="2026-02-24T08:00:00Z">
                    <w:rPr>
                      <w:rFonts w:ascii="Roboto" w:hAnsi="Roboto"/>
                      <w:sz w:val="24"/>
                      <w:szCs w:val="24"/>
                      <w:lang w:val="uz-Cyrl-UZ"/>
                    </w:rPr>
                  </w:rPrChange>
                </w:rPr>
                <w:t>Хулқ-атвор</w:t>
              </w:r>
            </w:ins>
          </w:p>
        </w:tc>
        <w:tc>
          <w:tcPr>
            <w:tcW w:w="2388" w:type="dxa"/>
            <w:vAlign w:val="center"/>
            <w:tcPrChange w:id="1596" w:author="Nozimjon Ortiqov" w:date="2026-02-24T13:00:00Z" w16du:dateUtc="2026-02-24T08:00:00Z">
              <w:tcPr>
                <w:tcW w:w="2304" w:type="dxa"/>
                <w:gridSpan w:val="2"/>
              </w:tcPr>
            </w:tcPrChange>
          </w:tcPr>
          <w:p w14:paraId="75E4E935"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97" w:author="Nozimjon Ortiqov" w:date="2026-02-23T21:45:00Z" w16du:dateUtc="2026-02-23T16:45:00Z"/>
                <w:rFonts w:ascii="Roboto" w:hAnsi="Roboto"/>
                <w:color w:val="auto"/>
                <w:lang w:val="uz-Cyrl-UZ"/>
                <w:rPrChange w:id="1598" w:author="Nozimjon Ortiqov" w:date="2026-02-24T13:00:00Z" w16du:dateUtc="2026-02-24T08:00:00Z">
                  <w:rPr>
                    <w:ins w:id="1599" w:author="Nozimjon Ortiqov" w:date="2026-02-23T21:45:00Z" w16du:dateUtc="2026-02-23T16:45:00Z"/>
                    <w:rFonts w:ascii="Roboto" w:hAnsi="Roboto"/>
                    <w:color w:val="auto"/>
                    <w:sz w:val="24"/>
                    <w:szCs w:val="24"/>
                    <w:lang w:val="uz-Cyrl-UZ"/>
                  </w:rPr>
                </w:rPrChange>
              </w:rPr>
            </w:pPr>
            <w:ins w:id="1600" w:author="Nozimjon Ortiqov" w:date="2026-02-23T21:45:00Z" w16du:dateUtc="2026-02-23T16:45:00Z">
              <w:r w:rsidRPr="000564D5">
                <w:rPr>
                  <w:rFonts w:ascii="Roboto" w:hAnsi="Roboto"/>
                  <w:lang w:val="uz-Cyrl-UZ"/>
                  <w:rPrChange w:id="1601" w:author="Nozimjon Ortiqov" w:date="2026-02-24T13:00:00Z" w16du:dateUtc="2026-02-24T08:00:00Z">
                    <w:rPr>
                      <w:rFonts w:ascii="Roboto" w:hAnsi="Roboto"/>
                      <w:sz w:val="24"/>
                      <w:szCs w:val="24"/>
                      <w:lang w:val="uz-Cyrl-UZ"/>
                    </w:rPr>
                  </w:rPrChange>
                </w:rPr>
                <w:t>Ўз имкониятларини ортиқча баҳолаш</w:t>
              </w:r>
            </w:ins>
          </w:p>
        </w:tc>
        <w:tc>
          <w:tcPr>
            <w:tcW w:w="2180" w:type="dxa"/>
            <w:vAlign w:val="center"/>
            <w:tcPrChange w:id="1602" w:author="Nozimjon Ortiqov" w:date="2026-02-24T13:00:00Z" w16du:dateUtc="2026-02-24T08:00:00Z">
              <w:tcPr>
                <w:tcW w:w="2160" w:type="dxa"/>
                <w:gridSpan w:val="2"/>
              </w:tcPr>
            </w:tcPrChange>
          </w:tcPr>
          <w:p w14:paraId="69D39B6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03" w:author="Nozimjon Ortiqov" w:date="2026-02-23T21:45:00Z" w16du:dateUtc="2026-02-23T16:45:00Z"/>
                <w:rFonts w:ascii="Roboto" w:hAnsi="Roboto"/>
                <w:color w:val="auto"/>
                <w:lang w:val="uz-Cyrl-UZ"/>
                <w:rPrChange w:id="1604" w:author="Nozimjon Ortiqov" w:date="2026-02-24T13:00:00Z" w16du:dateUtc="2026-02-24T08:00:00Z">
                  <w:rPr>
                    <w:ins w:id="1605" w:author="Nozimjon Ortiqov" w:date="2026-02-23T21:45:00Z" w16du:dateUtc="2026-02-23T16:45:00Z"/>
                    <w:rFonts w:ascii="Roboto" w:hAnsi="Roboto"/>
                    <w:color w:val="auto"/>
                    <w:sz w:val="24"/>
                    <w:szCs w:val="24"/>
                    <w:lang w:val="uz-Cyrl-UZ"/>
                  </w:rPr>
                </w:rPrChange>
              </w:rPr>
            </w:pPr>
            <w:ins w:id="1606" w:author="Nozimjon Ortiqov" w:date="2026-02-23T21:45:00Z" w16du:dateUtc="2026-02-23T16:45:00Z">
              <w:r w:rsidRPr="000564D5">
                <w:rPr>
                  <w:rFonts w:ascii="Roboto" w:hAnsi="Roboto"/>
                  <w:lang w:val="uz-Cyrl-UZ"/>
                  <w:rPrChange w:id="1607" w:author="Nozimjon Ortiqov" w:date="2026-02-24T13:00:00Z" w16du:dateUtc="2026-02-24T08:00:00Z">
                    <w:rPr>
                      <w:rFonts w:ascii="Roboto" w:hAnsi="Roboto"/>
                      <w:sz w:val="24"/>
                      <w:szCs w:val="24"/>
                      <w:lang w:val="uz-Cyrl-UZ"/>
                    </w:rPr>
                  </w:rPrChange>
                </w:rPr>
                <w:t>60</w:t>
              </w:r>
            </w:ins>
          </w:p>
        </w:tc>
        <w:tc>
          <w:tcPr>
            <w:tcW w:w="2180" w:type="dxa"/>
            <w:vAlign w:val="center"/>
            <w:tcPrChange w:id="1608" w:author="Nozimjon Ortiqov" w:date="2026-02-24T13:00:00Z" w16du:dateUtc="2026-02-24T08:00:00Z">
              <w:tcPr>
                <w:tcW w:w="2160" w:type="dxa"/>
                <w:gridSpan w:val="2"/>
              </w:tcPr>
            </w:tcPrChange>
          </w:tcPr>
          <w:p w14:paraId="75FD8FB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09" w:author="Nozimjon Ortiqov" w:date="2026-02-23T21:45:00Z" w16du:dateUtc="2026-02-23T16:45:00Z"/>
                <w:rFonts w:ascii="Roboto" w:hAnsi="Roboto"/>
                <w:color w:val="auto"/>
                <w:lang w:val="uz-Cyrl-UZ"/>
                <w:rPrChange w:id="1610" w:author="Nozimjon Ortiqov" w:date="2026-02-24T13:00:00Z" w16du:dateUtc="2026-02-24T08:00:00Z">
                  <w:rPr>
                    <w:ins w:id="1611" w:author="Nozimjon Ortiqov" w:date="2026-02-23T21:45:00Z" w16du:dateUtc="2026-02-23T16:45:00Z"/>
                    <w:rFonts w:ascii="Roboto" w:hAnsi="Roboto"/>
                    <w:color w:val="auto"/>
                    <w:sz w:val="24"/>
                    <w:szCs w:val="24"/>
                    <w:lang w:val="uz-Cyrl-UZ"/>
                  </w:rPr>
                </w:rPrChange>
              </w:rPr>
            </w:pPr>
            <w:ins w:id="1612" w:author="Nozimjon Ortiqov" w:date="2026-02-23T21:45:00Z" w16du:dateUtc="2026-02-23T16:45:00Z">
              <w:r w:rsidRPr="000564D5">
                <w:rPr>
                  <w:rFonts w:ascii="Roboto" w:hAnsi="Roboto"/>
                  <w:lang w:val="uz-Cyrl-UZ"/>
                  <w:rPrChange w:id="1613" w:author="Nozimjon Ortiqov" w:date="2026-02-24T13:00:00Z" w16du:dateUtc="2026-02-24T08:00:00Z">
                    <w:rPr>
                      <w:rFonts w:ascii="Roboto" w:hAnsi="Roboto"/>
                      <w:sz w:val="24"/>
                      <w:szCs w:val="24"/>
                      <w:lang w:val="uz-Cyrl-UZ"/>
                    </w:rPr>
                  </w:rPrChange>
                </w:rPr>
                <w:t>7,6%</w:t>
              </w:r>
            </w:ins>
          </w:p>
        </w:tc>
      </w:tr>
      <w:tr w:rsidR="00C1002D" w:rsidRPr="009C4BAE" w14:paraId="7CE5C8DC" w14:textId="77777777" w:rsidTr="00307475">
        <w:trPr>
          <w:trHeight w:val="581"/>
          <w:jc w:val="center"/>
          <w:ins w:id="1614" w:author="Nozimjon Ortiqov" w:date="2026-02-23T21:45:00Z"/>
          <w:trPrChange w:id="1615"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16" w:author="Nozimjon Ortiqov" w:date="2026-02-24T13:00:00Z" w16du:dateUtc="2026-02-24T08:00:00Z">
              <w:tcPr>
                <w:tcW w:w="2160" w:type="dxa"/>
              </w:tcPr>
            </w:tcPrChange>
          </w:tcPr>
          <w:p w14:paraId="7B3CAB28" w14:textId="77777777" w:rsidR="00C1002D" w:rsidRPr="000564D5" w:rsidRDefault="00C1002D" w:rsidP="00307475">
            <w:pPr>
              <w:jc w:val="center"/>
              <w:rPr>
                <w:ins w:id="1617" w:author="Nozimjon Ortiqov" w:date="2026-02-23T21:45:00Z" w16du:dateUtc="2026-02-23T16:45:00Z"/>
                <w:rFonts w:ascii="Roboto" w:hAnsi="Roboto"/>
                <w:color w:val="auto"/>
                <w:lang w:val="uz-Cyrl-UZ"/>
                <w:rPrChange w:id="1618" w:author="Nozimjon Ortiqov" w:date="2026-02-24T13:00:00Z" w16du:dateUtc="2026-02-24T08:00:00Z">
                  <w:rPr>
                    <w:ins w:id="1619" w:author="Nozimjon Ortiqov" w:date="2026-02-23T21:45:00Z" w16du:dateUtc="2026-02-23T16:45:00Z"/>
                    <w:rFonts w:ascii="Roboto" w:hAnsi="Roboto"/>
                    <w:color w:val="auto"/>
                    <w:sz w:val="24"/>
                    <w:szCs w:val="24"/>
                    <w:lang w:val="uz-Cyrl-UZ"/>
                  </w:rPr>
                </w:rPrChange>
              </w:rPr>
            </w:pPr>
            <w:ins w:id="1620" w:author="Nozimjon Ortiqov" w:date="2026-02-23T21:45:00Z" w16du:dateUtc="2026-02-23T16:45:00Z">
              <w:r w:rsidRPr="000564D5">
                <w:rPr>
                  <w:rFonts w:ascii="Roboto" w:hAnsi="Roboto"/>
                  <w:lang w:val="uz-Cyrl-UZ"/>
                  <w:rPrChange w:id="1621" w:author="Nozimjon Ortiqov" w:date="2026-02-24T13:00:00Z" w16du:dateUtc="2026-02-24T08:00:00Z">
                    <w:rPr>
                      <w:rFonts w:ascii="Roboto" w:hAnsi="Roboto"/>
                      <w:sz w:val="24"/>
                      <w:szCs w:val="24"/>
                      <w:lang w:val="uz-Cyrl-UZ"/>
                    </w:rPr>
                  </w:rPrChange>
                </w:rPr>
                <w:t>Хулқ-атвор</w:t>
              </w:r>
            </w:ins>
          </w:p>
        </w:tc>
        <w:tc>
          <w:tcPr>
            <w:tcW w:w="2388" w:type="dxa"/>
            <w:vAlign w:val="center"/>
            <w:tcPrChange w:id="1622" w:author="Nozimjon Ortiqov" w:date="2026-02-24T13:00:00Z" w16du:dateUtc="2026-02-24T08:00:00Z">
              <w:tcPr>
                <w:tcW w:w="2304" w:type="dxa"/>
                <w:gridSpan w:val="2"/>
              </w:tcPr>
            </w:tcPrChange>
          </w:tcPr>
          <w:p w14:paraId="617F0DC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23" w:author="Nozimjon Ortiqov" w:date="2026-02-23T21:45:00Z" w16du:dateUtc="2026-02-23T16:45:00Z"/>
                <w:rFonts w:ascii="Roboto" w:hAnsi="Roboto"/>
                <w:color w:val="auto"/>
                <w:lang w:val="uz-Cyrl-UZ"/>
                <w:rPrChange w:id="1624" w:author="Nozimjon Ortiqov" w:date="2026-02-24T13:00:00Z" w16du:dateUtc="2026-02-24T08:00:00Z">
                  <w:rPr>
                    <w:ins w:id="1625" w:author="Nozimjon Ortiqov" w:date="2026-02-23T21:45:00Z" w16du:dateUtc="2026-02-23T16:45:00Z"/>
                    <w:rFonts w:ascii="Roboto" w:hAnsi="Roboto"/>
                    <w:color w:val="auto"/>
                    <w:sz w:val="24"/>
                    <w:szCs w:val="24"/>
                    <w:lang w:val="uz-Cyrl-UZ"/>
                  </w:rPr>
                </w:rPrChange>
              </w:rPr>
            </w:pPr>
            <w:ins w:id="1626" w:author="Nozimjon Ortiqov" w:date="2026-02-23T21:45:00Z" w16du:dateUtc="2026-02-23T16:45:00Z">
              <w:r w:rsidRPr="000564D5">
                <w:rPr>
                  <w:rFonts w:ascii="Roboto" w:hAnsi="Roboto"/>
                  <w:lang w:val="uz-Cyrl-UZ"/>
                  <w:rPrChange w:id="1627" w:author="Nozimjon Ortiqov" w:date="2026-02-24T13:00:00Z" w16du:dateUtc="2026-02-24T08:00:00Z">
                    <w:rPr>
                      <w:rFonts w:ascii="Roboto" w:hAnsi="Roboto"/>
                      <w:sz w:val="24"/>
                      <w:szCs w:val="24"/>
                      <w:lang w:val="uz-Cyrl-UZ"/>
                    </w:rPr>
                  </w:rPrChange>
                </w:rPr>
                <w:t>Бошқа қарзларга йўналтирилган</w:t>
              </w:r>
            </w:ins>
          </w:p>
        </w:tc>
        <w:tc>
          <w:tcPr>
            <w:tcW w:w="2180" w:type="dxa"/>
            <w:vAlign w:val="center"/>
            <w:tcPrChange w:id="1628" w:author="Nozimjon Ortiqov" w:date="2026-02-24T13:00:00Z" w16du:dateUtc="2026-02-24T08:00:00Z">
              <w:tcPr>
                <w:tcW w:w="2160" w:type="dxa"/>
                <w:gridSpan w:val="2"/>
              </w:tcPr>
            </w:tcPrChange>
          </w:tcPr>
          <w:p w14:paraId="624042A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29" w:author="Nozimjon Ortiqov" w:date="2026-02-23T21:45:00Z" w16du:dateUtc="2026-02-23T16:45:00Z"/>
                <w:rFonts w:ascii="Roboto" w:hAnsi="Roboto"/>
                <w:color w:val="auto"/>
                <w:lang w:val="uz-Cyrl-UZ"/>
                <w:rPrChange w:id="1630" w:author="Nozimjon Ortiqov" w:date="2026-02-24T13:00:00Z" w16du:dateUtc="2026-02-24T08:00:00Z">
                  <w:rPr>
                    <w:ins w:id="1631" w:author="Nozimjon Ortiqov" w:date="2026-02-23T21:45:00Z" w16du:dateUtc="2026-02-23T16:45:00Z"/>
                    <w:rFonts w:ascii="Roboto" w:hAnsi="Roboto"/>
                    <w:color w:val="auto"/>
                    <w:sz w:val="24"/>
                    <w:szCs w:val="24"/>
                    <w:lang w:val="uz-Cyrl-UZ"/>
                  </w:rPr>
                </w:rPrChange>
              </w:rPr>
            </w:pPr>
            <w:ins w:id="1632" w:author="Nozimjon Ortiqov" w:date="2026-02-23T21:45:00Z" w16du:dateUtc="2026-02-23T16:45:00Z">
              <w:r w:rsidRPr="000564D5">
                <w:rPr>
                  <w:rFonts w:ascii="Roboto" w:hAnsi="Roboto"/>
                  <w:lang w:val="uz-Cyrl-UZ"/>
                  <w:rPrChange w:id="1633" w:author="Nozimjon Ortiqov" w:date="2026-02-24T13:00:00Z" w16du:dateUtc="2026-02-24T08:00:00Z">
                    <w:rPr>
                      <w:rFonts w:ascii="Roboto" w:hAnsi="Roboto"/>
                      <w:sz w:val="24"/>
                      <w:szCs w:val="24"/>
                      <w:lang w:val="uz-Cyrl-UZ"/>
                    </w:rPr>
                  </w:rPrChange>
                </w:rPr>
                <w:t>52</w:t>
              </w:r>
            </w:ins>
          </w:p>
        </w:tc>
        <w:tc>
          <w:tcPr>
            <w:tcW w:w="2180" w:type="dxa"/>
            <w:vAlign w:val="center"/>
            <w:tcPrChange w:id="1634" w:author="Nozimjon Ortiqov" w:date="2026-02-24T13:00:00Z" w16du:dateUtc="2026-02-24T08:00:00Z">
              <w:tcPr>
                <w:tcW w:w="2160" w:type="dxa"/>
                <w:gridSpan w:val="2"/>
              </w:tcPr>
            </w:tcPrChange>
          </w:tcPr>
          <w:p w14:paraId="564A5683"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35" w:author="Nozimjon Ortiqov" w:date="2026-02-23T21:45:00Z" w16du:dateUtc="2026-02-23T16:45:00Z"/>
                <w:rFonts w:ascii="Roboto" w:hAnsi="Roboto"/>
                <w:color w:val="auto"/>
                <w:lang w:val="uz-Cyrl-UZ"/>
                <w:rPrChange w:id="1636" w:author="Nozimjon Ortiqov" w:date="2026-02-24T13:00:00Z" w16du:dateUtc="2026-02-24T08:00:00Z">
                  <w:rPr>
                    <w:ins w:id="1637" w:author="Nozimjon Ortiqov" w:date="2026-02-23T21:45:00Z" w16du:dateUtc="2026-02-23T16:45:00Z"/>
                    <w:rFonts w:ascii="Roboto" w:hAnsi="Roboto"/>
                    <w:color w:val="auto"/>
                    <w:sz w:val="24"/>
                    <w:szCs w:val="24"/>
                    <w:lang w:val="uz-Cyrl-UZ"/>
                  </w:rPr>
                </w:rPrChange>
              </w:rPr>
            </w:pPr>
            <w:ins w:id="1638" w:author="Nozimjon Ortiqov" w:date="2026-02-23T21:45:00Z" w16du:dateUtc="2026-02-23T16:45:00Z">
              <w:r w:rsidRPr="000564D5">
                <w:rPr>
                  <w:rFonts w:ascii="Roboto" w:hAnsi="Roboto"/>
                  <w:lang w:val="uz-Cyrl-UZ"/>
                  <w:rPrChange w:id="1639" w:author="Nozimjon Ortiqov" w:date="2026-02-24T13:00:00Z" w16du:dateUtc="2026-02-24T08:00:00Z">
                    <w:rPr>
                      <w:rFonts w:ascii="Roboto" w:hAnsi="Roboto"/>
                      <w:sz w:val="24"/>
                      <w:szCs w:val="24"/>
                      <w:lang w:val="uz-Cyrl-UZ"/>
                    </w:rPr>
                  </w:rPrChange>
                </w:rPr>
                <w:t>6,6%</w:t>
              </w:r>
            </w:ins>
          </w:p>
        </w:tc>
      </w:tr>
      <w:tr w:rsidR="00C1002D" w:rsidRPr="009C4BAE" w14:paraId="6B433E91" w14:textId="77777777" w:rsidTr="00307475">
        <w:trPr>
          <w:cnfStyle w:val="000000100000" w:firstRow="0" w:lastRow="0" w:firstColumn="0" w:lastColumn="0" w:oddVBand="0" w:evenVBand="0" w:oddHBand="1" w:evenHBand="0" w:firstRowFirstColumn="0" w:firstRowLastColumn="0" w:lastRowFirstColumn="0" w:lastRowLastColumn="0"/>
          <w:trHeight w:val="591"/>
          <w:jc w:val="center"/>
          <w:ins w:id="1640" w:author="Nozimjon Ortiqov" w:date="2026-02-23T21:45:00Z"/>
          <w:trPrChange w:id="1641"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42" w:author="Nozimjon Ortiqov" w:date="2026-02-24T13:00:00Z" w16du:dateUtc="2026-02-24T08:00:00Z">
              <w:tcPr>
                <w:tcW w:w="2160" w:type="dxa"/>
              </w:tcPr>
            </w:tcPrChange>
          </w:tcPr>
          <w:p w14:paraId="1657A7FF"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643" w:author="Nozimjon Ortiqov" w:date="2026-02-23T21:45:00Z" w16du:dateUtc="2026-02-23T16:45:00Z"/>
                <w:rFonts w:ascii="Roboto" w:hAnsi="Roboto"/>
                <w:color w:val="auto"/>
                <w:lang w:val="uz-Cyrl-UZ"/>
                <w:rPrChange w:id="1644" w:author="Nozimjon Ortiqov" w:date="2026-02-24T13:00:00Z" w16du:dateUtc="2026-02-24T08:00:00Z">
                  <w:rPr>
                    <w:ins w:id="1645" w:author="Nozimjon Ortiqov" w:date="2026-02-23T21:45:00Z" w16du:dateUtc="2026-02-23T16:45:00Z"/>
                    <w:rFonts w:ascii="Roboto" w:hAnsi="Roboto"/>
                    <w:color w:val="auto"/>
                    <w:sz w:val="24"/>
                    <w:szCs w:val="24"/>
                    <w:lang w:val="uz-Cyrl-UZ"/>
                  </w:rPr>
                </w:rPrChange>
              </w:rPr>
            </w:pPr>
            <w:ins w:id="1646" w:author="Nozimjon Ortiqov" w:date="2026-02-23T21:45:00Z" w16du:dateUtc="2026-02-23T16:45:00Z">
              <w:r w:rsidRPr="000564D5">
                <w:rPr>
                  <w:rFonts w:ascii="Roboto" w:hAnsi="Roboto"/>
                  <w:lang w:val="uz-Cyrl-UZ"/>
                  <w:rPrChange w:id="1647" w:author="Nozimjon Ortiqov" w:date="2026-02-24T13:00:00Z" w16du:dateUtc="2026-02-24T08:00:00Z">
                    <w:rPr>
                      <w:rFonts w:ascii="Roboto" w:hAnsi="Roboto"/>
                      <w:sz w:val="24"/>
                      <w:szCs w:val="24"/>
                      <w:lang w:val="uz-Cyrl-UZ"/>
                    </w:rPr>
                  </w:rPrChange>
                </w:rPr>
                <w:t>Хулқ-атвор</w:t>
              </w:r>
            </w:ins>
          </w:p>
        </w:tc>
        <w:tc>
          <w:tcPr>
            <w:tcW w:w="2388" w:type="dxa"/>
            <w:vAlign w:val="center"/>
            <w:tcPrChange w:id="1648" w:author="Nozimjon Ortiqov" w:date="2026-02-24T13:00:00Z" w16du:dateUtc="2026-02-24T08:00:00Z">
              <w:tcPr>
                <w:tcW w:w="2304" w:type="dxa"/>
                <w:gridSpan w:val="2"/>
              </w:tcPr>
            </w:tcPrChange>
          </w:tcPr>
          <w:p w14:paraId="3BD48FB8"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49" w:author="Nozimjon Ortiqov" w:date="2026-02-23T21:45:00Z" w16du:dateUtc="2026-02-23T16:45:00Z"/>
                <w:rFonts w:ascii="Roboto" w:hAnsi="Roboto"/>
                <w:color w:val="auto"/>
                <w:lang w:val="uz-Cyrl-UZ"/>
                <w:rPrChange w:id="1650" w:author="Nozimjon Ortiqov" w:date="2026-02-24T13:00:00Z" w16du:dateUtc="2026-02-24T08:00:00Z">
                  <w:rPr>
                    <w:ins w:id="1651" w:author="Nozimjon Ortiqov" w:date="2026-02-23T21:45:00Z" w16du:dateUtc="2026-02-23T16:45:00Z"/>
                    <w:rFonts w:ascii="Roboto" w:hAnsi="Roboto"/>
                    <w:color w:val="auto"/>
                    <w:sz w:val="24"/>
                    <w:szCs w:val="24"/>
                    <w:lang w:val="uz-Cyrl-UZ"/>
                  </w:rPr>
                </w:rPrChange>
              </w:rPr>
            </w:pPr>
            <w:ins w:id="1652" w:author="Nozimjon Ortiqov" w:date="2026-02-23T21:45:00Z" w16du:dateUtc="2026-02-23T16:45:00Z">
              <w:r w:rsidRPr="000564D5">
                <w:rPr>
                  <w:rFonts w:ascii="Roboto" w:hAnsi="Roboto"/>
                  <w:lang w:val="uz-Cyrl-UZ"/>
                  <w:rPrChange w:id="1653" w:author="Nozimjon Ortiqov" w:date="2026-02-24T13:00:00Z" w16du:dateUtc="2026-02-24T08:00:00Z">
                    <w:rPr>
                      <w:rFonts w:ascii="Roboto" w:hAnsi="Roboto"/>
                      <w:sz w:val="24"/>
                      <w:szCs w:val="24"/>
                      <w:lang w:val="uz-Cyrl-UZ"/>
                    </w:rPr>
                  </w:rPrChange>
                </w:rPr>
                <w:t>“Имкониятим бўлганда тўлайман”</w:t>
              </w:r>
            </w:ins>
          </w:p>
        </w:tc>
        <w:tc>
          <w:tcPr>
            <w:tcW w:w="2180" w:type="dxa"/>
            <w:vAlign w:val="center"/>
            <w:tcPrChange w:id="1654" w:author="Nozimjon Ortiqov" w:date="2026-02-24T13:00:00Z" w16du:dateUtc="2026-02-24T08:00:00Z">
              <w:tcPr>
                <w:tcW w:w="2160" w:type="dxa"/>
                <w:gridSpan w:val="2"/>
              </w:tcPr>
            </w:tcPrChange>
          </w:tcPr>
          <w:p w14:paraId="649A5484"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55" w:author="Nozimjon Ortiqov" w:date="2026-02-23T21:45:00Z" w16du:dateUtc="2026-02-23T16:45:00Z"/>
                <w:rFonts w:ascii="Roboto" w:hAnsi="Roboto"/>
                <w:color w:val="auto"/>
                <w:lang w:val="uz-Cyrl-UZ"/>
                <w:rPrChange w:id="1656" w:author="Nozimjon Ortiqov" w:date="2026-02-24T13:00:00Z" w16du:dateUtc="2026-02-24T08:00:00Z">
                  <w:rPr>
                    <w:ins w:id="1657" w:author="Nozimjon Ortiqov" w:date="2026-02-23T21:45:00Z" w16du:dateUtc="2026-02-23T16:45:00Z"/>
                    <w:rFonts w:ascii="Roboto" w:hAnsi="Roboto"/>
                    <w:color w:val="auto"/>
                    <w:sz w:val="24"/>
                    <w:szCs w:val="24"/>
                    <w:lang w:val="uz-Cyrl-UZ"/>
                  </w:rPr>
                </w:rPrChange>
              </w:rPr>
            </w:pPr>
            <w:ins w:id="1658" w:author="Nozimjon Ortiqov" w:date="2026-02-23T21:45:00Z" w16du:dateUtc="2026-02-23T16:45:00Z">
              <w:r w:rsidRPr="000564D5">
                <w:rPr>
                  <w:rFonts w:ascii="Roboto" w:hAnsi="Roboto"/>
                  <w:lang w:val="uz-Cyrl-UZ"/>
                  <w:rPrChange w:id="1659" w:author="Nozimjon Ortiqov" w:date="2026-02-24T13:00:00Z" w16du:dateUtc="2026-02-24T08:00:00Z">
                    <w:rPr>
                      <w:rFonts w:ascii="Roboto" w:hAnsi="Roboto"/>
                      <w:sz w:val="24"/>
                      <w:szCs w:val="24"/>
                      <w:lang w:val="uz-Cyrl-UZ"/>
                    </w:rPr>
                  </w:rPrChange>
                </w:rPr>
                <w:t>16</w:t>
              </w:r>
            </w:ins>
          </w:p>
        </w:tc>
        <w:tc>
          <w:tcPr>
            <w:tcW w:w="2180" w:type="dxa"/>
            <w:vAlign w:val="center"/>
            <w:tcPrChange w:id="1660" w:author="Nozimjon Ortiqov" w:date="2026-02-24T13:00:00Z" w16du:dateUtc="2026-02-24T08:00:00Z">
              <w:tcPr>
                <w:tcW w:w="2160" w:type="dxa"/>
                <w:gridSpan w:val="2"/>
              </w:tcPr>
            </w:tcPrChange>
          </w:tcPr>
          <w:p w14:paraId="0FA94185"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61" w:author="Nozimjon Ortiqov" w:date="2026-02-23T21:45:00Z" w16du:dateUtc="2026-02-23T16:45:00Z"/>
                <w:rFonts w:ascii="Roboto" w:hAnsi="Roboto"/>
                <w:color w:val="auto"/>
                <w:lang w:val="uz-Cyrl-UZ"/>
                <w:rPrChange w:id="1662" w:author="Nozimjon Ortiqov" w:date="2026-02-24T13:00:00Z" w16du:dateUtc="2026-02-24T08:00:00Z">
                  <w:rPr>
                    <w:ins w:id="1663" w:author="Nozimjon Ortiqov" w:date="2026-02-23T21:45:00Z" w16du:dateUtc="2026-02-23T16:45:00Z"/>
                    <w:rFonts w:ascii="Roboto" w:hAnsi="Roboto"/>
                    <w:color w:val="auto"/>
                    <w:sz w:val="24"/>
                    <w:szCs w:val="24"/>
                    <w:lang w:val="uz-Cyrl-UZ"/>
                  </w:rPr>
                </w:rPrChange>
              </w:rPr>
            </w:pPr>
            <w:ins w:id="1664" w:author="Nozimjon Ortiqov" w:date="2026-02-23T21:45:00Z" w16du:dateUtc="2026-02-23T16:45:00Z">
              <w:r w:rsidRPr="000564D5">
                <w:rPr>
                  <w:rFonts w:ascii="Roboto" w:hAnsi="Roboto"/>
                  <w:lang w:val="uz-Cyrl-UZ"/>
                  <w:rPrChange w:id="1665" w:author="Nozimjon Ortiqov" w:date="2026-02-24T13:00:00Z" w16du:dateUtc="2026-02-24T08:00:00Z">
                    <w:rPr>
                      <w:rFonts w:ascii="Roboto" w:hAnsi="Roboto"/>
                      <w:sz w:val="24"/>
                      <w:szCs w:val="24"/>
                      <w:lang w:val="uz-Cyrl-UZ"/>
                    </w:rPr>
                  </w:rPrChange>
                </w:rPr>
                <w:t>2,0%</w:t>
              </w:r>
            </w:ins>
          </w:p>
        </w:tc>
      </w:tr>
      <w:tr w:rsidR="00C1002D" w:rsidRPr="009C4BAE" w14:paraId="6FCDB26B" w14:textId="77777777" w:rsidTr="00307475">
        <w:trPr>
          <w:trHeight w:val="581"/>
          <w:jc w:val="center"/>
          <w:ins w:id="1666" w:author="Nozimjon Ortiqov" w:date="2026-02-23T21:45:00Z"/>
          <w:trPrChange w:id="1667"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68" w:author="Nozimjon Ortiqov" w:date="2026-02-24T13:00:00Z" w16du:dateUtc="2026-02-24T08:00:00Z">
              <w:tcPr>
                <w:tcW w:w="2160" w:type="dxa"/>
              </w:tcPr>
            </w:tcPrChange>
          </w:tcPr>
          <w:p w14:paraId="0DC423CF" w14:textId="77777777" w:rsidR="00C1002D" w:rsidRPr="000564D5" w:rsidRDefault="00C1002D" w:rsidP="00307475">
            <w:pPr>
              <w:jc w:val="center"/>
              <w:rPr>
                <w:ins w:id="1669" w:author="Nozimjon Ortiqov" w:date="2026-02-23T21:45:00Z" w16du:dateUtc="2026-02-23T16:45:00Z"/>
                <w:rFonts w:ascii="Roboto" w:hAnsi="Roboto"/>
                <w:color w:val="auto"/>
                <w:lang w:val="uz-Cyrl-UZ"/>
                <w:rPrChange w:id="1670" w:author="Nozimjon Ortiqov" w:date="2026-02-24T13:00:00Z" w16du:dateUtc="2026-02-24T08:00:00Z">
                  <w:rPr>
                    <w:ins w:id="1671" w:author="Nozimjon Ortiqov" w:date="2026-02-23T21:45:00Z" w16du:dateUtc="2026-02-23T16:45:00Z"/>
                    <w:rFonts w:ascii="Roboto" w:hAnsi="Roboto"/>
                    <w:color w:val="auto"/>
                    <w:sz w:val="24"/>
                    <w:szCs w:val="24"/>
                    <w:lang w:val="uz-Cyrl-UZ"/>
                  </w:rPr>
                </w:rPrChange>
              </w:rPr>
            </w:pPr>
            <w:ins w:id="1672" w:author="Nozimjon Ortiqov" w:date="2026-02-23T21:45:00Z" w16du:dateUtc="2026-02-23T16:45:00Z">
              <w:r w:rsidRPr="000564D5">
                <w:rPr>
                  <w:rFonts w:ascii="Roboto" w:hAnsi="Roboto"/>
                  <w:lang w:val="uz-Cyrl-UZ"/>
                  <w:rPrChange w:id="1673" w:author="Nozimjon Ortiqov" w:date="2026-02-24T13:00:00Z" w16du:dateUtc="2026-02-24T08:00:00Z">
                    <w:rPr>
                      <w:rFonts w:ascii="Roboto" w:hAnsi="Roboto"/>
                      <w:sz w:val="24"/>
                      <w:szCs w:val="24"/>
                      <w:lang w:val="uz-Cyrl-UZ"/>
                    </w:rPr>
                  </w:rPrChange>
                </w:rPr>
                <w:t>Институционал</w:t>
              </w:r>
            </w:ins>
          </w:p>
        </w:tc>
        <w:tc>
          <w:tcPr>
            <w:tcW w:w="2388" w:type="dxa"/>
            <w:vAlign w:val="center"/>
            <w:tcPrChange w:id="1674" w:author="Nozimjon Ortiqov" w:date="2026-02-24T13:00:00Z" w16du:dateUtc="2026-02-24T08:00:00Z">
              <w:tcPr>
                <w:tcW w:w="2304" w:type="dxa"/>
                <w:gridSpan w:val="2"/>
              </w:tcPr>
            </w:tcPrChange>
          </w:tcPr>
          <w:p w14:paraId="389E7BA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75" w:author="Nozimjon Ortiqov" w:date="2026-02-23T21:45:00Z" w16du:dateUtc="2026-02-23T16:45:00Z"/>
                <w:rFonts w:ascii="Roboto" w:hAnsi="Roboto"/>
                <w:color w:val="auto"/>
                <w:lang w:val="uz-Cyrl-UZ"/>
                <w:rPrChange w:id="1676" w:author="Nozimjon Ortiqov" w:date="2026-02-24T13:00:00Z" w16du:dateUtc="2026-02-24T08:00:00Z">
                  <w:rPr>
                    <w:ins w:id="1677" w:author="Nozimjon Ortiqov" w:date="2026-02-23T21:45:00Z" w16du:dateUtc="2026-02-23T16:45:00Z"/>
                    <w:rFonts w:ascii="Roboto" w:hAnsi="Roboto"/>
                    <w:color w:val="auto"/>
                    <w:sz w:val="24"/>
                    <w:szCs w:val="24"/>
                    <w:lang w:val="uz-Cyrl-UZ"/>
                  </w:rPr>
                </w:rPrChange>
              </w:rPr>
            </w:pPr>
            <w:ins w:id="1678" w:author="Nozimjon Ortiqov" w:date="2026-02-23T21:45:00Z" w16du:dateUtc="2026-02-23T16:45:00Z">
              <w:r w:rsidRPr="000564D5">
                <w:rPr>
                  <w:rFonts w:ascii="Roboto" w:hAnsi="Roboto"/>
                  <w:lang w:val="uz-Cyrl-UZ"/>
                  <w:rPrChange w:id="1679" w:author="Nozimjon Ortiqov" w:date="2026-02-24T13:00:00Z" w16du:dateUtc="2026-02-24T08:00:00Z">
                    <w:rPr>
                      <w:rFonts w:ascii="Roboto" w:hAnsi="Roboto"/>
                      <w:sz w:val="24"/>
                      <w:szCs w:val="24"/>
                      <w:lang w:val="uz-Cyrl-UZ"/>
                    </w:rPr>
                  </w:rPrChange>
                </w:rPr>
                <w:t>Кредит рухсатсиз расмийлаштирилган</w:t>
              </w:r>
            </w:ins>
          </w:p>
        </w:tc>
        <w:tc>
          <w:tcPr>
            <w:tcW w:w="2180" w:type="dxa"/>
            <w:vAlign w:val="center"/>
            <w:tcPrChange w:id="1680" w:author="Nozimjon Ortiqov" w:date="2026-02-24T13:00:00Z" w16du:dateUtc="2026-02-24T08:00:00Z">
              <w:tcPr>
                <w:tcW w:w="2160" w:type="dxa"/>
                <w:gridSpan w:val="2"/>
              </w:tcPr>
            </w:tcPrChange>
          </w:tcPr>
          <w:p w14:paraId="32FAFCD4"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81" w:author="Nozimjon Ortiqov" w:date="2026-02-23T21:45:00Z" w16du:dateUtc="2026-02-23T16:45:00Z"/>
                <w:rFonts w:ascii="Roboto" w:hAnsi="Roboto"/>
                <w:color w:val="auto"/>
                <w:lang w:val="uz-Cyrl-UZ"/>
                <w:rPrChange w:id="1682" w:author="Nozimjon Ortiqov" w:date="2026-02-24T13:00:00Z" w16du:dateUtc="2026-02-24T08:00:00Z">
                  <w:rPr>
                    <w:ins w:id="1683" w:author="Nozimjon Ortiqov" w:date="2026-02-23T21:45:00Z" w16du:dateUtc="2026-02-23T16:45:00Z"/>
                    <w:rFonts w:ascii="Roboto" w:hAnsi="Roboto"/>
                    <w:color w:val="auto"/>
                    <w:sz w:val="24"/>
                    <w:szCs w:val="24"/>
                    <w:lang w:val="uz-Cyrl-UZ"/>
                  </w:rPr>
                </w:rPrChange>
              </w:rPr>
            </w:pPr>
            <w:ins w:id="1684" w:author="Nozimjon Ortiqov" w:date="2026-02-23T21:45:00Z" w16du:dateUtc="2026-02-23T16:45:00Z">
              <w:r w:rsidRPr="000564D5">
                <w:rPr>
                  <w:rFonts w:ascii="Roboto" w:hAnsi="Roboto"/>
                  <w:lang w:val="uz-Cyrl-UZ"/>
                  <w:rPrChange w:id="1685" w:author="Nozimjon Ortiqov" w:date="2026-02-24T13:00:00Z" w16du:dateUtc="2026-02-24T08:00:00Z">
                    <w:rPr>
                      <w:rFonts w:ascii="Roboto" w:hAnsi="Roboto"/>
                      <w:sz w:val="24"/>
                      <w:szCs w:val="24"/>
                      <w:lang w:val="uz-Cyrl-UZ"/>
                    </w:rPr>
                  </w:rPrChange>
                </w:rPr>
                <w:t>31</w:t>
              </w:r>
            </w:ins>
          </w:p>
        </w:tc>
        <w:tc>
          <w:tcPr>
            <w:tcW w:w="2180" w:type="dxa"/>
            <w:vAlign w:val="center"/>
            <w:tcPrChange w:id="1686" w:author="Nozimjon Ortiqov" w:date="2026-02-24T13:00:00Z" w16du:dateUtc="2026-02-24T08:00:00Z">
              <w:tcPr>
                <w:tcW w:w="2160" w:type="dxa"/>
                <w:gridSpan w:val="2"/>
              </w:tcPr>
            </w:tcPrChange>
          </w:tcPr>
          <w:p w14:paraId="61C2233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87" w:author="Nozimjon Ortiqov" w:date="2026-02-23T21:45:00Z" w16du:dateUtc="2026-02-23T16:45:00Z"/>
                <w:rFonts w:ascii="Roboto" w:hAnsi="Roboto"/>
                <w:color w:val="auto"/>
                <w:lang w:val="uz-Cyrl-UZ"/>
                <w:rPrChange w:id="1688" w:author="Nozimjon Ortiqov" w:date="2026-02-24T13:00:00Z" w16du:dateUtc="2026-02-24T08:00:00Z">
                  <w:rPr>
                    <w:ins w:id="1689" w:author="Nozimjon Ortiqov" w:date="2026-02-23T21:45:00Z" w16du:dateUtc="2026-02-23T16:45:00Z"/>
                    <w:rFonts w:ascii="Roboto" w:hAnsi="Roboto"/>
                    <w:color w:val="auto"/>
                    <w:sz w:val="24"/>
                    <w:szCs w:val="24"/>
                    <w:lang w:val="uz-Cyrl-UZ"/>
                  </w:rPr>
                </w:rPrChange>
              </w:rPr>
            </w:pPr>
            <w:ins w:id="1690" w:author="Nozimjon Ortiqov" w:date="2026-02-23T21:45:00Z" w16du:dateUtc="2026-02-23T16:45:00Z">
              <w:r w:rsidRPr="000564D5">
                <w:rPr>
                  <w:rFonts w:ascii="Roboto" w:hAnsi="Roboto"/>
                  <w:lang w:val="uz-Cyrl-UZ"/>
                  <w:rPrChange w:id="1691" w:author="Nozimjon Ortiqov" w:date="2026-02-24T13:00:00Z" w16du:dateUtc="2026-02-24T08:00:00Z">
                    <w:rPr>
                      <w:rFonts w:ascii="Roboto" w:hAnsi="Roboto"/>
                      <w:sz w:val="24"/>
                      <w:szCs w:val="24"/>
                      <w:lang w:val="uz-Cyrl-UZ"/>
                    </w:rPr>
                  </w:rPrChange>
                </w:rPr>
                <w:t>3,9%</w:t>
              </w:r>
            </w:ins>
          </w:p>
        </w:tc>
      </w:tr>
      <w:tr w:rsidR="00C1002D" w:rsidRPr="009C4BAE" w14:paraId="3B69E815" w14:textId="77777777" w:rsidTr="00307475">
        <w:trPr>
          <w:cnfStyle w:val="000000100000" w:firstRow="0" w:lastRow="0" w:firstColumn="0" w:lastColumn="0" w:oddVBand="0" w:evenVBand="0" w:oddHBand="1" w:evenHBand="0" w:firstRowFirstColumn="0" w:firstRowLastColumn="0" w:lastRowFirstColumn="0" w:lastRowLastColumn="0"/>
          <w:trHeight w:val="598"/>
          <w:jc w:val="center"/>
          <w:ins w:id="1692" w:author="Nozimjon Ortiqov" w:date="2026-02-23T21:45:00Z"/>
          <w:trPrChange w:id="1693"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94" w:author="Nozimjon Ortiqov" w:date="2026-02-24T13:00:00Z" w16du:dateUtc="2026-02-24T08:00:00Z">
              <w:tcPr>
                <w:tcW w:w="2160" w:type="dxa"/>
              </w:tcPr>
            </w:tcPrChange>
          </w:tcPr>
          <w:p w14:paraId="4142B0FA"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695" w:author="Nozimjon Ortiqov" w:date="2026-02-23T21:45:00Z" w16du:dateUtc="2026-02-23T16:45:00Z"/>
                <w:rFonts w:ascii="Roboto" w:hAnsi="Roboto"/>
                <w:color w:val="auto"/>
                <w:lang w:val="uz-Cyrl-UZ"/>
                <w:rPrChange w:id="1696" w:author="Nozimjon Ortiqov" w:date="2026-02-24T13:00:00Z" w16du:dateUtc="2026-02-24T08:00:00Z">
                  <w:rPr>
                    <w:ins w:id="1697" w:author="Nozimjon Ortiqov" w:date="2026-02-23T21:45:00Z" w16du:dateUtc="2026-02-23T16:45:00Z"/>
                    <w:rFonts w:ascii="Roboto" w:hAnsi="Roboto"/>
                    <w:color w:val="auto"/>
                    <w:sz w:val="24"/>
                    <w:szCs w:val="24"/>
                    <w:lang w:val="uz-Cyrl-UZ"/>
                  </w:rPr>
                </w:rPrChange>
              </w:rPr>
            </w:pPr>
            <w:ins w:id="1698" w:author="Nozimjon Ortiqov" w:date="2026-02-23T21:45:00Z" w16du:dateUtc="2026-02-23T16:45:00Z">
              <w:r w:rsidRPr="000564D5">
                <w:rPr>
                  <w:rFonts w:ascii="Roboto" w:hAnsi="Roboto"/>
                  <w:lang w:val="uz-Cyrl-UZ"/>
                  <w:rPrChange w:id="1699" w:author="Nozimjon Ortiqov" w:date="2026-02-24T13:00:00Z" w16du:dateUtc="2026-02-24T08:00:00Z">
                    <w:rPr>
                      <w:rFonts w:ascii="Roboto" w:hAnsi="Roboto"/>
                      <w:sz w:val="24"/>
                      <w:szCs w:val="24"/>
                      <w:lang w:val="uz-Cyrl-UZ"/>
                    </w:rPr>
                  </w:rPrChange>
                </w:rPr>
                <w:t>Институционал</w:t>
              </w:r>
            </w:ins>
          </w:p>
        </w:tc>
        <w:tc>
          <w:tcPr>
            <w:tcW w:w="2388" w:type="dxa"/>
            <w:vAlign w:val="center"/>
            <w:tcPrChange w:id="1700" w:author="Nozimjon Ortiqov" w:date="2026-02-24T13:00:00Z" w16du:dateUtc="2026-02-24T08:00:00Z">
              <w:tcPr>
                <w:tcW w:w="2304" w:type="dxa"/>
                <w:gridSpan w:val="2"/>
              </w:tcPr>
            </w:tcPrChange>
          </w:tcPr>
          <w:p w14:paraId="368C3545" w14:textId="31B15939" w:rsidR="00C1002D" w:rsidRPr="000564D5" w:rsidRDefault="00EE5971" w:rsidP="00307475">
            <w:pPr>
              <w:jc w:val="center"/>
              <w:cnfStyle w:val="000000100000" w:firstRow="0" w:lastRow="0" w:firstColumn="0" w:lastColumn="0" w:oddVBand="0" w:evenVBand="0" w:oddHBand="1" w:evenHBand="0" w:firstRowFirstColumn="0" w:firstRowLastColumn="0" w:lastRowFirstColumn="0" w:lastRowLastColumn="0"/>
              <w:rPr>
                <w:ins w:id="1701" w:author="Nozimjon Ortiqov" w:date="2026-02-23T21:45:00Z" w16du:dateUtc="2026-02-23T16:45:00Z"/>
                <w:rFonts w:ascii="Roboto" w:hAnsi="Roboto"/>
                <w:color w:val="auto"/>
                <w:lang w:val="uz-Cyrl-UZ"/>
                <w:rPrChange w:id="1702" w:author="Nozimjon Ortiqov" w:date="2026-02-24T13:00:00Z" w16du:dateUtc="2026-02-24T08:00:00Z">
                  <w:rPr>
                    <w:ins w:id="1703" w:author="Nozimjon Ortiqov" w:date="2026-02-23T21:45:00Z" w16du:dateUtc="2026-02-23T16:45:00Z"/>
                    <w:rFonts w:ascii="Roboto" w:hAnsi="Roboto"/>
                    <w:color w:val="auto"/>
                    <w:sz w:val="24"/>
                    <w:szCs w:val="24"/>
                    <w:lang w:val="uz-Cyrl-UZ"/>
                  </w:rPr>
                </w:rPrChange>
              </w:rPr>
            </w:pPr>
            <w:ins w:id="1704" w:author="Nozimjon Ortiqov" w:date="2026-02-24T12:58:00Z" w16du:dateUtc="2026-02-24T07:58:00Z">
              <w:r w:rsidRPr="000564D5">
                <w:rPr>
                  <w:rFonts w:ascii="Roboto" w:hAnsi="Roboto"/>
                  <w:lang w:val="uz-Cyrl-UZ"/>
                  <w:rPrChange w:id="1705" w:author="Nozimjon Ortiqov" w:date="2026-02-24T13:00:00Z" w16du:dateUtc="2026-02-24T08:00:00Z">
                    <w:rPr>
                      <w:rFonts w:ascii="Roboto" w:hAnsi="Roboto"/>
                      <w:highlight w:val="yellow"/>
                      <w:lang w:val="uz-Cyrl-UZ"/>
                    </w:rPr>
                  </w:rPrChange>
                </w:rPr>
                <w:t xml:space="preserve">Кредит ажратишдаги </w:t>
              </w:r>
            </w:ins>
            <w:ins w:id="1706" w:author="Nozimjon Ortiqov" w:date="2026-02-23T21:45:00Z" w16du:dateUtc="2026-02-23T16:45:00Z">
              <w:r w:rsidR="00C1002D" w:rsidRPr="000564D5">
                <w:rPr>
                  <w:rFonts w:ascii="Roboto" w:hAnsi="Roboto"/>
                  <w:lang w:val="uz-Cyrl-UZ"/>
                  <w:rPrChange w:id="1707" w:author="Nozimjon Ortiqov" w:date="2026-02-24T13:00:00Z" w16du:dateUtc="2026-02-24T08:00:00Z">
                    <w:rPr>
                      <w:rFonts w:ascii="Roboto" w:hAnsi="Roboto"/>
                      <w:sz w:val="24"/>
                      <w:szCs w:val="24"/>
                      <w:highlight w:val="yellow"/>
                      <w:lang w:val="uz-Cyrl-UZ"/>
                    </w:rPr>
                  </w:rPrChange>
                </w:rPr>
                <w:t>адолатсиз</w:t>
              </w:r>
            </w:ins>
            <w:ins w:id="1708" w:author="Nozimjon Ortiqov" w:date="2026-02-24T12:58:00Z" w16du:dateUtc="2026-02-24T07:58:00Z">
              <w:r w:rsidRPr="000564D5">
                <w:rPr>
                  <w:rFonts w:ascii="Roboto" w:hAnsi="Roboto"/>
                  <w:lang w:val="uz-Cyrl-UZ"/>
                  <w:rPrChange w:id="1709" w:author="Nozimjon Ortiqov" w:date="2026-02-24T13:00:00Z" w16du:dateUtc="2026-02-24T08:00:00Z">
                    <w:rPr>
                      <w:rFonts w:ascii="Roboto" w:hAnsi="Roboto"/>
                      <w:highlight w:val="yellow"/>
                      <w:lang w:val="uz-Cyrl-UZ"/>
                    </w:rPr>
                  </w:rPrChange>
                </w:rPr>
                <w:t>лик</w:t>
              </w:r>
            </w:ins>
          </w:p>
        </w:tc>
        <w:tc>
          <w:tcPr>
            <w:tcW w:w="2180" w:type="dxa"/>
            <w:vAlign w:val="center"/>
            <w:tcPrChange w:id="1710" w:author="Nozimjon Ortiqov" w:date="2026-02-24T13:00:00Z" w16du:dateUtc="2026-02-24T08:00:00Z">
              <w:tcPr>
                <w:tcW w:w="2160" w:type="dxa"/>
                <w:gridSpan w:val="2"/>
              </w:tcPr>
            </w:tcPrChange>
          </w:tcPr>
          <w:p w14:paraId="3BE478B9"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11" w:author="Nozimjon Ortiqov" w:date="2026-02-23T21:45:00Z" w16du:dateUtc="2026-02-23T16:45:00Z"/>
                <w:rFonts w:ascii="Roboto" w:hAnsi="Roboto"/>
                <w:color w:val="auto"/>
                <w:lang w:val="uz-Cyrl-UZ"/>
                <w:rPrChange w:id="1712" w:author="Nozimjon Ortiqov" w:date="2026-02-24T13:00:00Z" w16du:dateUtc="2026-02-24T08:00:00Z">
                  <w:rPr>
                    <w:ins w:id="1713" w:author="Nozimjon Ortiqov" w:date="2026-02-23T21:45:00Z" w16du:dateUtc="2026-02-23T16:45:00Z"/>
                    <w:rFonts w:ascii="Roboto" w:hAnsi="Roboto"/>
                    <w:color w:val="auto"/>
                    <w:sz w:val="24"/>
                    <w:szCs w:val="24"/>
                    <w:lang w:val="uz-Cyrl-UZ"/>
                  </w:rPr>
                </w:rPrChange>
              </w:rPr>
            </w:pPr>
            <w:ins w:id="1714" w:author="Nozimjon Ortiqov" w:date="2026-02-23T21:45:00Z" w16du:dateUtc="2026-02-23T16:45:00Z">
              <w:r w:rsidRPr="000564D5">
                <w:rPr>
                  <w:rFonts w:ascii="Roboto" w:hAnsi="Roboto"/>
                  <w:lang w:val="uz-Cyrl-UZ"/>
                  <w:rPrChange w:id="1715" w:author="Nozimjon Ortiqov" w:date="2026-02-24T13:00:00Z" w16du:dateUtc="2026-02-24T08:00:00Z">
                    <w:rPr>
                      <w:rFonts w:ascii="Roboto" w:hAnsi="Roboto"/>
                      <w:sz w:val="24"/>
                      <w:szCs w:val="24"/>
                      <w:lang w:val="uz-Cyrl-UZ"/>
                    </w:rPr>
                  </w:rPrChange>
                </w:rPr>
                <w:t>7</w:t>
              </w:r>
            </w:ins>
          </w:p>
        </w:tc>
        <w:tc>
          <w:tcPr>
            <w:tcW w:w="2180" w:type="dxa"/>
            <w:vAlign w:val="center"/>
            <w:tcPrChange w:id="1716" w:author="Nozimjon Ortiqov" w:date="2026-02-24T13:00:00Z" w16du:dateUtc="2026-02-24T08:00:00Z">
              <w:tcPr>
                <w:tcW w:w="2160" w:type="dxa"/>
                <w:gridSpan w:val="2"/>
              </w:tcPr>
            </w:tcPrChange>
          </w:tcPr>
          <w:p w14:paraId="46F8372F"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17" w:author="Nozimjon Ortiqov" w:date="2026-02-23T21:45:00Z" w16du:dateUtc="2026-02-23T16:45:00Z"/>
                <w:rFonts w:ascii="Roboto" w:hAnsi="Roboto"/>
                <w:color w:val="auto"/>
                <w:lang w:val="uz-Cyrl-UZ"/>
                <w:rPrChange w:id="1718" w:author="Nozimjon Ortiqov" w:date="2026-02-24T13:00:00Z" w16du:dateUtc="2026-02-24T08:00:00Z">
                  <w:rPr>
                    <w:ins w:id="1719" w:author="Nozimjon Ortiqov" w:date="2026-02-23T21:45:00Z" w16du:dateUtc="2026-02-23T16:45:00Z"/>
                    <w:rFonts w:ascii="Roboto" w:hAnsi="Roboto"/>
                    <w:color w:val="auto"/>
                    <w:sz w:val="24"/>
                    <w:szCs w:val="24"/>
                    <w:lang w:val="uz-Cyrl-UZ"/>
                  </w:rPr>
                </w:rPrChange>
              </w:rPr>
            </w:pPr>
            <w:ins w:id="1720" w:author="Nozimjon Ortiqov" w:date="2026-02-23T21:45:00Z" w16du:dateUtc="2026-02-23T16:45:00Z">
              <w:r w:rsidRPr="000564D5">
                <w:rPr>
                  <w:rFonts w:ascii="Roboto" w:hAnsi="Roboto"/>
                  <w:lang w:val="uz-Cyrl-UZ"/>
                  <w:rPrChange w:id="1721" w:author="Nozimjon Ortiqov" w:date="2026-02-24T13:00:00Z" w16du:dateUtc="2026-02-24T08:00:00Z">
                    <w:rPr>
                      <w:rFonts w:ascii="Roboto" w:hAnsi="Roboto"/>
                      <w:sz w:val="24"/>
                      <w:szCs w:val="24"/>
                      <w:lang w:val="uz-Cyrl-UZ"/>
                    </w:rPr>
                  </w:rPrChange>
                </w:rPr>
                <w:t>0,9%</w:t>
              </w:r>
            </w:ins>
          </w:p>
        </w:tc>
      </w:tr>
      <w:tr w:rsidR="00C1002D" w:rsidRPr="009C4BAE" w14:paraId="0D669571" w14:textId="77777777" w:rsidTr="00307475">
        <w:trPr>
          <w:trHeight w:val="581"/>
          <w:jc w:val="center"/>
          <w:ins w:id="1722" w:author="Nozimjon Ortiqov" w:date="2026-02-23T21:45:00Z"/>
          <w:trPrChange w:id="1723"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24" w:author="Nozimjon Ortiqov" w:date="2026-02-24T13:00:00Z" w16du:dateUtc="2026-02-24T08:00:00Z">
              <w:tcPr>
                <w:tcW w:w="2160" w:type="dxa"/>
              </w:tcPr>
            </w:tcPrChange>
          </w:tcPr>
          <w:p w14:paraId="68F93795" w14:textId="77777777" w:rsidR="00C1002D" w:rsidRPr="000564D5" w:rsidRDefault="00C1002D" w:rsidP="00307475">
            <w:pPr>
              <w:jc w:val="center"/>
              <w:rPr>
                <w:ins w:id="1725" w:author="Nozimjon Ortiqov" w:date="2026-02-23T21:45:00Z" w16du:dateUtc="2026-02-23T16:45:00Z"/>
                <w:rFonts w:ascii="Roboto" w:hAnsi="Roboto"/>
                <w:color w:val="auto"/>
                <w:lang w:val="uz-Cyrl-UZ"/>
                <w:rPrChange w:id="1726" w:author="Nozimjon Ortiqov" w:date="2026-02-24T13:00:00Z" w16du:dateUtc="2026-02-24T08:00:00Z">
                  <w:rPr>
                    <w:ins w:id="1727" w:author="Nozimjon Ortiqov" w:date="2026-02-23T21:45:00Z" w16du:dateUtc="2026-02-23T16:45:00Z"/>
                    <w:rFonts w:ascii="Roboto" w:hAnsi="Roboto"/>
                    <w:color w:val="auto"/>
                    <w:sz w:val="24"/>
                    <w:szCs w:val="24"/>
                    <w:lang w:val="uz-Cyrl-UZ"/>
                  </w:rPr>
                </w:rPrChange>
              </w:rPr>
            </w:pPr>
            <w:ins w:id="1728" w:author="Nozimjon Ortiqov" w:date="2026-02-23T21:45:00Z" w16du:dateUtc="2026-02-23T16:45:00Z">
              <w:r w:rsidRPr="000564D5">
                <w:rPr>
                  <w:rFonts w:ascii="Roboto" w:hAnsi="Roboto"/>
                  <w:lang w:val="uz-Cyrl-UZ"/>
                  <w:rPrChange w:id="1729" w:author="Nozimjon Ortiqov" w:date="2026-02-24T13:00:00Z" w16du:dateUtc="2026-02-24T08:00:00Z">
                    <w:rPr>
                      <w:rFonts w:ascii="Roboto" w:hAnsi="Roboto"/>
                      <w:sz w:val="24"/>
                      <w:szCs w:val="24"/>
                      <w:lang w:val="uz-Cyrl-UZ"/>
                    </w:rPr>
                  </w:rPrChange>
                </w:rPr>
                <w:t>Институционал</w:t>
              </w:r>
            </w:ins>
          </w:p>
        </w:tc>
        <w:tc>
          <w:tcPr>
            <w:tcW w:w="2388" w:type="dxa"/>
            <w:vAlign w:val="center"/>
            <w:tcPrChange w:id="1730" w:author="Nozimjon Ortiqov" w:date="2026-02-24T13:00:00Z" w16du:dateUtc="2026-02-24T08:00:00Z">
              <w:tcPr>
                <w:tcW w:w="2304" w:type="dxa"/>
                <w:gridSpan w:val="2"/>
              </w:tcPr>
            </w:tcPrChange>
          </w:tcPr>
          <w:p w14:paraId="3BD633AF" w14:textId="78650784"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31" w:author="Nozimjon Ortiqov" w:date="2026-02-23T21:45:00Z" w16du:dateUtc="2026-02-23T16:45:00Z"/>
                <w:rFonts w:ascii="Roboto" w:hAnsi="Roboto"/>
                <w:color w:val="auto"/>
                <w:lang w:val="uz-Cyrl-UZ"/>
                <w:rPrChange w:id="1732" w:author="Nozimjon Ortiqov" w:date="2026-02-24T13:00:00Z" w16du:dateUtc="2026-02-24T08:00:00Z">
                  <w:rPr>
                    <w:ins w:id="1733" w:author="Nozimjon Ortiqov" w:date="2026-02-23T21:45:00Z" w16du:dateUtc="2026-02-23T16:45:00Z"/>
                    <w:rFonts w:ascii="Roboto" w:hAnsi="Roboto"/>
                    <w:color w:val="auto"/>
                    <w:sz w:val="24"/>
                    <w:szCs w:val="24"/>
                    <w:lang w:val="uz-Cyrl-UZ"/>
                  </w:rPr>
                </w:rPrChange>
              </w:rPr>
            </w:pPr>
            <w:ins w:id="1734" w:author="Nozimjon Ortiqov" w:date="2026-02-23T21:45:00Z" w16du:dateUtc="2026-02-23T16:45:00Z">
              <w:r w:rsidRPr="000564D5">
                <w:rPr>
                  <w:rFonts w:ascii="Roboto" w:hAnsi="Roboto"/>
                  <w:lang w:val="uz-Cyrl-UZ"/>
                  <w:rPrChange w:id="1735" w:author="Nozimjon Ortiqov" w:date="2026-02-24T13:00:00Z" w16du:dateUtc="2026-02-24T08:00:00Z">
                    <w:rPr>
                      <w:rFonts w:ascii="Roboto" w:hAnsi="Roboto"/>
                      <w:sz w:val="24"/>
                      <w:szCs w:val="24"/>
                      <w:lang w:val="uz-Cyrl-UZ"/>
                    </w:rPr>
                  </w:rPrChange>
                </w:rPr>
                <w:t>Шартномада яширин шартлар</w:t>
              </w:r>
            </w:ins>
            <w:ins w:id="1736" w:author="Nozimjon Ortiqov" w:date="2026-02-24T09:27:00Z" w16du:dateUtc="2026-02-24T04:27:00Z">
              <w:r w:rsidR="00543A8B" w:rsidRPr="000564D5">
                <w:rPr>
                  <w:rFonts w:ascii="Roboto" w:hAnsi="Roboto"/>
                  <w:color w:val="auto"/>
                  <w:lang w:val="uz-Cyrl-UZ"/>
                </w:rPr>
                <w:t xml:space="preserve"> бўлган</w:t>
              </w:r>
            </w:ins>
          </w:p>
        </w:tc>
        <w:tc>
          <w:tcPr>
            <w:tcW w:w="2180" w:type="dxa"/>
            <w:vAlign w:val="center"/>
            <w:tcPrChange w:id="1737" w:author="Nozimjon Ortiqov" w:date="2026-02-24T13:00:00Z" w16du:dateUtc="2026-02-24T08:00:00Z">
              <w:tcPr>
                <w:tcW w:w="2160" w:type="dxa"/>
                <w:gridSpan w:val="2"/>
              </w:tcPr>
            </w:tcPrChange>
          </w:tcPr>
          <w:p w14:paraId="2389914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38" w:author="Nozimjon Ortiqov" w:date="2026-02-23T21:45:00Z" w16du:dateUtc="2026-02-23T16:45:00Z"/>
                <w:rFonts w:ascii="Roboto" w:hAnsi="Roboto"/>
                <w:color w:val="auto"/>
                <w:lang w:val="uz-Cyrl-UZ"/>
                <w:rPrChange w:id="1739" w:author="Nozimjon Ortiqov" w:date="2026-02-24T13:00:00Z" w16du:dateUtc="2026-02-24T08:00:00Z">
                  <w:rPr>
                    <w:ins w:id="1740" w:author="Nozimjon Ortiqov" w:date="2026-02-23T21:45:00Z" w16du:dateUtc="2026-02-23T16:45:00Z"/>
                    <w:rFonts w:ascii="Roboto" w:hAnsi="Roboto"/>
                    <w:color w:val="auto"/>
                    <w:sz w:val="24"/>
                    <w:szCs w:val="24"/>
                    <w:lang w:val="uz-Cyrl-UZ"/>
                  </w:rPr>
                </w:rPrChange>
              </w:rPr>
            </w:pPr>
            <w:ins w:id="1741" w:author="Nozimjon Ortiqov" w:date="2026-02-23T21:45:00Z" w16du:dateUtc="2026-02-23T16:45:00Z">
              <w:r w:rsidRPr="000564D5">
                <w:rPr>
                  <w:rFonts w:ascii="Roboto" w:hAnsi="Roboto"/>
                  <w:lang w:val="uz-Cyrl-UZ"/>
                  <w:rPrChange w:id="1742" w:author="Nozimjon Ortiqov" w:date="2026-02-24T13:00:00Z" w16du:dateUtc="2026-02-24T08:00:00Z">
                    <w:rPr>
                      <w:rFonts w:ascii="Roboto" w:hAnsi="Roboto"/>
                      <w:sz w:val="24"/>
                      <w:szCs w:val="24"/>
                      <w:lang w:val="uz-Cyrl-UZ"/>
                    </w:rPr>
                  </w:rPrChange>
                </w:rPr>
                <w:t>5</w:t>
              </w:r>
            </w:ins>
          </w:p>
        </w:tc>
        <w:tc>
          <w:tcPr>
            <w:tcW w:w="2180" w:type="dxa"/>
            <w:vAlign w:val="center"/>
            <w:tcPrChange w:id="1743" w:author="Nozimjon Ortiqov" w:date="2026-02-24T13:00:00Z" w16du:dateUtc="2026-02-24T08:00:00Z">
              <w:tcPr>
                <w:tcW w:w="2160" w:type="dxa"/>
                <w:gridSpan w:val="2"/>
              </w:tcPr>
            </w:tcPrChange>
          </w:tcPr>
          <w:p w14:paraId="6F96F5F4"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44" w:author="Nozimjon Ortiqov" w:date="2026-02-23T21:45:00Z" w16du:dateUtc="2026-02-23T16:45:00Z"/>
                <w:rFonts w:ascii="Roboto" w:hAnsi="Roboto"/>
                <w:color w:val="auto"/>
                <w:lang w:val="uz-Cyrl-UZ"/>
                <w:rPrChange w:id="1745" w:author="Nozimjon Ortiqov" w:date="2026-02-24T13:00:00Z" w16du:dateUtc="2026-02-24T08:00:00Z">
                  <w:rPr>
                    <w:ins w:id="1746" w:author="Nozimjon Ortiqov" w:date="2026-02-23T21:45:00Z" w16du:dateUtc="2026-02-23T16:45:00Z"/>
                    <w:rFonts w:ascii="Roboto" w:hAnsi="Roboto"/>
                    <w:color w:val="auto"/>
                    <w:sz w:val="24"/>
                    <w:szCs w:val="24"/>
                    <w:lang w:val="uz-Cyrl-UZ"/>
                  </w:rPr>
                </w:rPrChange>
              </w:rPr>
            </w:pPr>
            <w:ins w:id="1747" w:author="Nozimjon Ortiqov" w:date="2026-02-23T21:45:00Z" w16du:dateUtc="2026-02-23T16:45:00Z">
              <w:r w:rsidRPr="000564D5">
                <w:rPr>
                  <w:rFonts w:ascii="Roboto" w:hAnsi="Roboto"/>
                  <w:lang w:val="uz-Cyrl-UZ"/>
                  <w:rPrChange w:id="1748" w:author="Nozimjon Ortiqov" w:date="2026-02-24T13:00:00Z" w16du:dateUtc="2026-02-24T08:00:00Z">
                    <w:rPr>
                      <w:rFonts w:ascii="Roboto" w:hAnsi="Roboto"/>
                      <w:sz w:val="24"/>
                      <w:szCs w:val="24"/>
                      <w:lang w:val="uz-Cyrl-UZ"/>
                    </w:rPr>
                  </w:rPrChange>
                </w:rPr>
                <w:t>0,6%</w:t>
              </w:r>
            </w:ins>
          </w:p>
        </w:tc>
      </w:tr>
      <w:tr w:rsidR="00C1002D" w:rsidRPr="009C4BAE" w14:paraId="2B08FCDA" w14:textId="77777777" w:rsidTr="00307475">
        <w:trPr>
          <w:cnfStyle w:val="000000100000" w:firstRow="0" w:lastRow="0" w:firstColumn="0" w:lastColumn="0" w:oddVBand="0" w:evenVBand="0" w:oddHBand="1" w:evenHBand="0" w:firstRowFirstColumn="0" w:firstRowLastColumn="0" w:lastRowFirstColumn="0" w:lastRowLastColumn="0"/>
          <w:trHeight w:val="558"/>
          <w:jc w:val="center"/>
          <w:ins w:id="1749" w:author="Nozimjon Ortiqov" w:date="2026-02-23T21:45:00Z"/>
          <w:trPrChange w:id="1750"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51" w:author="Nozimjon Ortiqov" w:date="2026-02-24T13:00:00Z" w16du:dateUtc="2026-02-24T08:00:00Z">
              <w:tcPr>
                <w:tcW w:w="2160" w:type="dxa"/>
              </w:tcPr>
            </w:tcPrChange>
          </w:tcPr>
          <w:p w14:paraId="337FD702"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752" w:author="Nozimjon Ortiqov" w:date="2026-02-23T21:45:00Z" w16du:dateUtc="2026-02-23T16:45:00Z"/>
                <w:rFonts w:ascii="Roboto" w:hAnsi="Roboto"/>
                <w:color w:val="auto"/>
                <w:lang w:val="uz-Cyrl-UZ"/>
                <w:rPrChange w:id="1753" w:author="Nozimjon Ortiqov" w:date="2026-02-24T13:00:00Z" w16du:dateUtc="2026-02-24T08:00:00Z">
                  <w:rPr>
                    <w:ins w:id="1754" w:author="Nozimjon Ortiqov" w:date="2026-02-23T21:45:00Z" w16du:dateUtc="2026-02-23T16:45:00Z"/>
                    <w:rFonts w:ascii="Roboto" w:hAnsi="Roboto"/>
                    <w:color w:val="auto"/>
                    <w:sz w:val="24"/>
                    <w:szCs w:val="24"/>
                    <w:highlight w:val="yellow"/>
                    <w:lang w:val="uz-Cyrl-UZ"/>
                  </w:rPr>
                </w:rPrChange>
              </w:rPr>
            </w:pPr>
            <w:ins w:id="1755" w:author="Nozimjon Ortiqov" w:date="2026-02-23T21:45:00Z" w16du:dateUtc="2026-02-23T16:45:00Z">
              <w:r w:rsidRPr="000564D5">
                <w:rPr>
                  <w:rFonts w:ascii="Roboto" w:hAnsi="Roboto"/>
                  <w:lang w:val="uz-Cyrl-UZ"/>
                  <w:rPrChange w:id="1756" w:author="Nozimjon Ortiqov" w:date="2026-02-24T13:00:00Z" w16du:dateUtc="2026-02-24T08:00:00Z">
                    <w:rPr>
                      <w:rFonts w:ascii="Roboto" w:hAnsi="Roboto"/>
                      <w:sz w:val="24"/>
                      <w:szCs w:val="24"/>
                      <w:highlight w:val="yellow"/>
                      <w:lang w:val="uz-Cyrl-UZ"/>
                    </w:rPr>
                  </w:rPrChange>
                </w:rPr>
                <w:t>Институционал</w:t>
              </w:r>
            </w:ins>
          </w:p>
        </w:tc>
        <w:tc>
          <w:tcPr>
            <w:tcW w:w="2388" w:type="dxa"/>
            <w:vAlign w:val="center"/>
            <w:tcPrChange w:id="1757" w:author="Nozimjon Ortiqov" w:date="2026-02-24T13:00:00Z" w16du:dateUtc="2026-02-24T08:00:00Z">
              <w:tcPr>
                <w:tcW w:w="2304" w:type="dxa"/>
                <w:gridSpan w:val="2"/>
              </w:tcPr>
            </w:tcPrChange>
          </w:tcPr>
          <w:p w14:paraId="4A684217" w14:textId="017ED450"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58" w:author="Nozimjon Ortiqov" w:date="2026-02-23T21:45:00Z" w16du:dateUtc="2026-02-23T16:45:00Z"/>
                <w:rFonts w:ascii="Roboto" w:hAnsi="Roboto"/>
                <w:color w:val="auto"/>
                <w:lang w:val="uz-Cyrl-UZ"/>
                <w:rPrChange w:id="1759" w:author="Nozimjon Ortiqov" w:date="2026-02-24T13:00:00Z" w16du:dateUtc="2026-02-24T08:00:00Z">
                  <w:rPr>
                    <w:ins w:id="1760" w:author="Nozimjon Ortiqov" w:date="2026-02-23T21:45:00Z" w16du:dateUtc="2026-02-23T16:45:00Z"/>
                    <w:rFonts w:ascii="Roboto" w:hAnsi="Roboto"/>
                    <w:color w:val="auto"/>
                    <w:sz w:val="24"/>
                    <w:szCs w:val="24"/>
                    <w:highlight w:val="yellow"/>
                    <w:lang w:val="uz-Cyrl-UZ"/>
                  </w:rPr>
                </w:rPrChange>
              </w:rPr>
            </w:pPr>
            <w:ins w:id="1761" w:author="Nozimjon Ortiqov" w:date="2026-02-23T21:45:00Z" w16du:dateUtc="2026-02-23T16:45:00Z">
              <w:r w:rsidRPr="000564D5">
                <w:rPr>
                  <w:rFonts w:ascii="Roboto" w:hAnsi="Roboto"/>
                  <w:lang w:val="uz-Cyrl-UZ"/>
                  <w:rPrChange w:id="1762" w:author="Nozimjon Ortiqov" w:date="2026-02-24T13:00:00Z" w16du:dateUtc="2026-02-24T08:00:00Z">
                    <w:rPr>
                      <w:rFonts w:ascii="Roboto" w:hAnsi="Roboto"/>
                      <w:sz w:val="24"/>
                      <w:szCs w:val="24"/>
                      <w:highlight w:val="yellow"/>
                      <w:lang w:val="uz-Cyrl-UZ"/>
                    </w:rPr>
                  </w:rPrChange>
                </w:rPr>
                <w:t xml:space="preserve">Тўловни </w:t>
              </w:r>
            </w:ins>
            <w:ins w:id="1763" w:author="Nozimjon Ortiqov" w:date="2026-02-24T12:58:00Z" w16du:dateUtc="2026-02-24T07:58:00Z">
              <w:r w:rsidR="00EE5971" w:rsidRPr="000564D5">
                <w:rPr>
                  <w:rFonts w:ascii="Roboto" w:hAnsi="Roboto"/>
                  <w:lang w:val="uz-Cyrl-UZ"/>
                  <w:rPrChange w:id="1764" w:author="Nozimjon Ortiqov" w:date="2026-02-24T13:00:00Z" w16du:dateUtc="2026-02-24T08:00:00Z">
                    <w:rPr>
                      <w:rFonts w:ascii="Roboto" w:hAnsi="Roboto"/>
                      <w:highlight w:val="yellow"/>
                      <w:lang w:val="uz-Cyrl-UZ"/>
                    </w:rPr>
                  </w:rPrChange>
                </w:rPr>
                <w:t>амалга ошири</w:t>
              </w:r>
            </w:ins>
            <w:ins w:id="1765" w:author="Nozimjon Ortiqov" w:date="2026-02-24T12:59:00Z" w16du:dateUtc="2026-02-24T07:59:00Z">
              <w:r w:rsidR="00EE5971" w:rsidRPr="000564D5">
                <w:rPr>
                  <w:rFonts w:ascii="Roboto" w:hAnsi="Roboto"/>
                  <w:lang w:val="uz-Cyrl-UZ"/>
                  <w:rPrChange w:id="1766" w:author="Nozimjon Ortiqov" w:date="2026-02-24T13:00:00Z" w16du:dateUtc="2026-02-24T08:00:00Z">
                    <w:rPr>
                      <w:rFonts w:ascii="Roboto" w:hAnsi="Roboto"/>
                      <w:highlight w:val="yellow"/>
                      <w:lang w:val="uz-Cyrl-UZ"/>
                    </w:rPr>
                  </w:rPrChange>
                </w:rPr>
                <w:t xml:space="preserve">шда </w:t>
              </w:r>
            </w:ins>
            <w:ins w:id="1767" w:author="Nozimjon Ortiqov" w:date="2026-02-23T21:45:00Z" w16du:dateUtc="2026-02-23T16:45:00Z">
              <w:r w:rsidRPr="000564D5">
                <w:rPr>
                  <w:rFonts w:ascii="Roboto" w:hAnsi="Roboto"/>
                  <w:lang w:val="uz-Cyrl-UZ"/>
                  <w:rPrChange w:id="1768" w:author="Nozimjon Ortiqov" w:date="2026-02-24T13:00:00Z" w16du:dateUtc="2026-02-24T08:00:00Z">
                    <w:rPr>
                      <w:rFonts w:ascii="Roboto" w:hAnsi="Roboto"/>
                      <w:sz w:val="24"/>
                      <w:szCs w:val="24"/>
                      <w:highlight w:val="yellow"/>
                      <w:lang w:val="uz-Cyrl-UZ"/>
                    </w:rPr>
                  </w:rPrChange>
                </w:rPr>
                <w:t>банк хатоси</w:t>
              </w:r>
            </w:ins>
          </w:p>
        </w:tc>
        <w:tc>
          <w:tcPr>
            <w:tcW w:w="2180" w:type="dxa"/>
            <w:vAlign w:val="center"/>
            <w:tcPrChange w:id="1769" w:author="Nozimjon Ortiqov" w:date="2026-02-24T13:00:00Z" w16du:dateUtc="2026-02-24T08:00:00Z">
              <w:tcPr>
                <w:tcW w:w="2160" w:type="dxa"/>
                <w:gridSpan w:val="2"/>
              </w:tcPr>
            </w:tcPrChange>
          </w:tcPr>
          <w:p w14:paraId="1CBC4872"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70" w:author="Nozimjon Ortiqov" w:date="2026-02-23T21:45:00Z" w16du:dateUtc="2026-02-23T16:45:00Z"/>
                <w:rFonts w:ascii="Roboto" w:hAnsi="Roboto"/>
                <w:color w:val="auto"/>
                <w:lang w:val="uz-Cyrl-UZ"/>
                <w:rPrChange w:id="1771" w:author="Nozimjon Ortiqov" w:date="2026-02-24T13:00:00Z" w16du:dateUtc="2026-02-24T08:00:00Z">
                  <w:rPr>
                    <w:ins w:id="1772" w:author="Nozimjon Ortiqov" w:date="2026-02-23T21:45:00Z" w16du:dateUtc="2026-02-23T16:45:00Z"/>
                    <w:rFonts w:ascii="Roboto" w:hAnsi="Roboto"/>
                    <w:color w:val="auto"/>
                    <w:sz w:val="24"/>
                    <w:szCs w:val="24"/>
                    <w:highlight w:val="yellow"/>
                    <w:lang w:val="uz-Cyrl-UZ"/>
                  </w:rPr>
                </w:rPrChange>
              </w:rPr>
            </w:pPr>
            <w:ins w:id="1773" w:author="Nozimjon Ortiqov" w:date="2026-02-23T21:45:00Z" w16du:dateUtc="2026-02-23T16:45:00Z">
              <w:r w:rsidRPr="000564D5">
                <w:rPr>
                  <w:rFonts w:ascii="Roboto" w:hAnsi="Roboto"/>
                  <w:lang w:val="uz-Cyrl-UZ"/>
                  <w:rPrChange w:id="1774" w:author="Nozimjon Ortiqov" w:date="2026-02-24T13:00:00Z" w16du:dateUtc="2026-02-24T08:00:00Z">
                    <w:rPr>
                      <w:rFonts w:ascii="Roboto" w:hAnsi="Roboto"/>
                      <w:sz w:val="24"/>
                      <w:szCs w:val="24"/>
                      <w:highlight w:val="yellow"/>
                      <w:lang w:val="uz-Cyrl-UZ"/>
                    </w:rPr>
                  </w:rPrChange>
                </w:rPr>
                <w:t>4</w:t>
              </w:r>
            </w:ins>
          </w:p>
        </w:tc>
        <w:tc>
          <w:tcPr>
            <w:tcW w:w="2180" w:type="dxa"/>
            <w:vAlign w:val="center"/>
            <w:tcPrChange w:id="1775" w:author="Nozimjon Ortiqov" w:date="2026-02-24T13:00:00Z" w16du:dateUtc="2026-02-24T08:00:00Z">
              <w:tcPr>
                <w:tcW w:w="2160" w:type="dxa"/>
                <w:gridSpan w:val="2"/>
              </w:tcPr>
            </w:tcPrChange>
          </w:tcPr>
          <w:p w14:paraId="7E33F9F4"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76" w:author="Nozimjon Ortiqov" w:date="2026-02-23T21:45:00Z" w16du:dateUtc="2026-02-23T16:45:00Z"/>
                <w:rFonts w:ascii="Roboto" w:hAnsi="Roboto"/>
                <w:color w:val="auto"/>
                <w:lang w:val="uz-Cyrl-UZ"/>
                <w:rPrChange w:id="1777" w:author="Nozimjon Ortiqov" w:date="2026-02-24T13:00:00Z" w16du:dateUtc="2026-02-24T08:00:00Z">
                  <w:rPr>
                    <w:ins w:id="1778" w:author="Nozimjon Ortiqov" w:date="2026-02-23T21:45:00Z" w16du:dateUtc="2026-02-23T16:45:00Z"/>
                    <w:rFonts w:ascii="Roboto" w:hAnsi="Roboto"/>
                    <w:color w:val="auto"/>
                    <w:sz w:val="24"/>
                    <w:szCs w:val="24"/>
                    <w:highlight w:val="yellow"/>
                    <w:lang w:val="uz-Cyrl-UZ"/>
                  </w:rPr>
                </w:rPrChange>
              </w:rPr>
            </w:pPr>
            <w:ins w:id="1779" w:author="Nozimjon Ortiqov" w:date="2026-02-23T21:45:00Z" w16du:dateUtc="2026-02-23T16:45:00Z">
              <w:r w:rsidRPr="000564D5">
                <w:rPr>
                  <w:rFonts w:ascii="Roboto" w:hAnsi="Roboto"/>
                  <w:lang w:val="uz-Cyrl-UZ"/>
                  <w:rPrChange w:id="1780" w:author="Nozimjon Ortiqov" w:date="2026-02-24T13:00:00Z" w16du:dateUtc="2026-02-24T08:00:00Z">
                    <w:rPr>
                      <w:rFonts w:ascii="Roboto" w:hAnsi="Roboto"/>
                      <w:sz w:val="24"/>
                      <w:szCs w:val="24"/>
                      <w:highlight w:val="yellow"/>
                      <w:lang w:val="uz-Cyrl-UZ"/>
                    </w:rPr>
                  </w:rPrChange>
                </w:rPr>
                <w:t>0,5%</w:t>
              </w:r>
            </w:ins>
          </w:p>
        </w:tc>
      </w:tr>
      <w:tr w:rsidR="00C1002D" w:rsidRPr="009C4BAE" w14:paraId="3C827892" w14:textId="77777777" w:rsidTr="00307475">
        <w:trPr>
          <w:trHeight w:val="581"/>
          <w:jc w:val="center"/>
          <w:ins w:id="1781" w:author="Nozimjon Ortiqov" w:date="2026-02-23T21:45:00Z"/>
          <w:trPrChange w:id="1782"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83" w:author="Nozimjon Ortiqov" w:date="2026-02-24T13:00:00Z" w16du:dateUtc="2026-02-24T08:00:00Z">
              <w:tcPr>
                <w:tcW w:w="2160" w:type="dxa"/>
              </w:tcPr>
            </w:tcPrChange>
          </w:tcPr>
          <w:p w14:paraId="12D910BD" w14:textId="77777777" w:rsidR="00C1002D" w:rsidRPr="000564D5" w:rsidRDefault="00C1002D" w:rsidP="00307475">
            <w:pPr>
              <w:jc w:val="center"/>
              <w:rPr>
                <w:ins w:id="1784" w:author="Nozimjon Ortiqov" w:date="2026-02-23T21:45:00Z" w16du:dateUtc="2026-02-23T16:45:00Z"/>
                <w:rFonts w:ascii="Roboto" w:hAnsi="Roboto"/>
                <w:color w:val="auto"/>
                <w:lang w:val="uz-Cyrl-UZ"/>
                <w:rPrChange w:id="1785" w:author="Nozimjon Ortiqov" w:date="2026-02-24T13:00:00Z" w16du:dateUtc="2026-02-24T08:00:00Z">
                  <w:rPr>
                    <w:ins w:id="1786" w:author="Nozimjon Ortiqov" w:date="2026-02-23T21:45:00Z" w16du:dateUtc="2026-02-23T16:45:00Z"/>
                    <w:rFonts w:ascii="Roboto" w:hAnsi="Roboto"/>
                    <w:color w:val="auto"/>
                    <w:sz w:val="24"/>
                    <w:szCs w:val="24"/>
                    <w:lang w:val="uz-Cyrl-UZ"/>
                  </w:rPr>
                </w:rPrChange>
              </w:rPr>
            </w:pPr>
            <w:ins w:id="1787" w:author="Nozimjon Ortiqov" w:date="2026-02-23T21:45:00Z" w16du:dateUtc="2026-02-23T16:45:00Z">
              <w:r w:rsidRPr="000564D5">
                <w:rPr>
                  <w:rFonts w:ascii="Roboto" w:hAnsi="Roboto"/>
                  <w:lang w:val="uz-Cyrl-UZ"/>
                  <w:rPrChange w:id="1788" w:author="Nozimjon Ortiqov" w:date="2026-02-24T13:00:00Z" w16du:dateUtc="2026-02-24T08:00:00Z">
                    <w:rPr>
                      <w:rFonts w:ascii="Roboto" w:hAnsi="Roboto"/>
                      <w:sz w:val="24"/>
                      <w:szCs w:val="24"/>
                      <w:lang w:val="uz-Cyrl-UZ"/>
                    </w:rPr>
                  </w:rPrChange>
                </w:rPr>
                <w:t>Ахлоқий риск</w:t>
              </w:r>
            </w:ins>
          </w:p>
        </w:tc>
        <w:tc>
          <w:tcPr>
            <w:tcW w:w="2388" w:type="dxa"/>
            <w:vAlign w:val="center"/>
            <w:tcPrChange w:id="1789" w:author="Nozimjon Ortiqov" w:date="2026-02-24T13:00:00Z" w16du:dateUtc="2026-02-24T08:00:00Z">
              <w:tcPr>
                <w:tcW w:w="2304" w:type="dxa"/>
                <w:gridSpan w:val="2"/>
              </w:tcPr>
            </w:tcPrChange>
          </w:tcPr>
          <w:p w14:paraId="2C63D876" w14:textId="1FCDCA90"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90" w:author="Nozimjon Ortiqov" w:date="2026-02-23T21:45:00Z" w16du:dateUtc="2026-02-23T16:45:00Z"/>
                <w:rFonts w:ascii="Roboto" w:hAnsi="Roboto"/>
                <w:color w:val="auto"/>
                <w:lang w:val="uz-Cyrl-UZ"/>
                <w:rPrChange w:id="1791" w:author="Nozimjon Ortiqov" w:date="2026-02-24T13:00:00Z" w16du:dateUtc="2026-02-24T08:00:00Z">
                  <w:rPr>
                    <w:ins w:id="1792" w:author="Nozimjon Ortiqov" w:date="2026-02-23T21:45:00Z" w16du:dateUtc="2026-02-23T16:45:00Z"/>
                    <w:rFonts w:ascii="Roboto" w:hAnsi="Roboto"/>
                    <w:color w:val="auto"/>
                    <w:sz w:val="24"/>
                    <w:szCs w:val="24"/>
                    <w:lang w:val="uz-Cyrl-UZ"/>
                  </w:rPr>
                </w:rPrChange>
              </w:rPr>
            </w:pPr>
            <w:ins w:id="1793" w:author="Nozimjon Ortiqov" w:date="2026-02-23T21:45:00Z" w16du:dateUtc="2026-02-23T16:45:00Z">
              <w:r w:rsidRPr="000564D5">
                <w:rPr>
                  <w:rFonts w:ascii="Roboto" w:hAnsi="Roboto"/>
                  <w:lang w:val="uz-Cyrl-UZ"/>
                  <w:rPrChange w:id="1794" w:author="Nozimjon Ortiqov" w:date="2026-02-24T13:00:00Z" w16du:dateUtc="2026-02-24T08:00:00Z">
                    <w:rPr>
                      <w:rFonts w:ascii="Roboto" w:hAnsi="Roboto"/>
                      <w:sz w:val="24"/>
                      <w:szCs w:val="24"/>
                      <w:lang w:val="uz-Cyrl-UZ"/>
                    </w:rPr>
                  </w:rPrChange>
                </w:rPr>
                <w:t>Тўламаслик</w:t>
              </w:r>
            </w:ins>
            <w:ins w:id="1795" w:author="Nozimjon Ortiqov" w:date="2026-02-24T12:59:00Z" w16du:dateUtc="2026-02-24T07:59:00Z">
              <w:r w:rsidR="00307475" w:rsidRPr="000564D5">
                <w:rPr>
                  <w:rFonts w:ascii="Roboto" w:hAnsi="Roboto"/>
                  <w:color w:val="auto"/>
                  <w:lang w:val="uz-Cyrl-UZ"/>
                </w:rPr>
                <w:t>ни</w:t>
              </w:r>
            </w:ins>
            <w:ins w:id="1796" w:author="Nozimjon Ortiqov" w:date="2026-02-23T21:45:00Z" w16du:dateUtc="2026-02-23T16:45:00Z">
              <w:r w:rsidRPr="000564D5">
                <w:rPr>
                  <w:rFonts w:ascii="Roboto" w:hAnsi="Roboto"/>
                  <w:lang w:val="uz-Cyrl-UZ"/>
                  <w:rPrChange w:id="1797" w:author="Nozimjon Ortiqov" w:date="2026-02-24T13:00:00Z" w16du:dateUtc="2026-02-24T08:00:00Z">
                    <w:rPr>
                      <w:rFonts w:ascii="Roboto" w:hAnsi="Roboto"/>
                      <w:sz w:val="24"/>
                      <w:szCs w:val="24"/>
                      <w:lang w:val="uz-Cyrl-UZ"/>
                    </w:rPr>
                  </w:rPrChange>
                </w:rPr>
                <w:t xml:space="preserve"> </w:t>
              </w:r>
            </w:ins>
            <w:ins w:id="1798" w:author="Nozimjon Ortiqov" w:date="2026-02-24T12:59:00Z" w16du:dateUtc="2026-02-24T07:59:00Z">
              <w:r w:rsidR="00307475" w:rsidRPr="000564D5">
                <w:rPr>
                  <w:rFonts w:ascii="Roboto" w:hAnsi="Roboto"/>
                  <w:color w:val="auto"/>
                  <w:lang w:val="uz-Cyrl-UZ"/>
                </w:rPr>
                <w:t>салбий оқибати йўқ</w:t>
              </w:r>
            </w:ins>
          </w:p>
        </w:tc>
        <w:tc>
          <w:tcPr>
            <w:tcW w:w="2180" w:type="dxa"/>
            <w:vAlign w:val="center"/>
            <w:tcPrChange w:id="1799" w:author="Nozimjon Ortiqov" w:date="2026-02-24T13:00:00Z" w16du:dateUtc="2026-02-24T08:00:00Z">
              <w:tcPr>
                <w:tcW w:w="2160" w:type="dxa"/>
                <w:gridSpan w:val="2"/>
              </w:tcPr>
            </w:tcPrChange>
          </w:tcPr>
          <w:p w14:paraId="0D73EA62"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800" w:author="Nozimjon Ortiqov" w:date="2026-02-23T21:45:00Z" w16du:dateUtc="2026-02-23T16:45:00Z"/>
                <w:rFonts w:ascii="Roboto" w:hAnsi="Roboto"/>
                <w:color w:val="auto"/>
                <w:lang w:val="uz-Cyrl-UZ"/>
                <w:rPrChange w:id="1801" w:author="Nozimjon Ortiqov" w:date="2026-02-24T13:00:00Z" w16du:dateUtc="2026-02-24T08:00:00Z">
                  <w:rPr>
                    <w:ins w:id="1802" w:author="Nozimjon Ortiqov" w:date="2026-02-23T21:45:00Z" w16du:dateUtc="2026-02-23T16:45:00Z"/>
                    <w:rFonts w:ascii="Roboto" w:hAnsi="Roboto"/>
                    <w:color w:val="auto"/>
                    <w:sz w:val="24"/>
                    <w:szCs w:val="24"/>
                    <w:lang w:val="uz-Cyrl-UZ"/>
                  </w:rPr>
                </w:rPrChange>
              </w:rPr>
            </w:pPr>
            <w:ins w:id="1803" w:author="Nozimjon Ortiqov" w:date="2026-02-23T21:45:00Z" w16du:dateUtc="2026-02-23T16:45:00Z">
              <w:r w:rsidRPr="000564D5">
                <w:rPr>
                  <w:rFonts w:ascii="Roboto" w:hAnsi="Roboto"/>
                  <w:lang w:val="uz-Cyrl-UZ"/>
                  <w:rPrChange w:id="1804" w:author="Nozimjon Ortiqov" w:date="2026-02-24T13:00:00Z" w16du:dateUtc="2026-02-24T08:00:00Z">
                    <w:rPr>
                      <w:rFonts w:ascii="Roboto" w:hAnsi="Roboto"/>
                      <w:sz w:val="24"/>
                      <w:szCs w:val="24"/>
                      <w:lang w:val="uz-Cyrl-UZ"/>
                    </w:rPr>
                  </w:rPrChange>
                </w:rPr>
                <w:t>2</w:t>
              </w:r>
            </w:ins>
          </w:p>
        </w:tc>
        <w:tc>
          <w:tcPr>
            <w:tcW w:w="2180" w:type="dxa"/>
            <w:vAlign w:val="center"/>
            <w:tcPrChange w:id="1805" w:author="Nozimjon Ortiqov" w:date="2026-02-24T13:00:00Z" w16du:dateUtc="2026-02-24T08:00:00Z">
              <w:tcPr>
                <w:tcW w:w="2160" w:type="dxa"/>
                <w:gridSpan w:val="2"/>
              </w:tcPr>
            </w:tcPrChange>
          </w:tcPr>
          <w:p w14:paraId="32F357F7"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806" w:author="Nozimjon Ortiqov" w:date="2026-02-23T21:45:00Z" w16du:dateUtc="2026-02-23T16:45:00Z"/>
                <w:rFonts w:ascii="Roboto" w:hAnsi="Roboto"/>
                <w:color w:val="auto"/>
                <w:lang w:val="uz-Cyrl-UZ"/>
                <w:rPrChange w:id="1807" w:author="Nozimjon Ortiqov" w:date="2026-02-24T13:00:00Z" w16du:dateUtc="2026-02-24T08:00:00Z">
                  <w:rPr>
                    <w:ins w:id="1808" w:author="Nozimjon Ortiqov" w:date="2026-02-23T21:45:00Z" w16du:dateUtc="2026-02-23T16:45:00Z"/>
                    <w:rFonts w:ascii="Roboto" w:hAnsi="Roboto"/>
                    <w:color w:val="auto"/>
                    <w:sz w:val="24"/>
                    <w:szCs w:val="24"/>
                    <w:lang w:val="uz-Cyrl-UZ"/>
                  </w:rPr>
                </w:rPrChange>
              </w:rPr>
            </w:pPr>
            <w:ins w:id="1809" w:author="Nozimjon Ortiqov" w:date="2026-02-23T21:45:00Z" w16du:dateUtc="2026-02-23T16:45:00Z">
              <w:r w:rsidRPr="000564D5">
                <w:rPr>
                  <w:rFonts w:ascii="Roboto" w:hAnsi="Roboto"/>
                  <w:lang w:val="uz-Cyrl-UZ"/>
                  <w:rPrChange w:id="1810" w:author="Nozimjon Ortiqov" w:date="2026-02-24T13:00:00Z" w16du:dateUtc="2026-02-24T08:00:00Z">
                    <w:rPr>
                      <w:rFonts w:ascii="Roboto" w:hAnsi="Roboto"/>
                      <w:sz w:val="24"/>
                      <w:szCs w:val="24"/>
                      <w:lang w:val="uz-Cyrl-UZ"/>
                    </w:rPr>
                  </w:rPrChange>
                </w:rPr>
                <w:t>0,3%</w:t>
              </w:r>
            </w:ins>
          </w:p>
        </w:tc>
      </w:tr>
      <w:tr w:rsidR="00C1002D" w:rsidRPr="009C4BAE" w14:paraId="263615EF" w14:textId="77777777" w:rsidTr="00307475">
        <w:trPr>
          <w:cnfStyle w:val="000000100000" w:firstRow="0" w:lastRow="0" w:firstColumn="0" w:lastColumn="0" w:oddVBand="0" w:evenVBand="0" w:oddHBand="1" w:evenHBand="0" w:firstRowFirstColumn="0" w:firstRowLastColumn="0" w:lastRowFirstColumn="0" w:lastRowLastColumn="0"/>
          <w:trHeight w:val="581"/>
          <w:jc w:val="center"/>
          <w:ins w:id="1811" w:author="Nozimjon Ortiqov" w:date="2026-02-23T21:45:00Z"/>
          <w:trPrChange w:id="1812"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813" w:author="Nozimjon Ortiqov" w:date="2026-02-24T13:00:00Z" w16du:dateUtc="2026-02-24T08:00:00Z">
              <w:tcPr>
                <w:tcW w:w="2160" w:type="dxa"/>
              </w:tcPr>
            </w:tcPrChange>
          </w:tcPr>
          <w:p w14:paraId="74584AB5"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814" w:author="Nozimjon Ortiqov" w:date="2026-02-23T21:45:00Z" w16du:dateUtc="2026-02-23T16:45:00Z"/>
                <w:rFonts w:ascii="Roboto" w:hAnsi="Roboto"/>
                <w:color w:val="auto"/>
                <w:lang w:val="uz-Cyrl-UZ"/>
                <w:rPrChange w:id="1815" w:author="Nozimjon Ortiqov" w:date="2026-02-24T13:00:00Z" w16du:dateUtc="2026-02-24T08:00:00Z">
                  <w:rPr>
                    <w:ins w:id="1816" w:author="Nozimjon Ortiqov" w:date="2026-02-23T21:45:00Z" w16du:dateUtc="2026-02-23T16:45:00Z"/>
                    <w:rFonts w:ascii="Roboto" w:hAnsi="Roboto"/>
                    <w:color w:val="auto"/>
                    <w:sz w:val="24"/>
                    <w:szCs w:val="24"/>
                    <w:lang w:val="uz-Cyrl-UZ"/>
                  </w:rPr>
                </w:rPrChange>
              </w:rPr>
            </w:pPr>
            <w:ins w:id="1817" w:author="Nozimjon Ortiqov" w:date="2026-02-23T21:45:00Z" w16du:dateUtc="2026-02-23T16:45:00Z">
              <w:r w:rsidRPr="000564D5">
                <w:rPr>
                  <w:rFonts w:ascii="Roboto" w:hAnsi="Roboto"/>
                  <w:lang w:val="uz-Cyrl-UZ"/>
                  <w:rPrChange w:id="1818" w:author="Nozimjon Ortiqov" w:date="2026-02-24T13:00:00Z" w16du:dateUtc="2026-02-24T08:00:00Z">
                    <w:rPr>
                      <w:rFonts w:ascii="Roboto" w:hAnsi="Roboto"/>
                      <w:sz w:val="24"/>
                      <w:szCs w:val="24"/>
                      <w:lang w:val="uz-Cyrl-UZ"/>
                    </w:rPr>
                  </w:rPrChange>
                </w:rPr>
                <w:t>Ахлоқий риск</w:t>
              </w:r>
            </w:ins>
          </w:p>
        </w:tc>
        <w:tc>
          <w:tcPr>
            <w:tcW w:w="2388" w:type="dxa"/>
            <w:vAlign w:val="center"/>
            <w:tcPrChange w:id="1819" w:author="Nozimjon Ortiqov" w:date="2026-02-24T13:00:00Z" w16du:dateUtc="2026-02-24T08:00:00Z">
              <w:tcPr>
                <w:tcW w:w="2304" w:type="dxa"/>
                <w:gridSpan w:val="2"/>
              </w:tcPr>
            </w:tcPrChange>
          </w:tcPr>
          <w:p w14:paraId="7A370181" w14:textId="366D3DF3"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20" w:author="Nozimjon Ortiqov" w:date="2026-02-23T21:45:00Z" w16du:dateUtc="2026-02-23T16:45:00Z"/>
                <w:rFonts w:ascii="Roboto" w:hAnsi="Roboto"/>
                <w:color w:val="auto"/>
                <w:lang w:val="uz-Cyrl-UZ"/>
                <w:rPrChange w:id="1821" w:author="Nozimjon Ortiqov" w:date="2026-02-24T13:00:00Z" w16du:dateUtc="2026-02-24T08:00:00Z">
                  <w:rPr>
                    <w:ins w:id="1822" w:author="Nozimjon Ortiqov" w:date="2026-02-23T21:45:00Z" w16du:dateUtc="2026-02-23T16:45:00Z"/>
                    <w:rFonts w:ascii="Roboto" w:hAnsi="Roboto"/>
                    <w:color w:val="auto"/>
                    <w:sz w:val="24"/>
                    <w:szCs w:val="24"/>
                    <w:lang w:val="uz-Cyrl-UZ"/>
                  </w:rPr>
                </w:rPrChange>
              </w:rPr>
            </w:pPr>
            <w:ins w:id="1823" w:author="Nozimjon Ortiqov" w:date="2026-02-23T21:45:00Z" w16du:dateUtc="2026-02-23T16:45:00Z">
              <w:r w:rsidRPr="000564D5">
                <w:rPr>
                  <w:rFonts w:ascii="Roboto" w:hAnsi="Roboto"/>
                  <w:lang w:val="uz-Cyrl-UZ"/>
                  <w:rPrChange w:id="1824" w:author="Nozimjon Ortiqov" w:date="2026-02-24T13:00:00Z" w16du:dateUtc="2026-02-24T08:00:00Z">
                    <w:rPr>
                      <w:rFonts w:ascii="Roboto" w:hAnsi="Roboto"/>
                      <w:sz w:val="24"/>
                      <w:szCs w:val="24"/>
                      <w:lang w:val="uz-Cyrl-UZ"/>
                    </w:rPr>
                  </w:rPrChange>
                </w:rPr>
                <w:t>Бошқалар ҳам тўлама</w:t>
              </w:r>
            </w:ins>
            <w:ins w:id="1825" w:author="Nozimjon Ortiqov" w:date="2026-02-24T12:59:00Z" w16du:dateUtc="2026-02-24T07:59:00Z">
              <w:r w:rsidR="00307475" w:rsidRPr="000564D5">
                <w:rPr>
                  <w:rFonts w:ascii="Roboto" w:hAnsi="Roboto"/>
                  <w:color w:val="auto"/>
                  <w:lang w:val="uz-Cyrl-UZ"/>
                </w:rPr>
                <w:t>ганлиги учун</w:t>
              </w:r>
            </w:ins>
          </w:p>
        </w:tc>
        <w:tc>
          <w:tcPr>
            <w:tcW w:w="2180" w:type="dxa"/>
            <w:vAlign w:val="center"/>
            <w:tcPrChange w:id="1826" w:author="Nozimjon Ortiqov" w:date="2026-02-24T13:00:00Z" w16du:dateUtc="2026-02-24T08:00:00Z">
              <w:tcPr>
                <w:tcW w:w="2160" w:type="dxa"/>
                <w:gridSpan w:val="2"/>
              </w:tcPr>
            </w:tcPrChange>
          </w:tcPr>
          <w:p w14:paraId="2B41A687"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27" w:author="Nozimjon Ortiqov" w:date="2026-02-23T21:45:00Z" w16du:dateUtc="2026-02-23T16:45:00Z"/>
                <w:rFonts w:ascii="Roboto" w:hAnsi="Roboto"/>
                <w:color w:val="auto"/>
                <w:lang w:val="uz-Cyrl-UZ"/>
                <w:rPrChange w:id="1828" w:author="Nozimjon Ortiqov" w:date="2026-02-24T13:00:00Z" w16du:dateUtc="2026-02-24T08:00:00Z">
                  <w:rPr>
                    <w:ins w:id="1829" w:author="Nozimjon Ortiqov" w:date="2026-02-23T21:45:00Z" w16du:dateUtc="2026-02-23T16:45:00Z"/>
                    <w:rFonts w:ascii="Roboto" w:hAnsi="Roboto"/>
                    <w:color w:val="auto"/>
                    <w:sz w:val="24"/>
                    <w:szCs w:val="24"/>
                    <w:lang w:val="uz-Cyrl-UZ"/>
                  </w:rPr>
                </w:rPrChange>
              </w:rPr>
            </w:pPr>
            <w:ins w:id="1830" w:author="Nozimjon Ortiqov" w:date="2026-02-23T21:45:00Z" w16du:dateUtc="2026-02-23T16:45:00Z">
              <w:r w:rsidRPr="000564D5">
                <w:rPr>
                  <w:rFonts w:ascii="Roboto" w:hAnsi="Roboto"/>
                  <w:lang w:val="uz-Cyrl-UZ"/>
                  <w:rPrChange w:id="1831" w:author="Nozimjon Ortiqov" w:date="2026-02-24T13:00:00Z" w16du:dateUtc="2026-02-24T08:00:00Z">
                    <w:rPr>
                      <w:rFonts w:ascii="Roboto" w:hAnsi="Roboto"/>
                      <w:sz w:val="24"/>
                      <w:szCs w:val="24"/>
                      <w:lang w:val="uz-Cyrl-UZ"/>
                    </w:rPr>
                  </w:rPrChange>
                </w:rPr>
                <w:t>2</w:t>
              </w:r>
            </w:ins>
          </w:p>
        </w:tc>
        <w:tc>
          <w:tcPr>
            <w:tcW w:w="2180" w:type="dxa"/>
            <w:vAlign w:val="center"/>
            <w:tcPrChange w:id="1832" w:author="Nozimjon Ortiqov" w:date="2026-02-24T13:00:00Z" w16du:dateUtc="2026-02-24T08:00:00Z">
              <w:tcPr>
                <w:tcW w:w="2160" w:type="dxa"/>
                <w:gridSpan w:val="2"/>
              </w:tcPr>
            </w:tcPrChange>
          </w:tcPr>
          <w:p w14:paraId="109E5BD8"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33" w:author="Nozimjon Ortiqov" w:date="2026-02-23T21:45:00Z" w16du:dateUtc="2026-02-23T16:45:00Z"/>
                <w:rFonts w:ascii="Roboto" w:hAnsi="Roboto"/>
                <w:color w:val="auto"/>
                <w:lang w:val="uz-Cyrl-UZ"/>
                <w:rPrChange w:id="1834" w:author="Nozimjon Ortiqov" w:date="2026-02-24T13:00:00Z" w16du:dateUtc="2026-02-24T08:00:00Z">
                  <w:rPr>
                    <w:ins w:id="1835" w:author="Nozimjon Ortiqov" w:date="2026-02-23T21:45:00Z" w16du:dateUtc="2026-02-23T16:45:00Z"/>
                    <w:rFonts w:ascii="Roboto" w:hAnsi="Roboto"/>
                    <w:color w:val="auto"/>
                    <w:sz w:val="24"/>
                    <w:szCs w:val="24"/>
                    <w:lang w:val="uz-Cyrl-UZ"/>
                  </w:rPr>
                </w:rPrChange>
              </w:rPr>
            </w:pPr>
            <w:ins w:id="1836" w:author="Nozimjon Ortiqov" w:date="2026-02-23T21:45:00Z" w16du:dateUtc="2026-02-23T16:45:00Z">
              <w:r w:rsidRPr="000564D5">
                <w:rPr>
                  <w:rFonts w:ascii="Roboto" w:hAnsi="Roboto"/>
                  <w:lang w:val="uz-Cyrl-UZ"/>
                  <w:rPrChange w:id="1837" w:author="Nozimjon Ortiqov" w:date="2026-02-24T13:00:00Z" w16du:dateUtc="2026-02-24T08:00:00Z">
                    <w:rPr>
                      <w:rFonts w:ascii="Roboto" w:hAnsi="Roboto"/>
                      <w:sz w:val="24"/>
                      <w:szCs w:val="24"/>
                      <w:lang w:val="uz-Cyrl-UZ"/>
                    </w:rPr>
                  </w:rPrChange>
                </w:rPr>
                <w:t>0,3%</w:t>
              </w:r>
            </w:ins>
          </w:p>
        </w:tc>
      </w:tr>
    </w:tbl>
    <w:p w14:paraId="03F4289A" w14:textId="77777777" w:rsidR="00C1002D" w:rsidRPr="009C4BAE" w:rsidRDefault="00C1002D">
      <w:pPr>
        <w:spacing w:before="120" w:after="0" w:line="288" w:lineRule="auto"/>
        <w:ind w:firstLine="567"/>
        <w:jc w:val="both"/>
        <w:rPr>
          <w:ins w:id="1838" w:author="Nozimjon Ortiqov" w:date="2026-02-23T21:45:00Z" w16du:dateUtc="2026-02-23T16:45:00Z"/>
          <w:rFonts w:ascii="Roboto" w:eastAsia="Arial" w:hAnsi="Roboto" w:cstheme="minorHAnsi"/>
          <w:i/>
          <w:iCs/>
          <w:lang w:val="uz-Cyrl-UZ"/>
        </w:rPr>
        <w:pPrChange w:id="1839" w:author="Nozimjon Ortiqov" w:date="2026-02-24T12:56:00Z" w16du:dateUtc="2026-02-24T07:56:00Z">
          <w:pPr>
            <w:spacing w:afterLines="60" w:after="144" w:line="288" w:lineRule="auto"/>
            <w:ind w:firstLine="567"/>
            <w:jc w:val="both"/>
          </w:pPr>
        </w:pPrChange>
      </w:pPr>
      <w:ins w:id="1840" w:author="Nozimjon Ortiqov" w:date="2026-02-23T21:45:00Z" w16du:dateUtc="2026-02-23T16:45:00Z">
        <w:r w:rsidRPr="009C4BAE">
          <w:rPr>
            <w:rFonts w:ascii="Roboto" w:eastAsia="Arial" w:hAnsi="Roboto" w:cstheme="minorHAnsi"/>
            <w:i/>
            <w:iCs/>
            <w:lang w:val="uz-Cyrl-UZ"/>
          </w:rPr>
          <w:t>Манба: Сўровнома натижалари</w:t>
        </w:r>
      </w:ins>
    </w:p>
    <w:p w14:paraId="3C0D0318" w14:textId="5AB486A7" w:rsidR="00BF042A" w:rsidRPr="009C4BAE" w:rsidDel="003228A3" w:rsidRDefault="00BF042A">
      <w:pPr>
        <w:pStyle w:val="a3"/>
        <w:numPr>
          <w:ilvl w:val="0"/>
          <w:numId w:val="13"/>
        </w:numPr>
        <w:spacing w:before="120" w:afterLines="60" w:after="144" w:line="288" w:lineRule="auto"/>
        <w:ind w:firstLine="567"/>
        <w:contextualSpacing w:val="0"/>
        <w:jc w:val="both"/>
        <w:rPr>
          <w:del w:id="1841" w:author="Nozimjon Ortiqov" w:date="2026-02-23T16:07:00Z" w16du:dateUtc="2026-02-23T11:07:00Z"/>
          <w:rFonts w:ascii="Roboto" w:hAnsi="Roboto" w:cstheme="minorHAnsi"/>
          <w:sz w:val="26"/>
          <w:szCs w:val="26"/>
          <w:lang w:val="uz-Cyrl-UZ"/>
        </w:rPr>
        <w:pPrChange w:id="1842" w:author="Nozimjon Ortiqov" w:date="2026-02-23T20:39:00Z" w16du:dateUtc="2026-02-23T15:39:00Z">
          <w:pPr>
            <w:pStyle w:val="a3"/>
          </w:pPr>
        </w:pPrChange>
      </w:pPr>
      <w:del w:id="1843" w:author="Nozimjon Ortiqov" w:date="2026-02-23T16:07:00Z" w16du:dateUtc="2026-02-23T11:07:00Z">
        <w:r w:rsidRPr="009C4BAE" w:rsidDel="003228A3">
          <w:rPr>
            <w:rFonts w:ascii="Roboto" w:hAnsi="Roboto" w:cstheme="minorHAnsi"/>
            <w:sz w:val="26"/>
            <w:szCs w:val="26"/>
            <w:lang w:val="uz-Cyrl-UZ"/>
            <w:rPrChange w:id="1844" w:author="Nozimjon Ortiqov" w:date="2026-02-24T09:31:00Z" w16du:dateUtc="2026-02-24T04:31:00Z">
              <w:rPr>
                <w:lang w:val="uz-Cyrl-UZ"/>
              </w:rPr>
            </w:rPrChange>
          </w:rPr>
          <w:delText>– </w:delText>
        </w:r>
      </w:del>
      <w:del w:id="1845" w:author="Nozimjon Ortiqov" w:date="2026-02-23T16:10:00Z" w16du:dateUtc="2026-02-23T11:10:00Z">
        <w:r w:rsidRPr="009C4BAE" w:rsidDel="003228A3">
          <w:rPr>
            <w:rFonts w:ascii="Roboto" w:hAnsi="Roboto" w:cstheme="minorHAnsi"/>
            <w:sz w:val="26"/>
            <w:szCs w:val="26"/>
            <w:lang w:val="uz-Cyrl-UZ"/>
            <w:rPrChange w:id="1846" w:author="Nozimjon Ortiqov" w:date="2026-02-24T09:31:00Z" w16du:dateUtc="2026-02-24T04:31:00Z">
              <w:rPr>
                <w:lang w:val="uz-Cyrl-UZ"/>
              </w:rPr>
            </w:rPrChange>
          </w:rPr>
          <w:delText>қарздорларда молиявий захираларнинг етишмаслиги, даромадларнинг ўзгарувчанлиги;</w:delText>
        </w:r>
      </w:del>
    </w:p>
    <w:p w14:paraId="0AD2FAE9" w14:textId="48457552" w:rsidR="00BF042A" w:rsidRPr="009C4BAE" w:rsidDel="003228A3" w:rsidRDefault="00BF042A">
      <w:pPr>
        <w:pStyle w:val="a3"/>
        <w:numPr>
          <w:ilvl w:val="0"/>
          <w:numId w:val="13"/>
        </w:numPr>
        <w:spacing w:before="120" w:afterLines="60" w:after="144" w:line="288" w:lineRule="auto"/>
        <w:ind w:firstLine="567"/>
        <w:contextualSpacing w:val="0"/>
        <w:jc w:val="both"/>
        <w:rPr>
          <w:del w:id="1847" w:author="Nozimjon Ortiqov" w:date="2026-02-23T16:07:00Z" w16du:dateUtc="2026-02-23T11:07:00Z"/>
          <w:rFonts w:ascii="Roboto" w:hAnsi="Roboto" w:cstheme="minorHAnsi"/>
          <w:sz w:val="26"/>
          <w:szCs w:val="26"/>
          <w:lang w:val="uz-Cyrl-UZ"/>
        </w:rPr>
        <w:pPrChange w:id="1848" w:author="Nozimjon Ortiqov" w:date="2026-02-23T20:39:00Z" w16du:dateUtc="2026-02-23T15:39:00Z">
          <w:pPr>
            <w:spacing w:beforeLines="60" w:before="144" w:afterLines="60" w:after="144" w:line="288" w:lineRule="auto"/>
            <w:ind w:firstLine="567"/>
            <w:jc w:val="both"/>
          </w:pPr>
        </w:pPrChange>
      </w:pPr>
      <w:del w:id="1849" w:author="Nozimjon Ortiqov" w:date="2026-02-23T16:07:00Z" w16du:dateUtc="2026-02-23T11:07:00Z">
        <w:r w:rsidRPr="009C4BAE" w:rsidDel="003228A3">
          <w:rPr>
            <w:rFonts w:ascii="Roboto" w:hAnsi="Roboto"/>
            <w:lang w:val="uz-Cyrl-UZ"/>
            <w:rPrChange w:id="1850" w:author="Nozimjon Ortiqov" w:date="2026-02-24T09:31:00Z" w16du:dateUtc="2026-02-24T04:31:00Z">
              <w:rPr/>
            </w:rPrChange>
          </w:rPr>
          <w:delText>–</w:delText>
        </w:r>
        <w:r w:rsidR="003C3426" w:rsidRPr="009C4BAE" w:rsidDel="003228A3">
          <w:rPr>
            <w:rFonts w:ascii="Roboto" w:hAnsi="Roboto"/>
            <w:lang w:val="uz-Cyrl-UZ"/>
            <w:rPrChange w:id="1851" w:author="Nozimjon Ortiqov" w:date="2026-02-24T09:31:00Z" w16du:dateUtc="2026-02-24T04:31:00Z">
              <w:rPr>
                <w:lang w:val="uz-Cyrl-UZ"/>
              </w:rPr>
            </w:rPrChange>
          </w:rPr>
          <w:delText> </w:delText>
        </w:r>
      </w:del>
      <w:del w:id="1852" w:author="Nozimjon Ortiqov" w:date="2026-02-23T16:10:00Z" w16du:dateUtc="2026-02-23T11:10:00Z">
        <w:r w:rsidRPr="009C4BAE" w:rsidDel="003228A3">
          <w:rPr>
            <w:rFonts w:ascii="Roboto" w:hAnsi="Roboto" w:cstheme="minorHAnsi"/>
            <w:sz w:val="26"/>
            <w:szCs w:val="26"/>
            <w:lang w:val="uz-Cyrl-UZ"/>
            <w:rPrChange w:id="1853" w:author="Nozimjon Ortiqov" w:date="2026-02-24T09:31:00Z" w16du:dateUtc="2026-02-24T04:31:00Z">
              <w:rPr/>
            </w:rPrChange>
          </w:rPr>
          <w:delText>қарз юки даражасининг кескин ортиши;</w:delText>
        </w:r>
      </w:del>
    </w:p>
    <w:p w14:paraId="26D481F8" w14:textId="45FEA833" w:rsidR="003228A3" w:rsidRPr="009C4BAE" w:rsidRDefault="00BF042A">
      <w:pPr>
        <w:spacing w:before="120" w:afterLines="60" w:after="144" w:line="288" w:lineRule="auto"/>
        <w:ind w:firstLine="567"/>
        <w:jc w:val="both"/>
        <w:rPr>
          <w:ins w:id="1854" w:author="Nozimjon Ortiqov" w:date="2026-02-23T16:09:00Z" w16du:dateUtc="2026-02-23T11:09:00Z"/>
          <w:rFonts w:ascii="Roboto" w:hAnsi="Roboto" w:cstheme="minorHAnsi"/>
          <w:sz w:val="26"/>
          <w:szCs w:val="26"/>
          <w:lang w:val="uz-Cyrl-UZ"/>
        </w:rPr>
        <w:pPrChange w:id="1855" w:author="Nozimjon Ortiqov" w:date="2026-02-23T20:39:00Z" w16du:dateUtc="2026-02-23T15:39:00Z">
          <w:pPr>
            <w:spacing w:beforeLines="60" w:before="144" w:afterLines="60" w:after="144" w:line="288" w:lineRule="auto"/>
            <w:ind w:firstLine="567"/>
            <w:jc w:val="both"/>
          </w:pPr>
        </w:pPrChange>
      </w:pPr>
      <w:del w:id="1856" w:author="Nozimjon Ortiqov" w:date="2026-02-23T16:07:00Z" w16du:dateUtc="2026-02-23T11:07:00Z">
        <w:r w:rsidRPr="009C4BAE" w:rsidDel="003228A3">
          <w:rPr>
            <w:rFonts w:ascii="Roboto" w:hAnsi="Roboto" w:cstheme="minorHAnsi"/>
            <w:sz w:val="26"/>
            <w:szCs w:val="26"/>
            <w:lang w:val="uz-Cyrl-UZ"/>
            <w:rPrChange w:id="1857" w:author="Nozimjon Ortiqov" w:date="2026-02-24T09:31:00Z" w16du:dateUtc="2026-02-24T04:31:00Z">
              <w:rPr/>
            </w:rPrChange>
          </w:rPr>
          <w:delText>–</w:delText>
        </w:r>
        <w:r w:rsidR="003C3426" w:rsidRPr="009C4BAE" w:rsidDel="003228A3">
          <w:rPr>
            <w:rFonts w:ascii="Roboto" w:hAnsi="Roboto" w:cstheme="minorHAnsi"/>
            <w:sz w:val="26"/>
            <w:szCs w:val="26"/>
            <w:lang w:val="uz-Cyrl-UZ"/>
            <w:rPrChange w:id="1858" w:author="Nozimjon Ortiqov" w:date="2026-02-24T09:31:00Z" w16du:dateUtc="2026-02-24T04:31:00Z">
              <w:rPr>
                <w:lang w:val="uz-Cyrl-UZ"/>
              </w:rPr>
            </w:rPrChange>
          </w:rPr>
          <w:delText> </w:delText>
        </w:r>
      </w:del>
      <w:del w:id="1859" w:author="Nozimjon Ortiqov" w:date="2026-02-23T16:10:00Z" w16du:dateUtc="2026-02-23T11:10:00Z">
        <w:r w:rsidRPr="009C4BAE" w:rsidDel="003228A3">
          <w:rPr>
            <w:rFonts w:ascii="Roboto" w:hAnsi="Roboto" w:cstheme="minorHAnsi"/>
            <w:sz w:val="26"/>
            <w:szCs w:val="26"/>
            <w:lang w:val="uz-Cyrl-UZ"/>
            <w:rPrChange w:id="1860" w:author="Nozimjon Ortiqov" w:date="2026-02-24T09:31:00Z" w16du:dateUtc="2026-02-24T04:31:00Z">
              <w:rPr/>
            </w:rPrChange>
          </w:rPr>
          <w:delText>насия бозорининг (BNPL) оммалашиши</w:delText>
        </w:r>
      </w:del>
      <w:del w:id="1861" w:author="Nozimjon Ortiqov" w:date="2026-02-23T16:07:00Z" w16du:dateUtc="2026-02-23T11:07:00Z">
        <w:r w:rsidRPr="009C4BAE" w:rsidDel="006B3653">
          <w:rPr>
            <w:rFonts w:ascii="Roboto" w:hAnsi="Roboto" w:cstheme="minorHAnsi"/>
            <w:sz w:val="26"/>
            <w:szCs w:val="26"/>
            <w:lang w:val="uz-Cyrl-UZ"/>
            <w:rPrChange w:id="1862" w:author="Nozimjon Ortiqov" w:date="2026-02-24T09:31:00Z" w16du:dateUtc="2026-02-24T04:31:00Z">
              <w:rPr/>
            </w:rPrChange>
          </w:rPr>
          <w:delText>;</w:delText>
        </w:r>
      </w:del>
      <w:ins w:id="1863" w:author="Nozimjon Ortiqov" w:date="2026-02-23T16:09:00Z" w16du:dateUtc="2026-02-23T11:09:00Z">
        <w:r w:rsidR="003228A3" w:rsidRPr="009C4BAE">
          <w:rPr>
            <w:rFonts w:ascii="Roboto" w:hAnsi="Roboto" w:cstheme="minorHAnsi"/>
            <w:sz w:val="26"/>
            <w:szCs w:val="26"/>
            <w:lang w:val="uz-Cyrl-UZ"/>
          </w:rPr>
          <w:t>Ўрганишларга кўра, кредитлар қуйидаги сабабларга кўра муаммоли тоифага айланмоқда:</w:t>
        </w:r>
      </w:ins>
    </w:p>
    <w:p w14:paraId="0125109C" w14:textId="77777777" w:rsidR="00D81C40" w:rsidRPr="009C4BAE" w:rsidRDefault="003228A3" w:rsidP="00942114">
      <w:pPr>
        <w:pStyle w:val="a3"/>
        <w:numPr>
          <w:ilvl w:val="0"/>
          <w:numId w:val="14"/>
        </w:numPr>
        <w:spacing w:before="120" w:afterLines="60" w:after="144" w:line="288" w:lineRule="auto"/>
        <w:ind w:left="0" w:firstLine="567"/>
        <w:contextualSpacing w:val="0"/>
        <w:jc w:val="both"/>
        <w:rPr>
          <w:ins w:id="1864" w:author="Nozimjon Ortiqov" w:date="2026-02-23T20:40:00Z" w16du:dateUtc="2026-02-23T15:40:00Z"/>
          <w:rFonts w:ascii="Roboto" w:hAnsi="Roboto" w:cstheme="minorHAnsi"/>
          <w:sz w:val="26"/>
          <w:szCs w:val="26"/>
          <w:lang w:val="uz-Cyrl-UZ"/>
        </w:rPr>
      </w:pPr>
      <w:ins w:id="1865" w:author="Nozimjon Ortiqov" w:date="2026-02-23T16:09:00Z" w16du:dateUtc="2026-02-23T11:09:00Z">
        <w:r w:rsidRPr="009C4BAE">
          <w:rPr>
            <w:rFonts w:ascii="Roboto" w:hAnsi="Roboto" w:cstheme="minorHAnsi"/>
            <w:sz w:val="26"/>
            <w:szCs w:val="26"/>
            <w:lang w:val="uz-Cyrl-UZ"/>
            <w:rPrChange w:id="1866" w:author="Nozimjon Ortiqov" w:date="2026-02-24T09:31:00Z" w16du:dateUtc="2026-02-24T04:31:00Z">
              <w:rPr>
                <w:lang w:val="uz-Cyrl-UZ"/>
              </w:rPr>
            </w:rPrChange>
          </w:rPr>
          <w:t xml:space="preserve">қарздорларда молиявий захираларнинг етишмаслиги, </w:t>
        </w:r>
      </w:ins>
    </w:p>
    <w:p w14:paraId="01EADB59" w14:textId="27765199" w:rsidR="003228A3" w:rsidRPr="009C4BAE" w:rsidRDefault="003228A3">
      <w:pPr>
        <w:pStyle w:val="a3"/>
        <w:numPr>
          <w:ilvl w:val="0"/>
          <w:numId w:val="14"/>
        </w:numPr>
        <w:spacing w:before="120" w:afterLines="60" w:after="144" w:line="288" w:lineRule="auto"/>
        <w:ind w:left="0" w:firstLine="567"/>
        <w:contextualSpacing w:val="0"/>
        <w:jc w:val="both"/>
        <w:rPr>
          <w:ins w:id="1867" w:author="Nozimjon Ortiqov" w:date="2026-02-23T16:09:00Z" w16du:dateUtc="2026-02-23T11:09:00Z"/>
          <w:rFonts w:ascii="Roboto" w:hAnsi="Roboto" w:cstheme="minorHAnsi"/>
          <w:sz w:val="26"/>
          <w:szCs w:val="26"/>
          <w:lang w:val="uz-Cyrl-UZ"/>
        </w:rPr>
        <w:pPrChange w:id="1868" w:author="Nozimjon Ortiqov" w:date="2026-02-23T20:39:00Z" w16du:dateUtc="2026-02-23T15:39:00Z">
          <w:pPr>
            <w:pStyle w:val="a3"/>
            <w:numPr>
              <w:numId w:val="14"/>
            </w:numPr>
            <w:spacing w:beforeLines="60" w:before="144" w:afterLines="60" w:after="144" w:line="288" w:lineRule="auto"/>
            <w:ind w:left="2421" w:hanging="360"/>
            <w:jc w:val="both"/>
          </w:pPr>
        </w:pPrChange>
      </w:pPr>
      <w:ins w:id="1869" w:author="Nozimjon Ortiqov" w:date="2026-02-23T16:09:00Z" w16du:dateUtc="2026-02-23T11:09:00Z">
        <w:r w:rsidRPr="009C4BAE">
          <w:rPr>
            <w:rFonts w:ascii="Roboto" w:hAnsi="Roboto" w:cstheme="minorHAnsi"/>
            <w:sz w:val="26"/>
            <w:szCs w:val="26"/>
            <w:lang w:val="uz-Cyrl-UZ"/>
            <w:rPrChange w:id="1870" w:author="Nozimjon Ortiqov" w:date="2026-02-24T09:31:00Z" w16du:dateUtc="2026-02-24T04:31:00Z">
              <w:rPr>
                <w:lang w:val="uz-Cyrl-UZ"/>
              </w:rPr>
            </w:rPrChange>
          </w:rPr>
          <w:t xml:space="preserve">даромадларнинг ўзгарувчанлиги; </w:t>
        </w:r>
      </w:ins>
    </w:p>
    <w:p w14:paraId="51B9A6E9" w14:textId="698F00A5" w:rsidR="003228A3" w:rsidRPr="009C4BAE" w:rsidRDefault="003228A3">
      <w:pPr>
        <w:pStyle w:val="a3"/>
        <w:numPr>
          <w:ilvl w:val="0"/>
          <w:numId w:val="14"/>
        </w:numPr>
        <w:spacing w:before="120" w:afterLines="60" w:after="144" w:line="288" w:lineRule="auto"/>
        <w:ind w:left="0" w:firstLine="567"/>
        <w:contextualSpacing w:val="0"/>
        <w:jc w:val="both"/>
        <w:rPr>
          <w:ins w:id="1871" w:author="Nozimjon Ortiqov" w:date="2026-02-23T16:10:00Z" w16du:dateUtc="2026-02-23T11:10:00Z"/>
          <w:rFonts w:ascii="Roboto" w:hAnsi="Roboto" w:cstheme="minorHAnsi"/>
          <w:sz w:val="26"/>
          <w:szCs w:val="26"/>
          <w:lang w:val="uz-Cyrl-UZ"/>
        </w:rPr>
        <w:pPrChange w:id="1872" w:author="Nozimjon Ortiqov" w:date="2026-02-23T20:39:00Z" w16du:dateUtc="2026-02-23T15:39:00Z">
          <w:pPr>
            <w:pStyle w:val="a3"/>
            <w:numPr>
              <w:numId w:val="14"/>
            </w:numPr>
            <w:spacing w:beforeLines="60" w:before="144" w:afterLines="60" w:after="144" w:line="288" w:lineRule="auto"/>
            <w:ind w:left="2421" w:hanging="360"/>
            <w:jc w:val="both"/>
          </w:pPr>
        </w:pPrChange>
      </w:pPr>
      <w:ins w:id="1873" w:author="Nozimjon Ortiqov" w:date="2026-02-23T16:09:00Z" w16du:dateUtc="2026-02-23T11:09:00Z">
        <w:r w:rsidRPr="009C4BAE">
          <w:rPr>
            <w:rFonts w:ascii="Roboto" w:hAnsi="Roboto" w:cstheme="minorHAnsi"/>
            <w:sz w:val="26"/>
            <w:szCs w:val="26"/>
            <w:lang w:val="uz-Cyrl-UZ"/>
            <w:rPrChange w:id="1874" w:author="Nozimjon Ortiqov" w:date="2026-02-24T09:31:00Z" w16du:dateUtc="2026-02-24T04:31:00Z">
              <w:rPr/>
            </w:rPrChange>
          </w:rPr>
          <w:t>қарз юки даражасининг кескин ортиши</w:t>
        </w:r>
      </w:ins>
      <w:ins w:id="1875" w:author="Nozimjon Ortiqov" w:date="2026-02-23T20:40:00Z" w16du:dateUtc="2026-02-23T15:40:00Z">
        <w:r w:rsidR="00D81C40" w:rsidRPr="009C4BAE">
          <w:rPr>
            <w:rFonts w:ascii="Roboto" w:hAnsi="Roboto" w:cstheme="minorHAnsi"/>
            <w:sz w:val="26"/>
            <w:szCs w:val="26"/>
            <w:lang w:val="uz-Cyrl-UZ"/>
          </w:rPr>
          <w:t>.</w:t>
        </w:r>
      </w:ins>
    </w:p>
    <w:p w14:paraId="714FFCFC" w14:textId="21A59F5F" w:rsidR="003228A3" w:rsidRPr="009C4BAE" w:rsidDel="00FF108E" w:rsidRDefault="003228A3">
      <w:pPr>
        <w:spacing w:before="120" w:afterLines="60" w:after="144" w:line="288" w:lineRule="auto"/>
        <w:jc w:val="both"/>
        <w:rPr>
          <w:del w:id="1876" w:author="Nozimjon Ortiqov" w:date="2026-02-23T16:10:00Z" w16du:dateUtc="2026-02-23T11:10:00Z"/>
          <w:rFonts w:ascii="Roboto" w:hAnsi="Roboto" w:cstheme="minorHAnsi"/>
          <w:sz w:val="28"/>
          <w:szCs w:val="28"/>
          <w:lang w:val="uz-Cyrl-UZ"/>
          <w:rPrChange w:id="1877" w:author="Nozimjon Ortiqov" w:date="2026-02-24T09:31:00Z" w16du:dateUtc="2026-02-24T04:31:00Z">
            <w:rPr>
              <w:del w:id="1878" w:author="Nozimjon Ortiqov" w:date="2026-02-23T16:10:00Z" w16du:dateUtc="2026-02-23T11:10:00Z"/>
              <w:rFonts w:ascii="Roboto" w:hAnsi="Roboto" w:cstheme="minorHAnsi"/>
              <w:sz w:val="26"/>
              <w:szCs w:val="26"/>
            </w:rPr>
          </w:rPrChange>
        </w:rPr>
        <w:pPrChange w:id="1879" w:author="Nozimjon Ortiqov" w:date="2026-02-23T20:41:00Z" w16du:dateUtc="2026-02-23T15:41:00Z">
          <w:pPr>
            <w:spacing w:beforeLines="60" w:before="144" w:afterLines="60" w:after="144" w:line="252" w:lineRule="auto"/>
            <w:ind w:firstLine="567"/>
            <w:jc w:val="both"/>
          </w:pPr>
        </w:pPrChange>
      </w:pPr>
    </w:p>
    <w:p w14:paraId="25DE833B" w14:textId="4C01D5BE" w:rsidR="00F8263E" w:rsidRPr="009C4BAE" w:rsidRDefault="001F4B5D">
      <w:pPr>
        <w:pStyle w:val="2"/>
        <w:spacing w:before="120" w:line="288" w:lineRule="auto"/>
        <w:ind w:firstLine="567"/>
        <w:jc w:val="both"/>
        <w:rPr>
          <w:rFonts w:ascii="Roboto" w:hAnsi="Roboto"/>
          <w:b/>
          <w:bCs/>
          <w:color w:val="002060"/>
          <w:sz w:val="28"/>
          <w:szCs w:val="28"/>
          <w:lang w:val="uz-Cyrl-UZ"/>
          <w:rPrChange w:id="1880" w:author="Nozimjon Ortiqov" w:date="2026-02-24T09:31:00Z" w16du:dateUtc="2026-02-24T04:31:00Z">
            <w:rPr>
              <w:rFonts w:ascii="Roboto" w:hAnsi="Roboto"/>
              <w:b/>
              <w:bCs/>
              <w:color w:val="002060"/>
              <w:lang w:val="uz-Cyrl-UZ"/>
            </w:rPr>
          </w:rPrChange>
        </w:rPr>
        <w:pPrChange w:id="1881" w:author="Nozimjon Ortiqov" w:date="2026-02-23T20:41:00Z" w16du:dateUtc="2026-02-23T15:41:00Z">
          <w:pPr>
            <w:pStyle w:val="2"/>
            <w:ind w:firstLine="567"/>
          </w:pPr>
        </w:pPrChange>
      </w:pPr>
      <w:bookmarkStart w:id="1882" w:name="_Toc222630377"/>
      <w:r w:rsidRPr="009C4BAE">
        <w:rPr>
          <w:rFonts w:ascii="Roboto" w:hAnsi="Roboto"/>
          <w:b/>
          <w:bCs/>
          <w:color w:val="002060"/>
          <w:sz w:val="28"/>
          <w:szCs w:val="28"/>
          <w:lang w:val="uz-Cyrl-UZ"/>
          <w:rPrChange w:id="1883" w:author="Nozimjon Ortiqov" w:date="2026-02-24T09:31:00Z" w16du:dateUtc="2026-02-24T04:31:00Z">
            <w:rPr>
              <w:rFonts w:ascii="Roboto" w:hAnsi="Roboto"/>
              <w:b/>
              <w:bCs/>
              <w:color w:val="002060"/>
              <w:lang w:val="uz-Cyrl-UZ"/>
            </w:rPr>
          </w:rPrChange>
        </w:rPr>
        <w:t>М</w:t>
      </w:r>
      <w:r w:rsidR="00F8263E" w:rsidRPr="009C4BAE">
        <w:rPr>
          <w:rFonts w:ascii="Roboto" w:hAnsi="Roboto"/>
          <w:b/>
          <w:bCs/>
          <w:color w:val="002060"/>
          <w:sz w:val="28"/>
          <w:szCs w:val="28"/>
          <w:lang w:val="uz-Cyrl-UZ"/>
          <w:rPrChange w:id="1884" w:author="Nozimjon Ortiqov" w:date="2026-02-24T09:31:00Z" w16du:dateUtc="2026-02-24T04:31:00Z">
            <w:rPr>
              <w:rFonts w:ascii="Roboto" w:hAnsi="Roboto"/>
              <w:b/>
              <w:bCs/>
              <w:color w:val="002060"/>
              <w:lang w:val="uz-Cyrl-UZ"/>
            </w:rPr>
          </w:rPrChange>
        </w:rPr>
        <w:t>олиявий захираларнинг етишмаслиги</w:t>
      </w:r>
      <w:ins w:id="1885" w:author="Nozimjon Ortiqov" w:date="2026-02-23T20:41:00Z" w16du:dateUtc="2026-02-23T15:41:00Z">
        <w:r w:rsidR="00F90644" w:rsidRPr="009C4BAE">
          <w:rPr>
            <w:rFonts w:ascii="Roboto" w:hAnsi="Roboto"/>
            <w:b/>
            <w:bCs/>
            <w:color w:val="002060"/>
            <w:sz w:val="28"/>
            <w:szCs w:val="28"/>
            <w:lang w:val="uz-Cyrl-UZ"/>
            <w:rPrChange w:id="1886" w:author="Nozimjon Ortiqov" w:date="2026-02-24T09:31:00Z" w16du:dateUtc="2026-02-24T04:31:00Z">
              <w:rPr>
                <w:rFonts w:ascii="Roboto" w:hAnsi="Roboto"/>
                <w:b/>
                <w:bCs/>
                <w:color w:val="002060"/>
                <w:lang w:val="uz-Cyrl-UZ"/>
              </w:rPr>
            </w:rPrChange>
          </w:rPr>
          <w:t xml:space="preserve"> ва </w:t>
        </w:r>
      </w:ins>
      <w:del w:id="1887" w:author="Nozimjon Ortiqov" w:date="2026-02-23T20:41:00Z" w16du:dateUtc="2026-02-23T15:41:00Z">
        <w:r w:rsidR="00F8263E" w:rsidRPr="009C4BAE" w:rsidDel="00F90644">
          <w:rPr>
            <w:rFonts w:ascii="Roboto" w:hAnsi="Roboto"/>
            <w:b/>
            <w:bCs/>
            <w:color w:val="002060"/>
            <w:sz w:val="28"/>
            <w:szCs w:val="28"/>
            <w:lang w:val="uz-Cyrl-UZ"/>
            <w:rPrChange w:id="1888" w:author="Nozimjon Ortiqov" w:date="2026-02-24T09:31:00Z" w16du:dateUtc="2026-02-24T04:31:00Z">
              <w:rPr>
                <w:rFonts w:ascii="Roboto" w:hAnsi="Roboto"/>
                <w:b/>
                <w:bCs/>
                <w:color w:val="002060"/>
                <w:lang w:val="uz-Cyrl-UZ"/>
              </w:rPr>
            </w:rPrChange>
          </w:rPr>
          <w:delText xml:space="preserve">, </w:delText>
        </w:r>
      </w:del>
      <w:r w:rsidR="00F8263E" w:rsidRPr="009C4BAE">
        <w:rPr>
          <w:rFonts w:ascii="Roboto" w:hAnsi="Roboto"/>
          <w:b/>
          <w:bCs/>
          <w:color w:val="002060"/>
          <w:sz w:val="28"/>
          <w:szCs w:val="28"/>
          <w:lang w:val="uz-Cyrl-UZ"/>
          <w:rPrChange w:id="1889" w:author="Nozimjon Ortiqov" w:date="2026-02-24T09:31:00Z" w16du:dateUtc="2026-02-24T04:31:00Z">
            <w:rPr>
              <w:rFonts w:ascii="Roboto" w:hAnsi="Roboto"/>
              <w:b/>
              <w:bCs/>
              <w:color w:val="002060"/>
              <w:lang w:val="uz-Cyrl-UZ"/>
            </w:rPr>
          </w:rPrChange>
        </w:rPr>
        <w:t>даромадларнинг ўзгарувчанлиги</w:t>
      </w:r>
      <w:del w:id="1890" w:author="Nozimjon Ortiqov" w:date="2026-02-23T20:40:00Z" w16du:dateUtc="2026-02-23T15:40:00Z">
        <w:r w:rsidR="00F8263E" w:rsidRPr="009C4BAE" w:rsidDel="008C6556">
          <w:rPr>
            <w:rFonts w:ascii="Roboto" w:hAnsi="Roboto"/>
            <w:b/>
            <w:bCs/>
            <w:color w:val="002060"/>
            <w:sz w:val="28"/>
            <w:szCs w:val="28"/>
            <w:lang w:val="uz-Cyrl-UZ"/>
            <w:rPrChange w:id="1891" w:author="Nozimjon Ortiqov" w:date="2026-02-24T09:31:00Z" w16du:dateUtc="2026-02-24T04:31:00Z">
              <w:rPr>
                <w:rFonts w:ascii="Roboto" w:hAnsi="Roboto"/>
                <w:b/>
                <w:bCs/>
                <w:color w:val="002060"/>
                <w:lang w:val="uz-Cyrl-UZ"/>
              </w:rPr>
            </w:rPrChange>
          </w:rPr>
          <w:delText xml:space="preserve"> </w:delText>
        </w:r>
      </w:del>
      <w:del w:id="1892" w:author="Nozimjon Ortiqov" w:date="2026-02-23T16:20:00Z" w16du:dateUtc="2026-02-23T11:20:00Z">
        <w:r w:rsidR="00F8263E" w:rsidRPr="009C4BAE" w:rsidDel="00B51954">
          <w:rPr>
            <w:rFonts w:ascii="Roboto" w:hAnsi="Roboto"/>
            <w:b/>
            <w:bCs/>
            <w:color w:val="002060"/>
            <w:sz w:val="28"/>
            <w:szCs w:val="28"/>
            <w:lang w:val="uz-Cyrl-UZ"/>
            <w:rPrChange w:id="1893" w:author="Nozimjon Ortiqov" w:date="2026-02-24T09:31:00Z" w16du:dateUtc="2026-02-24T04:31:00Z">
              <w:rPr>
                <w:rFonts w:ascii="Roboto" w:hAnsi="Roboto"/>
                <w:b/>
                <w:bCs/>
                <w:color w:val="002060"/>
                <w:lang w:val="uz-Cyrl-UZ"/>
              </w:rPr>
            </w:rPrChange>
          </w:rPr>
          <w:delText>(мавсумийлиги)</w:delText>
        </w:r>
      </w:del>
      <w:bookmarkEnd w:id="1882"/>
    </w:p>
    <w:p w14:paraId="645D45F3" w14:textId="59CDC6E9" w:rsidR="00F8263E" w:rsidRPr="009C4BAE" w:rsidRDefault="00F8263E">
      <w:pPr>
        <w:spacing w:before="120" w:afterLines="60" w:after="144" w:line="288" w:lineRule="auto"/>
        <w:ind w:firstLine="567"/>
        <w:jc w:val="both"/>
        <w:rPr>
          <w:rFonts w:ascii="Roboto" w:hAnsi="Roboto" w:cstheme="minorHAnsi"/>
          <w:sz w:val="26"/>
          <w:szCs w:val="26"/>
          <w:lang w:val="uz-Cyrl-UZ"/>
        </w:rPr>
        <w:pPrChange w:id="1894" w:author="Nozimjon Ortiqov" w:date="2026-02-23T20:39:00Z" w16du:dateUtc="2026-02-23T15:39:00Z">
          <w:pPr>
            <w:spacing w:beforeLines="60" w:before="144" w:afterLines="60" w:after="144" w:line="288" w:lineRule="auto"/>
            <w:ind w:firstLine="567"/>
            <w:jc w:val="both"/>
          </w:pPr>
        </w:pPrChange>
      </w:pPr>
      <w:commentRangeStart w:id="1895"/>
      <w:r w:rsidRPr="009C4BAE">
        <w:rPr>
          <w:rFonts w:ascii="Roboto" w:hAnsi="Roboto" w:cstheme="minorHAnsi"/>
          <w:b/>
          <w:bCs/>
          <w:color w:val="C00000"/>
          <w:sz w:val="26"/>
          <w:szCs w:val="26"/>
          <w:lang w:val="uz-Cyrl-UZ"/>
        </w:rPr>
        <w:t xml:space="preserve">63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қарздорларда кредит тўловлари кечикишига даромад камайиши ва унинг ўзгарувчанлиги сабаб бўлган.</w:t>
      </w:r>
      <w:del w:id="1896" w:author="Nozimjon Ortiqov" w:date="2026-02-23T20:41:00Z" w16du:dateUtc="2026-02-23T15:41:00Z">
        <w:r w:rsidRPr="009C4BAE" w:rsidDel="00F90644">
          <w:rPr>
            <w:rFonts w:ascii="Roboto" w:hAnsi="Roboto" w:cstheme="minorHAnsi"/>
            <w:sz w:val="26"/>
            <w:szCs w:val="26"/>
            <w:lang w:val="uz-Cyrl-UZ"/>
          </w:rPr>
          <w:delText xml:space="preserve"> </w:delText>
        </w:r>
      </w:del>
      <w:moveFromRangeStart w:id="1897" w:author="Nozimjon Ortiqov" w:date="2026-02-23T16:22:00Z" w:name="move222756159"/>
      <w:moveFrom w:id="1898" w:author="Nozimjon Ortiqov" w:date="2026-02-23T16:22:00Z" w16du:dateUtc="2026-02-23T11:22:00Z">
        <w:r w:rsidRPr="009C4BAE" w:rsidDel="00B51954">
          <w:rPr>
            <w:rFonts w:ascii="Roboto" w:hAnsi="Roboto" w:cstheme="minorHAnsi"/>
            <w:sz w:val="26"/>
            <w:szCs w:val="26"/>
            <w:lang w:val="uz-Cyrl-UZ"/>
          </w:rPr>
          <w:t xml:space="preserve">Даромадини йўқотса, </w:t>
        </w:r>
        <w:r w:rsidRPr="009C4BAE" w:rsidDel="00B51954">
          <w:rPr>
            <w:rFonts w:ascii="Roboto" w:hAnsi="Roboto" w:cstheme="minorHAnsi"/>
            <w:b/>
            <w:bCs/>
            <w:color w:val="C00000"/>
            <w:sz w:val="26"/>
            <w:szCs w:val="26"/>
            <w:lang w:val="uz-Cyrl-UZ"/>
          </w:rPr>
          <w:t>67</w:t>
        </w:r>
        <w:r w:rsidRPr="009C4BAE" w:rsidDel="00B51954">
          <w:rPr>
            <w:rFonts w:ascii="Roboto" w:hAnsi="Roboto" w:cstheme="minorHAnsi"/>
            <w:color w:val="C00000"/>
            <w:sz w:val="26"/>
            <w:szCs w:val="26"/>
            <w:lang w:val="uz-Cyrl-UZ"/>
          </w:rPr>
          <w:t xml:space="preserve"> </w:t>
        </w:r>
        <w:r w:rsidRPr="009C4BAE" w:rsidDel="00B51954">
          <w:rPr>
            <w:rFonts w:ascii="Roboto" w:hAnsi="Roboto" w:cstheme="minorHAnsi"/>
            <w:b/>
            <w:bCs/>
            <w:color w:val="0070C0"/>
            <w:sz w:val="26"/>
            <w:szCs w:val="26"/>
            <w:lang w:val="uz-Cyrl-UZ"/>
          </w:rPr>
          <w:t xml:space="preserve">фоиз </w:t>
        </w:r>
        <w:r w:rsidRPr="009C4BAE" w:rsidDel="00B51954">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sidDel="00B51954">
          <w:rPr>
            <w:rFonts w:ascii="Roboto" w:hAnsi="Roboto" w:cstheme="minorHAnsi"/>
            <w:b/>
            <w:bCs/>
            <w:color w:val="C00000"/>
            <w:sz w:val="26"/>
            <w:szCs w:val="26"/>
            <w:lang w:val="uz-Cyrl-UZ"/>
          </w:rPr>
          <w:t>36</w:t>
        </w:r>
        <w:r w:rsidRPr="009C4BAE" w:rsidDel="00B51954">
          <w:rPr>
            <w:rFonts w:ascii="Roboto" w:hAnsi="Roboto" w:cstheme="minorHAnsi"/>
            <w:color w:val="C00000"/>
            <w:sz w:val="26"/>
            <w:szCs w:val="26"/>
            <w:lang w:val="uz-Cyrl-UZ"/>
          </w:rPr>
          <w:t xml:space="preserve"> </w:t>
        </w:r>
        <w:r w:rsidRPr="009C4BAE" w:rsidDel="00B51954">
          <w:rPr>
            <w:rFonts w:ascii="Roboto" w:hAnsi="Roboto" w:cstheme="minorHAnsi"/>
            <w:b/>
            <w:bCs/>
            <w:color w:val="0070C0"/>
            <w:sz w:val="26"/>
            <w:szCs w:val="26"/>
            <w:lang w:val="uz-Cyrl-UZ"/>
          </w:rPr>
          <w:t>фоиз</w:t>
        </w:r>
        <w:r w:rsidRPr="009C4BAE" w:rsidDel="00B51954">
          <w:rPr>
            <w:rFonts w:ascii="Roboto" w:hAnsi="Roboto" w:cstheme="minorHAnsi"/>
            <w:sz w:val="26"/>
            <w:szCs w:val="26"/>
            <w:lang w:val="uz-Cyrl-UZ"/>
          </w:rPr>
          <w:t>и тўловларни бирдан тўхтатади.</w:t>
        </w:r>
      </w:moveFrom>
      <w:moveFromRangeEnd w:id="1897"/>
    </w:p>
    <w:p w14:paraId="4B4ADB23" w14:textId="77777777" w:rsidR="00B51954" w:rsidRPr="009C4BAE" w:rsidRDefault="00B51954">
      <w:pPr>
        <w:spacing w:before="120" w:line="288" w:lineRule="auto"/>
        <w:ind w:firstLine="567"/>
        <w:jc w:val="both"/>
        <w:rPr>
          <w:ins w:id="1899" w:author="Nozimjon Ortiqov" w:date="2026-02-23T16:22:00Z" w16du:dateUtc="2026-02-23T11:22:00Z"/>
          <w:rFonts w:ascii="Roboto" w:hAnsi="Roboto"/>
          <w:lang w:val="uz-Cyrl-UZ"/>
          <w:rPrChange w:id="1900" w:author="Nozimjon Ortiqov" w:date="2026-02-24T09:31:00Z" w16du:dateUtc="2026-02-24T04:31:00Z">
            <w:rPr>
              <w:ins w:id="1901" w:author="Nozimjon Ortiqov" w:date="2026-02-23T16:22:00Z" w16du:dateUtc="2026-02-23T11:22:00Z"/>
              <w:lang w:val="uz-Cyrl-UZ"/>
            </w:rPr>
          </w:rPrChange>
        </w:rPr>
        <w:pPrChange w:id="1902" w:author="Nozimjon Ortiqov" w:date="2026-02-23T20:39:00Z" w16du:dateUtc="2026-02-23T15:39:00Z">
          <w:pPr>
            <w:ind w:firstLine="567"/>
          </w:pPr>
        </w:pPrChange>
      </w:pPr>
      <w:ins w:id="1903" w:author="Nozimjon Ortiqov" w:date="2026-02-23T16:21:00Z" w16du:dateUtc="2026-02-23T11:21:00Z">
        <w:r w:rsidRPr="009C4BAE">
          <w:rPr>
            <w:rFonts w:ascii="Roboto" w:hAnsi="Roboto"/>
            <w:highlight w:val="yellow"/>
            <w:lang w:val="uz-Cyrl-UZ"/>
            <w:rPrChange w:id="1904" w:author="Nozimjon Ortiqov" w:date="2026-02-24T09:31:00Z" w16du:dateUtc="2026-02-24T04:31:00Z">
              <w:rPr/>
            </w:rPrChange>
          </w:rPr>
          <w:t>Среди NPL-заёмщиков 34,2% имеют «очень нестабильный/сезонный» доход, тогда как среди своевременных плательщиков — 21,4%. Стабильный доход характерен для 42,7% своевременных плательщиков, но лишь для 26,3% NPL.</w:t>
        </w:r>
      </w:ins>
      <w:ins w:id="1905" w:author="Nozimjon Ortiqov" w:date="2026-02-23T16:22:00Z" w16du:dateUtc="2026-02-23T11:22:00Z">
        <w:r w:rsidRPr="009C4BAE">
          <w:rPr>
            <w:rFonts w:ascii="Roboto" w:hAnsi="Roboto"/>
            <w:lang w:val="uz-Cyrl-UZ"/>
            <w:rPrChange w:id="1906" w:author="Nozimjon Ortiqov" w:date="2026-02-24T09:31:00Z" w16du:dateUtc="2026-02-24T04:31:00Z">
              <w:rPr>
                <w:lang w:val="uz-Cyrl-UZ"/>
              </w:rPr>
            </w:rPrChange>
          </w:rPr>
          <w:t xml:space="preserve"> </w:t>
        </w:r>
      </w:ins>
    </w:p>
    <w:p w14:paraId="56BB6525" w14:textId="77777777" w:rsidR="00B51954" w:rsidRPr="009C4BAE" w:rsidRDefault="00B51954">
      <w:pPr>
        <w:spacing w:before="120" w:line="288" w:lineRule="auto"/>
        <w:ind w:firstLine="567"/>
        <w:jc w:val="both"/>
        <w:rPr>
          <w:ins w:id="1907" w:author="Nozimjon Ortiqov" w:date="2026-02-23T16:22:00Z" w16du:dateUtc="2026-02-23T11:22:00Z"/>
          <w:rFonts w:ascii="Roboto" w:hAnsi="Roboto" w:cstheme="minorHAnsi"/>
          <w:sz w:val="26"/>
          <w:szCs w:val="26"/>
          <w:lang w:val="uz-Cyrl-UZ"/>
        </w:rPr>
        <w:pPrChange w:id="1908" w:author="Nozimjon Ortiqov" w:date="2026-02-23T20:39:00Z" w16du:dateUtc="2026-02-23T15:39:00Z">
          <w:pPr>
            <w:ind w:firstLine="567"/>
          </w:pPr>
        </w:pPrChange>
      </w:pPr>
      <w:moveToRangeStart w:id="1909" w:author="Nozimjon Ortiqov" w:date="2026-02-23T16:22:00Z" w:name="move222756159"/>
      <w:moveTo w:id="1910" w:author="Nozimjon Ortiqov" w:date="2026-02-23T16:22:00Z" w16du:dateUtc="2026-02-23T11:22:00Z">
        <w:r w:rsidRPr="009C4BAE">
          <w:rPr>
            <w:rFonts w:ascii="Roboto" w:hAnsi="Roboto" w:cstheme="minorHAnsi"/>
            <w:sz w:val="26"/>
            <w:szCs w:val="26"/>
            <w:lang w:val="uz-Cyrl-UZ"/>
          </w:rPr>
          <w:t xml:space="preserve">Даромадини йўқотса, </w:t>
        </w:r>
        <w:r w:rsidRPr="009C4BAE">
          <w:rPr>
            <w:rFonts w:ascii="Roboto" w:hAnsi="Roboto" w:cstheme="minorHAnsi"/>
            <w:b/>
            <w:bCs/>
            <w:color w:val="C00000"/>
            <w:sz w:val="26"/>
            <w:szCs w:val="26"/>
            <w:lang w:val="uz-Cyrl-UZ"/>
          </w:rPr>
          <w:t>67</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Pr>
            <w:rFonts w:ascii="Roboto" w:hAnsi="Roboto" w:cstheme="minorHAnsi"/>
            <w:b/>
            <w:bCs/>
            <w:color w:val="C00000"/>
            <w:sz w:val="26"/>
            <w:szCs w:val="26"/>
            <w:lang w:val="uz-Cyrl-UZ"/>
          </w:rPr>
          <w:t>36</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тўловларни бирдан тўхтатади.</w:t>
        </w:r>
      </w:moveTo>
      <w:moveToRangeEnd w:id="1909"/>
      <w:commentRangeEnd w:id="1895"/>
      <w:r w:rsidR="00991059" w:rsidRPr="009C4BAE">
        <w:rPr>
          <w:rStyle w:val="a4"/>
          <w:rFonts w:ascii="Roboto" w:hAnsi="Roboto" w:cstheme="minorHAnsi"/>
          <w:sz w:val="26"/>
          <w:szCs w:val="26"/>
          <w:lang w:val="uz-Cyrl-UZ"/>
        </w:rPr>
        <w:commentReference w:id="1895"/>
      </w:r>
    </w:p>
    <w:p w14:paraId="102803B6" w14:textId="6141797E" w:rsidR="00484395" w:rsidRPr="009C4BAE" w:rsidRDefault="00484395">
      <w:pPr>
        <w:spacing w:before="120" w:afterLines="60" w:after="144" w:line="288" w:lineRule="auto"/>
        <w:ind w:firstLine="567"/>
        <w:jc w:val="both"/>
        <w:rPr>
          <w:rFonts w:ascii="Roboto" w:hAnsi="Roboto" w:cstheme="minorHAnsi"/>
          <w:sz w:val="26"/>
          <w:szCs w:val="26"/>
          <w:lang w:val="uz-Cyrl-UZ"/>
        </w:rPr>
        <w:pPrChange w:id="1911" w:author="Nozimjon Ortiqov" w:date="2026-02-23T20:39:00Z" w16du:dateUtc="2026-02-23T15:39:00Z">
          <w:pPr>
            <w:spacing w:beforeLines="60" w:before="144" w:afterLines="60" w:after="144" w:line="288" w:lineRule="auto"/>
            <w:ind w:firstLine="567"/>
            <w:jc w:val="both"/>
          </w:pPr>
        </w:pPrChange>
      </w:pPr>
      <w:commentRangeStart w:id="1912"/>
      <w:r w:rsidRPr="009C4BAE">
        <w:rPr>
          <w:rFonts w:ascii="Roboto" w:hAnsi="Roboto" w:cstheme="minorHAnsi"/>
          <w:sz w:val="26"/>
          <w:szCs w:val="26"/>
          <w:lang w:val="uz-Cyrl-UZ"/>
        </w:rPr>
        <w:t>Францияда</w:t>
      </w:r>
      <w:commentRangeEnd w:id="1912"/>
      <w:r w:rsidR="00B919A7" w:rsidRPr="009C4BAE">
        <w:rPr>
          <w:rStyle w:val="a4"/>
          <w:rFonts w:ascii="Roboto" w:hAnsi="Roboto" w:cstheme="minorHAnsi"/>
          <w:sz w:val="26"/>
          <w:szCs w:val="26"/>
          <w:lang w:val="uz-Cyrl-UZ"/>
        </w:rPr>
        <w:commentReference w:id="1912"/>
      </w:r>
      <w:r w:rsidRPr="009C4BAE">
        <w:rPr>
          <w:rFonts w:ascii="Roboto" w:hAnsi="Roboto" w:cstheme="minorHAnsi"/>
          <w:sz w:val="26"/>
          <w:szCs w:val="26"/>
          <w:lang w:val="uz-Cyrl-UZ"/>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9C4BAE">
        <w:rPr>
          <w:rStyle w:val="aff0"/>
          <w:rFonts w:ascii="Roboto" w:hAnsi="Roboto" w:cstheme="minorHAnsi"/>
          <w:sz w:val="26"/>
          <w:szCs w:val="26"/>
          <w:lang w:val="uz-Cyrl-UZ"/>
        </w:rPr>
        <w:footnoteReference w:id="2"/>
      </w:r>
      <w:del w:id="2014" w:author="Nozimjon Ortiqov" w:date="2026-02-23T20:41:00Z" w16du:dateUtc="2026-02-23T15:41:00Z">
        <w:r w:rsidRPr="009C4BAE" w:rsidDel="008C6556">
          <w:rPr>
            <w:rFonts w:ascii="Roboto" w:hAnsi="Roboto" w:cstheme="minorHAnsi"/>
            <w:sz w:val="26"/>
            <w:szCs w:val="26"/>
            <w:lang w:val="uz-Cyrl-UZ"/>
          </w:rPr>
          <w:delText xml:space="preserve"> </w:delText>
        </w:r>
        <w:r w:rsidRPr="009C4BAE" w:rsidDel="008C6556">
          <w:rPr>
            <w:rFonts w:ascii="Roboto" w:hAnsi="Roboto" w:cstheme="minorHAnsi"/>
            <w:i/>
            <w:iCs/>
            <w:strike/>
            <w:sz w:val="24"/>
            <w:szCs w:val="24"/>
            <w:lang w:val="uz-Cyrl-UZ"/>
            <w:rPrChange w:id="2015" w:author="Nozimjon Ortiqov" w:date="2026-02-24T09:31:00Z" w16du:dateUtc="2026-02-24T04:31:00Z">
              <w:rPr>
                <w:rFonts w:ascii="Roboto" w:hAnsi="Roboto" w:cstheme="minorHAnsi"/>
                <w:i/>
                <w:iCs/>
                <w:sz w:val="24"/>
                <w:szCs w:val="24"/>
                <w:lang w:val="uz-Cyrl-UZ"/>
              </w:rPr>
            </w:rPrChange>
          </w:rPr>
          <w:delText>(батафсил маълумот 1-боксда келтирилган)</w:delText>
        </w:r>
      </w:del>
      <w:r w:rsidRPr="009C4BAE">
        <w:rPr>
          <w:rFonts w:ascii="Roboto" w:hAnsi="Roboto" w:cstheme="minorHAnsi"/>
          <w:strike/>
          <w:sz w:val="26"/>
          <w:szCs w:val="26"/>
          <w:lang w:val="uz-Cyrl-UZ"/>
          <w:rPrChange w:id="2016" w:author="Nozimjon Ortiqov" w:date="2026-02-24T09:31:00Z" w16du:dateUtc="2026-02-24T04:31:00Z">
            <w:rPr>
              <w:rFonts w:ascii="Roboto" w:hAnsi="Roboto" w:cstheme="minorHAnsi"/>
              <w:sz w:val="26"/>
              <w:szCs w:val="26"/>
              <w:lang w:val="uz-Cyrl-UZ"/>
            </w:rPr>
          </w:rPrChange>
        </w:rPr>
        <w:t>.</w:t>
      </w:r>
    </w:p>
    <w:p w14:paraId="12825C44" w14:textId="70871E5D" w:rsidR="00484395" w:rsidRPr="009C4BAE" w:rsidDel="00096117" w:rsidRDefault="00484395">
      <w:pPr>
        <w:shd w:val="clear" w:color="auto" w:fill="E2EFD9" w:themeFill="accent6" w:themeFillTint="33"/>
        <w:spacing w:beforeLines="60" w:before="144" w:afterLines="60" w:after="144" w:line="288" w:lineRule="auto"/>
        <w:ind w:firstLine="567"/>
        <w:jc w:val="both"/>
        <w:rPr>
          <w:del w:id="2017" w:author="Nozimjon Ortiqov" w:date="2026-02-23T18:09:00Z" w16du:dateUtc="2026-02-23T13:09:00Z"/>
          <w:rFonts w:ascii="Roboto" w:hAnsi="Roboto" w:cstheme="minorHAnsi"/>
          <w:strike/>
          <w:sz w:val="26"/>
          <w:szCs w:val="26"/>
          <w:lang w:val="uz-Cyrl-UZ"/>
          <w:rPrChange w:id="2018" w:author="Nozimjon Ortiqov" w:date="2026-02-24T09:31:00Z" w16du:dateUtc="2026-02-24T04:31:00Z">
            <w:rPr>
              <w:del w:id="2019" w:author="Nozimjon Ortiqov" w:date="2026-02-23T18:09:00Z" w16du:dateUtc="2026-02-23T13:09:00Z"/>
              <w:rFonts w:ascii="Roboto" w:hAnsi="Roboto" w:cstheme="minorHAnsi"/>
              <w:sz w:val="26"/>
              <w:szCs w:val="26"/>
              <w:lang w:val="uz-Cyrl-UZ"/>
            </w:rPr>
          </w:rPrChange>
        </w:rPr>
        <w:pPrChange w:id="2020" w:author="Nozimjon Ortiqov" w:date="2026-02-23T16:47:00Z" w16du:dateUtc="2026-02-23T11:47:00Z">
          <w:pPr>
            <w:shd w:val="clear" w:color="auto" w:fill="E2EFD9" w:themeFill="accent6" w:themeFillTint="33"/>
            <w:spacing w:beforeLines="60" w:before="144" w:afterLines="60" w:after="144" w:line="288" w:lineRule="auto"/>
            <w:ind w:firstLine="567"/>
            <w:jc w:val="center"/>
          </w:pPr>
        </w:pPrChange>
      </w:pPr>
      <w:bookmarkStart w:id="2021" w:name="_Toc222135244"/>
      <w:commentRangeStart w:id="2022"/>
      <w:del w:id="2023" w:author="Nozimjon Ortiqov" w:date="2026-02-23T18:09:00Z" w16du:dateUtc="2026-02-23T13:09:00Z">
        <w:r w:rsidRPr="009C4BAE" w:rsidDel="00096117">
          <w:rPr>
            <w:rFonts w:ascii="Roboto" w:hAnsi="Roboto" w:cstheme="minorHAnsi"/>
            <w:b/>
            <w:bCs/>
            <w:strike/>
            <w:color w:val="0070C0"/>
            <w:sz w:val="26"/>
            <w:szCs w:val="26"/>
            <w:lang w:val="uz-Cyrl-UZ"/>
            <w:rPrChange w:id="2024" w:author="Nozimjon Ortiqov" w:date="2026-02-24T09:31:00Z" w16du:dateUtc="2026-02-24T04:31:00Z">
              <w:rPr>
                <w:rFonts w:ascii="Roboto" w:hAnsi="Roboto" w:cstheme="minorHAnsi"/>
                <w:b/>
                <w:bCs/>
                <w:color w:val="0070C0"/>
                <w:sz w:val="26"/>
                <w:szCs w:val="26"/>
                <w:lang w:val="uz-Cyrl-UZ"/>
              </w:rPr>
            </w:rPrChange>
          </w:rPr>
          <w:delText>1-Бокс. Истеъмол кредитларида рискларни бошқариш ва қарз олувчиларни ҳимоя қилиш бўйича халқаро тажриба</w:delText>
        </w:r>
        <w:bookmarkEnd w:id="2021"/>
        <w:commentRangeEnd w:id="2022"/>
        <w:r w:rsidR="00B919A7" w:rsidRPr="009C4BAE" w:rsidDel="00096117">
          <w:rPr>
            <w:rStyle w:val="a4"/>
            <w:rFonts w:ascii="Roboto" w:hAnsi="Roboto" w:cstheme="minorHAnsi"/>
            <w:strike/>
            <w:sz w:val="26"/>
            <w:szCs w:val="26"/>
            <w:lang w:val="uz-Cyrl-UZ"/>
            <w:rPrChange w:id="2025" w:author="Nozimjon Ortiqov" w:date="2026-02-24T09:31:00Z" w16du:dateUtc="2026-02-24T04:31:00Z">
              <w:rPr>
                <w:rStyle w:val="a4"/>
                <w:rFonts w:ascii="Roboto" w:hAnsi="Roboto" w:cstheme="minorHAnsi"/>
                <w:sz w:val="26"/>
                <w:szCs w:val="26"/>
                <w:lang w:val="uz-Cyrl-UZ"/>
              </w:rPr>
            </w:rPrChange>
          </w:rPr>
          <w:commentReference w:id="2022"/>
        </w:r>
      </w:del>
    </w:p>
    <w:p w14:paraId="2E1A62EA" w14:textId="19C0B96B"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26" w:author="Nozimjon Ortiqov" w:date="2026-02-23T18:09:00Z" w16du:dateUtc="2026-02-23T13:09:00Z"/>
          <w:rFonts w:ascii="Roboto" w:hAnsi="Roboto" w:cstheme="minorHAnsi"/>
          <w:strike/>
          <w:sz w:val="26"/>
          <w:szCs w:val="26"/>
          <w:lang w:val="uz-Cyrl-UZ"/>
          <w:rPrChange w:id="2027" w:author="Nozimjon Ortiqov" w:date="2026-02-24T09:31:00Z" w16du:dateUtc="2026-02-24T04:31:00Z">
            <w:rPr>
              <w:del w:id="2028" w:author="Nozimjon Ortiqov" w:date="2026-02-23T18:09:00Z" w16du:dateUtc="2026-02-23T13:09:00Z"/>
              <w:rFonts w:ascii="Roboto" w:hAnsi="Roboto" w:cstheme="minorHAnsi"/>
              <w:sz w:val="26"/>
              <w:szCs w:val="26"/>
              <w:lang w:val="uz-Cyrl-UZ"/>
            </w:rPr>
          </w:rPrChange>
        </w:rPr>
      </w:pPr>
      <w:del w:id="2029" w:author="Nozimjon Ortiqov" w:date="2026-02-23T18:09:00Z" w16du:dateUtc="2026-02-23T13:09:00Z">
        <w:r w:rsidRPr="009C4BAE" w:rsidDel="00096117">
          <w:rPr>
            <w:rFonts w:ascii="Roboto" w:hAnsi="Roboto" w:cstheme="minorHAnsi"/>
            <w:strike/>
            <w:sz w:val="26"/>
            <w:szCs w:val="26"/>
            <w:lang w:val="uz-Cyrl-UZ"/>
            <w:rPrChange w:id="2030" w:author="Nozimjon Ortiqov" w:date="2026-02-24T09:31:00Z" w16du:dateUtc="2026-02-24T04:31:00Z">
              <w:rPr>
                <w:rFonts w:ascii="Roboto" w:hAnsi="Roboto" w:cstheme="minorHAnsi"/>
                <w:sz w:val="26"/>
                <w:szCs w:val="26"/>
                <w:lang w:val="uz-Cyrl-UZ"/>
              </w:rPr>
            </w:rPrChange>
          </w:rPr>
          <w:delText>Қатор мамлакатларда гаровсиз истеъмол кредитлашда рискларни камайтириш ва қарз олувчиларни ҳимоя қилишни кучайтиришга қаратилган комплекс тартибга солиш чоралари қўлланилади.</w:delText>
        </w:r>
      </w:del>
    </w:p>
    <w:p w14:paraId="4551660D" w14:textId="18C6F562"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31" w:author="Nozimjon Ortiqov" w:date="2026-02-23T18:09:00Z" w16du:dateUtc="2026-02-23T13:09:00Z"/>
          <w:rFonts w:ascii="Roboto" w:hAnsi="Roboto" w:cstheme="minorHAnsi"/>
          <w:bCs/>
          <w:strike/>
          <w:sz w:val="26"/>
          <w:szCs w:val="26"/>
          <w:lang w:val="uz-Cyrl-UZ"/>
          <w:rPrChange w:id="2032" w:author="Nozimjon Ortiqov" w:date="2026-02-24T09:31:00Z" w16du:dateUtc="2026-02-24T04:31:00Z">
            <w:rPr>
              <w:del w:id="2033" w:author="Nozimjon Ortiqov" w:date="2026-02-23T18:09:00Z" w16du:dateUtc="2026-02-23T13:09:00Z"/>
              <w:rFonts w:ascii="Roboto" w:hAnsi="Roboto" w:cstheme="minorHAnsi"/>
              <w:bCs/>
              <w:sz w:val="26"/>
              <w:szCs w:val="26"/>
              <w:lang w:val="uz-Cyrl-UZ"/>
            </w:rPr>
          </w:rPrChange>
        </w:rPr>
      </w:pPr>
      <w:del w:id="2034" w:author="Nozimjon Ortiqov" w:date="2026-02-23T18:09:00Z" w16du:dateUtc="2026-02-23T13:09:00Z">
        <w:r w:rsidRPr="009C4BAE" w:rsidDel="00096117">
          <w:rPr>
            <w:rFonts w:ascii="Roboto" w:hAnsi="Roboto" w:cstheme="minorHAnsi"/>
            <w:b/>
            <w:strike/>
            <w:color w:val="0070C0"/>
            <w:sz w:val="26"/>
            <w:szCs w:val="26"/>
            <w:lang w:val="uz-Cyrl-UZ"/>
            <w:rPrChange w:id="2035" w:author="Nozimjon Ortiqov" w:date="2026-02-24T09:31:00Z" w16du:dateUtc="2026-02-24T04:31:00Z">
              <w:rPr>
                <w:rFonts w:ascii="Roboto" w:hAnsi="Roboto" w:cstheme="minorHAnsi"/>
                <w:b/>
                <w:color w:val="0070C0"/>
                <w:sz w:val="26"/>
                <w:szCs w:val="26"/>
                <w:lang w:val="uz-Cyrl-UZ"/>
              </w:rPr>
            </w:rPrChange>
          </w:rPr>
          <w:delText>Францияда</w:delText>
        </w:r>
        <w:r w:rsidRPr="009C4BAE" w:rsidDel="00096117">
          <w:rPr>
            <w:rFonts w:ascii="Roboto" w:hAnsi="Roboto" w:cstheme="minorHAnsi"/>
            <w:bCs/>
            <w:strike/>
            <w:color w:val="0070C0"/>
            <w:sz w:val="26"/>
            <w:szCs w:val="26"/>
            <w:lang w:val="uz-Cyrl-UZ"/>
            <w:rPrChange w:id="2036" w:author="Nozimjon Ortiqov" w:date="2026-02-24T09:31:00Z" w16du:dateUtc="2026-02-24T04:31:00Z">
              <w:rPr>
                <w:rFonts w:ascii="Roboto" w:hAnsi="Roboto" w:cstheme="minorHAnsi"/>
                <w:bCs/>
                <w:color w:val="0070C0"/>
                <w:sz w:val="26"/>
                <w:szCs w:val="26"/>
                <w:lang w:val="uz-Cyrl-UZ"/>
              </w:rPr>
            </w:rPrChange>
          </w:rPr>
          <w:delText xml:space="preserve"> </w:delText>
        </w:r>
        <w:r w:rsidRPr="009C4BAE" w:rsidDel="00096117">
          <w:rPr>
            <w:rFonts w:ascii="Roboto" w:hAnsi="Roboto" w:cstheme="minorHAnsi"/>
            <w:bCs/>
            <w:strike/>
            <w:sz w:val="26"/>
            <w:szCs w:val="26"/>
            <w:lang w:val="uz-Cyrl-UZ"/>
            <w:rPrChange w:id="2037" w:author="Nozimjon Ortiqov" w:date="2026-02-24T09:31:00Z" w16du:dateUtc="2026-02-24T04:31:00Z">
              <w:rPr>
                <w:rFonts w:ascii="Roboto" w:hAnsi="Roboto" w:cstheme="minorHAnsi"/>
                <w:bCs/>
                <w:sz w:val="26"/>
                <w:szCs w:val="26"/>
                <w:lang w:val="uz-Cyrl-UZ"/>
              </w:rPr>
            </w:rPrChange>
          </w:rPr>
          <w:delText xml:space="preserve">истеъмол кредитлари бўйича қарз олувчини </w:delText>
        </w:r>
        <w:r w:rsidRPr="009C4BAE" w:rsidDel="00096117">
          <w:rPr>
            <w:rFonts w:ascii="Roboto" w:hAnsi="Roboto" w:cstheme="minorHAnsi"/>
            <w:b/>
            <w:strike/>
            <w:sz w:val="26"/>
            <w:szCs w:val="26"/>
            <w:lang w:val="uz-Cyrl-UZ"/>
            <w:rPrChange w:id="2038" w:author="Nozimjon Ortiqov" w:date="2026-02-24T09:31:00Z" w16du:dateUtc="2026-02-24T04:31:00Z">
              <w:rPr>
                <w:rFonts w:ascii="Roboto" w:hAnsi="Roboto" w:cstheme="minorHAnsi"/>
                <w:b/>
                <w:sz w:val="26"/>
                <w:szCs w:val="26"/>
                <w:lang w:val="uz-Cyrl-UZ"/>
              </w:rPr>
            </w:rPrChange>
          </w:rPr>
          <w:delText>суғурталаш</w:delText>
        </w:r>
        <w:r w:rsidRPr="009C4BAE" w:rsidDel="00096117">
          <w:rPr>
            <w:rFonts w:ascii="Roboto" w:hAnsi="Roboto" w:cstheme="minorHAnsi"/>
            <w:bCs/>
            <w:strike/>
            <w:sz w:val="26"/>
            <w:szCs w:val="26"/>
            <w:lang w:val="uz-Cyrl-UZ"/>
            <w:rPrChange w:id="2039"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Cs/>
            <w:i/>
            <w:iCs/>
            <w:strike/>
            <w:sz w:val="26"/>
            <w:szCs w:val="26"/>
            <w:lang w:val="uz-Cyrl-UZ"/>
            <w:rPrChange w:id="2040" w:author="Nozimjon Ortiqov" w:date="2026-02-24T09:31:00Z" w16du:dateUtc="2026-02-24T04:31:00Z">
              <w:rPr>
                <w:rFonts w:ascii="Roboto" w:hAnsi="Roboto" w:cstheme="minorHAnsi"/>
                <w:bCs/>
                <w:i/>
                <w:iCs/>
                <w:sz w:val="26"/>
                <w:szCs w:val="26"/>
                <w:lang w:val="uz-Cyrl-UZ"/>
              </w:rPr>
            </w:rPrChange>
          </w:rPr>
          <w:delText>(тўловларни ҳимоя қилиш механизми)</w:delText>
        </w:r>
        <w:r w:rsidRPr="009C4BAE" w:rsidDel="00096117">
          <w:rPr>
            <w:rFonts w:ascii="Roboto" w:hAnsi="Roboto" w:cstheme="minorHAnsi"/>
            <w:bCs/>
            <w:strike/>
            <w:sz w:val="26"/>
            <w:szCs w:val="26"/>
            <w:lang w:val="uz-Cyrl-UZ"/>
            <w:rPrChange w:id="2041" w:author="Nozimjon Ortiqov" w:date="2026-02-24T09:31:00Z" w16du:dateUtc="2026-02-24T04:31:00Z">
              <w:rPr>
                <w:rFonts w:ascii="Roboto" w:hAnsi="Roboto" w:cstheme="minorHAnsi"/>
                <w:bCs/>
                <w:sz w:val="26"/>
                <w:szCs w:val="26"/>
                <w:lang w:val="uz-Cyrl-UZ"/>
              </w:rPr>
            </w:rPrChange>
          </w:rPr>
          <w:delText xml:space="preserve"> қўлланилади. Унга кўра, </w:delText>
        </w:r>
        <w:r w:rsidRPr="009C4BAE" w:rsidDel="00096117">
          <w:rPr>
            <w:rFonts w:ascii="Roboto" w:hAnsi="Roboto" w:cstheme="minorHAnsi"/>
            <w:b/>
            <w:strike/>
            <w:sz w:val="26"/>
            <w:szCs w:val="26"/>
            <w:lang w:val="uz-Cyrl-UZ"/>
            <w:rPrChange w:id="2042" w:author="Nozimjon Ortiqov" w:date="2026-02-24T09:31:00Z" w16du:dateUtc="2026-02-24T04:31:00Z">
              <w:rPr>
                <w:rFonts w:ascii="Roboto" w:hAnsi="Roboto" w:cstheme="minorHAnsi"/>
                <w:b/>
                <w:sz w:val="26"/>
                <w:szCs w:val="26"/>
                <w:lang w:val="uz-Cyrl-UZ"/>
              </w:rPr>
            </w:rPrChange>
          </w:rPr>
          <w:delText>касаллик</w:delText>
        </w:r>
        <w:r w:rsidRPr="009C4BAE" w:rsidDel="00096117">
          <w:rPr>
            <w:rFonts w:ascii="Roboto" w:hAnsi="Roboto" w:cstheme="minorHAnsi"/>
            <w:bCs/>
            <w:strike/>
            <w:sz w:val="26"/>
            <w:szCs w:val="26"/>
            <w:lang w:val="uz-Cyrl-UZ"/>
            <w:rPrChange w:id="2043" w:author="Nozimjon Ortiqov" w:date="2026-02-24T09:31:00Z" w16du:dateUtc="2026-02-24T04:31:00Z">
              <w:rPr>
                <w:rFonts w:ascii="Roboto" w:hAnsi="Roboto" w:cstheme="minorHAnsi"/>
                <w:bCs/>
                <w:sz w:val="26"/>
                <w:szCs w:val="26"/>
                <w:lang w:val="uz-Cyrl-UZ"/>
              </w:rPr>
            </w:rPrChange>
          </w:rPr>
          <w:delText xml:space="preserve"> ёки </w:delText>
        </w:r>
        <w:r w:rsidRPr="009C4BAE" w:rsidDel="00096117">
          <w:rPr>
            <w:rFonts w:ascii="Roboto" w:hAnsi="Roboto" w:cstheme="minorHAnsi"/>
            <w:b/>
            <w:strike/>
            <w:sz w:val="26"/>
            <w:szCs w:val="26"/>
            <w:lang w:val="uz-Cyrl-UZ"/>
            <w:rPrChange w:id="2044" w:author="Nozimjon Ortiqov" w:date="2026-02-24T09:31:00Z" w16du:dateUtc="2026-02-24T04:31:00Z">
              <w:rPr>
                <w:rFonts w:ascii="Roboto" w:hAnsi="Roboto" w:cstheme="minorHAnsi"/>
                <w:b/>
                <w:sz w:val="26"/>
                <w:szCs w:val="26"/>
                <w:lang w:val="uz-Cyrl-UZ"/>
              </w:rPr>
            </w:rPrChange>
          </w:rPr>
          <w:delText>меҳнат</w:delText>
        </w:r>
        <w:r w:rsidRPr="009C4BAE" w:rsidDel="00096117">
          <w:rPr>
            <w:rFonts w:ascii="Roboto" w:hAnsi="Roboto" w:cstheme="minorHAnsi"/>
            <w:bCs/>
            <w:strike/>
            <w:sz w:val="26"/>
            <w:szCs w:val="26"/>
            <w:lang w:val="uz-Cyrl-UZ"/>
            <w:rPrChange w:id="2045"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46" w:author="Nozimjon Ortiqov" w:date="2026-02-24T09:31:00Z" w16du:dateUtc="2026-02-24T04:31:00Z">
              <w:rPr>
                <w:rFonts w:ascii="Roboto" w:hAnsi="Roboto" w:cstheme="minorHAnsi"/>
                <w:b/>
                <w:sz w:val="26"/>
                <w:szCs w:val="26"/>
                <w:lang w:val="uz-Cyrl-UZ"/>
              </w:rPr>
            </w:rPrChange>
          </w:rPr>
          <w:delText>қобилиятини</w:delText>
        </w:r>
        <w:r w:rsidRPr="009C4BAE" w:rsidDel="00096117">
          <w:rPr>
            <w:rFonts w:ascii="Roboto" w:hAnsi="Roboto" w:cstheme="minorHAnsi"/>
            <w:bCs/>
            <w:strike/>
            <w:sz w:val="26"/>
            <w:szCs w:val="26"/>
            <w:lang w:val="uz-Cyrl-UZ"/>
            <w:rPrChange w:id="2047"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48" w:author="Nozimjon Ortiqov" w:date="2026-02-24T09:31:00Z" w16du:dateUtc="2026-02-24T04:31:00Z">
              <w:rPr>
                <w:rFonts w:ascii="Roboto" w:hAnsi="Roboto" w:cstheme="minorHAnsi"/>
                <w:b/>
                <w:sz w:val="26"/>
                <w:szCs w:val="26"/>
                <w:lang w:val="uz-Cyrl-UZ"/>
              </w:rPr>
            </w:rPrChange>
          </w:rPr>
          <w:delText>йўқотиш</w:delText>
        </w:r>
        <w:r w:rsidRPr="009C4BAE" w:rsidDel="00096117">
          <w:rPr>
            <w:rFonts w:ascii="Roboto" w:hAnsi="Roboto" w:cstheme="minorHAnsi"/>
            <w:bCs/>
            <w:strike/>
            <w:sz w:val="26"/>
            <w:szCs w:val="26"/>
            <w:lang w:val="uz-Cyrl-UZ"/>
            <w:rPrChange w:id="2049" w:author="Nozimjon Ortiqov" w:date="2026-02-24T09:31:00Z" w16du:dateUtc="2026-02-24T04:31:00Z">
              <w:rPr>
                <w:rFonts w:ascii="Roboto" w:hAnsi="Roboto" w:cstheme="minorHAnsi"/>
                <w:bCs/>
                <w:sz w:val="26"/>
                <w:szCs w:val="26"/>
                <w:lang w:val="uz-Cyrl-UZ"/>
              </w:rPr>
            </w:rPrChange>
          </w:rPr>
          <w:delText xml:space="preserve"> ҳолатида суғурта ойлик тўловларнинг барчасини ёки бир қисмини қоплаб бериши мумкин.</w:delText>
        </w:r>
      </w:del>
    </w:p>
    <w:p w14:paraId="5EC4DFA8" w14:textId="52F4AABA"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50" w:author="Nozimjon Ortiqov" w:date="2026-02-23T18:09:00Z" w16du:dateUtc="2026-02-23T13:09:00Z"/>
          <w:rFonts w:ascii="Roboto" w:hAnsi="Roboto" w:cstheme="minorHAnsi"/>
          <w:bCs/>
          <w:strike/>
          <w:sz w:val="26"/>
          <w:szCs w:val="26"/>
          <w:lang w:val="uz-Cyrl-UZ"/>
          <w:rPrChange w:id="2051" w:author="Nozimjon Ortiqov" w:date="2026-02-24T09:31:00Z" w16du:dateUtc="2026-02-24T04:31:00Z">
            <w:rPr>
              <w:del w:id="2052" w:author="Nozimjon Ortiqov" w:date="2026-02-23T18:09:00Z" w16du:dateUtc="2026-02-23T13:09:00Z"/>
              <w:rFonts w:ascii="Roboto" w:hAnsi="Roboto" w:cstheme="minorHAnsi"/>
              <w:bCs/>
              <w:sz w:val="26"/>
              <w:szCs w:val="26"/>
              <w:lang w:val="uz-Cyrl-UZ"/>
            </w:rPr>
          </w:rPrChange>
        </w:rPr>
      </w:pPr>
      <w:del w:id="2053" w:author="Nozimjon Ortiqov" w:date="2026-02-23T18:09:00Z" w16du:dateUtc="2026-02-23T13:09:00Z">
        <w:r w:rsidRPr="009C4BAE" w:rsidDel="00096117">
          <w:rPr>
            <w:rFonts w:ascii="Roboto" w:hAnsi="Roboto" w:cstheme="minorHAnsi"/>
            <w:bCs/>
            <w:strike/>
            <w:sz w:val="26"/>
            <w:szCs w:val="26"/>
            <w:lang w:val="uz-Cyrl-UZ"/>
            <w:rPrChange w:id="2054" w:author="Nozimjon Ortiqov" w:date="2026-02-24T09:31:00Z" w16du:dateUtc="2026-02-24T04:31:00Z">
              <w:rPr>
                <w:rFonts w:ascii="Roboto" w:hAnsi="Roboto" w:cstheme="minorHAnsi"/>
                <w:bCs/>
                <w:sz w:val="26"/>
                <w:szCs w:val="26"/>
                <w:lang w:val="uz-Cyrl-UZ"/>
              </w:rPr>
            </w:rPrChange>
          </w:rPr>
          <w:delText xml:space="preserve">Шунингдек, мажбурий равишда </w:delText>
        </w:r>
        <w:r w:rsidRPr="009C4BAE" w:rsidDel="00096117">
          <w:rPr>
            <w:rFonts w:ascii="Roboto" w:hAnsi="Roboto" w:cstheme="minorHAnsi"/>
            <w:b/>
            <w:strike/>
            <w:sz w:val="26"/>
            <w:szCs w:val="26"/>
            <w:lang w:val="uz-Cyrl-UZ"/>
            <w:rPrChange w:id="2055" w:author="Nozimjon Ortiqov" w:date="2026-02-24T09:31:00Z" w16du:dateUtc="2026-02-24T04:31:00Z">
              <w:rPr>
                <w:rFonts w:ascii="Roboto" w:hAnsi="Roboto" w:cstheme="minorHAnsi"/>
                <w:b/>
                <w:sz w:val="26"/>
                <w:szCs w:val="26"/>
                <w:lang w:val="uz-Cyrl-UZ"/>
              </w:rPr>
            </w:rPrChange>
          </w:rPr>
          <w:delText>иш</w:delText>
        </w:r>
        <w:r w:rsidRPr="009C4BAE" w:rsidDel="00096117">
          <w:rPr>
            <w:rFonts w:ascii="Roboto" w:hAnsi="Roboto" w:cstheme="minorHAnsi"/>
            <w:bCs/>
            <w:strike/>
            <w:sz w:val="26"/>
            <w:szCs w:val="26"/>
            <w:lang w:val="uz-Cyrl-UZ"/>
            <w:rPrChange w:id="2056"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57" w:author="Nozimjon Ortiqov" w:date="2026-02-24T09:31:00Z" w16du:dateUtc="2026-02-24T04:31:00Z">
              <w:rPr>
                <w:rFonts w:ascii="Roboto" w:hAnsi="Roboto" w:cstheme="minorHAnsi"/>
                <w:b/>
                <w:sz w:val="26"/>
                <w:szCs w:val="26"/>
                <w:lang w:val="uz-Cyrl-UZ"/>
              </w:rPr>
            </w:rPrChange>
          </w:rPr>
          <w:delText>жойини</w:delText>
        </w:r>
        <w:r w:rsidRPr="009C4BAE" w:rsidDel="00096117">
          <w:rPr>
            <w:rFonts w:ascii="Roboto" w:hAnsi="Roboto" w:cstheme="minorHAnsi"/>
            <w:bCs/>
            <w:strike/>
            <w:sz w:val="26"/>
            <w:szCs w:val="26"/>
            <w:lang w:val="uz-Cyrl-UZ"/>
            <w:rPrChange w:id="2058"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59" w:author="Nozimjon Ortiqov" w:date="2026-02-24T09:31:00Z" w16du:dateUtc="2026-02-24T04:31:00Z">
              <w:rPr>
                <w:rFonts w:ascii="Roboto" w:hAnsi="Roboto" w:cstheme="minorHAnsi"/>
                <w:b/>
                <w:sz w:val="26"/>
                <w:szCs w:val="26"/>
                <w:lang w:val="uz-Cyrl-UZ"/>
              </w:rPr>
            </w:rPrChange>
          </w:rPr>
          <w:delText>йўқотиш</w:delText>
        </w:r>
        <w:r w:rsidRPr="009C4BAE" w:rsidDel="00096117">
          <w:rPr>
            <w:rFonts w:ascii="Roboto" w:hAnsi="Roboto" w:cstheme="minorHAnsi"/>
            <w:bCs/>
            <w:strike/>
            <w:sz w:val="26"/>
            <w:szCs w:val="26"/>
            <w:lang w:val="uz-Cyrl-UZ"/>
            <w:rPrChange w:id="2060" w:author="Nozimjon Ortiqov" w:date="2026-02-24T09:31:00Z" w16du:dateUtc="2026-02-24T04:31:00Z">
              <w:rPr>
                <w:rFonts w:ascii="Roboto" w:hAnsi="Roboto" w:cstheme="minorHAnsi"/>
                <w:bCs/>
                <w:sz w:val="26"/>
                <w:szCs w:val="26"/>
                <w:lang w:val="uz-Cyrl-UZ"/>
              </w:rPr>
            </w:rPrChange>
          </w:rPr>
          <w:delText xml:space="preserve"> ҳолатида ҳам, шартнома шартларига риоя этилган тақдирда, кредит бўйича тўловлар суғурта ҳисобига қопланиши мумкин.</w:delText>
        </w:r>
      </w:del>
    </w:p>
    <w:p w14:paraId="776B84BC" w14:textId="198CE725" w:rsidR="000D4F4B" w:rsidRPr="009C4BAE" w:rsidDel="00B51954" w:rsidRDefault="000D4F4B" w:rsidP="00484395">
      <w:pPr>
        <w:pStyle w:val="aff5"/>
        <w:rPr>
          <w:del w:id="2061" w:author="Nozimjon Ortiqov" w:date="2026-02-23T16:24:00Z" w16du:dateUtc="2026-02-23T11:24:00Z"/>
          <w:rFonts w:ascii="Roboto" w:hAnsi="Roboto" w:cstheme="minorHAnsi"/>
          <w:b/>
          <w:bCs/>
          <w:i w:val="0"/>
          <w:iCs w:val="0"/>
          <w:color w:val="0070C0"/>
          <w:sz w:val="26"/>
          <w:szCs w:val="26"/>
          <w:lang w:val="uz-Cyrl-UZ"/>
        </w:rPr>
      </w:pPr>
      <w:bookmarkStart w:id="2062" w:name="_Toc222583168"/>
    </w:p>
    <w:p w14:paraId="71E01D29" w14:textId="57F81476" w:rsidR="00A50AF4" w:rsidRPr="009C4BAE" w:rsidDel="003905B2" w:rsidRDefault="00A50AF4" w:rsidP="00A50AF4">
      <w:pPr>
        <w:rPr>
          <w:del w:id="2063" w:author="Nozimjon Ortiqov" w:date="2026-02-23T16:47:00Z" w16du:dateUtc="2026-02-23T11:47:00Z"/>
          <w:rFonts w:ascii="Roboto" w:hAnsi="Roboto"/>
          <w:lang w:val="uz-Cyrl-UZ"/>
          <w:rPrChange w:id="2064" w:author="Nozimjon Ortiqov" w:date="2026-02-24T09:31:00Z" w16du:dateUtc="2026-02-24T04:31:00Z">
            <w:rPr>
              <w:del w:id="2065" w:author="Nozimjon Ortiqov" w:date="2026-02-23T16:47:00Z" w16du:dateUtc="2026-02-23T11:47:00Z"/>
              <w:lang w:val="uz-Cyrl-UZ"/>
            </w:rPr>
          </w:rPrChange>
        </w:rPr>
      </w:pPr>
    </w:p>
    <w:p w14:paraId="278C1157" w14:textId="3CCC1F79" w:rsidR="006A2C9D" w:rsidRPr="009C4BAE" w:rsidDel="00C1002D" w:rsidRDefault="009635B2" w:rsidP="0080779A">
      <w:pPr>
        <w:pStyle w:val="aff5"/>
        <w:jc w:val="center"/>
        <w:rPr>
          <w:del w:id="2066" w:author="Nozimjon Ortiqov" w:date="2026-02-23T21:45:00Z" w16du:dateUtc="2026-02-23T16:45:00Z"/>
          <w:rFonts w:ascii="Roboto" w:hAnsi="Roboto" w:cstheme="minorHAnsi"/>
          <w:b/>
          <w:bCs/>
          <w:i w:val="0"/>
          <w:iCs w:val="0"/>
          <w:color w:val="0070C0"/>
          <w:sz w:val="26"/>
          <w:szCs w:val="26"/>
          <w:lang w:val="uz-Cyrl-UZ"/>
          <w:rPrChange w:id="2067" w:author="Nozimjon Ortiqov" w:date="2026-02-24T09:31:00Z" w16du:dateUtc="2026-02-24T04:31:00Z">
            <w:rPr>
              <w:del w:id="2068" w:author="Nozimjon Ortiqov" w:date="2026-02-23T21:45:00Z" w16du:dateUtc="2026-02-23T16:45:00Z"/>
              <w:rFonts w:ascii="Roboto" w:hAnsi="Roboto" w:cstheme="minorHAnsi"/>
              <w:b/>
              <w:bCs/>
              <w:i w:val="0"/>
              <w:iCs w:val="0"/>
              <w:color w:val="0070C0"/>
              <w:sz w:val="26"/>
              <w:szCs w:val="26"/>
            </w:rPr>
          </w:rPrChange>
        </w:rPr>
      </w:pPr>
      <w:commentRangeStart w:id="2069"/>
      <w:del w:id="2070" w:author="Nozimjon Ortiqov" w:date="2026-02-23T21:45:00Z" w16du:dateUtc="2026-02-23T16:45:00Z">
        <w:r w:rsidRPr="009C4BAE" w:rsidDel="00C1002D">
          <w:rPr>
            <w:rFonts w:ascii="Roboto" w:hAnsi="Roboto" w:cstheme="minorHAnsi"/>
            <w:b/>
            <w:bCs/>
            <w:i w:val="0"/>
            <w:iCs w:val="0"/>
            <w:color w:val="0070C0"/>
            <w:sz w:val="26"/>
            <w:szCs w:val="26"/>
            <w:lang w:val="uz-Cyrl-UZ"/>
          </w:rPr>
          <w:delText>2-</w:delText>
        </w:r>
        <w:r w:rsidR="0080779A" w:rsidRPr="009C4BAE" w:rsidDel="00C1002D">
          <w:rPr>
            <w:rFonts w:ascii="Roboto" w:hAnsi="Roboto" w:cstheme="minorHAnsi"/>
            <w:b/>
            <w:bCs/>
            <w:i w:val="0"/>
            <w:iCs w:val="0"/>
            <w:color w:val="0070C0"/>
            <w:sz w:val="26"/>
            <w:szCs w:val="26"/>
            <w:lang w:val="uz-Cyrl-UZ"/>
          </w:rPr>
          <w:delText>жадвал</w:delText>
        </w:r>
        <w:r w:rsidRPr="009C4BAE" w:rsidDel="00C1002D">
          <w:rPr>
            <w:rFonts w:ascii="Roboto" w:hAnsi="Roboto" w:cstheme="minorHAnsi"/>
            <w:b/>
            <w:bCs/>
            <w:i w:val="0"/>
            <w:iCs w:val="0"/>
            <w:color w:val="0070C0"/>
            <w:sz w:val="26"/>
            <w:szCs w:val="26"/>
            <w:lang w:val="uz-Cyrl-UZ"/>
          </w:rPr>
          <w:delText xml:space="preserve">. </w:delText>
        </w:r>
        <w:r w:rsidR="004F52E4" w:rsidRPr="009C4BAE" w:rsidDel="00C1002D">
          <w:rPr>
            <w:rFonts w:ascii="Roboto" w:hAnsi="Roboto" w:cstheme="minorHAnsi"/>
            <w:b/>
            <w:bCs/>
            <w:i w:val="0"/>
            <w:iCs w:val="0"/>
            <w:color w:val="0070C0"/>
            <w:sz w:val="26"/>
            <w:szCs w:val="26"/>
            <w:highlight w:val="yellow"/>
            <w:lang w:val="uz-Cyrl-UZ"/>
            <w:rPrChange w:id="2071" w:author="Nozimjon Ortiqov" w:date="2026-02-24T09:31:00Z" w16du:dateUtc="2026-02-24T04:31:00Z">
              <w:rPr>
                <w:rFonts w:ascii="Roboto" w:hAnsi="Roboto" w:cstheme="minorHAnsi"/>
                <w:b/>
                <w:bCs/>
                <w:i w:val="0"/>
                <w:iCs w:val="0"/>
                <w:color w:val="0070C0"/>
                <w:sz w:val="26"/>
                <w:szCs w:val="26"/>
                <w:lang w:val="uz-Cyrl-UZ"/>
              </w:rPr>
            </w:rPrChange>
          </w:rPr>
          <w:delText>NPL сабабларининг</w:delText>
        </w:r>
      </w:del>
      <w:del w:id="2072" w:author="Nozimjon Ortiqov" w:date="2026-02-23T16:12:00Z" w16du:dateUtc="2026-02-23T11:12:00Z">
        <w:r w:rsidR="004F52E4" w:rsidRPr="009C4BAE" w:rsidDel="0060242F">
          <w:rPr>
            <w:rFonts w:ascii="Roboto" w:hAnsi="Roboto" w:cstheme="minorHAnsi"/>
            <w:b/>
            <w:bCs/>
            <w:i w:val="0"/>
            <w:iCs w:val="0"/>
            <w:color w:val="0070C0"/>
            <w:sz w:val="26"/>
            <w:szCs w:val="26"/>
            <w:highlight w:val="yellow"/>
            <w:lang w:val="uz-Cyrl-UZ"/>
            <w:rPrChange w:id="2073" w:author="Nozimjon Ortiqov" w:date="2026-02-24T09:31:00Z" w16du:dateUtc="2026-02-24T04:31:00Z">
              <w:rPr>
                <w:rFonts w:ascii="Roboto" w:hAnsi="Roboto" w:cstheme="minorHAnsi"/>
                <w:b/>
                <w:bCs/>
                <w:i w:val="0"/>
                <w:iCs w:val="0"/>
                <w:color w:val="0070C0"/>
                <w:sz w:val="26"/>
                <w:szCs w:val="26"/>
                <w:lang w:val="uz-Cyrl-UZ"/>
              </w:rPr>
            </w:rPrChange>
          </w:rPr>
          <w:delText xml:space="preserve"> тоифалар кесимида</w:delText>
        </w:r>
      </w:del>
      <w:del w:id="2074" w:author="Nozimjon Ortiqov" w:date="2026-02-23T21:45:00Z" w16du:dateUtc="2026-02-23T16:45:00Z">
        <w:r w:rsidR="004F52E4" w:rsidRPr="009C4BAE" w:rsidDel="00C1002D">
          <w:rPr>
            <w:rFonts w:ascii="Roboto" w:hAnsi="Roboto" w:cstheme="minorHAnsi"/>
            <w:b/>
            <w:bCs/>
            <w:i w:val="0"/>
            <w:iCs w:val="0"/>
            <w:color w:val="0070C0"/>
            <w:sz w:val="26"/>
            <w:szCs w:val="26"/>
            <w:highlight w:val="yellow"/>
            <w:lang w:val="uz-Cyrl-UZ"/>
            <w:rPrChange w:id="2075" w:author="Nozimjon Ortiqov" w:date="2026-02-24T09:31:00Z" w16du:dateUtc="2026-02-24T04:31:00Z">
              <w:rPr>
                <w:rFonts w:ascii="Roboto" w:hAnsi="Roboto" w:cstheme="minorHAnsi"/>
                <w:b/>
                <w:bCs/>
                <w:i w:val="0"/>
                <w:iCs w:val="0"/>
                <w:color w:val="0070C0"/>
                <w:sz w:val="26"/>
                <w:szCs w:val="26"/>
                <w:lang w:val="uz-Cyrl-UZ"/>
              </w:rPr>
            </w:rPrChange>
          </w:rPr>
          <w:delText xml:space="preserve"> батафсил таркиби</w:delText>
        </w:r>
        <w:bookmarkEnd w:id="2062"/>
        <w:commentRangeEnd w:id="2069"/>
        <w:r w:rsidR="0039630F" w:rsidRPr="009C4BAE" w:rsidDel="00C1002D">
          <w:rPr>
            <w:rStyle w:val="a4"/>
            <w:rFonts w:ascii="Roboto" w:hAnsi="Roboto" w:cstheme="minorHAnsi"/>
            <w:b/>
            <w:bCs/>
            <w:i w:val="0"/>
            <w:iCs w:val="0"/>
            <w:color w:val="0070C0"/>
            <w:sz w:val="26"/>
            <w:szCs w:val="26"/>
            <w:lang w:val="uz-Cyrl-UZ"/>
            <w:rPrChange w:id="2076" w:author="Nozimjon Ortiqov" w:date="2026-02-24T09:31:00Z" w16du:dateUtc="2026-02-24T04:31:00Z">
              <w:rPr>
                <w:rStyle w:val="a4"/>
                <w:rFonts w:ascii="Roboto" w:hAnsi="Roboto" w:cstheme="minorHAnsi"/>
                <w:b/>
                <w:bCs/>
                <w:i w:val="0"/>
                <w:iCs w:val="0"/>
                <w:color w:val="0070C0"/>
                <w:sz w:val="26"/>
                <w:szCs w:val="26"/>
              </w:rPr>
            </w:rPrChange>
          </w:rPr>
          <w:commentReference w:id="2069"/>
        </w:r>
      </w:del>
    </w:p>
    <w:tbl>
      <w:tblPr>
        <w:tblStyle w:val="-1"/>
        <w:tblW w:w="0" w:type="auto"/>
        <w:jc w:val="center"/>
        <w:tblLook w:val="04A0" w:firstRow="1" w:lastRow="0" w:firstColumn="1" w:lastColumn="0" w:noHBand="0" w:noVBand="1"/>
      </w:tblPr>
      <w:tblGrid>
        <w:gridCol w:w="2160"/>
        <w:gridCol w:w="2304"/>
        <w:gridCol w:w="2160"/>
        <w:gridCol w:w="2160"/>
      </w:tblGrid>
      <w:tr w:rsidR="00D02304" w:rsidRPr="009C4BAE" w:rsidDel="00C1002D" w14:paraId="68EA0C66" w14:textId="551D0D47" w:rsidTr="00484395">
        <w:trPr>
          <w:cnfStyle w:val="100000000000" w:firstRow="1" w:lastRow="0" w:firstColumn="0" w:lastColumn="0" w:oddVBand="0" w:evenVBand="0" w:oddHBand="0" w:evenHBand="0" w:firstRowFirstColumn="0" w:firstRowLastColumn="0" w:lastRowFirstColumn="0" w:lastRowLastColumn="0"/>
          <w:trHeight w:val="545"/>
          <w:jc w:val="center"/>
          <w:del w:id="2077"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40BBEE13" w14:textId="20CCF327" w:rsidR="008C519B" w:rsidRPr="009C4BAE" w:rsidDel="00C1002D" w:rsidRDefault="004C4131" w:rsidP="008C519B">
            <w:pPr>
              <w:jc w:val="center"/>
              <w:rPr>
                <w:del w:id="2078" w:author="Nozimjon Ortiqov" w:date="2026-02-23T21:45:00Z" w16du:dateUtc="2026-02-23T16:45:00Z"/>
                <w:rFonts w:ascii="Roboto" w:hAnsi="Roboto"/>
                <w:color w:val="auto"/>
                <w:sz w:val="24"/>
                <w:szCs w:val="24"/>
                <w:lang w:val="uz-Cyrl-UZ"/>
                <w:rPrChange w:id="2079" w:author="Nozimjon Ortiqov" w:date="2026-02-24T09:31:00Z" w16du:dateUtc="2026-02-24T04:31:00Z">
                  <w:rPr>
                    <w:del w:id="2080" w:author="Nozimjon Ortiqov" w:date="2026-02-23T21:45:00Z" w16du:dateUtc="2026-02-23T16:45:00Z"/>
                    <w:rFonts w:ascii="Robo" w:hAnsi="Robo"/>
                    <w:color w:val="auto"/>
                    <w:sz w:val="24"/>
                    <w:szCs w:val="24"/>
                    <w:lang w:val="uz-Cyrl-UZ"/>
                  </w:rPr>
                </w:rPrChange>
              </w:rPr>
            </w:pPr>
            <w:del w:id="2081" w:author="Nozimjon Ortiqov" w:date="2026-02-23T21:45:00Z" w16du:dateUtc="2026-02-23T16:45:00Z">
              <w:r w:rsidRPr="009C4BAE" w:rsidDel="00C1002D">
                <w:rPr>
                  <w:rFonts w:ascii="Roboto" w:hAnsi="Roboto" w:hint="eastAsia"/>
                  <w:sz w:val="24"/>
                  <w:szCs w:val="24"/>
                  <w:lang w:val="uz-Cyrl-UZ"/>
                  <w:rPrChange w:id="2082" w:author="Nozimjon Ortiqov" w:date="2026-02-24T09:31:00Z" w16du:dateUtc="2026-02-24T04:31:00Z">
                    <w:rPr>
                      <w:rFonts w:ascii="Robo" w:hAnsi="Robo" w:hint="eastAsia"/>
                      <w:sz w:val="24"/>
                      <w:szCs w:val="24"/>
                      <w:lang w:val="uz-Cyrl-UZ"/>
                    </w:rPr>
                  </w:rPrChange>
                </w:rPr>
                <w:delText>Йўналиш</w:delText>
              </w:r>
            </w:del>
          </w:p>
        </w:tc>
        <w:tc>
          <w:tcPr>
            <w:tcW w:w="2304" w:type="dxa"/>
          </w:tcPr>
          <w:p w14:paraId="04A9308A" w14:textId="0FEF88F1"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083" w:author="Nozimjon Ortiqov" w:date="2026-02-23T21:45:00Z" w16du:dateUtc="2026-02-23T16:45:00Z"/>
                <w:rFonts w:ascii="Roboto" w:hAnsi="Roboto"/>
                <w:color w:val="auto"/>
                <w:sz w:val="24"/>
                <w:szCs w:val="24"/>
                <w:lang w:val="uz-Cyrl-UZ"/>
                <w:rPrChange w:id="2084" w:author="Nozimjon Ortiqov" w:date="2026-02-24T09:31:00Z" w16du:dateUtc="2026-02-24T04:31:00Z">
                  <w:rPr>
                    <w:del w:id="2085" w:author="Nozimjon Ortiqov" w:date="2026-02-23T21:45:00Z" w16du:dateUtc="2026-02-23T16:45:00Z"/>
                    <w:rFonts w:ascii="Robo" w:hAnsi="Robo"/>
                    <w:color w:val="auto"/>
                    <w:sz w:val="24"/>
                    <w:szCs w:val="24"/>
                    <w:lang w:val="uz-Cyrl-UZ"/>
                  </w:rPr>
                </w:rPrChange>
              </w:rPr>
            </w:pPr>
            <w:del w:id="2086" w:author="Nozimjon Ortiqov" w:date="2026-02-23T21:45:00Z" w16du:dateUtc="2026-02-23T16:45:00Z">
              <w:r w:rsidRPr="009C4BAE" w:rsidDel="00C1002D">
                <w:rPr>
                  <w:rFonts w:ascii="Roboto" w:hAnsi="Roboto" w:hint="eastAsia"/>
                  <w:sz w:val="24"/>
                  <w:szCs w:val="24"/>
                  <w:lang w:val="uz-Cyrl-UZ"/>
                  <w:rPrChange w:id="2087" w:author="Nozimjon Ortiqov" w:date="2026-02-24T09:31:00Z" w16du:dateUtc="2026-02-24T04:31:00Z">
                    <w:rPr>
                      <w:rFonts w:ascii="Robo" w:hAnsi="Robo" w:hint="eastAsia"/>
                      <w:sz w:val="24"/>
                      <w:szCs w:val="24"/>
                      <w:lang w:val="uz-Cyrl-UZ"/>
                    </w:rPr>
                  </w:rPrChange>
                </w:rPr>
                <w:delText>Сабаб</w:delText>
              </w:r>
            </w:del>
          </w:p>
        </w:tc>
        <w:tc>
          <w:tcPr>
            <w:tcW w:w="2160" w:type="dxa"/>
          </w:tcPr>
          <w:p w14:paraId="69B7C53E" w14:textId="0FEFF4B2"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088" w:author="Nozimjon Ortiqov" w:date="2026-02-23T21:45:00Z" w16du:dateUtc="2026-02-23T16:45:00Z"/>
                <w:rFonts w:ascii="Roboto" w:hAnsi="Roboto"/>
                <w:color w:val="auto"/>
                <w:sz w:val="24"/>
                <w:szCs w:val="24"/>
                <w:lang w:val="uz-Cyrl-UZ"/>
                <w:rPrChange w:id="2089" w:author="Nozimjon Ortiqov" w:date="2026-02-24T09:31:00Z" w16du:dateUtc="2026-02-24T04:31:00Z">
                  <w:rPr>
                    <w:del w:id="2090" w:author="Nozimjon Ortiqov" w:date="2026-02-23T21:45:00Z" w16du:dateUtc="2026-02-23T16:45:00Z"/>
                    <w:rFonts w:ascii="Robo" w:hAnsi="Robo"/>
                    <w:color w:val="auto"/>
                    <w:sz w:val="24"/>
                    <w:szCs w:val="24"/>
                    <w:lang w:val="uz-Cyrl-UZ"/>
                  </w:rPr>
                </w:rPrChange>
              </w:rPr>
            </w:pPr>
            <w:del w:id="2091" w:author="Nozimjon Ortiqov" w:date="2026-02-23T21:45:00Z" w16du:dateUtc="2026-02-23T16:45:00Z">
              <w:r w:rsidRPr="009C4BAE" w:rsidDel="00C1002D">
                <w:rPr>
                  <w:rFonts w:ascii="Roboto" w:hAnsi="Roboto"/>
                  <w:sz w:val="24"/>
                  <w:szCs w:val="24"/>
                  <w:lang w:val="uz-Cyrl-UZ"/>
                  <w:rPrChange w:id="2092" w:author="Nozimjon Ortiqov" w:date="2026-02-24T09:31:00Z" w16du:dateUtc="2026-02-24T04:31:00Z">
                    <w:rPr>
                      <w:rFonts w:ascii="Robo" w:hAnsi="Robo"/>
                      <w:sz w:val="24"/>
                      <w:szCs w:val="24"/>
                      <w:lang w:val="uz-Cyrl-UZ"/>
                    </w:rPr>
                  </w:rPrChange>
                </w:rPr>
                <w:delText>N (NPL)</w:delText>
              </w:r>
            </w:del>
          </w:p>
        </w:tc>
        <w:tc>
          <w:tcPr>
            <w:tcW w:w="2160" w:type="dxa"/>
          </w:tcPr>
          <w:p w14:paraId="4A16D4AF" w14:textId="0AD98056"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093" w:author="Nozimjon Ortiqov" w:date="2026-02-23T21:45:00Z" w16du:dateUtc="2026-02-23T16:45:00Z"/>
                <w:rFonts w:ascii="Roboto" w:hAnsi="Roboto"/>
                <w:color w:val="auto"/>
                <w:sz w:val="24"/>
                <w:szCs w:val="24"/>
                <w:lang w:val="uz-Cyrl-UZ"/>
                <w:rPrChange w:id="2094" w:author="Nozimjon Ortiqov" w:date="2026-02-24T09:31:00Z" w16du:dateUtc="2026-02-24T04:31:00Z">
                  <w:rPr>
                    <w:del w:id="2095" w:author="Nozimjon Ortiqov" w:date="2026-02-23T21:45:00Z" w16du:dateUtc="2026-02-23T16:45:00Z"/>
                    <w:rFonts w:ascii="Robo" w:hAnsi="Robo"/>
                    <w:color w:val="auto"/>
                    <w:sz w:val="24"/>
                    <w:szCs w:val="24"/>
                    <w:lang w:val="uz-Cyrl-UZ"/>
                  </w:rPr>
                </w:rPrChange>
              </w:rPr>
            </w:pPr>
            <w:del w:id="2096" w:author="Nozimjon Ortiqov" w:date="2026-02-23T21:45:00Z" w16du:dateUtc="2026-02-23T16:45:00Z">
              <w:r w:rsidRPr="009C4BAE" w:rsidDel="00C1002D">
                <w:rPr>
                  <w:rFonts w:ascii="Roboto" w:hAnsi="Roboto"/>
                  <w:sz w:val="24"/>
                  <w:szCs w:val="24"/>
                  <w:lang w:val="uz-Cyrl-UZ"/>
                  <w:rPrChange w:id="2097" w:author="Nozimjon Ortiqov" w:date="2026-02-24T09:31:00Z" w16du:dateUtc="2026-02-24T04:31:00Z">
                    <w:rPr>
                      <w:rFonts w:ascii="Robo" w:hAnsi="Robo"/>
                      <w:sz w:val="24"/>
                      <w:szCs w:val="24"/>
                      <w:lang w:val="uz-Cyrl-UZ"/>
                    </w:rPr>
                  </w:rPrChange>
                </w:rPr>
                <w:delText>NPL</w:delText>
              </w:r>
              <w:r w:rsidRPr="009C4BAE" w:rsidDel="00C1002D">
                <w:rPr>
                  <w:rFonts w:ascii="Roboto" w:hAnsi="Roboto" w:hint="eastAsia"/>
                  <w:sz w:val="24"/>
                  <w:szCs w:val="24"/>
                  <w:lang w:val="uz-Cyrl-UZ"/>
                  <w:rPrChange w:id="2098" w:author="Nozimjon Ortiqov" w:date="2026-02-24T09:31:00Z" w16du:dateUtc="2026-02-24T04:31:00Z">
                    <w:rPr>
                      <w:rFonts w:ascii="Robo" w:hAnsi="Robo" w:hint="eastAsia"/>
                      <w:sz w:val="24"/>
                      <w:szCs w:val="24"/>
                      <w:lang w:val="uz-Cyrl-UZ"/>
                    </w:rPr>
                  </w:rPrChange>
                </w:rPr>
                <w:delText>дан</w:delText>
              </w:r>
              <w:r w:rsidRPr="009C4BAE" w:rsidDel="00C1002D">
                <w:rPr>
                  <w:rFonts w:ascii="Roboto" w:hAnsi="Roboto"/>
                  <w:sz w:val="24"/>
                  <w:szCs w:val="24"/>
                  <w:lang w:val="uz-Cyrl-UZ"/>
                  <w:rPrChange w:id="2099" w:author="Nozimjon Ortiqov" w:date="2026-02-24T09:31:00Z" w16du:dateUtc="2026-02-24T04:31:00Z">
                    <w:rPr>
                      <w:rFonts w:ascii="Robo" w:hAnsi="Robo"/>
                      <w:sz w:val="24"/>
                      <w:szCs w:val="24"/>
                      <w:lang w:val="uz-Cyrl-UZ"/>
                    </w:rPr>
                  </w:rPrChange>
                </w:rPr>
                <w:delText xml:space="preserve"> %</w:delText>
              </w:r>
            </w:del>
          </w:p>
        </w:tc>
      </w:tr>
      <w:tr w:rsidR="00D02304" w:rsidRPr="009C4BAE" w:rsidDel="00C1002D" w14:paraId="0525E2AD" w14:textId="7E66AE02" w:rsidTr="00484395">
        <w:trPr>
          <w:cnfStyle w:val="000000100000" w:firstRow="0" w:lastRow="0" w:firstColumn="0" w:lastColumn="0" w:oddVBand="0" w:evenVBand="0" w:oddHBand="1" w:evenHBand="0" w:firstRowFirstColumn="0" w:firstRowLastColumn="0" w:lastRowFirstColumn="0" w:lastRowLastColumn="0"/>
          <w:jc w:val="center"/>
          <w:del w:id="2100"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5EA8230" w14:textId="68111D1E" w:rsidR="008C519B" w:rsidRPr="009C4BAE" w:rsidDel="00C1002D" w:rsidRDefault="008C519B" w:rsidP="008C519B">
            <w:pPr>
              <w:jc w:val="center"/>
              <w:rPr>
                <w:del w:id="2101" w:author="Nozimjon Ortiqov" w:date="2026-02-23T21:45:00Z" w16du:dateUtc="2026-02-23T16:45:00Z"/>
                <w:rFonts w:ascii="Roboto" w:hAnsi="Roboto"/>
                <w:color w:val="auto"/>
                <w:sz w:val="24"/>
                <w:szCs w:val="24"/>
                <w:lang w:val="uz-Cyrl-UZ"/>
                <w:rPrChange w:id="2102" w:author="Nozimjon Ortiqov" w:date="2026-02-24T09:31:00Z" w16du:dateUtc="2026-02-24T04:31:00Z">
                  <w:rPr>
                    <w:del w:id="2103" w:author="Nozimjon Ortiqov" w:date="2026-02-23T21:45:00Z" w16du:dateUtc="2026-02-23T16:45:00Z"/>
                    <w:rFonts w:ascii="Robo" w:hAnsi="Robo"/>
                    <w:color w:val="auto"/>
                    <w:sz w:val="24"/>
                    <w:szCs w:val="24"/>
                    <w:lang w:val="uz-Cyrl-UZ"/>
                  </w:rPr>
                </w:rPrChange>
              </w:rPr>
            </w:pPr>
            <w:del w:id="2104" w:author="Nozimjon Ortiqov" w:date="2026-02-23T21:45:00Z" w16du:dateUtc="2026-02-23T16:45:00Z">
              <w:r w:rsidRPr="009C4BAE" w:rsidDel="00C1002D">
                <w:rPr>
                  <w:rFonts w:ascii="Roboto" w:hAnsi="Roboto" w:hint="eastAsia"/>
                  <w:sz w:val="24"/>
                  <w:szCs w:val="24"/>
                  <w:lang w:val="uz-Cyrl-UZ"/>
                  <w:rPrChange w:id="2105"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06"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107"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4091632C" w14:textId="010DE26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08" w:author="Nozimjon Ortiqov" w:date="2026-02-23T21:45:00Z" w16du:dateUtc="2026-02-23T16:45:00Z"/>
                <w:rFonts w:ascii="Roboto" w:hAnsi="Roboto"/>
                <w:color w:val="auto"/>
                <w:sz w:val="24"/>
                <w:szCs w:val="24"/>
                <w:lang w:val="uz-Cyrl-UZ"/>
                <w:rPrChange w:id="2109" w:author="Nozimjon Ortiqov" w:date="2026-02-24T09:31:00Z" w16du:dateUtc="2026-02-24T04:31:00Z">
                  <w:rPr>
                    <w:del w:id="2110" w:author="Nozimjon Ortiqov" w:date="2026-02-23T21:45:00Z" w16du:dateUtc="2026-02-23T16:45:00Z"/>
                    <w:rFonts w:ascii="Robo" w:hAnsi="Robo"/>
                    <w:color w:val="auto"/>
                    <w:sz w:val="24"/>
                    <w:szCs w:val="24"/>
                    <w:lang w:val="uz-Cyrl-UZ"/>
                  </w:rPr>
                </w:rPrChange>
              </w:rPr>
            </w:pPr>
            <w:del w:id="2111" w:author="Nozimjon Ortiqov" w:date="2026-02-23T21:45:00Z" w16du:dateUtc="2026-02-23T16:45:00Z">
              <w:r w:rsidRPr="009C4BAE" w:rsidDel="00C1002D">
                <w:rPr>
                  <w:rFonts w:ascii="Roboto" w:hAnsi="Roboto" w:hint="eastAsia"/>
                  <w:sz w:val="24"/>
                  <w:szCs w:val="24"/>
                  <w:lang w:val="uz-Cyrl-UZ"/>
                  <w:rPrChange w:id="2112" w:author="Nozimjon Ortiqov" w:date="2026-02-24T09:31:00Z" w16du:dateUtc="2026-02-24T04:31:00Z">
                    <w:rPr>
                      <w:rFonts w:ascii="Robo" w:hAnsi="Robo" w:hint="eastAsia"/>
                      <w:sz w:val="24"/>
                      <w:szCs w:val="24"/>
                      <w:lang w:val="uz-Cyrl-UZ"/>
                    </w:rPr>
                  </w:rPrChange>
                </w:rPr>
                <w:delText>Даромаднинг</w:delText>
              </w:r>
              <w:r w:rsidRPr="009C4BAE" w:rsidDel="00C1002D">
                <w:rPr>
                  <w:rFonts w:ascii="Roboto" w:hAnsi="Roboto"/>
                  <w:sz w:val="24"/>
                  <w:szCs w:val="24"/>
                  <w:lang w:val="uz-Cyrl-UZ"/>
                  <w:rPrChange w:id="2113"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114" w:author="Nozimjon Ortiqov" w:date="2026-02-24T09:31:00Z" w16du:dateUtc="2026-02-24T04:31:00Z">
                    <w:rPr>
                      <w:rFonts w:ascii="Robo" w:hAnsi="Robo" w:hint="eastAsia"/>
                      <w:sz w:val="24"/>
                      <w:szCs w:val="24"/>
                      <w:lang w:val="uz-Cyrl-UZ"/>
                    </w:rPr>
                  </w:rPrChange>
                </w:rPr>
                <w:delText>камайиши</w:delText>
              </w:r>
            </w:del>
          </w:p>
        </w:tc>
        <w:tc>
          <w:tcPr>
            <w:tcW w:w="2160" w:type="dxa"/>
          </w:tcPr>
          <w:p w14:paraId="24967304" w14:textId="77840C9F"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15" w:author="Nozimjon Ortiqov" w:date="2026-02-23T21:45:00Z" w16du:dateUtc="2026-02-23T16:45:00Z"/>
                <w:rFonts w:ascii="Roboto" w:hAnsi="Roboto"/>
                <w:color w:val="auto"/>
                <w:sz w:val="24"/>
                <w:szCs w:val="24"/>
                <w:lang w:val="uz-Cyrl-UZ"/>
                <w:rPrChange w:id="2116" w:author="Nozimjon Ortiqov" w:date="2026-02-24T09:31:00Z" w16du:dateUtc="2026-02-24T04:31:00Z">
                  <w:rPr>
                    <w:del w:id="2117" w:author="Nozimjon Ortiqov" w:date="2026-02-23T21:45:00Z" w16du:dateUtc="2026-02-23T16:45:00Z"/>
                    <w:rFonts w:ascii="Robo" w:hAnsi="Robo"/>
                    <w:color w:val="auto"/>
                    <w:sz w:val="24"/>
                    <w:szCs w:val="24"/>
                    <w:lang w:val="uz-Cyrl-UZ"/>
                  </w:rPr>
                </w:rPrChange>
              </w:rPr>
            </w:pPr>
            <w:del w:id="2118" w:author="Nozimjon Ortiqov" w:date="2026-02-23T21:45:00Z" w16du:dateUtc="2026-02-23T16:45:00Z">
              <w:r w:rsidRPr="009C4BAE" w:rsidDel="00C1002D">
                <w:rPr>
                  <w:rFonts w:ascii="Roboto" w:hAnsi="Roboto"/>
                  <w:sz w:val="24"/>
                  <w:szCs w:val="24"/>
                  <w:lang w:val="uz-Cyrl-UZ"/>
                  <w:rPrChange w:id="2119" w:author="Nozimjon Ortiqov" w:date="2026-02-24T09:31:00Z" w16du:dateUtc="2026-02-24T04:31:00Z">
                    <w:rPr>
                      <w:rFonts w:ascii="Robo" w:hAnsi="Robo"/>
                      <w:sz w:val="24"/>
                      <w:szCs w:val="24"/>
                      <w:lang w:val="uz-Cyrl-UZ"/>
                    </w:rPr>
                  </w:rPrChange>
                </w:rPr>
                <w:delText>378</w:delText>
              </w:r>
            </w:del>
          </w:p>
        </w:tc>
        <w:tc>
          <w:tcPr>
            <w:tcW w:w="2160" w:type="dxa"/>
          </w:tcPr>
          <w:p w14:paraId="3AC726BD" w14:textId="35C5C01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20" w:author="Nozimjon Ortiqov" w:date="2026-02-23T21:45:00Z" w16du:dateUtc="2026-02-23T16:45:00Z"/>
                <w:rFonts w:ascii="Roboto" w:hAnsi="Roboto"/>
                <w:color w:val="auto"/>
                <w:sz w:val="24"/>
                <w:szCs w:val="24"/>
                <w:lang w:val="uz-Cyrl-UZ"/>
                <w:rPrChange w:id="2121" w:author="Nozimjon Ortiqov" w:date="2026-02-24T09:31:00Z" w16du:dateUtc="2026-02-24T04:31:00Z">
                  <w:rPr>
                    <w:del w:id="2122" w:author="Nozimjon Ortiqov" w:date="2026-02-23T21:45:00Z" w16du:dateUtc="2026-02-23T16:45:00Z"/>
                    <w:rFonts w:ascii="Robo" w:hAnsi="Robo"/>
                    <w:color w:val="auto"/>
                    <w:sz w:val="24"/>
                    <w:szCs w:val="24"/>
                    <w:lang w:val="uz-Cyrl-UZ"/>
                  </w:rPr>
                </w:rPrChange>
              </w:rPr>
            </w:pPr>
            <w:del w:id="2123" w:author="Nozimjon Ortiqov" w:date="2026-02-23T21:45:00Z" w16du:dateUtc="2026-02-23T16:45:00Z">
              <w:r w:rsidRPr="009C4BAE" w:rsidDel="00C1002D">
                <w:rPr>
                  <w:rFonts w:ascii="Roboto" w:hAnsi="Roboto"/>
                  <w:sz w:val="24"/>
                  <w:szCs w:val="24"/>
                  <w:lang w:val="uz-Cyrl-UZ"/>
                  <w:rPrChange w:id="2124" w:author="Nozimjon Ortiqov" w:date="2026-02-24T09:31:00Z" w16du:dateUtc="2026-02-24T04:31:00Z">
                    <w:rPr>
                      <w:rFonts w:ascii="Robo" w:hAnsi="Robo"/>
                      <w:sz w:val="24"/>
                      <w:szCs w:val="24"/>
                      <w:lang w:val="uz-Cyrl-UZ"/>
                    </w:rPr>
                  </w:rPrChange>
                </w:rPr>
                <w:delText>47,7%</w:delText>
              </w:r>
            </w:del>
          </w:p>
        </w:tc>
      </w:tr>
      <w:tr w:rsidR="008C519B" w:rsidRPr="009C4BAE" w:rsidDel="00C1002D" w14:paraId="5973C155" w14:textId="13F422E1" w:rsidTr="00484395">
        <w:trPr>
          <w:jc w:val="center"/>
          <w:del w:id="2125"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975BB4D" w14:textId="444E19A5" w:rsidR="008C519B" w:rsidRPr="009C4BAE" w:rsidDel="00C1002D" w:rsidRDefault="008C519B" w:rsidP="008C519B">
            <w:pPr>
              <w:jc w:val="center"/>
              <w:rPr>
                <w:del w:id="2126" w:author="Nozimjon Ortiqov" w:date="2026-02-23T21:45:00Z" w16du:dateUtc="2026-02-23T16:45:00Z"/>
                <w:rFonts w:ascii="Roboto" w:hAnsi="Roboto"/>
                <w:color w:val="auto"/>
                <w:sz w:val="24"/>
                <w:szCs w:val="24"/>
                <w:lang w:val="uz-Cyrl-UZ"/>
                <w:rPrChange w:id="2127" w:author="Nozimjon Ortiqov" w:date="2026-02-24T09:31:00Z" w16du:dateUtc="2026-02-24T04:31:00Z">
                  <w:rPr>
                    <w:del w:id="2128" w:author="Nozimjon Ortiqov" w:date="2026-02-23T21:45:00Z" w16du:dateUtc="2026-02-23T16:45:00Z"/>
                    <w:rFonts w:ascii="Robo" w:hAnsi="Robo"/>
                    <w:color w:val="auto"/>
                    <w:sz w:val="24"/>
                    <w:szCs w:val="24"/>
                    <w:lang w:val="uz-Cyrl-UZ"/>
                  </w:rPr>
                </w:rPrChange>
              </w:rPr>
            </w:pPr>
            <w:del w:id="2129" w:author="Nozimjon Ortiqov" w:date="2026-02-23T21:45:00Z" w16du:dateUtc="2026-02-23T16:45:00Z">
              <w:r w:rsidRPr="009C4BAE" w:rsidDel="00C1002D">
                <w:rPr>
                  <w:rFonts w:ascii="Roboto" w:hAnsi="Roboto" w:hint="eastAsia"/>
                  <w:sz w:val="24"/>
                  <w:szCs w:val="24"/>
                  <w:lang w:val="uz-Cyrl-UZ"/>
                  <w:rPrChange w:id="2130"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31"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132"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549F3224" w14:textId="7A224C94"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33" w:author="Nozimjon Ortiqov" w:date="2026-02-23T21:45:00Z" w16du:dateUtc="2026-02-23T16:45:00Z"/>
                <w:rFonts w:ascii="Roboto" w:hAnsi="Roboto"/>
                <w:color w:val="auto"/>
                <w:sz w:val="24"/>
                <w:szCs w:val="24"/>
                <w:lang w:val="uz-Cyrl-UZ"/>
                <w:rPrChange w:id="2134" w:author="Nozimjon Ortiqov" w:date="2026-02-24T09:31:00Z" w16du:dateUtc="2026-02-24T04:31:00Z">
                  <w:rPr>
                    <w:del w:id="2135" w:author="Nozimjon Ortiqov" w:date="2026-02-23T21:45:00Z" w16du:dateUtc="2026-02-23T16:45:00Z"/>
                    <w:rFonts w:ascii="Robo" w:hAnsi="Robo"/>
                    <w:color w:val="auto"/>
                    <w:sz w:val="24"/>
                    <w:szCs w:val="24"/>
                    <w:lang w:val="uz-Cyrl-UZ"/>
                  </w:rPr>
                </w:rPrChange>
              </w:rPr>
            </w:pPr>
            <w:del w:id="2136" w:author="Nozimjon Ortiqov" w:date="2026-02-23T21:45:00Z" w16du:dateUtc="2026-02-23T16:45:00Z">
              <w:r w:rsidRPr="009C4BAE" w:rsidDel="00C1002D">
                <w:rPr>
                  <w:rFonts w:ascii="Roboto" w:hAnsi="Roboto" w:hint="eastAsia"/>
                  <w:sz w:val="24"/>
                  <w:szCs w:val="24"/>
                  <w:lang w:val="uz-Cyrl-UZ"/>
                  <w:rPrChange w:id="2137" w:author="Nozimjon Ortiqov" w:date="2026-02-24T09:31:00Z" w16du:dateUtc="2026-02-24T04:31:00Z">
                    <w:rPr>
                      <w:rFonts w:ascii="Robo" w:hAnsi="Robo" w:hint="eastAsia"/>
                      <w:sz w:val="24"/>
                      <w:szCs w:val="24"/>
                      <w:lang w:val="uz-Cyrl-UZ"/>
                    </w:rPr>
                  </w:rPrChange>
                </w:rPr>
                <w:delText>Кутилмаган</w:delText>
              </w:r>
              <w:r w:rsidRPr="009C4BAE" w:rsidDel="00C1002D">
                <w:rPr>
                  <w:rFonts w:ascii="Roboto" w:hAnsi="Roboto"/>
                  <w:sz w:val="24"/>
                  <w:szCs w:val="24"/>
                  <w:lang w:val="uz-Cyrl-UZ"/>
                  <w:rPrChange w:id="2138"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139" w:author="Nozimjon Ortiqov" w:date="2026-02-24T09:31:00Z" w16du:dateUtc="2026-02-24T04:31:00Z">
                    <w:rPr>
                      <w:rFonts w:ascii="Robo" w:hAnsi="Robo" w:hint="eastAsia"/>
                      <w:sz w:val="24"/>
                      <w:szCs w:val="24"/>
                      <w:lang w:val="uz-Cyrl-UZ"/>
                    </w:rPr>
                  </w:rPrChange>
                </w:rPr>
                <w:delText>харажатлар</w:delText>
              </w:r>
              <w:r w:rsidRPr="009C4BAE" w:rsidDel="00C1002D">
                <w:rPr>
                  <w:rFonts w:ascii="Roboto" w:hAnsi="Roboto"/>
                  <w:sz w:val="24"/>
                  <w:szCs w:val="24"/>
                  <w:lang w:val="uz-Cyrl-UZ"/>
                  <w:rPrChange w:id="2140" w:author="Nozimjon Ortiqov" w:date="2026-02-24T09:31:00Z" w16du:dateUtc="2026-02-24T04:31:00Z">
                    <w:rPr>
                      <w:rFonts w:ascii="Robo" w:hAnsi="Robo"/>
                      <w:sz w:val="24"/>
                      <w:szCs w:val="24"/>
                      <w:lang w:val="uz-Cyrl-UZ"/>
                    </w:rPr>
                  </w:rPrChange>
                </w:rPr>
                <w:delText xml:space="preserve"> </w:delText>
              </w:r>
            </w:del>
            <w:del w:id="2141" w:author="Nozimjon Ortiqov" w:date="2026-02-23T16:25:00Z" w16du:dateUtc="2026-02-23T11:25:00Z">
              <w:r w:rsidRPr="009C4BAE" w:rsidDel="00B51954">
                <w:rPr>
                  <w:rFonts w:ascii="Roboto" w:hAnsi="Roboto"/>
                  <w:sz w:val="24"/>
                  <w:szCs w:val="24"/>
                  <w:lang w:val="uz-Cyrl-UZ"/>
                  <w:rPrChange w:id="2142" w:author="Nozimjon Ortiqov" w:date="2026-02-24T09:31:00Z" w16du:dateUtc="2026-02-24T04:31:00Z">
                    <w:rPr>
                      <w:rFonts w:ascii="Robo" w:hAnsi="Robo"/>
                      <w:sz w:val="24"/>
                      <w:szCs w:val="24"/>
                      <w:lang w:val="uz-Cyrl-UZ"/>
                    </w:rPr>
                  </w:rPrChange>
                </w:rPr>
                <w:delText>(</w:delText>
              </w:r>
              <w:r w:rsidRPr="009C4BAE" w:rsidDel="00B51954">
                <w:rPr>
                  <w:rFonts w:ascii="Roboto" w:hAnsi="Roboto" w:hint="eastAsia"/>
                  <w:sz w:val="24"/>
                  <w:szCs w:val="24"/>
                  <w:lang w:val="uz-Cyrl-UZ"/>
                  <w:rPrChange w:id="2143" w:author="Nozimjon Ortiqov" w:date="2026-02-24T09:31:00Z" w16du:dateUtc="2026-02-24T04:31:00Z">
                    <w:rPr>
                      <w:rFonts w:ascii="Robo" w:hAnsi="Robo" w:hint="eastAsia"/>
                      <w:sz w:val="24"/>
                      <w:szCs w:val="24"/>
                      <w:lang w:val="uz-Cyrl-UZ"/>
                    </w:rPr>
                  </w:rPrChange>
                </w:rPr>
                <w:delText>касаллик</w:delText>
              </w:r>
              <w:r w:rsidRPr="009C4BAE" w:rsidDel="00B51954">
                <w:rPr>
                  <w:rFonts w:ascii="Roboto" w:hAnsi="Roboto"/>
                  <w:sz w:val="24"/>
                  <w:szCs w:val="24"/>
                  <w:lang w:val="uz-Cyrl-UZ"/>
                  <w:rPrChange w:id="2144" w:author="Nozimjon Ortiqov" w:date="2026-02-24T09:31:00Z" w16du:dateUtc="2026-02-24T04:31:00Z">
                    <w:rPr>
                      <w:rFonts w:ascii="Robo" w:hAnsi="Robo"/>
                      <w:sz w:val="24"/>
                      <w:szCs w:val="24"/>
                      <w:lang w:val="uz-Cyrl-UZ"/>
                    </w:rPr>
                  </w:rPrChange>
                </w:rPr>
                <w:delText xml:space="preserve"> </w:delText>
              </w:r>
              <w:r w:rsidRPr="009C4BAE" w:rsidDel="00B51954">
                <w:rPr>
                  <w:rFonts w:ascii="Roboto" w:hAnsi="Roboto" w:hint="eastAsia"/>
                  <w:sz w:val="24"/>
                  <w:szCs w:val="24"/>
                  <w:lang w:val="uz-Cyrl-UZ"/>
                  <w:rPrChange w:id="2145" w:author="Nozimjon Ortiqov" w:date="2026-02-24T09:31:00Z" w16du:dateUtc="2026-02-24T04:31:00Z">
                    <w:rPr>
                      <w:rFonts w:ascii="Robo" w:hAnsi="Robo" w:hint="eastAsia"/>
                      <w:sz w:val="24"/>
                      <w:szCs w:val="24"/>
                      <w:lang w:val="uz-Cyrl-UZ"/>
                    </w:rPr>
                  </w:rPrChange>
                </w:rPr>
                <w:delText>ва</w:delText>
              </w:r>
              <w:r w:rsidRPr="009C4BAE" w:rsidDel="00B51954">
                <w:rPr>
                  <w:rFonts w:ascii="Roboto" w:hAnsi="Roboto"/>
                  <w:sz w:val="24"/>
                  <w:szCs w:val="24"/>
                  <w:lang w:val="uz-Cyrl-UZ"/>
                  <w:rPrChange w:id="2146" w:author="Nozimjon Ortiqov" w:date="2026-02-24T09:31:00Z" w16du:dateUtc="2026-02-24T04:31:00Z">
                    <w:rPr>
                      <w:rFonts w:ascii="Robo" w:hAnsi="Robo"/>
                      <w:sz w:val="24"/>
                      <w:szCs w:val="24"/>
                      <w:lang w:val="uz-Cyrl-UZ"/>
                    </w:rPr>
                  </w:rPrChange>
                </w:rPr>
                <w:delText xml:space="preserve"> ҳ.</w:delText>
              </w:r>
              <w:r w:rsidRPr="009C4BAE" w:rsidDel="00B51954">
                <w:rPr>
                  <w:rFonts w:ascii="Roboto" w:hAnsi="Roboto" w:hint="eastAsia"/>
                  <w:sz w:val="24"/>
                  <w:szCs w:val="24"/>
                  <w:lang w:val="uz-Cyrl-UZ"/>
                  <w:rPrChange w:id="2147" w:author="Nozimjon Ortiqov" w:date="2026-02-24T09:31:00Z" w16du:dateUtc="2026-02-24T04:31:00Z">
                    <w:rPr>
                      <w:rFonts w:ascii="Robo" w:hAnsi="Robo" w:hint="eastAsia"/>
                      <w:sz w:val="24"/>
                      <w:szCs w:val="24"/>
                      <w:lang w:val="uz-Cyrl-UZ"/>
                    </w:rPr>
                  </w:rPrChange>
                </w:rPr>
                <w:delText>к</w:delText>
              </w:r>
              <w:r w:rsidRPr="009C4BAE" w:rsidDel="00B51954">
                <w:rPr>
                  <w:rFonts w:ascii="Roboto" w:hAnsi="Roboto"/>
                  <w:sz w:val="24"/>
                  <w:szCs w:val="24"/>
                  <w:lang w:val="uz-Cyrl-UZ"/>
                  <w:rPrChange w:id="2148" w:author="Nozimjon Ortiqov" w:date="2026-02-24T09:31:00Z" w16du:dateUtc="2026-02-24T04:31:00Z">
                    <w:rPr>
                      <w:rFonts w:ascii="Robo" w:hAnsi="Robo"/>
                      <w:sz w:val="24"/>
                      <w:szCs w:val="24"/>
                      <w:lang w:val="uz-Cyrl-UZ"/>
                    </w:rPr>
                  </w:rPrChange>
                </w:rPr>
                <w:delText>.)</w:delText>
              </w:r>
            </w:del>
          </w:p>
        </w:tc>
        <w:tc>
          <w:tcPr>
            <w:tcW w:w="2160" w:type="dxa"/>
          </w:tcPr>
          <w:p w14:paraId="7A537F9E" w14:textId="1983456D"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49" w:author="Nozimjon Ortiqov" w:date="2026-02-23T21:45:00Z" w16du:dateUtc="2026-02-23T16:45:00Z"/>
                <w:rFonts w:ascii="Roboto" w:hAnsi="Roboto"/>
                <w:color w:val="auto"/>
                <w:sz w:val="24"/>
                <w:szCs w:val="24"/>
                <w:lang w:val="uz-Cyrl-UZ"/>
                <w:rPrChange w:id="2150" w:author="Nozimjon Ortiqov" w:date="2026-02-24T09:31:00Z" w16du:dateUtc="2026-02-24T04:31:00Z">
                  <w:rPr>
                    <w:del w:id="2151" w:author="Nozimjon Ortiqov" w:date="2026-02-23T21:45:00Z" w16du:dateUtc="2026-02-23T16:45:00Z"/>
                    <w:rFonts w:ascii="Robo" w:hAnsi="Robo"/>
                    <w:color w:val="auto"/>
                    <w:sz w:val="24"/>
                    <w:szCs w:val="24"/>
                    <w:lang w:val="uz-Cyrl-UZ"/>
                  </w:rPr>
                </w:rPrChange>
              </w:rPr>
            </w:pPr>
            <w:del w:id="2152" w:author="Nozimjon Ortiqov" w:date="2026-02-23T21:45:00Z" w16du:dateUtc="2026-02-23T16:45:00Z">
              <w:r w:rsidRPr="009C4BAE" w:rsidDel="00C1002D">
                <w:rPr>
                  <w:rFonts w:ascii="Roboto" w:hAnsi="Roboto"/>
                  <w:sz w:val="24"/>
                  <w:szCs w:val="24"/>
                  <w:lang w:val="uz-Cyrl-UZ"/>
                  <w:rPrChange w:id="2153" w:author="Nozimjon Ortiqov" w:date="2026-02-24T09:31:00Z" w16du:dateUtc="2026-02-24T04:31:00Z">
                    <w:rPr>
                      <w:rFonts w:ascii="Robo" w:hAnsi="Robo"/>
                      <w:sz w:val="24"/>
                      <w:szCs w:val="24"/>
                      <w:lang w:val="uz-Cyrl-UZ"/>
                    </w:rPr>
                  </w:rPrChange>
                </w:rPr>
                <w:delText>230</w:delText>
              </w:r>
            </w:del>
          </w:p>
        </w:tc>
        <w:tc>
          <w:tcPr>
            <w:tcW w:w="2160" w:type="dxa"/>
          </w:tcPr>
          <w:p w14:paraId="7053C9DB" w14:textId="322D6E7B"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54" w:author="Nozimjon Ortiqov" w:date="2026-02-23T21:45:00Z" w16du:dateUtc="2026-02-23T16:45:00Z"/>
                <w:rFonts w:ascii="Roboto" w:hAnsi="Roboto"/>
                <w:color w:val="auto"/>
                <w:sz w:val="24"/>
                <w:szCs w:val="24"/>
                <w:lang w:val="uz-Cyrl-UZ"/>
                <w:rPrChange w:id="2155" w:author="Nozimjon Ortiqov" w:date="2026-02-24T09:31:00Z" w16du:dateUtc="2026-02-24T04:31:00Z">
                  <w:rPr>
                    <w:del w:id="2156" w:author="Nozimjon Ortiqov" w:date="2026-02-23T21:45:00Z" w16du:dateUtc="2026-02-23T16:45:00Z"/>
                    <w:rFonts w:ascii="Robo" w:hAnsi="Robo"/>
                    <w:color w:val="auto"/>
                    <w:sz w:val="24"/>
                    <w:szCs w:val="24"/>
                    <w:lang w:val="uz-Cyrl-UZ"/>
                  </w:rPr>
                </w:rPrChange>
              </w:rPr>
            </w:pPr>
            <w:del w:id="2157" w:author="Nozimjon Ortiqov" w:date="2026-02-23T21:45:00Z" w16du:dateUtc="2026-02-23T16:45:00Z">
              <w:r w:rsidRPr="009C4BAE" w:rsidDel="00C1002D">
                <w:rPr>
                  <w:rFonts w:ascii="Roboto" w:hAnsi="Roboto"/>
                  <w:sz w:val="24"/>
                  <w:szCs w:val="24"/>
                  <w:lang w:val="uz-Cyrl-UZ"/>
                  <w:rPrChange w:id="2158" w:author="Nozimjon Ortiqov" w:date="2026-02-24T09:31:00Z" w16du:dateUtc="2026-02-24T04:31:00Z">
                    <w:rPr>
                      <w:rFonts w:ascii="Robo" w:hAnsi="Robo"/>
                      <w:sz w:val="24"/>
                      <w:szCs w:val="24"/>
                      <w:lang w:val="uz-Cyrl-UZ"/>
                    </w:rPr>
                  </w:rPrChange>
                </w:rPr>
                <w:delText>29,0%</w:delText>
              </w:r>
            </w:del>
          </w:p>
        </w:tc>
      </w:tr>
      <w:tr w:rsidR="00D02304" w:rsidRPr="009C4BAE" w:rsidDel="00C1002D" w14:paraId="5F3FF39A" w14:textId="39FD406C" w:rsidTr="00484395">
        <w:trPr>
          <w:cnfStyle w:val="000000100000" w:firstRow="0" w:lastRow="0" w:firstColumn="0" w:lastColumn="0" w:oddVBand="0" w:evenVBand="0" w:oddHBand="1" w:evenHBand="0" w:firstRowFirstColumn="0" w:firstRowLastColumn="0" w:lastRowFirstColumn="0" w:lastRowLastColumn="0"/>
          <w:jc w:val="center"/>
          <w:del w:id="2159"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48CCAD93" w14:textId="233DF06F" w:rsidR="008C519B" w:rsidRPr="009C4BAE" w:rsidDel="00C1002D" w:rsidRDefault="008C519B" w:rsidP="008C519B">
            <w:pPr>
              <w:jc w:val="center"/>
              <w:rPr>
                <w:del w:id="2160" w:author="Nozimjon Ortiqov" w:date="2026-02-23T21:45:00Z" w16du:dateUtc="2026-02-23T16:45:00Z"/>
                <w:rFonts w:ascii="Roboto" w:hAnsi="Roboto"/>
                <w:color w:val="auto"/>
                <w:sz w:val="24"/>
                <w:szCs w:val="24"/>
                <w:lang w:val="uz-Cyrl-UZ"/>
                <w:rPrChange w:id="2161" w:author="Nozimjon Ortiqov" w:date="2026-02-24T09:31:00Z" w16du:dateUtc="2026-02-24T04:31:00Z">
                  <w:rPr>
                    <w:del w:id="2162" w:author="Nozimjon Ortiqov" w:date="2026-02-23T21:45:00Z" w16du:dateUtc="2026-02-23T16:45:00Z"/>
                    <w:rFonts w:ascii="Robo" w:hAnsi="Robo"/>
                    <w:color w:val="auto"/>
                    <w:sz w:val="24"/>
                    <w:szCs w:val="24"/>
                    <w:lang w:val="uz-Cyrl-UZ"/>
                  </w:rPr>
                </w:rPrChange>
              </w:rPr>
            </w:pPr>
            <w:del w:id="2163" w:author="Nozimjon Ortiqov" w:date="2026-02-23T21:45:00Z" w16du:dateUtc="2026-02-23T16:45:00Z">
              <w:r w:rsidRPr="009C4BAE" w:rsidDel="00C1002D">
                <w:rPr>
                  <w:rFonts w:ascii="Roboto" w:hAnsi="Roboto" w:hint="eastAsia"/>
                  <w:sz w:val="24"/>
                  <w:szCs w:val="24"/>
                  <w:lang w:val="uz-Cyrl-UZ"/>
                  <w:rPrChange w:id="2164"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65"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166"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6F2BB61E" w14:textId="5E11CE9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67" w:author="Nozimjon Ortiqov" w:date="2026-02-23T21:45:00Z" w16du:dateUtc="2026-02-23T16:45:00Z"/>
                <w:rFonts w:ascii="Roboto" w:hAnsi="Roboto"/>
                <w:color w:val="auto"/>
                <w:sz w:val="24"/>
                <w:szCs w:val="24"/>
                <w:lang w:val="uz-Cyrl-UZ"/>
                <w:rPrChange w:id="2168" w:author="Nozimjon Ortiqov" w:date="2026-02-24T09:31:00Z" w16du:dateUtc="2026-02-24T04:31:00Z">
                  <w:rPr>
                    <w:del w:id="2169" w:author="Nozimjon Ortiqov" w:date="2026-02-23T21:45:00Z" w16du:dateUtc="2026-02-23T16:45:00Z"/>
                    <w:rFonts w:ascii="Robo" w:hAnsi="Robo"/>
                    <w:color w:val="auto"/>
                    <w:sz w:val="24"/>
                    <w:szCs w:val="24"/>
                    <w:lang w:val="uz-Cyrl-UZ"/>
                  </w:rPr>
                </w:rPrChange>
              </w:rPr>
            </w:pPr>
            <w:del w:id="2170" w:author="Nozimjon Ortiqov" w:date="2026-02-23T21:45:00Z" w16du:dateUtc="2026-02-23T16:45:00Z">
              <w:r w:rsidRPr="009C4BAE" w:rsidDel="00C1002D">
                <w:rPr>
                  <w:rFonts w:ascii="Roboto" w:hAnsi="Roboto" w:hint="eastAsia"/>
                  <w:sz w:val="24"/>
                  <w:szCs w:val="24"/>
                  <w:lang w:val="uz-Cyrl-UZ"/>
                  <w:rPrChange w:id="2171" w:author="Nozimjon Ortiqov" w:date="2026-02-24T09:31:00Z" w16du:dateUtc="2026-02-24T04:31:00Z">
                    <w:rPr>
                      <w:rFonts w:ascii="Robo" w:hAnsi="Robo" w:hint="eastAsia"/>
                      <w:sz w:val="24"/>
                      <w:szCs w:val="24"/>
                      <w:lang w:val="uz-Cyrl-UZ"/>
                    </w:rPr>
                  </w:rPrChange>
                </w:rPr>
                <w:delText>Мавсумий</w:delText>
              </w:r>
              <w:r w:rsidRPr="009C4BAE" w:rsidDel="00C1002D">
                <w:rPr>
                  <w:rFonts w:ascii="Roboto" w:hAnsi="Roboto"/>
                  <w:sz w:val="24"/>
                  <w:szCs w:val="24"/>
                  <w:lang w:val="uz-Cyrl-UZ"/>
                  <w:rPrChange w:id="2172" w:author="Nozimjon Ortiqov" w:date="2026-02-24T09:31:00Z" w16du:dateUtc="2026-02-24T04:31:00Z">
                    <w:rPr>
                      <w:rFonts w:ascii="Robo" w:hAnsi="Robo"/>
                      <w:sz w:val="24"/>
                      <w:szCs w:val="24"/>
                      <w:lang w:val="uz-Cyrl-UZ"/>
                    </w:rPr>
                  </w:rPrChange>
                </w:rPr>
                <w:delText xml:space="preserve"> </w:delText>
              </w:r>
            </w:del>
            <w:del w:id="2173" w:author="Nozimjon Ortiqov" w:date="2026-02-23T16:25:00Z" w16du:dateUtc="2026-02-23T11:25:00Z">
              <w:r w:rsidRPr="009C4BAE" w:rsidDel="00B51954">
                <w:rPr>
                  <w:rFonts w:ascii="Roboto" w:hAnsi="Roboto"/>
                  <w:sz w:val="24"/>
                  <w:szCs w:val="24"/>
                  <w:lang w:val="uz-Cyrl-UZ"/>
                  <w:rPrChange w:id="2174" w:author="Nozimjon Ortiqov" w:date="2026-02-24T09:31:00Z" w16du:dateUtc="2026-02-24T04:31:00Z">
                    <w:rPr>
                      <w:rFonts w:ascii="Robo" w:hAnsi="Robo"/>
                      <w:sz w:val="24"/>
                      <w:szCs w:val="24"/>
                      <w:lang w:val="uz-Cyrl-UZ"/>
                    </w:rPr>
                  </w:rPrChange>
                </w:rPr>
                <w:delText xml:space="preserve">/ </w:delText>
              </w:r>
              <w:r w:rsidRPr="009C4BAE" w:rsidDel="00B51954">
                <w:rPr>
                  <w:rFonts w:ascii="Roboto" w:hAnsi="Roboto" w:hint="eastAsia"/>
                  <w:sz w:val="24"/>
                  <w:szCs w:val="24"/>
                  <w:lang w:val="uz-Cyrl-UZ"/>
                  <w:rPrChange w:id="2175" w:author="Nozimjon Ortiqov" w:date="2026-02-24T09:31:00Z" w16du:dateUtc="2026-02-24T04:31:00Z">
                    <w:rPr>
                      <w:rFonts w:ascii="Robo" w:hAnsi="Robo" w:hint="eastAsia"/>
                      <w:sz w:val="24"/>
                      <w:szCs w:val="24"/>
                      <w:lang w:val="uz-Cyrl-UZ"/>
                    </w:rPr>
                  </w:rPrChange>
                </w:rPr>
                <w:delText>норегуляр</w:delText>
              </w:r>
              <w:r w:rsidRPr="009C4BAE" w:rsidDel="00B51954">
                <w:rPr>
                  <w:rFonts w:ascii="Roboto" w:hAnsi="Roboto"/>
                  <w:sz w:val="24"/>
                  <w:szCs w:val="24"/>
                  <w:lang w:val="uz-Cyrl-UZ"/>
                  <w:rPrChange w:id="2176" w:author="Nozimjon Ortiqov" w:date="2026-02-24T09:31:00Z" w16du:dateUtc="2026-02-24T04:31:00Z">
                    <w:rPr>
                      <w:rFonts w:ascii="Robo" w:hAnsi="Robo"/>
                      <w:sz w:val="24"/>
                      <w:szCs w:val="24"/>
                      <w:lang w:val="uz-Cyrl-UZ"/>
                    </w:rPr>
                  </w:rPrChange>
                </w:rPr>
                <w:delText xml:space="preserve"> </w:delText>
              </w:r>
            </w:del>
            <w:del w:id="2177" w:author="Nozimjon Ortiqov" w:date="2026-02-23T21:45:00Z" w16du:dateUtc="2026-02-23T16:45:00Z">
              <w:r w:rsidRPr="009C4BAE" w:rsidDel="00C1002D">
                <w:rPr>
                  <w:rFonts w:ascii="Roboto" w:hAnsi="Roboto" w:hint="eastAsia"/>
                  <w:sz w:val="24"/>
                  <w:szCs w:val="24"/>
                  <w:lang w:val="uz-Cyrl-UZ"/>
                  <w:rPrChange w:id="2178" w:author="Nozimjon Ortiqov" w:date="2026-02-24T09:31:00Z" w16du:dateUtc="2026-02-24T04:31:00Z">
                    <w:rPr>
                      <w:rFonts w:ascii="Robo" w:hAnsi="Robo" w:hint="eastAsia"/>
                      <w:sz w:val="24"/>
                      <w:szCs w:val="24"/>
                      <w:lang w:val="uz-Cyrl-UZ"/>
                    </w:rPr>
                  </w:rPrChange>
                </w:rPr>
                <w:delText>даромад</w:delText>
              </w:r>
            </w:del>
          </w:p>
        </w:tc>
        <w:tc>
          <w:tcPr>
            <w:tcW w:w="2160" w:type="dxa"/>
          </w:tcPr>
          <w:p w14:paraId="7AF6954E" w14:textId="63AC67C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79" w:author="Nozimjon Ortiqov" w:date="2026-02-23T21:45:00Z" w16du:dateUtc="2026-02-23T16:45:00Z"/>
                <w:rFonts w:ascii="Roboto" w:hAnsi="Roboto"/>
                <w:color w:val="auto"/>
                <w:sz w:val="24"/>
                <w:szCs w:val="24"/>
                <w:lang w:val="uz-Cyrl-UZ"/>
                <w:rPrChange w:id="2180" w:author="Nozimjon Ortiqov" w:date="2026-02-24T09:31:00Z" w16du:dateUtc="2026-02-24T04:31:00Z">
                  <w:rPr>
                    <w:del w:id="2181" w:author="Nozimjon Ortiqov" w:date="2026-02-23T21:45:00Z" w16du:dateUtc="2026-02-23T16:45:00Z"/>
                    <w:rFonts w:ascii="Robo" w:hAnsi="Robo"/>
                    <w:color w:val="auto"/>
                    <w:sz w:val="24"/>
                    <w:szCs w:val="24"/>
                    <w:lang w:val="uz-Cyrl-UZ"/>
                  </w:rPr>
                </w:rPrChange>
              </w:rPr>
            </w:pPr>
            <w:del w:id="2182" w:author="Nozimjon Ortiqov" w:date="2026-02-23T21:45:00Z" w16du:dateUtc="2026-02-23T16:45:00Z">
              <w:r w:rsidRPr="009C4BAE" w:rsidDel="00C1002D">
                <w:rPr>
                  <w:rFonts w:ascii="Roboto" w:hAnsi="Roboto"/>
                  <w:sz w:val="24"/>
                  <w:szCs w:val="24"/>
                  <w:lang w:val="uz-Cyrl-UZ"/>
                  <w:rPrChange w:id="2183" w:author="Nozimjon Ortiqov" w:date="2026-02-24T09:31:00Z" w16du:dateUtc="2026-02-24T04:31:00Z">
                    <w:rPr>
                      <w:rFonts w:ascii="Robo" w:hAnsi="Robo"/>
                      <w:sz w:val="24"/>
                      <w:szCs w:val="24"/>
                      <w:lang w:val="uz-Cyrl-UZ"/>
                    </w:rPr>
                  </w:rPrChange>
                </w:rPr>
                <w:delText>196</w:delText>
              </w:r>
            </w:del>
          </w:p>
        </w:tc>
        <w:tc>
          <w:tcPr>
            <w:tcW w:w="2160" w:type="dxa"/>
          </w:tcPr>
          <w:p w14:paraId="60CACDA4" w14:textId="2BF3908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84" w:author="Nozimjon Ortiqov" w:date="2026-02-23T21:45:00Z" w16du:dateUtc="2026-02-23T16:45:00Z"/>
                <w:rFonts w:ascii="Roboto" w:hAnsi="Roboto"/>
                <w:color w:val="auto"/>
                <w:sz w:val="24"/>
                <w:szCs w:val="24"/>
                <w:lang w:val="uz-Cyrl-UZ"/>
                <w:rPrChange w:id="2185" w:author="Nozimjon Ortiqov" w:date="2026-02-24T09:31:00Z" w16du:dateUtc="2026-02-24T04:31:00Z">
                  <w:rPr>
                    <w:del w:id="2186" w:author="Nozimjon Ortiqov" w:date="2026-02-23T21:45:00Z" w16du:dateUtc="2026-02-23T16:45:00Z"/>
                    <w:rFonts w:ascii="Robo" w:hAnsi="Robo"/>
                    <w:color w:val="auto"/>
                    <w:sz w:val="24"/>
                    <w:szCs w:val="24"/>
                    <w:lang w:val="uz-Cyrl-UZ"/>
                  </w:rPr>
                </w:rPrChange>
              </w:rPr>
            </w:pPr>
            <w:del w:id="2187" w:author="Nozimjon Ortiqov" w:date="2026-02-23T21:45:00Z" w16du:dateUtc="2026-02-23T16:45:00Z">
              <w:r w:rsidRPr="009C4BAE" w:rsidDel="00C1002D">
                <w:rPr>
                  <w:rFonts w:ascii="Roboto" w:hAnsi="Roboto"/>
                  <w:sz w:val="24"/>
                  <w:szCs w:val="24"/>
                  <w:lang w:val="uz-Cyrl-UZ"/>
                  <w:rPrChange w:id="2188" w:author="Nozimjon Ortiqov" w:date="2026-02-24T09:31:00Z" w16du:dateUtc="2026-02-24T04:31:00Z">
                    <w:rPr>
                      <w:rFonts w:ascii="Robo" w:hAnsi="Robo"/>
                      <w:sz w:val="24"/>
                      <w:szCs w:val="24"/>
                      <w:lang w:val="uz-Cyrl-UZ"/>
                    </w:rPr>
                  </w:rPrChange>
                </w:rPr>
                <w:delText>24,7%</w:delText>
              </w:r>
            </w:del>
          </w:p>
        </w:tc>
      </w:tr>
      <w:tr w:rsidR="008C519B" w:rsidRPr="009C4BAE" w:rsidDel="00C1002D" w14:paraId="06C2D99A" w14:textId="5A1835BA" w:rsidTr="00484395">
        <w:trPr>
          <w:jc w:val="center"/>
          <w:del w:id="2189"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337151C8" w14:textId="04008FF7" w:rsidR="008C519B" w:rsidRPr="009C4BAE" w:rsidDel="00C1002D" w:rsidRDefault="008C519B" w:rsidP="008C519B">
            <w:pPr>
              <w:jc w:val="center"/>
              <w:rPr>
                <w:del w:id="2190" w:author="Nozimjon Ortiqov" w:date="2026-02-23T21:45:00Z" w16du:dateUtc="2026-02-23T16:45:00Z"/>
                <w:rFonts w:ascii="Roboto" w:hAnsi="Roboto"/>
                <w:color w:val="auto"/>
                <w:sz w:val="24"/>
                <w:szCs w:val="24"/>
                <w:lang w:val="uz-Cyrl-UZ"/>
                <w:rPrChange w:id="2191" w:author="Nozimjon Ortiqov" w:date="2026-02-24T09:31:00Z" w16du:dateUtc="2026-02-24T04:31:00Z">
                  <w:rPr>
                    <w:del w:id="2192" w:author="Nozimjon Ortiqov" w:date="2026-02-23T21:45:00Z" w16du:dateUtc="2026-02-23T16:45:00Z"/>
                    <w:rFonts w:ascii="Robo" w:hAnsi="Robo"/>
                    <w:color w:val="auto"/>
                    <w:sz w:val="24"/>
                    <w:szCs w:val="24"/>
                    <w:lang w:val="uz-Cyrl-UZ"/>
                  </w:rPr>
                </w:rPrChange>
              </w:rPr>
            </w:pPr>
            <w:del w:id="2193" w:author="Nozimjon Ortiqov" w:date="2026-02-23T21:45:00Z" w16du:dateUtc="2026-02-23T16:45:00Z">
              <w:r w:rsidRPr="009C4BAE" w:rsidDel="00C1002D">
                <w:rPr>
                  <w:rFonts w:ascii="Roboto" w:hAnsi="Roboto" w:hint="eastAsia"/>
                  <w:sz w:val="24"/>
                  <w:szCs w:val="24"/>
                  <w:lang w:val="uz-Cyrl-UZ"/>
                  <w:rPrChange w:id="2194"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95"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196"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1D5B42A5" w14:textId="7C211619"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97" w:author="Nozimjon Ortiqov" w:date="2026-02-23T21:45:00Z" w16du:dateUtc="2026-02-23T16:45:00Z"/>
                <w:rFonts w:ascii="Roboto" w:hAnsi="Roboto"/>
                <w:color w:val="auto"/>
                <w:sz w:val="24"/>
                <w:szCs w:val="24"/>
                <w:lang w:val="uz-Cyrl-UZ"/>
                <w:rPrChange w:id="2198" w:author="Nozimjon Ortiqov" w:date="2026-02-24T09:31:00Z" w16du:dateUtc="2026-02-24T04:31:00Z">
                  <w:rPr>
                    <w:del w:id="2199" w:author="Nozimjon Ortiqov" w:date="2026-02-23T21:45:00Z" w16du:dateUtc="2026-02-23T16:45:00Z"/>
                    <w:rFonts w:ascii="Robo" w:hAnsi="Robo"/>
                    <w:color w:val="auto"/>
                    <w:sz w:val="24"/>
                    <w:szCs w:val="24"/>
                    <w:lang w:val="uz-Cyrl-UZ"/>
                  </w:rPr>
                </w:rPrChange>
              </w:rPr>
            </w:pPr>
            <w:del w:id="2200" w:author="Nozimjon Ortiqov" w:date="2026-02-23T21:45:00Z" w16du:dateUtc="2026-02-23T16:45:00Z">
              <w:r w:rsidRPr="009C4BAE" w:rsidDel="00C1002D">
                <w:rPr>
                  <w:rFonts w:ascii="Roboto" w:hAnsi="Roboto" w:hint="eastAsia"/>
                  <w:sz w:val="24"/>
                  <w:szCs w:val="24"/>
                  <w:lang w:val="uz-Cyrl-UZ"/>
                  <w:rPrChange w:id="2201" w:author="Nozimjon Ortiqov" w:date="2026-02-24T09:31:00Z" w16du:dateUtc="2026-02-24T04:31:00Z">
                    <w:rPr>
                      <w:rFonts w:ascii="Robo" w:hAnsi="Robo" w:hint="eastAsia"/>
                      <w:sz w:val="24"/>
                      <w:szCs w:val="24"/>
                      <w:lang w:val="uz-Cyrl-UZ"/>
                    </w:rPr>
                  </w:rPrChange>
                </w:rPr>
                <w:delText>Иш</w:delText>
              </w:r>
              <w:r w:rsidRPr="009C4BAE" w:rsidDel="00C1002D">
                <w:rPr>
                  <w:rFonts w:ascii="Roboto" w:hAnsi="Roboto"/>
                  <w:sz w:val="24"/>
                  <w:szCs w:val="24"/>
                  <w:lang w:val="uz-Cyrl-UZ"/>
                  <w:rPrChange w:id="2202" w:author="Nozimjon Ortiqov" w:date="2026-02-24T09:31:00Z" w16du:dateUtc="2026-02-24T04:31:00Z">
                    <w:rPr>
                      <w:rFonts w:ascii="Robo" w:hAnsi="Robo"/>
                      <w:sz w:val="24"/>
                      <w:szCs w:val="24"/>
                      <w:lang w:val="uz-Cyrl-UZ"/>
                    </w:rPr>
                  </w:rPrChange>
                </w:rPr>
                <w:delText xml:space="preserve"> ҳ</w:delText>
              </w:r>
              <w:r w:rsidRPr="009C4BAE" w:rsidDel="00C1002D">
                <w:rPr>
                  <w:rFonts w:ascii="Roboto" w:hAnsi="Roboto" w:hint="eastAsia"/>
                  <w:sz w:val="24"/>
                  <w:szCs w:val="24"/>
                  <w:lang w:val="uz-Cyrl-UZ"/>
                  <w:rPrChange w:id="2203" w:author="Nozimjon Ortiqov" w:date="2026-02-24T09:31:00Z" w16du:dateUtc="2026-02-24T04:31:00Z">
                    <w:rPr>
                      <w:rFonts w:ascii="Robo" w:hAnsi="Robo" w:hint="eastAsia"/>
                      <w:sz w:val="24"/>
                      <w:szCs w:val="24"/>
                      <w:lang w:val="uz-Cyrl-UZ"/>
                    </w:rPr>
                  </w:rPrChange>
                </w:rPr>
                <w:delText>а</w:delText>
              </w:r>
              <w:r w:rsidRPr="009C4BAE" w:rsidDel="00C1002D">
                <w:rPr>
                  <w:rFonts w:ascii="Roboto" w:hAnsi="Roboto"/>
                  <w:sz w:val="24"/>
                  <w:szCs w:val="24"/>
                  <w:lang w:val="uz-Cyrl-UZ"/>
                  <w:rPrChange w:id="2204"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05" w:author="Nozimjon Ortiqov" w:date="2026-02-24T09:31:00Z" w16du:dateUtc="2026-02-24T04:31:00Z">
                    <w:rPr>
                      <w:rFonts w:ascii="Robo" w:hAnsi="Robo" w:hint="eastAsia"/>
                      <w:sz w:val="24"/>
                      <w:szCs w:val="24"/>
                      <w:lang w:val="uz-Cyrl-UZ"/>
                    </w:rPr>
                  </w:rPrChange>
                </w:rPr>
                <w:delText>и</w:delText>
              </w:r>
            </w:del>
            <w:del w:id="2206" w:author="Nozimjon Ortiqov" w:date="2026-02-23T16:25:00Z" w16du:dateUtc="2026-02-23T11:25:00Z">
              <w:r w:rsidRPr="009C4BAE" w:rsidDel="00B51954">
                <w:rPr>
                  <w:rFonts w:ascii="Roboto" w:hAnsi="Roboto" w:hint="eastAsia"/>
                  <w:sz w:val="24"/>
                  <w:szCs w:val="24"/>
                  <w:lang w:val="uz-Cyrl-UZ"/>
                  <w:rPrChange w:id="2207" w:author="Nozimjon Ortiqov" w:date="2026-02-24T09:31:00Z" w16du:dateUtc="2026-02-24T04:31:00Z">
                    <w:rPr>
                      <w:rFonts w:ascii="Robo" w:hAnsi="Robo" w:hint="eastAsia"/>
                      <w:sz w:val="24"/>
                      <w:szCs w:val="24"/>
                      <w:lang w:val="uz-Cyrl-UZ"/>
                    </w:rPr>
                  </w:rPrChange>
                </w:rPr>
                <w:delText>нинг</w:delText>
              </w:r>
            </w:del>
            <w:del w:id="2208" w:author="Nozimjon Ortiqov" w:date="2026-02-23T21:45:00Z" w16du:dateUtc="2026-02-23T16:45:00Z">
              <w:r w:rsidRPr="009C4BAE" w:rsidDel="00C1002D">
                <w:rPr>
                  <w:rFonts w:ascii="Roboto" w:hAnsi="Roboto"/>
                  <w:sz w:val="24"/>
                  <w:szCs w:val="24"/>
                  <w:lang w:val="uz-Cyrl-UZ"/>
                  <w:rPrChange w:id="2209"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210" w:author="Nozimjon Ortiqov" w:date="2026-02-24T09:31:00Z" w16du:dateUtc="2026-02-24T04:31:00Z">
                    <w:rPr>
                      <w:rFonts w:ascii="Robo" w:hAnsi="Robo" w:hint="eastAsia"/>
                      <w:sz w:val="24"/>
                      <w:szCs w:val="24"/>
                      <w:lang w:val="uz-Cyrl-UZ"/>
                    </w:rPr>
                  </w:rPrChange>
                </w:rPr>
                <w:delText>кечикиши</w:delText>
              </w:r>
            </w:del>
          </w:p>
        </w:tc>
        <w:tc>
          <w:tcPr>
            <w:tcW w:w="2160" w:type="dxa"/>
          </w:tcPr>
          <w:p w14:paraId="51187760" w14:textId="3B2F5AB7"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11" w:author="Nozimjon Ortiqov" w:date="2026-02-23T21:45:00Z" w16du:dateUtc="2026-02-23T16:45:00Z"/>
                <w:rFonts w:ascii="Roboto" w:hAnsi="Roboto"/>
                <w:color w:val="auto"/>
                <w:sz w:val="24"/>
                <w:szCs w:val="24"/>
                <w:lang w:val="uz-Cyrl-UZ"/>
                <w:rPrChange w:id="2212" w:author="Nozimjon Ortiqov" w:date="2026-02-24T09:31:00Z" w16du:dateUtc="2026-02-24T04:31:00Z">
                  <w:rPr>
                    <w:del w:id="2213" w:author="Nozimjon Ortiqov" w:date="2026-02-23T21:45:00Z" w16du:dateUtc="2026-02-23T16:45:00Z"/>
                    <w:rFonts w:ascii="Robo" w:hAnsi="Robo"/>
                    <w:color w:val="auto"/>
                    <w:sz w:val="24"/>
                    <w:szCs w:val="24"/>
                    <w:lang w:val="uz-Cyrl-UZ"/>
                  </w:rPr>
                </w:rPrChange>
              </w:rPr>
            </w:pPr>
            <w:del w:id="2214" w:author="Nozimjon Ortiqov" w:date="2026-02-23T21:45:00Z" w16du:dateUtc="2026-02-23T16:45:00Z">
              <w:r w:rsidRPr="009C4BAE" w:rsidDel="00C1002D">
                <w:rPr>
                  <w:rFonts w:ascii="Roboto" w:hAnsi="Roboto"/>
                  <w:sz w:val="24"/>
                  <w:szCs w:val="24"/>
                  <w:lang w:val="uz-Cyrl-UZ"/>
                  <w:rPrChange w:id="2215" w:author="Nozimjon Ortiqov" w:date="2026-02-24T09:31:00Z" w16du:dateUtc="2026-02-24T04:31:00Z">
                    <w:rPr>
                      <w:rFonts w:ascii="Robo" w:hAnsi="Robo"/>
                      <w:sz w:val="24"/>
                      <w:szCs w:val="24"/>
                      <w:lang w:val="uz-Cyrl-UZ"/>
                    </w:rPr>
                  </w:rPrChange>
                </w:rPr>
                <w:delText>102</w:delText>
              </w:r>
            </w:del>
          </w:p>
        </w:tc>
        <w:tc>
          <w:tcPr>
            <w:tcW w:w="2160" w:type="dxa"/>
          </w:tcPr>
          <w:p w14:paraId="32A889FF" w14:textId="036879E0"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16" w:author="Nozimjon Ortiqov" w:date="2026-02-23T21:45:00Z" w16du:dateUtc="2026-02-23T16:45:00Z"/>
                <w:rFonts w:ascii="Roboto" w:hAnsi="Roboto"/>
                <w:color w:val="auto"/>
                <w:sz w:val="24"/>
                <w:szCs w:val="24"/>
                <w:lang w:val="uz-Cyrl-UZ"/>
                <w:rPrChange w:id="2217" w:author="Nozimjon Ortiqov" w:date="2026-02-24T09:31:00Z" w16du:dateUtc="2026-02-24T04:31:00Z">
                  <w:rPr>
                    <w:del w:id="2218" w:author="Nozimjon Ortiqov" w:date="2026-02-23T21:45:00Z" w16du:dateUtc="2026-02-23T16:45:00Z"/>
                    <w:rFonts w:ascii="Robo" w:hAnsi="Robo"/>
                    <w:color w:val="auto"/>
                    <w:sz w:val="24"/>
                    <w:szCs w:val="24"/>
                    <w:lang w:val="uz-Cyrl-UZ"/>
                  </w:rPr>
                </w:rPrChange>
              </w:rPr>
            </w:pPr>
            <w:del w:id="2219" w:author="Nozimjon Ortiqov" w:date="2026-02-23T21:45:00Z" w16du:dateUtc="2026-02-23T16:45:00Z">
              <w:r w:rsidRPr="009C4BAE" w:rsidDel="00C1002D">
                <w:rPr>
                  <w:rFonts w:ascii="Roboto" w:hAnsi="Roboto"/>
                  <w:sz w:val="24"/>
                  <w:szCs w:val="24"/>
                  <w:lang w:val="uz-Cyrl-UZ"/>
                  <w:rPrChange w:id="2220" w:author="Nozimjon Ortiqov" w:date="2026-02-24T09:31:00Z" w16du:dateUtc="2026-02-24T04:31:00Z">
                    <w:rPr>
                      <w:rFonts w:ascii="Robo" w:hAnsi="Robo"/>
                      <w:sz w:val="24"/>
                      <w:szCs w:val="24"/>
                      <w:lang w:val="uz-Cyrl-UZ"/>
                    </w:rPr>
                  </w:rPrChange>
                </w:rPr>
                <w:delText>12,9%</w:delText>
              </w:r>
            </w:del>
          </w:p>
        </w:tc>
      </w:tr>
      <w:tr w:rsidR="00D02304" w:rsidRPr="009C4BAE" w:rsidDel="00C1002D" w14:paraId="55658ECE" w14:textId="3A1AAD5C" w:rsidTr="00484395">
        <w:trPr>
          <w:cnfStyle w:val="000000100000" w:firstRow="0" w:lastRow="0" w:firstColumn="0" w:lastColumn="0" w:oddVBand="0" w:evenVBand="0" w:oddHBand="1" w:evenHBand="0" w:firstRowFirstColumn="0" w:firstRowLastColumn="0" w:lastRowFirstColumn="0" w:lastRowLastColumn="0"/>
          <w:jc w:val="center"/>
          <w:del w:id="2221"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C2293E0" w14:textId="30152B0D" w:rsidR="008C519B" w:rsidRPr="009C4BAE" w:rsidDel="00C1002D" w:rsidRDefault="008C519B" w:rsidP="008C519B">
            <w:pPr>
              <w:jc w:val="center"/>
              <w:rPr>
                <w:del w:id="2222" w:author="Nozimjon Ortiqov" w:date="2026-02-23T21:45:00Z" w16du:dateUtc="2026-02-23T16:45:00Z"/>
                <w:rFonts w:ascii="Roboto" w:hAnsi="Roboto"/>
                <w:color w:val="auto"/>
                <w:sz w:val="24"/>
                <w:szCs w:val="24"/>
                <w:lang w:val="uz-Cyrl-UZ"/>
                <w:rPrChange w:id="2223" w:author="Nozimjon Ortiqov" w:date="2026-02-24T09:31:00Z" w16du:dateUtc="2026-02-24T04:31:00Z">
                  <w:rPr>
                    <w:del w:id="2224" w:author="Nozimjon Ortiqov" w:date="2026-02-23T21:45:00Z" w16du:dateUtc="2026-02-23T16:45:00Z"/>
                    <w:rFonts w:ascii="Robo" w:hAnsi="Robo"/>
                    <w:color w:val="auto"/>
                    <w:sz w:val="24"/>
                    <w:szCs w:val="24"/>
                    <w:lang w:val="uz-Cyrl-UZ"/>
                  </w:rPr>
                </w:rPrChange>
              </w:rPr>
            </w:pPr>
            <w:del w:id="2225" w:author="Nozimjon Ortiqov" w:date="2026-02-23T21:45:00Z" w16du:dateUtc="2026-02-23T16:45:00Z">
              <w:r w:rsidRPr="009C4BAE" w:rsidDel="00C1002D">
                <w:rPr>
                  <w:rFonts w:ascii="Roboto" w:hAnsi="Roboto" w:hint="eastAsia"/>
                  <w:sz w:val="24"/>
                  <w:szCs w:val="24"/>
                  <w:lang w:val="uz-Cyrl-UZ"/>
                  <w:rPrChange w:id="2226"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227"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28"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558FFBA6" w14:textId="1919BA20"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29" w:author="Nozimjon Ortiqov" w:date="2026-02-23T21:45:00Z" w16du:dateUtc="2026-02-23T16:45:00Z"/>
                <w:rFonts w:ascii="Roboto" w:hAnsi="Roboto"/>
                <w:color w:val="auto"/>
                <w:sz w:val="24"/>
                <w:szCs w:val="24"/>
                <w:lang w:val="uz-Cyrl-UZ"/>
                <w:rPrChange w:id="2230" w:author="Nozimjon Ortiqov" w:date="2026-02-24T09:31:00Z" w16du:dateUtc="2026-02-24T04:31:00Z">
                  <w:rPr>
                    <w:del w:id="2231" w:author="Nozimjon Ortiqov" w:date="2026-02-23T21:45:00Z" w16du:dateUtc="2026-02-23T16:45:00Z"/>
                    <w:rFonts w:ascii="Robo" w:hAnsi="Robo"/>
                    <w:color w:val="auto"/>
                    <w:sz w:val="24"/>
                    <w:szCs w:val="24"/>
                    <w:lang w:val="uz-Cyrl-UZ"/>
                  </w:rPr>
                </w:rPrChange>
              </w:rPr>
            </w:pPr>
            <w:del w:id="2232" w:author="Nozimjon Ortiqov" w:date="2026-02-23T21:45:00Z" w16du:dateUtc="2026-02-23T16:45:00Z">
              <w:r w:rsidRPr="009C4BAE" w:rsidDel="00C1002D">
                <w:rPr>
                  <w:rFonts w:ascii="Roboto" w:hAnsi="Roboto" w:hint="eastAsia"/>
                  <w:sz w:val="24"/>
                  <w:szCs w:val="24"/>
                  <w:lang w:val="uz-Cyrl-UZ"/>
                  <w:rPrChange w:id="2233" w:author="Nozimjon Ortiqov" w:date="2026-02-24T09:31:00Z" w16du:dateUtc="2026-02-24T04:31:00Z">
                    <w:rPr>
                      <w:rFonts w:ascii="Robo" w:hAnsi="Robo" w:hint="eastAsia"/>
                      <w:sz w:val="24"/>
                      <w:szCs w:val="24"/>
                      <w:lang w:val="uz-Cyrl-UZ"/>
                    </w:rPr>
                  </w:rPrChange>
                </w:rPr>
                <w:delText>Ўз</w:delText>
              </w:r>
              <w:r w:rsidRPr="009C4BAE" w:rsidDel="00C1002D">
                <w:rPr>
                  <w:rFonts w:ascii="Roboto" w:hAnsi="Roboto"/>
                  <w:sz w:val="24"/>
                  <w:szCs w:val="24"/>
                  <w:lang w:val="uz-Cyrl-UZ"/>
                  <w:rPrChange w:id="2234"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235" w:author="Nozimjon Ortiqov" w:date="2026-02-24T09:31:00Z" w16du:dateUtc="2026-02-24T04:31:00Z">
                    <w:rPr>
                      <w:rFonts w:ascii="Robo" w:hAnsi="Robo" w:hint="eastAsia"/>
                      <w:sz w:val="24"/>
                      <w:szCs w:val="24"/>
                      <w:lang w:val="uz-Cyrl-UZ"/>
                    </w:rPr>
                  </w:rPrChange>
                </w:rPr>
                <w:delText>имкониятларини</w:delText>
              </w:r>
              <w:r w:rsidRPr="009C4BAE" w:rsidDel="00C1002D">
                <w:rPr>
                  <w:rFonts w:ascii="Roboto" w:hAnsi="Roboto"/>
                  <w:sz w:val="24"/>
                  <w:szCs w:val="24"/>
                  <w:lang w:val="uz-Cyrl-UZ"/>
                  <w:rPrChange w:id="2236"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237" w:author="Nozimjon Ortiqov" w:date="2026-02-24T09:31:00Z" w16du:dateUtc="2026-02-24T04:31:00Z">
                    <w:rPr>
                      <w:rFonts w:ascii="Robo" w:hAnsi="Robo" w:hint="eastAsia"/>
                      <w:sz w:val="24"/>
                      <w:szCs w:val="24"/>
                      <w:lang w:val="uz-Cyrl-UZ"/>
                    </w:rPr>
                  </w:rPrChange>
                </w:rPr>
                <w:delText>орти</w:delText>
              </w:r>
              <w:r w:rsidRPr="009C4BAE" w:rsidDel="00C1002D">
                <w:rPr>
                  <w:rFonts w:ascii="Roboto" w:hAnsi="Roboto"/>
                  <w:sz w:val="24"/>
                  <w:szCs w:val="24"/>
                  <w:lang w:val="uz-Cyrl-UZ"/>
                  <w:rPrChange w:id="2238"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39" w:author="Nozimjon Ortiqov" w:date="2026-02-24T09:31:00Z" w16du:dateUtc="2026-02-24T04:31:00Z">
                    <w:rPr>
                      <w:rFonts w:ascii="Robo" w:hAnsi="Robo" w:hint="eastAsia"/>
                      <w:sz w:val="24"/>
                      <w:szCs w:val="24"/>
                      <w:lang w:val="uz-Cyrl-UZ"/>
                    </w:rPr>
                  </w:rPrChange>
                </w:rPr>
                <w:delText>ча</w:delText>
              </w:r>
              <w:r w:rsidRPr="009C4BAE" w:rsidDel="00C1002D">
                <w:rPr>
                  <w:rFonts w:ascii="Roboto" w:hAnsi="Roboto"/>
                  <w:sz w:val="24"/>
                  <w:szCs w:val="24"/>
                  <w:lang w:val="uz-Cyrl-UZ"/>
                  <w:rPrChange w:id="2240"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241" w:author="Nozimjon Ortiqov" w:date="2026-02-24T09:31:00Z" w16du:dateUtc="2026-02-24T04:31:00Z">
                    <w:rPr>
                      <w:rFonts w:ascii="Robo" w:hAnsi="Robo" w:hint="eastAsia"/>
                      <w:sz w:val="24"/>
                      <w:szCs w:val="24"/>
                      <w:lang w:val="uz-Cyrl-UZ"/>
                    </w:rPr>
                  </w:rPrChange>
                </w:rPr>
                <w:delText>ба</w:delText>
              </w:r>
              <w:r w:rsidRPr="009C4BAE" w:rsidDel="00C1002D">
                <w:rPr>
                  <w:rFonts w:ascii="Roboto" w:hAnsi="Roboto"/>
                  <w:sz w:val="24"/>
                  <w:szCs w:val="24"/>
                  <w:lang w:val="uz-Cyrl-UZ"/>
                  <w:rPrChange w:id="2242" w:author="Nozimjon Ortiqov" w:date="2026-02-24T09:31:00Z" w16du:dateUtc="2026-02-24T04:31:00Z">
                    <w:rPr>
                      <w:rFonts w:ascii="Robo" w:hAnsi="Robo"/>
                      <w:sz w:val="24"/>
                      <w:szCs w:val="24"/>
                      <w:lang w:val="uz-Cyrl-UZ"/>
                    </w:rPr>
                  </w:rPrChange>
                </w:rPr>
                <w:delText>ҳ</w:delText>
              </w:r>
              <w:r w:rsidRPr="009C4BAE" w:rsidDel="00C1002D">
                <w:rPr>
                  <w:rFonts w:ascii="Roboto" w:hAnsi="Roboto" w:hint="eastAsia"/>
                  <w:sz w:val="24"/>
                  <w:szCs w:val="24"/>
                  <w:lang w:val="uz-Cyrl-UZ"/>
                  <w:rPrChange w:id="2243" w:author="Nozimjon Ortiqov" w:date="2026-02-24T09:31:00Z" w16du:dateUtc="2026-02-24T04:31:00Z">
                    <w:rPr>
                      <w:rFonts w:ascii="Robo" w:hAnsi="Robo" w:hint="eastAsia"/>
                      <w:sz w:val="24"/>
                      <w:szCs w:val="24"/>
                      <w:lang w:val="uz-Cyrl-UZ"/>
                    </w:rPr>
                  </w:rPrChange>
                </w:rPr>
                <w:delText>олаш</w:delText>
              </w:r>
            </w:del>
          </w:p>
        </w:tc>
        <w:tc>
          <w:tcPr>
            <w:tcW w:w="2160" w:type="dxa"/>
          </w:tcPr>
          <w:p w14:paraId="0FB5F223" w14:textId="02972673"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44" w:author="Nozimjon Ortiqov" w:date="2026-02-23T21:45:00Z" w16du:dateUtc="2026-02-23T16:45:00Z"/>
                <w:rFonts w:ascii="Roboto" w:hAnsi="Roboto"/>
                <w:color w:val="auto"/>
                <w:sz w:val="24"/>
                <w:szCs w:val="24"/>
                <w:lang w:val="uz-Cyrl-UZ"/>
                <w:rPrChange w:id="2245" w:author="Nozimjon Ortiqov" w:date="2026-02-24T09:31:00Z" w16du:dateUtc="2026-02-24T04:31:00Z">
                  <w:rPr>
                    <w:del w:id="2246" w:author="Nozimjon Ortiqov" w:date="2026-02-23T21:45:00Z" w16du:dateUtc="2026-02-23T16:45:00Z"/>
                    <w:rFonts w:ascii="Robo" w:hAnsi="Robo"/>
                    <w:color w:val="auto"/>
                    <w:sz w:val="24"/>
                    <w:szCs w:val="24"/>
                    <w:lang w:val="uz-Cyrl-UZ"/>
                  </w:rPr>
                </w:rPrChange>
              </w:rPr>
            </w:pPr>
            <w:del w:id="2247" w:author="Nozimjon Ortiqov" w:date="2026-02-23T21:45:00Z" w16du:dateUtc="2026-02-23T16:45:00Z">
              <w:r w:rsidRPr="009C4BAE" w:rsidDel="00C1002D">
                <w:rPr>
                  <w:rFonts w:ascii="Roboto" w:hAnsi="Roboto"/>
                  <w:sz w:val="24"/>
                  <w:szCs w:val="24"/>
                  <w:lang w:val="uz-Cyrl-UZ"/>
                  <w:rPrChange w:id="2248" w:author="Nozimjon Ortiqov" w:date="2026-02-24T09:31:00Z" w16du:dateUtc="2026-02-24T04:31:00Z">
                    <w:rPr>
                      <w:rFonts w:ascii="Robo" w:hAnsi="Robo"/>
                      <w:sz w:val="24"/>
                      <w:szCs w:val="24"/>
                      <w:lang w:val="uz-Cyrl-UZ"/>
                    </w:rPr>
                  </w:rPrChange>
                </w:rPr>
                <w:delText>60</w:delText>
              </w:r>
            </w:del>
          </w:p>
        </w:tc>
        <w:tc>
          <w:tcPr>
            <w:tcW w:w="2160" w:type="dxa"/>
          </w:tcPr>
          <w:p w14:paraId="5216F298" w14:textId="5FB83D7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49" w:author="Nozimjon Ortiqov" w:date="2026-02-23T21:45:00Z" w16du:dateUtc="2026-02-23T16:45:00Z"/>
                <w:rFonts w:ascii="Roboto" w:hAnsi="Roboto"/>
                <w:color w:val="auto"/>
                <w:sz w:val="24"/>
                <w:szCs w:val="24"/>
                <w:lang w:val="uz-Cyrl-UZ"/>
                <w:rPrChange w:id="2250" w:author="Nozimjon Ortiqov" w:date="2026-02-24T09:31:00Z" w16du:dateUtc="2026-02-24T04:31:00Z">
                  <w:rPr>
                    <w:del w:id="2251" w:author="Nozimjon Ortiqov" w:date="2026-02-23T21:45:00Z" w16du:dateUtc="2026-02-23T16:45:00Z"/>
                    <w:rFonts w:ascii="Robo" w:hAnsi="Robo"/>
                    <w:color w:val="auto"/>
                    <w:sz w:val="24"/>
                    <w:szCs w:val="24"/>
                    <w:lang w:val="uz-Cyrl-UZ"/>
                  </w:rPr>
                </w:rPrChange>
              </w:rPr>
            </w:pPr>
            <w:del w:id="2252" w:author="Nozimjon Ortiqov" w:date="2026-02-23T21:45:00Z" w16du:dateUtc="2026-02-23T16:45:00Z">
              <w:r w:rsidRPr="009C4BAE" w:rsidDel="00C1002D">
                <w:rPr>
                  <w:rFonts w:ascii="Roboto" w:hAnsi="Roboto"/>
                  <w:sz w:val="24"/>
                  <w:szCs w:val="24"/>
                  <w:lang w:val="uz-Cyrl-UZ"/>
                  <w:rPrChange w:id="2253" w:author="Nozimjon Ortiqov" w:date="2026-02-24T09:31:00Z" w16du:dateUtc="2026-02-24T04:31:00Z">
                    <w:rPr>
                      <w:rFonts w:ascii="Robo" w:hAnsi="Robo"/>
                      <w:sz w:val="24"/>
                      <w:szCs w:val="24"/>
                      <w:lang w:val="uz-Cyrl-UZ"/>
                    </w:rPr>
                  </w:rPrChange>
                </w:rPr>
                <w:delText>7,6%</w:delText>
              </w:r>
            </w:del>
          </w:p>
        </w:tc>
      </w:tr>
      <w:tr w:rsidR="008C519B" w:rsidRPr="009C4BAE" w:rsidDel="00C1002D" w14:paraId="75AD86F4" w14:textId="7E653E7A" w:rsidTr="00484395">
        <w:trPr>
          <w:jc w:val="center"/>
          <w:del w:id="2254"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342449A8" w14:textId="4D13B754" w:rsidR="008C519B" w:rsidRPr="009C4BAE" w:rsidDel="00C1002D" w:rsidRDefault="008C519B" w:rsidP="008C519B">
            <w:pPr>
              <w:jc w:val="center"/>
              <w:rPr>
                <w:del w:id="2255" w:author="Nozimjon Ortiqov" w:date="2026-02-23T21:45:00Z" w16du:dateUtc="2026-02-23T16:45:00Z"/>
                <w:rFonts w:ascii="Roboto" w:hAnsi="Roboto"/>
                <w:color w:val="auto"/>
                <w:sz w:val="24"/>
                <w:szCs w:val="24"/>
                <w:lang w:val="uz-Cyrl-UZ"/>
                <w:rPrChange w:id="2256" w:author="Nozimjon Ortiqov" w:date="2026-02-24T09:31:00Z" w16du:dateUtc="2026-02-24T04:31:00Z">
                  <w:rPr>
                    <w:del w:id="2257" w:author="Nozimjon Ortiqov" w:date="2026-02-23T21:45:00Z" w16du:dateUtc="2026-02-23T16:45:00Z"/>
                    <w:rFonts w:ascii="Robo" w:hAnsi="Robo"/>
                    <w:color w:val="auto"/>
                    <w:sz w:val="24"/>
                    <w:szCs w:val="24"/>
                    <w:lang w:val="uz-Cyrl-UZ"/>
                  </w:rPr>
                </w:rPrChange>
              </w:rPr>
            </w:pPr>
            <w:del w:id="2258" w:author="Nozimjon Ortiqov" w:date="2026-02-23T21:45:00Z" w16du:dateUtc="2026-02-23T16:45:00Z">
              <w:r w:rsidRPr="009C4BAE" w:rsidDel="00C1002D">
                <w:rPr>
                  <w:rFonts w:ascii="Roboto" w:hAnsi="Roboto" w:hint="eastAsia"/>
                  <w:sz w:val="24"/>
                  <w:szCs w:val="24"/>
                  <w:lang w:val="uz-Cyrl-UZ"/>
                  <w:rPrChange w:id="2259"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260"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61"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6F2A7D2F" w14:textId="564E6B11"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62" w:author="Nozimjon Ortiqov" w:date="2026-02-23T21:45:00Z" w16du:dateUtc="2026-02-23T16:45:00Z"/>
                <w:rFonts w:ascii="Roboto" w:hAnsi="Roboto"/>
                <w:color w:val="auto"/>
                <w:sz w:val="24"/>
                <w:szCs w:val="24"/>
                <w:lang w:val="uz-Cyrl-UZ"/>
                <w:rPrChange w:id="2263" w:author="Nozimjon Ortiqov" w:date="2026-02-24T09:31:00Z" w16du:dateUtc="2026-02-24T04:31:00Z">
                  <w:rPr>
                    <w:del w:id="2264" w:author="Nozimjon Ortiqov" w:date="2026-02-23T21:45:00Z" w16du:dateUtc="2026-02-23T16:45:00Z"/>
                    <w:rFonts w:ascii="Robo" w:hAnsi="Robo"/>
                    <w:color w:val="auto"/>
                    <w:sz w:val="24"/>
                    <w:szCs w:val="24"/>
                    <w:lang w:val="uz-Cyrl-UZ"/>
                  </w:rPr>
                </w:rPrChange>
              </w:rPr>
            </w:pPr>
            <w:del w:id="2265" w:author="Nozimjon Ortiqov" w:date="2026-02-23T21:45:00Z" w16du:dateUtc="2026-02-23T16:45:00Z">
              <w:r w:rsidRPr="009C4BAE" w:rsidDel="00C1002D">
                <w:rPr>
                  <w:rFonts w:ascii="Roboto" w:hAnsi="Roboto" w:hint="eastAsia"/>
                  <w:sz w:val="24"/>
                  <w:szCs w:val="24"/>
                  <w:lang w:val="uz-Cyrl-UZ"/>
                  <w:rPrChange w:id="2266" w:author="Nozimjon Ortiqov" w:date="2026-02-24T09:31:00Z" w16du:dateUtc="2026-02-24T04:31:00Z">
                    <w:rPr>
                      <w:rFonts w:ascii="Robo" w:hAnsi="Robo" w:hint="eastAsia"/>
                      <w:sz w:val="24"/>
                      <w:szCs w:val="24"/>
                      <w:lang w:val="uz-Cyrl-UZ"/>
                    </w:rPr>
                  </w:rPrChange>
                </w:rPr>
                <w:delText>Бош</w:delText>
              </w:r>
              <w:r w:rsidRPr="009C4BAE" w:rsidDel="00C1002D">
                <w:rPr>
                  <w:rFonts w:ascii="Roboto" w:hAnsi="Roboto"/>
                  <w:sz w:val="24"/>
                  <w:szCs w:val="24"/>
                  <w:lang w:val="uz-Cyrl-UZ"/>
                  <w:rPrChange w:id="2267"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68" w:author="Nozimjon Ortiqov" w:date="2026-02-24T09:31:00Z" w16du:dateUtc="2026-02-24T04:31:00Z">
                    <w:rPr>
                      <w:rFonts w:ascii="Robo" w:hAnsi="Robo" w:hint="eastAsia"/>
                      <w:sz w:val="24"/>
                      <w:szCs w:val="24"/>
                      <w:lang w:val="uz-Cyrl-UZ"/>
                    </w:rPr>
                  </w:rPrChange>
                </w:rPr>
                <w:delText>а</w:delText>
              </w:r>
              <w:r w:rsidRPr="009C4BAE" w:rsidDel="00C1002D">
                <w:rPr>
                  <w:rFonts w:ascii="Roboto" w:hAnsi="Roboto"/>
                  <w:sz w:val="24"/>
                  <w:szCs w:val="24"/>
                  <w:lang w:val="uz-Cyrl-UZ"/>
                  <w:rPrChange w:id="2269" w:author="Nozimjon Ortiqov" w:date="2026-02-24T09:31:00Z" w16du:dateUtc="2026-02-24T04:31:00Z">
                    <w:rPr>
                      <w:rFonts w:ascii="Robo" w:hAnsi="Robo"/>
                      <w:sz w:val="24"/>
                      <w:szCs w:val="24"/>
                      <w:lang w:val="uz-Cyrl-UZ"/>
                    </w:rPr>
                  </w:rPrChange>
                </w:rPr>
                <w:delText xml:space="preserve"> қ</w:delText>
              </w:r>
              <w:r w:rsidRPr="009C4BAE" w:rsidDel="00C1002D">
                <w:rPr>
                  <w:rFonts w:ascii="Roboto" w:hAnsi="Roboto" w:hint="eastAsia"/>
                  <w:sz w:val="24"/>
                  <w:szCs w:val="24"/>
                  <w:lang w:val="uz-Cyrl-UZ"/>
                  <w:rPrChange w:id="2270" w:author="Nozimjon Ortiqov" w:date="2026-02-24T09:31:00Z" w16du:dateUtc="2026-02-24T04:31:00Z">
                    <w:rPr>
                      <w:rFonts w:ascii="Robo" w:hAnsi="Robo" w:hint="eastAsia"/>
                      <w:sz w:val="24"/>
                      <w:szCs w:val="24"/>
                      <w:lang w:val="uz-Cyrl-UZ"/>
                    </w:rPr>
                  </w:rPrChange>
                </w:rPr>
                <w:delText>арзларга</w:delText>
              </w:r>
              <w:r w:rsidRPr="009C4BAE" w:rsidDel="00C1002D">
                <w:rPr>
                  <w:rFonts w:ascii="Roboto" w:hAnsi="Roboto"/>
                  <w:sz w:val="24"/>
                  <w:szCs w:val="24"/>
                  <w:lang w:val="uz-Cyrl-UZ"/>
                  <w:rPrChange w:id="2271"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272" w:author="Nozimjon Ortiqov" w:date="2026-02-24T09:31:00Z" w16du:dateUtc="2026-02-24T04:31:00Z">
                    <w:rPr>
                      <w:rFonts w:ascii="Robo" w:hAnsi="Robo" w:hint="eastAsia"/>
                      <w:sz w:val="24"/>
                      <w:szCs w:val="24"/>
                      <w:lang w:val="uz-Cyrl-UZ"/>
                    </w:rPr>
                  </w:rPrChange>
                </w:rPr>
                <w:delText>йўналтирилган</w:delText>
              </w:r>
            </w:del>
          </w:p>
        </w:tc>
        <w:tc>
          <w:tcPr>
            <w:tcW w:w="2160" w:type="dxa"/>
          </w:tcPr>
          <w:p w14:paraId="4C115508" w14:textId="3526E9F7"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73" w:author="Nozimjon Ortiqov" w:date="2026-02-23T21:45:00Z" w16du:dateUtc="2026-02-23T16:45:00Z"/>
                <w:rFonts w:ascii="Roboto" w:hAnsi="Roboto"/>
                <w:color w:val="auto"/>
                <w:sz w:val="24"/>
                <w:szCs w:val="24"/>
                <w:lang w:val="uz-Cyrl-UZ"/>
                <w:rPrChange w:id="2274" w:author="Nozimjon Ortiqov" w:date="2026-02-24T09:31:00Z" w16du:dateUtc="2026-02-24T04:31:00Z">
                  <w:rPr>
                    <w:del w:id="2275" w:author="Nozimjon Ortiqov" w:date="2026-02-23T21:45:00Z" w16du:dateUtc="2026-02-23T16:45:00Z"/>
                    <w:rFonts w:ascii="Robo" w:hAnsi="Robo"/>
                    <w:color w:val="auto"/>
                    <w:sz w:val="24"/>
                    <w:szCs w:val="24"/>
                    <w:lang w:val="uz-Cyrl-UZ"/>
                  </w:rPr>
                </w:rPrChange>
              </w:rPr>
            </w:pPr>
            <w:del w:id="2276" w:author="Nozimjon Ortiqov" w:date="2026-02-23T21:45:00Z" w16du:dateUtc="2026-02-23T16:45:00Z">
              <w:r w:rsidRPr="009C4BAE" w:rsidDel="00C1002D">
                <w:rPr>
                  <w:rFonts w:ascii="Roboto" w:hAnsi="Roboto"/>
                  <w:sz w:val="24"/>
                  <w:szCs w:val="24"/>
                  <w:lang w:val="uz-Cyrl-UZ"/>
                  <w:rPrChange w:id="2277" w:author="Nozimjon Ortiqov" w:date="2026-02-24T09:31:00Z" w16du:dateUtc="2026-02-24T04:31:00Z">
                    <w:rPr>
                      <w:rFonts w:ascii="Robo" w:hAnsi="Robo"/>
                      <w:sz w:val="24"/>
                      <w:szCs w:val="24"/>
                      <w:lang w:val="uz-Cyrl-UZ"/>
                    </w:rPr>
                  </w:rPrChange>
                </w:rPr>
                <w:delText>52</w:delText>
              </w:r>
            </w:del>
          </w:p>
        </w:tc>
        <w:tc>
          <w:tcPr>
            <w:tcW w:w="2160" w:type="dxa"/>
          </w:tcPr>
          <w:p w14:paraId="4FF7EF8B" w14:textId="2CA62EFC"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78" w:author="Nozimjon Ortiqov" w:date="2026-02-23T21:45:00Z" w16du:dateUtc="2026-02-23T16:45:00Z"/>
                <w:rFonts w:ascii="Roboto" w:hAnsi="Roboto"/>
                <w:color w:val="auto"/>
                <w:sz w:val="24"/>
                <w:szCs w:val="24"/>
                <w:lang w:val="uz-Cyrl-UZ"/>
                <w:rPrChange w:id="2279" w:author="Nozimjon Ortiqov" w:date="2026-02-24T09:31:00Z" w16du:dateUtc="2026-02-24T04:31:00Z">
                  <w:rPr>
                    <w:del w:id="2280" w:author="Nozimjon Ortiqov" w:date="2026-02-23T21:45:00Z" w16du:dateUtc="2026-02-23T16:45:00Z"/>
                    <w:rFonts w:ascii="Robo" w:hAnsi="Robo"/>
                    <w:color w:val="auto"/>
                    <w:sz w:val="24"/>
                    <w:szCs w:val="24"/>
                    <w:lang w:val="uz-Cyrl-UZ"/>
                  </w:rPr>
                </w:rPrChange>
              </w:rPr>
            </w:pPr>
            <w:del w:id="2281" w:author="Nozimjon Ortiqov" w:date="2026-02-23T21:45:00Z" w16du:dateUtc="2026-02-23T16:45:00Z">
              <w:r w:rsidRPr="009C4BAE" w:rsidDel="00C1002D">
                <w:rPr>
                  <w:rFonts w:ascii="Roboto" w:hAnsi="Roboto"/>
                  <w:sz w:val="24"/>
                  <w:szCs w:val="24"/>
                  <w:lang w:val="uz-Cyrl-UZ"/>
                  <w:rPrChange w:id="2282" w:author="Nozimjon Ortiqov" w:date="2026-02-24T09:31:00Z" w16du:dateUtc="2026-02-24T04:31:00Z">
                    <w:rPr>
                      <w:rFonts w:ascii="Robo" w:hAnsi="Robo"/>
                      <w:sz w:val="24"/>
                      <w:szCs w:val="24"/>
                      <w:lang w:val="uz-Cyrl-UZ"/>
                    </w:rPr>
                  </w:rPrChange>
                </w:rPr>
                <w:delText>6,6%</w:delText>
              </w:r>
            </w:del>
          </w:p>
        </w:tc>
      </w:tr>
      <w:tr w:rsidR="00D02304" w:rsidRPr="009C4BAE" w:rsidDel="00C1002D" w14:paraId="31ADC3CF" w14:textId="55EB1719" w:rsidTr="00484395">
        <w:trPr>
          <w:cnfStyle w:val="000000100000" w:firstRow="0" w:lastRow="0" w:firstColumn="0" w:lastColumn="0" w:oddVBand="0" w:evenVBand="0" w:oddHBand="1" w:evenHBand="0" w:firstRowFirstColumn="0" w:firstRowLastColumn="0" w:lastRowFirstColumn="0" w:lastRowLastColumn="0"/>
          <w:jc w:val="center"/>
          <w:del w:id="2283"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D1F2838" w14:textId="5912B52F" w:rsidR="008C519B" w:rsidRPr="009C4BAE" w:rsidDel="00C1002D" w:rsidRDefault="008C519B" w:rsidP="008C519B">
            <w:pPr>
              <w:jc w:val="center"/>
              <w:rPr>
                <w:del w:id="2284" w:author="Nozimjon Ortiqov" w:date="2026-02-23T21:45:00Z" w16du:dateUtc="2026-02-23T16:45:00Z"/>
                <w:rFonts w:ascii="Roboto" w:hAnsi="Roboto"/>
                <w:color w:val="auto"/>
                <w:sz w:val="24"/>
                <w:szCs w:val="24"/>
                <w:lang w:val="uz-Cyrl-UZ"/>
                <w:rPrChange w:id="2285" w:author="Nozimjon Ortiqov" w:date="2026-02-24T09:31:00Z" w16du:dateUtc="2026-02-24T04:31:00Z">
                  <w:rPr>
                    <w:del w:id="2286" w:author="Nozimjon Ortiqov" w:date="2026-02-23T21:45:00Z" w16du:dateUtc="2026-02-23T16:45:00Z"/>
                    <w:rFonts w:ascii="Robo" w:hAnsi="Robo"/>
                    <w:color w:val="auto"/>
                    <w:sz w:val="24"/>
                    <w:szCs w:val="24"/>
                    <w:lang w:val="uz-Cyrl-UZ"/>
                  </w:rPr>
                </w:rPrChange>
              </w:rPr>
            </w:pPr>
            <w:del w:id="2287" w:author="Nozimjon Ortiqov" w:date="2026-02-23T21:45:00Z" w16du:dateUtc="2026-02-23T16:45:00Z">
              <w:r w:rsidRPr="009C4BAE" w:rsidDel="00C1002D">
                <w:rPr>
                  <w:rFonts w:ascii="Roboto" w:hAnsi="Roboto" w:hint="eastAsia"/>
                  <w:sz w:val="24"/>
                  <w:szCs w:val="24"/>
                  <w:lang w:val="uz-Cyrl-UZ"/>
                  <w:rPrChange w:id="2288"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289"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290"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4F569D45" w14:textId="70EB0930" w:rsidR="008C519B" w:rsidRPr="009C4BAE" w:rsidDel="00C1002D" w:rsidRDefault="001222C0" w:rsidP="001222C0">
            <w:pPr>
              <w:jc w:val="center"/>
              <w:cnfStyle w:val="000000100000" w:firstRow="0" w:lastRow="0" w:firstColumn="0" w:lastColumn="0" w:oddVBand="0" w:evenVBand="0" w:oddHBand="1" w:evenHBand="0" w:firstRowFirstColumn="0" w:firstRowLastColumn="0" w:lastRowFirstColumn="0" w:lastRowLastColumn="0"/>
              <w:rPr>
                <w:del w:id="2291" w:author="Nozimjon Ortiqov" w:date="2026-02-23T21:45:00Z" w16du:dateUtc="2026-02-23T16:45:00Z"/>
                <w:rFonts w:ascii="Roboto" w:hAnsi="Roboto"/>
                <w:color w:val="auto"/>
                <w:sz w:val="24"/>
                <w:szCs w:val="24"/>
                <w:lang w:val="uz-Cyrl-UZ"/>
                <w:rPrChange w:id="2292" w:author="Nozimjon Ortiqov" w:date="2026-02-24T09:31:00Z" w16du:dateUtc="2026-02-24T04:31:00Z">
                  <w:rPr>
                    <w:del w:id="2293" w:author="Nozimjon Ortiqov" w:date="2026-02-23T21:45:00Z" w16du:dateUtc="2026-02-23T16:45:00Z"/>
                    <w:rFonts w:ascii="Robo" w:hAnsi="Robo"/>
                    <w:color w:val="auto"/>
                    <w:sz w:val="24"/>
                    <w:szCs w:val="24"/>
                    <w:lang w:val="uz-Cyrl-UZ"/>
                  </w:rPr>
                </w:rPrChange>
              </w:rPr>
            </w:pPr>
            <w:del w:id="2294" w:author="Nozimjon Ortiqov" w:date="2026-02-23T21:45:00Z" w16du:dateUtc="2026-02-23T16:45:00Z">
              <w:r w:rsidRPr="009C4BAE" w:rsidDel="00C1002D">
                <w:rPr>
                  <w:rFonts w:ascii="Roboto" w:hAnsi="Roboto" w:hint="eastAsia"/>
                  <w:sz w:val="24"/>
                  <w:szCs w:val="24"/>
                  <w:lang w:val="uz-Cyrl-UZ"/>
                  <w:rPrChange w:id="2295"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hint="eastAsia"/>
                  <w:sz w:val="24"/>
                  <w:szCs w:val="24"/>
                  <w:lang w:val="uz-Cyrl-UZ"/>
                  <w:rPrChange w:id="2296" w:author="Nozimjon Ortiqov" w:date="2026-02-24T09:31:00Z" w16du:dateUtc="2026-02-24T04:31:00Z">
                    <w:rPr>
                      <w:rFonts w:ascii="Robo" w:hAnsi="Robo" w:hint="eastAsia"/>
                      <w:sz w:val="24"/>
                      <w:szCs w:val="24"/>
                      <w:lang w:val="uz-Cyrl-UZ"/>
                    </w:rPr>
                  </w:rPrChange>
                </w:rPr>
                <w:delText>Имкониятим</w:delText>
              </w:r>
              <w:r w:rsidR="008C519B" w:rsidRPr="009C4BAE" w:rsidDel="00C1002D">
                <w:rPr>
                  <w:rFonts w:ascii="Roboto" w:hAnsi="Roboto"/>
                  <w:sz w:val="24"/>
                  <w:szCs w:val="24"/>
                  <w:lang w:val="uz-Cyrl-UZ"/>
                  <w:rPrChange w:id="2297"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298" w:author="Nozimjon Ortiqov" w:date="2026-02-24T09:31:00Z" w16du:dateUtc="2026-02-24T04:31:00Z">
                    <w:rPr>
                      <w:rFonts w:ascii="Robo" w:hAnsi="Robo" w:hint="eastAsia"/>
                      <w:sz w:val="24"/>
                      <w:szCs w:val="24"/>
                      <w:lang w:val="uz-Cyrl-UZ"/>
                    </w:rPr>
                  </w:rPrChange>
                </w:rPr>
                <w:delText>бўлганда</w:delText>
              </w:r>
              <w:r w:rsidR="008C519B" w:rsidRPr="009C4BAE" w:rsidDel="00C1002D">
                <w:rPr>
                  <w:rFonts w:ascii="Roboto" w:hAnsi="Roboto"/>
                  <w:sz w:val="24"/>
                  <w:szCs w:val="24"/>
                  <w:lang w:val="uz-Cyrl-UZ"/>
                  <w:rPrChange w:id="2299"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300" w:author="Nozimjon Ortiqov" w:date="2026-02-24T09:31:00Z" w16du:dateUtc="2026-02-24T04:31:00Z">
                    <w:rPr>
                      <w:rFonts w:ascii="Robo" w:hAnsi="Robo" w:hint="eastAsia"/>
                      <w:sz w:val="24"/>
                      <w:szCs w:val="24"/>
                      <w:lang w:val="uz-Cyrl-UZ"/>
                    </w:rPr>
                  </w:rPrChange>
                </w:rPr>
                <w:delText>тўлайман</w:delText>
              </w:r>
              <w:r w:rsidRPr="009C4BAE" w:rsidDel="00C1002D">
                <w:rPr>
                  <w:rFonts w:ascii="Roboto" w:hAnsi="Roboto" w:hint="eastAsia"/>
                  <w:sz w:val="24"/>
                  <w:szCs w:val="24"/>
                  <w:lang w:val="uz-Cyrl-UZ"/>
                  <w:rPrChange w:id="2301" w:author="Nozimjon Ortiqov" w:date="2026-02-24T09:31:00Z" w16du:dateUtc="2026-02-24T04:31:00Z">
                    <w:rPr>
                      <w:rFonts w:ascii="Robo" w:hAnsi="Robo" w:hint="eastAsia"/>
                      <w:sz w:val="24"/>
                      <w:szCs w:val="24"/>
                      <w:lang w:val="uz-Cyrl-UZ"/>
                    </w:rPr>
                  </w:rPrChange>
                </w:rPr>
                <w:delText>”</w:delText>
              </w:r>
            </w:del>
          </w:p>
        </w:tc>
        <w:tc>
          <w:tcPr>
            <w:tcW w:w="2160" w:type="dxa"/>
          </w:tcPr>
          <w:p w14:paraId="48DC515C" w14:textId="52610C6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02" w:author="Nozimjon Ortiqov" w:date="2026-02-23T21:45:00Z" w16du:dateUtc="2026-02-23T16:45:00Z"/>
                <w:rFonts w:ascii="Roboto" w:hAnsi="Roboto"/>
                <w:color w:val="auto"/>
                <w:sz w:val="24"/>
                <w:szCs w:val="24"/>
                <w:lang w:val="uz-Cyrl-UZ"/>
                <w:rPrChange w:id="2303" w:author="Nozimjon Ortiqov" w:date="2026-02-24T09:31:00Z" w16du:dateUtc="2026-02-24T04:31:00Z">
                  <w:rPr>
                    <w:del w:id="2304" w:author="Nozimjon Ortiqov" w:date="2026-02-23T21:45:00Z" w16du:dateUtc="2026-02-23T16:45:00Z"/>
                    <w:rFonts w:ascii="Robo" w:hAnsi="Robo"/>
                    <w:color w:val="auto"/>
                    <w:sz w:val="24"/>
                    <w:szCs w:val="24"/>
                    <w:lang w:val="uz-Cyrl-UZ"/>
                  </w:rPr>
                </w:rPrChange>
              </w:rPr>
            </w:pPr>
            <w:del w:id="2305" w:author="Nozimjon Ortiqov" w:date="2026-02-23T21:45:00Z" w16du:dateUtc="2026-02-23T16:45:00Z">
              <w:r w:rsidRPr="009C4BAE" w:rsidDel="00C1002D">
                <w:rPr>
                  <w:rFonts w:ascii="Roboto" w:hAnsi="Roboto"/>
                  <w:sz w:val="24"/>
                  <w:szCs w:val="24"/>
                  <w:lang w:val="uz-Cyrl-UZ"/>
                  <w:rPrChange w:id="2306" w:author="Nozimjon Ortiqov" w:date="2026-02-24T09:31:00Z" w16du:dateUtc="2026-02-24T04:31:00Z">
                    <w:rPr>
                      <w:rFonts w:ascii="Robo" w:hAnsi="Robo"/>
                      <w:sz w:val="24"/>
                      <w:szCs w:val="24"/>
                      <w:lang w:val="uz-Cyrl-UZ"/>
                    </w:rPr>
                  </w:rPrChange>
                </w:rPr>
                <w:delText>16</w:delText>
              </w:r>
            </w:del>
          </w:p>
        </w:tc>
        <w:tc>
          <w:tcPr>
            <w:tcW w:w="2160" w:type="dxa"/>
          </w:tcPr>
          <w:p w14:paraId="472A0279" w14:textId="6615304E"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07" w:author="Nozimjon Ortiqov" w:date="2026-02-23T21:45:00Z" w16du:dateUtc="2026-02-23T16:45:00Z"/>
                <w:rFonts w:ascii="Roboto" w:hAnsi="Roboto"/>
                <w:color w:val="auto"/>
                <w:sz w:val="24"/>
                <w:szCs w:val="24"/>
                <w:lang w:val="uz-Cyrl-UZ"/>
                <w:rPrChange w:id="2308" w:author="Nozimjon Ortiqov" w:date="2026-02-24T09:31:00Z" w16du:dateUtc="2026-02-24T04:31:00Z">
                  <w:rPr>
                    <w:del w:id="2309" w:author="Nozimjon Ortiqov" w:date="2026-02-23T21:45:00Z" w16du:dateUtc="2026-02-23T16:45:00Z"/>
                    <w:rFonts w:ascii="Robo" w:hAnsi="Robo"/>
                    <w:color w:val="auto"/>
                    <w:sz w:val="24"/>
                    <w:szCs w:val="24"/>
                    <w:lang w:val="uz-Cyrl-UZ"/>
                  </w:rPr>
                </w:rPrChange>
              </w:rPr>
            </w:pPr>
            <w:del w:id="2310" w:author="Nozimjon Ortiqov" w:date="2026-02-23T21:45:00Z" w16du:dateUtc="2026-02-23T16:45:00Z">
              <w:r w:rsidRPr="009C4BAE" w:rsidDel="00C1002D">
                <w:rPr>
                  <w:rFonts w:ascii="Roboto" w:hAnsi="Roboto"/>
                  <w:sz w:val="24"/>
                  <w:szCs w:val="24"/>
                  <w:lang w:val="uz-Cyrl-UZ"/>
                  <w:rPrChange w:id="2311" w:author="Nozimjon Ortiqov" w:date="2026-02-24T09:31:00Z" w16du:dateUtc="2026-02-24T04:31:00Z">
                    <w:rPr>
                      <w:rFonts w:ascii="Robo" w:hAnsi="Robo"/>
                      <w:sz w:val="24"/>
                      <w:szCs w:val="24"/>
                      <w:lang w:val="uz-Cyrl-UZ"/>
                    </w:rPr>
                  </w:rPrChange>
                </w:rPr>
                <w:delText>2,0%</w:delText>
              </w:r>
            </w:del>
          </w:p>
        </w:tc>
      </w:tr>
      <w:tr w:rsidR="008C519B" w:rsidRPr="009C4BAE" w:rsidDel="00C1002D" w14:paraId="2C09F25F" w14:textId="1E7E8429" w:rsidTr="00484395">
        <w:trPr>
          <w:jc w:val="center"/>
          <w:del w:id="2312"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23DAC98" w14:textId="14C4DD01" w:rsidR="008C519B" w:rsidRPr="009C4BAE" w:rsidDel="00C1002D" w:rsidRDefault="008C519B" w:rsidP="008C519B">
            <w:pPr>
              <w:jc w:val="center"/>
              <w:rPr>
                <w:del w:id="2313" w:author="Nozimjon Ortiqov" w:date="2026-02-23T21:45:00Z" w16du:dateUtc="2026-02-23T16:45:00Z"/>
                <w:rFonts w:ascii="Roboto" w:hAnsi="Roboto"/>
                <w:color w:val="auto"/>
                <w:sz w:val="24"/>
                <w:szCs w:val="24"/>
                <w:lang w:val="uz-Cyrl-UZ"/>
                <w:rPrChange w:id="2314" w:author="Nozimjon Ortiqov" w:date="2026-02-24T09:31:00Z" w16du:dateUtc="2026-02-24T04:31:00Z">
                  <w:rPr>
                    <w:del w:id="2315" w:author="Nozimjon Ortiqov" w:date="2026-02-23T21:45:00Z" w16du:dateUtc="2026-02-23T16:45:00Z"/>
                    <w:rFonts w:ascii="Robo" w:hAnsi="Robo"/>
                    <w:color w:val="auto"/>
                    <w:sz w:val="24"/>
                    <w:szCs w:val="24"/>
                    <w:lang w:val="uz-Cyrl-UZ"/>
                  </w:rPr>
                </w:rPrChange>
              </w:rPr>
            </w:pPr>
            <w:del w:id="2316" w:author="Nozimjon Ortiqov" w:date="2026-02-23T21:45:00Z" w16du:dateUtc="2026-02-23T16:45:00Z">
              <w:r w:rsidRPr="009C4BAE" w:rsidDel="00C1002D">
                <w:rPr>
                  <w:rFonts w:ascii="Roboto" w:hAnsi="Roboto" w:hint="eastAsia"/>
                  <w:sz w:val="24"/>
                  <w:szCs w:val="24"/>
                  <w:lang w:val="uz-Cyrl-UZ"/>
                  <w:rPrChange w:id="2317"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43133F9A" w14:textId="627764DE"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18" w:author="Nozimjon Ortiqov" w:date="2026-02-23T21:45:00Z" w16du:dateUtc="2026-02-23T16:45:00Z"/>
                <w:rFonts w:ascii="Roboto" w:hAnsi="Roboto"/>
                <w:color w:val="auto"/>
                <w:sz w:val="24"/>
                <w:szCs w:val="24"/>
                <w:lang w:val="uz-Cyrl-UZ"/>
                <w:rPrChange w:id="2319" w:author="Nozimjon Ortiqov" w:date="2026-02-24T09:31:00Z" w16du:dateUtc="2026-02-24T04:31:00Z">
                  <w:rPr>
                    <w:del w:id="2320" w:author="Nozimjon Ortiqov" w:date="2026-02-23T21:45:00Z" w16du:dateUtc="2026-02-23T16:45:00Z"/>
                    <w:rFonts w:ascii="Robo" w:hAnsi="Robo"/>
                    <w:color w:val="auto"/>
                    <w:sz w:val="24"/>
                    <w:szCs w:val="24"/>
                    <w:lang w:val="uz-Cyrl-UZ"/>
                  </w:rPr>
                </w:rPrChange>
              </w:rPr>
            </w:pPr>
            <w:del w:id="2321" w:author="Nozimjon Ortiqov" w:date="2026-02-23T21:45:00Z" w16du:dateUtc="2026-02-23T16:45:00Z">
              <w:r w:rsidRPr="009C4BAE" w:rsidDel="00C1002D">
                <w:rPr>
                  <w:rFonts w:ascii="Roboto" w:hAnsi="Roboto" w:hint="eastAsia"/>
                  <w:sz w:val="24"/>
                  <w:szCs w:val="24"/>
                  <w:lang w:val="uz-Cyrl-UZ"/>
                  <w:rPrChange w:id="2322" w:author="Nozimjon Ortiqov" w:date="2026-02-24T09:31:00Z" w16du:dateUtc="2026-02-24T04:31:00Z">
                    <w:rPr>
                      <w:rFonts w:ascii="Robo" w:hAnsi="Robo" w:hint="eastAsia"/>
                      <w:sz w:val="24"/>
                      <w:szCs w:val="24"/>
                      <w:lang w:val="uz-Cyrl-UZ"/>
                    </w:rPr>
                  </w:rPrChange>
                </w:rPr>
                <w:delText>Кредит</w:delText>
              </w:r>
              <w:r w:rsidRPr="009C4BAE" w:rsidDel="00C1002D">
                <w:rPr>
                  <w:rFonts w:ascii="Roboto" w:hAnsi="Roboto"/>
                  <w:sz w:val="24"/>
                  <w:szCs w:val="24"/>
                  <w:lang w:val="uz-Cyrl-UZ"/>
                  <w:rPrChange w:id="2323"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324" w:author="Nozimjon Ortiqov" w:date="2026-02-24T09:31:00Z" w16du:dateUtc="2026-02-24T04:31:00Z">
                    <w:rPr>
                      <w:rFonts w:ascii="Robo" w:hAnsi="Robo" w:hint="eastAsia"/>
                      <w:sz w:val="24"/>
                      <w:szCs w:val="24"/>
                      <w:lang w:val="uz-Cyrl-UZ"/>
                    </w:rPr>
                  </w:rPrChange>
                </w:rPr>
                <w:delText>рухсатсиз</w:delText>
              </w:r>
              <w:r w:rsidRPr="009C4BAE" w:rsidDel="00C1002D">
                <w:rPr>
                  <w:rFonts w:ascii="Roboto" w:hAnsi="Roboto"/>
                  <w:sz w:val="24"/>
                  <w:szCs w:val="24"/>
                  <w:lang w:val="uz-Cyrl-UZ"/>
                  <w:rPrChange w:id="2325"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326" w:author="Nozimjon Ortiqov" w:date="2026-02-24T09:31:00Z" w16du:dateUtc="2026-02-24T04:31:00Z">
                    <w:rPr>
                      <w:rFonts w:ascii="Robo" w:hAnsi="Robo" w:hint="eastAsia"/>
                      <w:sz w:val="24"/>
                      <w:szCs w:val="24"/>
                      <w:lang w:val="uz-Cyrl-UZ"/>
                    </w:rPr>
                  </w:rPrChange>
                </w:rPr>
                <w:delText>расмийлаштирилган</w:delText>
              </w:r>
            </w:del>
          </w:p>
        </w:tc>
        <w:tc>
          <w:tcPr>
            <w:tcW w:w="2160" w:type="dxa"/>
          </w:tcPr>
          <w:p w14:paraId="547BBE80" w14:textId="65B4C242"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27" w:author="Nozimjon Ortiqov" w:date="2026-02-23T21:45:00Z" w16du:dateUtc="2026-02-23T16:45:00Z"/>
                <w:rFonts w:ascii="Roboto" w:hAnsi="Roboto"/>
                <w:color w:val="auto"/>
                <w:sz w:val="24"/>
                <w:szCs w:val="24"/>
                <w:lang w:val="uz-Cyrl-UZ"/>
                <w:rPrChange w:id="2328" w:author="Nozimjon Ortiqov" w:date="2026-02-24T09:31:00Z" w16du:dateUtc="2026-02-24T04:31:00Z">
                  <w:rPr>
                    <w:del w:id="2329" w:author="Nozimjon Ortiqov" w:date="2026-02-23T21:45:00Z" w16du:dateUtc="2026-02-23T16:45:00Z"/>
                    <w:rFonts w:ascii="Robo" w:hAnsi="Robo"/>
                    <w:color w:val="auto"/>
                    <w:sz w:val="24"/>
                    <w:szCs w:val="24"/>
                    <w:lang w:val="uz-Cyrl-UZ"/>
                  </w:rPr>
                </w:rPrChange>
              </w:rPr>
            </w:pPr>
            <w:del w:id="2330" w:author="Nozimjon Ortiqov" w:date="2026-02-23T21:45:00Z" w16du:dateUtc="2026-02-23T16:45:00Z">
              <w:r w:rsidRPr="009C4BAE" w:rsidDel="00C1002D">
                <w:rPr>
                  <w:rFonts w:ascii="Roboto" w:hAnsi="Roboto"/>
                  <w:sz w:val="24"/>
                  <w:szCs w:val="24"/>
                  <w:lang w:val="uz-Cyrl-UZ"/>
                  <w:rPrChange w:id="2331" w:author="Nozimjon Ortiqov" w:date="2026-02-24T09:31:00Z" w16du:dateUtc="2026-02-24T04:31:00Z">
                    <w:rPr>
                      <w:rFonts w:ascii="Robo" w:hAnsi="Robo"/>
                      <w:sz w:val="24"/>
                      <w:szCs w:val="24"/>
                      <w:lang w:val="uz-Cyrl-UZ"/>
                    </w:rPr>
                  </w:rPrChange>
                </w:rPr>
                <w:delText>31</w:delText>
              </w:r>
            </w:del>
          </w:p>
        </w:tc>
        <w:tc>
          <w:tcPr>
            <w:tcW w:w="2160" w:type="dxa"/>
          </w:tcPr>
          <w:p w14:paraId="2A482040" w14:textId="629F90AF"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32" w:author="Nozimjon Ortiqov" w:date="2026-02-23T21:45:00Z" w16du:dateUtc="2026-02-23T16:45:00Z"/>
                <w:rFonts w:ascii="Roboto" w:hAnsi="Roboto"/>
                <w:color w:val="auto"/>
                <w:sz w:val="24"/>
                <w:szCs w:val="24"/>
                <w:lang w:val="uz-Cyrl-UZ"/>
                <w:rPrChange w:id="2333" w:author="Nozimjon Ortiqov" w:date="2026-02-24T09:31:00Z" w16du:dateUtc="2026-02-24T04:31:00Z">
                  <w:rPr>
                    <w:del w:id="2334" w:author="Nozimjon Ortiqov" w:date="2026-02-23T21:45:00Z" w16du:dateUtc="2026-02-23T16:45:00Z"/>
                    <w:rFonts w:ascii="Robo" w:hAnsi="Robo"/>
                    <w:color w:val="auto"/>
                    <w:sz w:val="24"/>
                    <w:szCs w:val="24"/>
                    <w:lang w:val="uz-Cyrl-UZ"/>
                  </w:rPr>
                </w:rPrChange>
              </w:rPr>
            </w:pPr>
            <w:del w:id="2335" w:author="Nozimjon Ortiqov" w:date="2026-02-23T21:45:00Z" w16du:dateUtc="2026-02-23T16:45:00Z">
              <w:r w:rsidRPr="009C4BAE" w:rsidDel="00C1002D">
                <w:rPr>
                  <w:rFonts w:ascii="Roboto" w:hAnsi="Roboto"/>
                  <w:sz w:val="24"/>
                  <w:szCs w:val="24"/>
                  <w:lang w:val="uz-Cyrl-UZ"/>
                  <w:rPrChange w:id="2336" w:author="Nozimjon Ortiqov" w:date="2026-02-24T09:31:00Z" w16du:dateUtc="2026-02-24T04:31:00Z">
                    <w:rPr>
                      <w:rFonts w:ascii="Robo" w:hAnsi="Robo"/>
                      <w:sz w:val="24"/>
                      <w:szCs w:val="24"/>
                      <w:lang w:val="uz-Cyrl-UZ"/>
                    </w:rPr>
                  </w:rPrChange>
                </w:rPr>
                <w:delText>3,9%</w:delText>
              </w:r>
            </w:del>
          </w:p>
        </w:tc>
      </w:tr>
      <w:tr w:rsidR="00D02304" w:rsidRPr="009C4BAE" w:rsidDel="00C1002D" w14:paraId="081B437A" w14:textId="38475B7F" w:rsidTr="00484395">
        <w:trPr>
          <w:cnfStyle w:val="000000100000" w:firstRow="0" w:lastRow="0" w:firstColumn="0" w:lastColumn="0" w:oddVBand="0" w:evenVBand="0" w:oddHBand="1" w:evenHBand="0" w:firstRowFirstColumn="0" w:firstRowLastColumn="0" w:lastRowFirstColumn="0" w:lastRowLastColumn="0"/>
          <w:jc w:val="center"/>
          <w:del w:id="2337"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4A3E60E" w14:textId="12BE9F53" w:rsidR="008C519B" w:rsidRPr="009C4BAE" w:rsidDel="00C1002D" w:rsidRDefault="008C519B" w:rsidP="008C519B">
            <w:pPr>
              <w:jc w:val="center"/>
              <w:rPr>
                <w:del w:id="2338" w:author="Nozimjon Ortiqov" w:date="2026-02-23T21:45:00Z" w16du:dateUtc="2026-02-23T16:45:00Z"/>
                <w:rFonts w:ascii="Roboto" w:hAnsi="Roboto"/>
                <w:color w:val="auto"/>
                <w:sz w:val="24"/>
                <w:szCs w:val="24"/>
                <w:lang w:val="uz-Cyrl-UZ"/>
                <w:rPrChange w:id="2339" w:author="Nozimjon Ortiqov" w:date="2026-02-24T09:31:00Z" w16du:dateUtc="2026-02-24T04:31:00Z">
                  <w:rPr>
                    <w:del w:id="2340" w:author="Nozimjon Ortiqov" w:date="2026-02-23T21:45:00Z" w16du:dateUtc="2026-02-23T16:45:00Z"/>
                    <w:rFonts w:ascii="Robo" w:hAnsi="Robo"/>
                    <w:color w:val="auto"/>
                    <w:sz w:val="24"/>
                    <w:szCs w:val="24"/>
                    <w:lang w:val="uz-Cyrl-UZ"/>
                  </w:rPr>
                </w:rPrChange>
              </w:rPr>
            </w:pPr>
            <w:del w:id="2341" w:author="Nozimjon Ortiqov" w:date="2026-02-23T21:45:00Z" w16du:dateUtc="2026-02-23T16:45:00Z">
              <w:r w:rsidRPr="009C4BAE" w:rsidDel="00C1002D">
                <w:rPr>
                  <w:rFonts w:ascii="Roboto" w:hAnsi="Roboto" w:hint="eastAsia"/>
                  <w:sz w:val="24"/>
                  <w:szCs w:val="24"/>
                  <w:lang w:val="uz-Cyrl-UZ"/>
                  <w:rPrChange w:id="2342"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6EBD5BC2" w14:textId="4258823B"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43" w:author="Nozimjon Ortiqov" w:date="2026-02-23T21:45:00Z" w16du:dateUtc="2026-02-23T16:45:00Z"/>
                <w:rFonts w:ascii="Roboto" w:hAnsi="Roboto"/>
                <w:color w:val="auto"/>
                <w:sz w:val="24"/>
                <w:szCs w:val="24"/>
                <w:lang w:val="uz-Cyrl-UZ"/>
                <w:rPrChange w:id="2344" w:author="Nozimjon Ortiqov" w:date="2026-02-24T09:31:00Z" w16du:dateUtc="2026-02-24T04:31:00Z">
                  <w:rPr>
                    <w:del w:id="2345" w:author="Nozimjon Ortiqov" w:date="2026-02-23T21:45:00Z" w16du:dateUtc="2026-02-23T16:45:00Z"/>
                    <w:rFonts w:ascii="Robo" w:hAnsi="Robo"/>
                    <w:color w:val="auto"/>
                    <w:sz w:val="24"/>
                    <w:szCs w:val="24"/>
                    <w:lang w:val="uz-Cyrl-UZ"/>
                  </w:rPr>
                </w:rPrChange>
              </w:rPr>
            </w:pPr>
            <w:del w:id="2346" w:author="Nozimjon Ortiqov" w:date="2026-02-23T21:45:00Z" w16du:dateUtc="2026-02-23T16:45:00Z">
              <w:r w:rsidRPr="009C4BAE" w:rsidDel="00C1002D">
                <w:rPr>
                  <w:rFonts w:ascii="Roboto" w:hAnsi="Roboto" w:hint="eastAsia"/>
                  <w:sz w:val="24"/>
                  <w:szCs w:val="24"/>
                  <w:highlight w:val="yellow"/>
                  <w:lang w:val="uz-Cyrl-UZ"/>
                  <w:rPrChange w:id="2347" w:author="Nozimjon Ortiqov" w:date="2026-02-24T09:31:00Z" w16du:dateUtc="2026-02-24T04:31:00Z">
                    <w:rPr>
                      <w:rFonts w:ascii="Robo" w:hAnsi="Robo" w:hint="eastAsia"/>
                      <w:sz w:val="24"/>
                      <w:szCs w:val="24"/>
                      <w:lang w:val="uz-Cyrl-UZ"/>
                    </w:rPr>
                  </w:rPrChange>
                </w:rPr>
                <w:delText>Носамарали</w:delText>
              </w:r>
              <w:r w:rsidRPr="009C4BAE" w:rsidDel="00C1002D">
                <w:rPr>
                  <w:rFonts w:ascii="Roboto" w:hAnsi="Roboto"/>
                  <w:sz w:val="24"/>
                  <w:szCs w:val="24"/>
                  <w:highlight w:val="yellow"/>
                  <w:lang w:val="uz-Cyrl-UZ"/>
                  <w:rPrChange w:id="2348" w:author="Nozimjon Ortiqov" w:date="2026-02-24T09:31:00Z" w16du:dateUtc="2026-02-24T04:31:00Z">
                    <w:rPr>
                      <w:rFonts w:ascii="Robo" w:hAnsi="Robo"/>
                      <w:sz w:val="24"/>
                      <w:szCs w:val="24"/>
                      <w:lang w:val="uz-Cyrl-UZ"/>
                    </w:rPr>
                  </w:rPrChange>
                </w:rPr>
                <w:delText xml:space="preserve"> / </w:delText>
              </w:r>
              <w:r w:rsidRPr="009C4BAE" w:rsidDel="00C1002D">
                <w:rPr>
                  <w:rFonts w:ascii="Roboto" w:hAnsi="Roboto" w:hint="eastAsia"/>
                  <w:sz w:val="24"/>
                  <w:szCs w:val="24"/>
                  <w:highlight w:val="yellow"/>
                  <w:lang w:val="uz-Cyrl-UZ"/>
                  <w:rPrChange w:id="2349" w:author="Nozimjon Ortiqov" w:date="2026-02-24T09:31:00Z" w16du:dateUtc="2026-02-24T04:31:00Z">
                    <w:rPr>
                      <w:rFonts w:ascii="Robo" w:hAnsi="Robo" w:hint="eastAsia"/>
                      <w:sz w:val="24"/>
                      <w:szCs w:val="24"/>
                      <w:lang w:val="uz-Cyrl-UZ"/>
                    </w:rPr>
                  </w:rPrChange>
                </w:rPr>
                <w:delText>адолатсиз</w:delText>
              </w:r>
              <w:r w:rsidRPr="009C4BAE" w:rsidDel="00C1002D">
                <w:rPr>
                  <w:rFonts w:ascii="Roboto" w:hAnsi="Roboto"/>
                  <w:sz w:val="24"/>
                  <w:szCs w:val="24"/>
                  <w:highlight w:val="yellow"/>
                  <w:lang w:val="uz-Cyrl-UZ"/>
                  <w:rPrChange w:id="2350"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highlight w:val="yellow"/>
                  <w:lang w:val="uz-Cyrl-UZ"/>
                  <w:rPrChange w:id="2351" w:author="Nozimjon Ortiqov" w:date="2026-02-24T09:31:00Z" w16du:dateUtc="2026-02-24T04:31:00Z">
                    <w:rPr>
                      <w:rFonts w:ascii="Robo" w:hAnsi="Robo" w:hint="eastAsia"/>
                      <w:sz w:val="24"/>
                      <w:szCs w:val="24"/>
                      <w:lang w:val="uz-Cyrl-UZ"/>
                    </w:rPr>
                  </w:rPrChange>
                </w:rPr>
                <w:delText>нарх</w:delText>
              </w:r>
              <w:r w:rsidRPr="009C4BAE" w:rsidDel="00C1002D">
                <w:rPr>
                  <w:rFonts w:ascii="Roboto" w:hAnsi="Roboto"/>
                  <w:sz w:val="24"/>
                  <w:szCs w:val="24"/>
                  <w:highlight w:val="yellow"/>
                  <w:lang w:val="uz-Cyrl-UZ"/>
                  <w:rPrChange w:id="2352"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highlight w:val="yellow"/>
                  <w:lang w:val="uz-Cyrl-UZ"/>
                  <w:rPrChange w:id="2353" w:author="Nozimjon Ortiqov" w:date="2026-02-24T09:31:00Z" w16du:dateUtc="2026-02-24T04:31:00Z">
                    <w:rPr>
                      <w:rFonts w:ascii="Robo" w:hAnsi="Robo" w:hint="eastAsia"/>
                      <w:sz w:val="24"/>
                      <w:szCs w:val="24"/>
                      <w:lang w:val="uz-Cyrl-UZ"/>
                    </w:rPr>
                  </w:rPrChange>
                </w:rPr>
                <w:delText>белгилаш</w:delText>
              </w:r>
            </w:del>
          </w:p>
        </w:tc>
        <w:tc>
          <w:tcPr>
            <w:tcW w:w="2160" w:type="dxa"/>
          </w:tcPr>
          <w:p w14:paraId="717615EA" w14:textId="16078181"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54" w:author="Nozimjon Ortiqov" w:date="2026-02-23T21:45:00Z" w16du:dateUtc="2026-02-23T16:45:00Z"/>
                <w:rFonts w:ascii="Roboto" w:hAnsi="Roboto"/>
                <w:color w:val="auto"/>
                <w:sz w:val="24"/>
                <w:szCs w:val="24"/>
                <w:lang w:val="uz-Cyrl-UZ"/>
                <w:rPrChange w:id="2355" w:author="Nozimjon Ortiqov" w:date="2026-02-24T09:31:00Z" w16du:dateUtc="2026-02-24T04:31:00Z">
                  <w:rPr>
                    <w:del w:id="2356" w:author="Nozimjon Ortiqov" w:date="2026-02-23T21:45:00Z" w16du:dateUtc="2026-02-23T16:45:00Z"/>
                    <w:rFonts w:ascii="Robo" w:hAnsi="Robo"/>
                    <w:color w:val="auto"/>
                    <w:sz w:val="24"/>
                    <w:szCs w:val="24"/>
                    <w:lang w:val="uz-Cyrl-UZ"/>
                  </w:rPr>
                </w:rPrChange>
              </w:rPr>
            </w:pPr>
            <w:del w:id="2357" w:author="Nozimjon Ortiqov" w:date="2026-02-23T21:45:00Z" w16du:dateUtc="2026-02-23T16:45:00Z">
              <w:r w:rsidRPr="009C4BAE" w:rsidDel="00C1002D">
                <w:rPr>
                  <w:rFonts w:ascii="Roboto" w:hAnsi="Roboto"/>
                  <w:sz w:val="24"/>
                  <w:szCs w:val="24"/>
                  <w:lang w:val="uz-Cyrl-UZ"/>
                  <w:rPrChange w:id="2358" w:author="Nozimjon Ortiqov" w:date="2026-02-24T09:31:00Z" w16du:dateUtc="2026-02-24T04:31:00Z">
                    <w:rPr>
                      <w:rFonts w:ascii="Robo" w:hAnsi="Robo"/>
                      <w:sz w:val="24"/>
                      <w:szCs w:val="24"/>
                      <w:lang w:val="uz-Cyrl-UZ"/>
                    </w:rPr>
                  </w:rPrChange>
                </w:rPr>
                <w:delText>7</w:delText>
              </w:r>
            </w:del>
          </w:p>
        </w:tc>
        <w:tc>
          <w:tcPr>
            <w:tcW w:w="2160" w:type="dxa"/>
          </w:tcPr>
          <w:p w14:paraId="5A339656" w14:textId="4CA3858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59" w:author="Nozimjon Ortiqov" w:date="2026-02-23T21:45:00Z" w16du:dateUtc="2026-02-23T16:45:00Z"/>
                <w:rFonts w:ascii="Roboto" w:hAnsi="Roboto"/>
                <w:color w:val="auto"/>
                <w:sz w:val="24"/>
                <w:szCs w:val="24"/>
                <w:lang w:val="uz-Cyrl-UZ"/>
                <w:rPrChange w:id="2360" w:author="Nozimjon Ortiqov" w:date="2026-02-24T09:31:00Z" w16du:dateUtc="2026-02-24T04:31:00Z">
                  <w:rPr>
                    <w:del w:id="2361" w:author="Nozimjon Ortiqov" w:date="2026-02-23T21:45:00Z" w16du:dateUtc="2026-02-23T16:45:00Z"/>
                    <w:rFonts w:ascii="Robo" w:hAnsi="Robo"/>
                    <w:color w:val="auto"/>
                    <w:sz w:val="24"/>
                    <w:szCs w:val="24"/>
                    <w:lang w:val="uz-Cyrl-UZ"/>
                  </w:rPr>
                </w:rPrChange>
              </w:rPr>
            </w:pPr>
            <w:del w:id="2362" w:author="Nozimjon Ortiqov" w:date="2026-02-23T21:45:00Z" w16du:dateUtc="2026-02-23T16:45:00Z">
              <w:r w:rsidRPr="009C4BAE" w:rsidDel="00C1002D">
                <w:rPr>
                  <w:rFonts w:ascii="Roboto" w:hAnsi="Roboto"/>
                  <w:sz w:val="24"/>
                  <w:szCs w:val="24"/>
                  <w:lang w:val="uz-Cyrl-UZ"/>
                  <w:rPrChange w:id="2363" w:author="Nozimjon Ortiqov" w:date="2026-02-24T09:31:00Z" w16du:dateUtc="2026-02-24T04:31:00Z">
                    <w:rPr>
                      <w:rFonts w:ascii="Robo" w:hAnsi="Robo"/>
                      <w:sz w:val="24"/>
                      <w:szCs w:val="24"/>
                      <w:lang w:val="uz-Cyrl-UZ"/>
                    </w:rPr>
                  </w:rPrChange>
                </w:rPr>
                <w:delText>0,9%</w:delText>
              </w:r>
            </w:del>
          </w:p>
        </w:tc>
      </w:tr>
      <w:tr w:rsidR="008C519B" w:rsidRPr="009C4BAE" w:rsidDel="00C1002D" w14:paraId="07F858F9" w14:textId="4A73084F" w:rsidTr="00484395">
        <w:trPr>
          <w:jc w:val="center"/>
          <w:del w:id="2364"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8F857D2" w14:textId="75904AE9" w:rsidR="008C519B" w:rsidRPr="009C4BAE" w:rsidDel="00C1002D" w:rsidRDefault="008C519B" w:rsidP="008C519B">
            <w:pPr>
              <w:jc w:val="center"/>
              <w:rPr>
                <w:del w:id="2365" w:author="Nozimjon Ortiqov" w:date="2026-02-23T21:45:00Z" w16du:dateUtc="2026-02-23T16:45:00Z"/>
                <w:rFonts w:ascii="Roboto" w:hAnsi="Roboto"/>
                <w:color w:val="auto"/>
                <w:sz w:val="24"/>
                <w:szCs w:val="24"/>
                <w:lang w:val="uz-Cyrl-UZ"/>
                <w:rPrChange w:id="2366" w:author="Nozimjon Ortiqov" w:date="2026-02-24T09:31:00Z" w16du:dateUtc="2026-02-24T04:31:00Z">
                  <w:rPr>
                    <w:del w:id="2367" w:author="Nozimjon Ortiqov" w:date="2026-02-23T21:45:00Z" w16du:dateUtc="2026-02-23T16:45:00Z"/>
                    <w:rFonts w:ascii="Robo" w:hAnsi="Robo"/>
                    <w:color w:val="auto"/>
                    <w:sz w:val="24"/>
                    <w:szCs w:val="24"/>
                    <w:lang w:val="uz-Cyrl-UZ"/>
                  </w:rPr>
                </w:rPrChange>
              </w:rPr>
            </w:pPr>
            <w:del w:id="2368" w:author="Nozimjon Ortiqov" w:date="2026-02-23T21:45:00Z" w16du:dateUtc="2026-02-23T16:45:00Z">
              <w:r w:rsidRPr="009C4BAE" w:rsidDel="00C1002D">
                <w:rPr>
                  <w:rFonts w:ascii="Roboto" w:hAnsi="Roboto" w:hint="eastAsia"/>
                  <w:sz w:val="24"/>
                  <w:szCs w:val="24"/>
                  <w:lang w:val="uz-Cyrl-UZ"/>
                  <w:rPrChange w:id="2369"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0A4DC51F" w14:textId="219125ED"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70" w:author="Nozimjon Ortiqov" w:date="2026-02-23T21:45:00Z" w16du:dateUtc="2026-02-23T16:45:00Z"/>
                <w:rFonts w:ascii="Roboto" w:hAnsi="Roboto"/>
                <w:color w:val="auto"/>
                <w:sz w:val="24"/>
                <w:szCs w:val="24"/>
                <w:lang w:val="uz-Cyrl-UZ"/>
                <w:rPrChange w:id="2371" w:author="Nozimjon Ortiqov" w:date="2026-02-24T09:31:00Z" w16du:dateUtc="2026-02-24T04:31:00Z">
                  <w:rPr>
                    <w:del w:id="2372" w:author="Nozimjon Ortiqov" w:date="2026-02-23T21:45:00Z" w16du:dateUtc="2026-02-23T16:45:00Z"/>
                    <w:rFonts w:ascii="Robo" w:hAnsi="Robo"/>
                    <w:color w:val="auto"/>
                    <w:sz w:val="24"/>
                    <w:szCs w:val="24"/>
                    <w:lang w:val="uz-Cyrl-UZ"/>
                  </w:rPr>
                </w:rPrChange>
              </w:rPr>
            </w:pPr>
            <w:del w:id="2373" w:author="Nozimjon Ortiqov" w:date="2026-02-23T21:45:00Z" w16du:dateUtc="2026-02-23T16:45:00Z">
              <w:r w:rsidRPr="009C4BAE" w:rsidDel="00C1002D">
                <w:rPr>
                  <w:rFonts w:ascii="Roboto" w:hAnsi="Roboto" w:hint="eastAsia"/>
                  <w:sz w:val="24"/>
                  <w:szCs w:val="24"/>
                  <w:lang w:val="uz-Cyrl-UZ"/>
                  <w:rPrChange w:id="2374" w:author="Nozimjon Ortiqov" w:date="2026-02-24T09:31:00Z" w16du:dateUtc="2026-02-24T04:31:00Z">
                    <w:rPr>
                      <w:rFonts w:ascii="Robo" w:hAnsi="Robo" w:hint="eastAsia"/>
                      <w:sz w:val="24"/>
                      <w:szCs w:val="24"/>
                      <w:lang w:val="uz-Cyrl-UZ"/>
                    </w:rPr>
                  </w:rPrChange>
                </w:rPr>
                <w:delText>Шартномада</w:delText>
              </w:r>
              <w:r w:rsidRPr="009C4BAE" w:rsidDel="00C1002D">
                <w:rPr>
                  <w:rFonts w:ascii="Roboto" w:hAnsi="Roboto"/>
                  <w:sz w:val="24"/>
                  <w:szCs w:val="24"/>
                  <w:lang w:val="uz-Cyrl-UZ"/>
                  <w:rPrChange w:id="2375"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376" w:author="Nozimjon Ortiqov" w:date="2026-02-24T09:31:00Z" w16du:dateUtc="2026-02-24T04:31:00Z">
                    <w:rPr>
                      <w:rFonts w:ascii="Robo" w:hAnsi="Robo" w:hint="eastAsia"/>
                      <w:sz w:val="24"/>
                      <w:szCs w:val="24"/>
                      <w:lang w:val="uz-Cyrl-UZ"/>
                    </w:rPr>
                  </w:rPrChange>
                </w:rPr>
                <w:delText>яширин</w:delText>
              </w:r>
              <w:r w:rsidRPr="009C4BAE" w:rsidDel="00C1002D">
                <w:rPr>
                  <w:rFonts w:ascii="Roboto" w:hAnsi="Roboto"/>
                  <w:sz w:val="24"/>
                  <w:szCs w:val="24"/>
                  <w:lang w:val="uz-Cyrl-UZ"/>
                  <w:rPrChange w:id="2377"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378" w:author="Nozimjon Ortiqov" w:date="2026-02-24T09:31:00Z" w16du:dateUtc="2026-02-24T04:31:00Z">
                    <w:rPr>
                      <w:rFonts w:ascii="Robo" w:hAnsi="Robo" w:hint="eastAsia"/>
                      <w:sz w:val="24"/>
                      <w:szCs w:val="24"/>
                      <w:lang w:val="uz-Cyrl-UZ"/>
                    </w:rPr>
                  </w:rPrChange>
                </w:rPr>
                <w:delText>шартлар</w:delText>
              </w:r>
            </w:del>
          </w:p>
        </w:tc>
        <w:tc>
          <w:tcPr>
            <w:tcW w:w="2160" w:type="dxa"/>
          </w:tcPr>
          <w:p w14:paraId="648FE1B8" w14:textId="4425E968"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79" w:author="Nozimjon Ortiqov" w:date="2026-02-23T21:45:00Z" w16du:dateUtc="2026-02-23T16:45:00Z"/>
                <w:rFonts w:ascii="Roboto" w:hAnsi="Roboto"/>
                <w:color w:val="auto"/>
                <w:sz w:val="24"/>
                <w:szCs w:val="24"/>
                <w:lang w:val="uz-Cyrl-UZ"/>
                <w:rPrChange w:id="2380" w:author="Nozimjon Ortiqov" w:date="2026-02-24T09:31:00Z" w16du:dateUtc="2026-02-24T04:31:00Z">
                  <w:rPr>
                    <w:del w:id="2381" w:author="Nozimjon Ortiqov" w:date="2026-02-23T21:45:00Z" w16du:dateUtc="2026-02-23T16:45:00Z"/>
                    <w:rFonts w:ascii="Robo" w:hAnsi="Robo"/>
                    <w:color w:val="auto"/>
                    <w:sz w:val="24"/>
                    <w:szCs w:val="24"/>
                    <w:lang w:val="uz-Cyrl-UZ"/>
                  </w:rPr>
                </w:rPrChange>
              </w:rPr>
            </w:pPr>
            <w:del w:id="2382" w:author="Nozimjon Ortiqov" w:date="2026-02-23T21:45:00Z" w16du:dateUtc="2026-02-23T16:45:00Z">
              <w:r w:rsidRPr="009C4BAE" w:rsidDel="00C1002D">
                <w:rPr>
                  <w:rFonts w:ascii="Roboto" w:hAnsi="Roboto"/>
                  <w:sz w:val="24"/>
                  <w:szCs w:val="24"/>
                  <w:lang w:val="uz-Cyrl-UZ"/>
                  <w:rPrChange w:id="2383" w:author="Nozimjon Ortiqov" w:date="2026-02-24T09:31:00Z" w16du:dateUtc="2026-02-24T04:31:00Z">
                    <w:rPr>
                      <w:rFonts w:ascii="Robo" w:hAnsi="Robo"/>
                      <w:sz w:val="24"/>
                      <w:szCs w:val="24"/>
                      <w:lang w:val="uz-Cyrl-UZ"/>
                    </w:rPr>
                  </w:rPrChange>
                </w:rPr>
                <w:delText>5</w:delText>
              </w:r>
            </w:del>
          </w:p>
        </w:tc>
        <w:tc>
          <w:tcPr>
            <w:tcW w:w="2160" w:type="dxa"/>
          </w:tcPr>
          <w:p w14:paraId="7ED3372B" w14:textId="04A1B395"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84" w:author="Nozimjon Ortiqov" w:date="2026-02-23T21:45:00Z" w16du:dateUtc="2026-02-23T16:45:00Z"/>
                <w:rFonts w:ascii="Roboto" w:hAnsi="Roboto"/>
                <w:color w:val="auto"/>
                <w:sz w:val="24"/>
                <w:szCs w:val="24"/>
                <w:lang w:val="uz-Cyrl-UZ"/>
                <w:rPrChange w:id="2385" w:author="Nozimjon Ortiqov" w:date="2026-02-24T09:31:00Z" w16du:dateUtc="2026-02-24T04:31:00Z">
                  <w:rPr>
                    <w:del w:id="2386" w:author="Nozimjon Ortiqov" w:date="2026-02-23T21:45:00Z" w16du:dateUtc="2026-02-23T16:45:00Z"/>
                    <w:rFonts w:ascii="Robo" w:hAnsi="Robo"/>
                    <w:color w:val="auto"/>
                    <w:sz w:val="24"/>
                    <w:szCs w:val="24"/>
                    <w:lang w:val="uz-Cyrl-UZ"/>
                  </w:rPr>
                </w:rPrChange>
              </w:rPr>
            </w:pPr>
            <w:del w:id="2387" w:author="Nozimjon Ortiqov" w:date="2026-02-23T21:45:00Z" w16du:dateUtc="2026-02-23T16:45:00Z">
              <w:r w:rsidRPr="009C4BAE" w:rsidDel="00C1002D">
                <w:rPr>
                  <w:rFonts w:ascii="Roboto" w:hAnsi="Roboto"/>
                  <w:sz w:val="24"/>
                  <w:szCs w:val="24"/>
                  <w:lang w:val="uz-Cyrl-UZ"/>
                  <w:rPrChange w:id="2388" w:author="Nozimjon Ortiqov" w:date="2026-02-24T09:31:00Z" w16du:dateUtc="2026-02-24T04:31:00Z">
                    <w:rPr>
                      <w:rFonts w:ascii="Robo" w:hAnsi="Robo"/>
                      <w:sz w:val="24"/>
                      <w:szCs w:val="24"/>
                      <w:lang w:val="uz-Cyrl-UZ"/>
                    </w:rPr>
                  </w:rPrChange>
                </w:rPr>
                <w:delText>0,6%</w:delText>
              </w:r>
            </w:del>
          </w:p>
        </w:tc>
      </w:tr>
      <w:tr w:rsidR="00D02304" w:rsidRPr="009C4BAE" w:rsidDel="00C1002D" w14:paraId="541414E0" w14:textId="2CC26680" w:rsidTr="00484395">
        <w:trPr>
          <w:cnfStyle w:val="000000100000" w:firstRow="0" w:lastRow="0" w:firstColumn="0" w:lastColumn="0" w:oddVBand="0" w:evenVBand="0" w:oddHBand="1" w:evenHBand="0" w:firstRowFirstColumn="0" w:firstRowLastColumn="0" w:lastRowFirstColumn="0" w:lastRowLastColumn="0"/>
          <w:jc w:val="center"/>
          <w:del w:id="2389"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5D79EEBE" w14:textId="797DB4C1" w:rsidR="008C519B" w:rsidRPr="009C4BAE" w:rsidDel="00C1002D" w:rsidRDefault="008C519B" w:rsidP="008C519B">
            <w:pPr>
              <w:jc w:val="center"/>
              <w:rPr>
                <w:del w:id="2390" w:author="Nozimjon Ortiqov" w:date="2026-02-23T21:45:00Z" w16du:dateUtc="2026-02-23T16:45:00Z"/>
                <w:rFonts w:ascii="Roboto" w:hAnsi="Roboto"/>
                <w:color w:val="auto"/>
                <w:sz w:val="24"/>
                <w:szCs w:val="24"/>
                <w:highlight w:val="yellow"/>
                <w:lang w:val="uz-Cyrl-UZ"/>
                <w:rPrChange w:id="2391" w:author="Nozimjon Ortiqov" w:date="2026-02-24T09:31:00Z" w16du:dateUtc="2026-02-24T04:31:00Z">
                  <w:rPr>
                    <w:del w:id="2392" w:author="Nozimjon Ortiqov" w:date="2026-02-23T21:45:00Z" w16du:dateUtc="2026-02-23T16:45:00Z"/>
                    <w:rFonts w:ascii="Robo" w:hAnsi="Robo"/>
                    <w:color w:val="auto"/>
                    <w:sz w:val="24"/>
                    <w:szCs w:val="24"/>
                    <w:lang w:val="uz-Cyrl-UZ"/>
                  </w:rPr>
                </w:rPrChange>
              </w:rPr>
            </w:pPr>
            <w:del w:id="2393" w:author="Nozimjon Ortiqov" w:date="2026-02-23T21:45:00Z" w16du:dateUtc="2026-02-23T16:45:00Z">
              <w:r w:rsidRPr="009C4BAE" w:rsidDel="00C1002D">
                <w:rPr>
                  <w:rFonts w:ascii="Roboto" w:hAnsi="Roboto" w:hint="eastAsia"/>
                  <w:sz w:val="24"/>
                  <w:szCs w:val="24"/>
                  <w:highlight w:val="yellow"/>
                  <w:lang w:val="uz-Cyrl-UZ"/>
                  <w:rPrChange w:id="2394"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29C8E842" w14:textId="2F3CED3F"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95" w:author="Nozimjon Ortiqov" w:date="2026-02-23T21:45:00Z" w16du:dateUtc="2026-02-23T16:45:00Z"/>
                <w:rFonts w:ascii="Roboto" w:hAnsi="Roboto"/>
                <w:color w:val="auto"/>
                <w:sz w:val="24"/>
                <w:szCs w:val="24"/>
                <w:highlight w:val="yellow"/>
                <w:lang w:val="uz-Cyrl-UZ"/>
                <w:rPrChange w:id="2396" w:author="Nozimjon Ortiqov" w:date="2026-02-24T09:31:00Z" w16du:dateUtc="2026-02-24T04:31:00Z">
                  <w:rPr>
                    <w:del w:id="2397" w:author="Nozimjon Ortiqov" w:date="2026-02-23T21:45:00Z" w16du:dateUtc="2026-02-23T16:45:00Z"/>
                    <w:rFonts w:ascii="Robo" w:hAnsi="Robo"/>
                    <w:color w:val="auto"/>
                    <w:sz w:val="24"/>
                    <w:szCs w:val="24"/>
                    <w:lang w:val="uz-Cyrl-UZ"/>
                  </w:rPr>
                </w:rPrChange>
              </w:rPr>
            </w:pPr>
            <w:del w:id="2398" w:author="Nozimjon Ortiqov" w:date="2026-02-23T21:45:00Z" w16du:dateUtc="2026-02-23T16:45:00Z">
              <w:r w:rsidRPr="009C4BAE" w:rsidDel="00C1002D">
                <w:rPr>
                  <w:rFonts w:ascii="Roboto" w:hAnsi="Roboto" w:hint="eastAsia"/>
                  <w:sz w:val="24"/>
                  <w:szCs w:val="24"/>
                  <w:highlight w:val="yellow"/>
                  <w:lang w:val="uz-Cyrl-UZ"/>
                  <w:rPrChange w:id="2399" w:author="Nozimjon Ortiqov" w:date="2026-02-24T09:31:00Z" w16du:dateUtc="2026-02-24T04:31:00Z">
                    <w:rPr>
                      <w:rFonts w:ascii="Robo" w:hAnsi="Robo" w:hint="eastAsia"/>
                      <w:sz w:val="24"/>
                      <w:szCs w:val="24"/>
                      <w:lang w:val="uz-Cyrl-UZ"/>
                    </w:rPr>
                  </w:rPrChange>
                </w:rPr>
                <w:delText>Тўловни</w:delText>
              </w:r>
              <w:r w:rsidRPr="009C4BAE" w:rsidDel="00C1002D">
                <w:rPr>
                  <w:rFonts w:ascii="Roboto" w:hAnsi="Roboto"/>
                  <w:sz w:val="24"/>
                  <w:szCs w:val="24"/>
                  <w:highlight w:val="yellow"/>
                  <w:lang w:val="uz-Cyrl-UZ"/>
                  <w:rPrChange w:id="2400" w:author="Nozimjon Ortiqov" w:date="2026-02-24T09:31:00Z" w16du:dateUtc="2026-02-24T04:31:00Z">
                    <w:rPr>
                      <w:rFonts w:ascii="Robo" w:hAnsi="Robo"/>
                      <w:sz w:val="24"/>
                      <w:szCs w:val="24"/>
                      <w:lang w:val="uz-Cyrl-UZ"/>
                    </w:rPr>
                  </w:rPrChange>
                </w:rPr>
                <w:delText xml:space="preserve"> қ</w:delText>
              </w:r>
              <w:r w:rsidRPr="009C4BAE" w:rsidDel="00C1002D">
                <w:rPr>
                  <w:rFonts w:ascii="Roboto" w:hAnsi="Roboto" w:hint="eastAsia"/>
                  <w:sz w:val="24"/>
                  <w:szCs w:val="24"/>
                  <w:highlight w:val="yellow"/>
                  <w:lang w:val="uz-Cyrl-UZ"/>
                  <w:rPrChange w:id="2401" w:author="Nozimjon Ortiqov" w:date="2026-02-24T09:31:00Z" w16du:dateUtc="2026-02-24T04:31:00Z">
                    <w:rPr>
                      <w:rFonts w:ascii="Robo" w:hAnsi="Robo" w:hint="eastAsia"/>
                      <w:sz w:val="24"/>
                      <w:szCs w:val="24"/>
                      <w:lang w:val="uz-Cyrl-UZ"/>
                    </w:rPr>
                  </w:rPrChange>
                </w:rPr>
                <w:delText>айта</w:delText>
              </w:r>
              <w:r w:rsidRPr="009C4BAE" w:rsidDel="00C1002D">
                <w:rPr>
                  <w:rFonts w:ascii="Roboto" w:hAnsi="Roboto"/>
                  <w:sz w:val="24"/>
                  <w:szCs w:val="24"/>
                  <w:highlight w:val="yellow"/>
                  <w:lang w:val="uz-Cyrl-UZ"/>
                  <w:rPrChange w:id="2402"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highlight w:val="yellow"/>
                  <w:lang w:val="uz-Cyrl-UZ"/>
                  <w:rPrChange w:id="2403" w:author="Nozimjon Ortiqov" w:date="2026-02-24T09:31:00Z" w16du:dateUtc="2026-02-24T04:31:00Z">
                    <w:rPr>
                      <w:rFonts w:ascii="Robo" w:hAnsi="Robo" w:hint="eastAsia"/>
                      <w:sz w:val="24"/>
                      <w:szCs w:val="24"/>
                      <w:lang w:val="uz-Cyrl-UZ"/>
                    </w:rPr>
                  </w:rPrChange>
                </w:rPr>
                <w:delText>ишлашда</w:delText>
              </w:r>
              <w:r w:rsidRPr="009C4BAE" w:rsidDel="00C1002D">
                <w:rPr>
                  <w:rFonts w:ascii="Roboto" w:hAnsi="Roboto"/>
                  <w:sz w:val="24"/>
                  <w:szCs w:val="24"/>
                  <w:highlight w:val="yellow"/>
                  <w:lang w:val="uz-Cyrl-UZ"/>
                  <w:rPrChange w:id="2404"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highlight w:val="yellow"/>
                  <w:lang w:val="uz-Cyrl-UZ"/>
                  <w:rPrChange w:id="2405" w:author="Nozimjon Ortiqov" w:date="2026-02-24T09:31:00Z" w16du:dateUtc="2026-02-24T04:31:00Z">
                    <w:rPr>
                      <w:rFonts w:ascii="Robo" w:hAnsi="Robo" w:hint="eastAsia"/>
                      <w:sz w:val="24"/>
                      <w:szCs w:val="24"/>
                      <w:lang w:val="uz-Cyrl-UZ"/>
                    </w:rPr>
                  </w:rPrChange>
                </w:rPr>
                <w:delText>банк</w:delText>
              </w:r>
              <w:r w:rsidRPr="009C4BAE" w:rsidDel="00C1002D">
                <w:rPr>
                  <w:rFonts w:ascii="Roboto" w:hAnsi="Roboto"/>
                  <w:sz w:val="24"/>
                  <w:szCs w:val="24"/>
                  <w:highlight w:val="yellow"/>
                  <w:lang w:val="uz-Cyrl-UZ"/>
                  <w:rPrChange w:id="2406"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highlight w:val="yellow"/>
                  <w:lang w:val="uz-Cyrl-UZ"/>
                  <w:rPrChange w:id="2407" w:author="Nozimjon Ortiqov" w:date="2026-02-24T09:31:00Z" w16du:dateUtc="2026-02-24T04:31:00Z">
                    <w:rPr>
                      <w:rFonts w:ascii="Robo" w:hAnsi="Robo" w:hint="eastAsia"/>
                      <w:sz w:val="24"/>
                      <w:szCs w:val="24"/>
                      <w:lang w:val="uz-Cyrl-UZ"/>
                    </w:rPr>
                  </w:rPrChange>
                </w:rPr>
                <w:delText>хатоси</w:delText>
              </w:r>
            </w:del>
          </w:p>
        </w:tc>
        <w:tc>
          <w:tcPr>
            <w:tcW w:w="2160" w:type="dxa"/>
          </w:tcPr>
          <w:p w14:paraId="1B8301C6" w14:textId="24A55869"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08" w:author="Nozimjon Ortiqov" w:date="2026-02-23T21:45:00Z" w16du:dateUtc="2026-02-23T16:45:00Z"/>
                <w:rFonts w:ascii="Roboto" w:hAnsi="Roboto"/>
                <w:color w:val="auto"/>
                <w:sz w:val="24"/>
                <w:szCs w:val="24"/>
                <w:highlight w:val="yellow"/>
                <w:lang w:val="uz-Cyrl-UZ"/>
                <w:rPrChange w:id="2409" w:author="Nozimjon Ortiqov" w:date="2026-02-24T09:31:00Z" w16du:dateUtc="2026-02-24T04:31:00Z">
                  <w:rPr>
                    <w:del w:id="2410" w:author="Nozimjon Ortiqov" w:date="2026-02-23T21:45:00Z" w16du:dateUtc="2026-02-23T16:45:00Z"/>
                    <w:rFonts w:ascii="Robo" w:hAnsi="Robo"/>
                    <w:color w:val="auto"/>
                    <w:sz w:val="24"/>
                    <w:szCs w:val="24"/>
                    <w:lang w:val="uz-Cyrl-UZ"/>
                  </w:rPr>
                </w:rPrChange>
              </w:rPr>
            </w:pPr>
            <w:del w:id="2411" w:author="Nozimjon Ortiqov" w:date="2026-02-23T21:45:00Z" w16du:dateUtc="2026-02-23T16:45:00Z">
              <w:r w:rsidRPr="009C4BAE" w:rsidDel="00C1002D">
                <w:rPr>
                  <w:rFonts w:ascii="Roboto" w:hAnsi="Roboto"/>
                  <w:sz w:val="24"/>
                  <w:szCs w:val="24"/>
                  <w:highlight w:val="yellow"/>
                  <w:lang w:val="uz-Cyrl-UZ"/>
                  <w:rPrChange w:id="2412" w:author="Nozimjon Ortiqov" w:date="2026-02-24T09:31:00Z" w16du:dateUtc="2026-02-24T04:31:00Z">
                    <w:rPr>
                      <w:rFonts w:ascii="Robo" w:hAnsi="Robo"/>
                      <w:sz w:val="24"/>
                      <w:szCs w:val="24"/>
                      <w:lang w:val="uz-Cyrl-UZ"/>
                    </w:rPr>
                  </w:rPrChange>
                </w:rPr>
                <w:delText>4</w:delText>
              </w:r>
            </w:del>
          </w:p>
        </w:tc>
        <w:tc>
          <w:tcPr>
            <w:tcW w:w="2160" w:type="dxa"/>
          </w:tcPr>
          <w:p w14:paraId="0BE7BB96" w14:textId="2F2154E3"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13" w:author="Nozimjon Ortiqov" w:date="2026-02-23T21:45:00Z" w16du:dateUtc="2026-02-23T16:45:00Z"/>
                <w:rFonts w:ascii="Roboto" w:hAnsi="Roboto"/>
                <w:color w:val="auto"/>
                <w:sz w:val="24"/>
                <w:szCs w:val="24"/>
                <w:highlight w:val="yellow"/>
                <w:lang w:val="uz-Cyrl-UZ"/>
                <w:rPrChange w:id="2414" w:author="Nozimjon Ortiqov" w:date="2026-02-24T09:31:00Z" w16du:dateUtc="2026-02-24T04:31:00Z">
                  <w:rPr>
                    <w:del w:id="2415" w:author="Nozimjon Ortiqov" w:date="2026-02-23T21:45:00Z" w16du:dateUtc="2026-02-23T16:45:00Z"/>
                    <w:rFonts w:ascii="Robo" w:hAnsi="Robo"/>
                    <w:color w:val="auto"/>
                    <w:sz w:val="24"/>
                    <w:szCs w:val="24"/>
                    <w:lang w:val="uz-Cyrl-UZ"/>
                  </w:rPr>
                </w:rPrChange>
              </w:rPr>
            </w:pPr>
            <w:del w:id="2416" w:author="Nozimjon Ortiqov" w:date="2026-02-23T21:45:00Z" w16du:dateUtc="2026-02-23T16:45:00Z">
              <w:r w:rsidRPr="009C4BAE" w:rsidDel="00C1002D">
                <w:rPr>
                  <w:rFonts w:ascii="Roboto" w:hAnsi="Roboto"/>
                  <w:sz w:val="24"/>
                  <w:szCs w:val="24"/>
                  <w:highlight w:val="yellow"/>
                  <w:lang w:val="uz-Cyrl-UZ"/>
                  <w:rPrChange w:id="2417" w:author="Nozimjon Ortiqov" w:date="2026-02-24T09:31:00Z" w16du:dateUtc="2026-02-24T04:31:00Z">
                    <w:rPr>
                      <w:rFonts w:ascii="Robo" w:hAnsi="Robo"/>
                      <w:sz w:val="24"/>
                      <w:szCs w:val="24"/>
                      <w:lang w:val="uz-Cyrl-UZ"/>
                    </w:rPr>
                  </w:rPrChange>
                </w:rPr>
                <w:delText>0,5%</w:delText>
              </w:r>
            </w:del>
          </w:p>
        </w:tc>
      </w:tr>
      <w:tr w:rsidR="008C519B" w:rsidRPr="009C4BAE" w:rsidDel="00C1002D" w14:paraId="16ACACB5" w14:textId="6EBFE6F1" w:rsidTr="00484395">
        <w:trPr>
          <w:jc w:val="center"/>
          <w:del w:id="2418"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2171B5BC" w14:textId="7AA07BFD" w:rsidR="008C519B" w:rsidRPr="009C4BAE" w:rsidDel="00C1002D" w:rsidRDefault="008C519B" w:rsidP="008C519B">
            <w:pPr>
              <w:jc w:val="center"/>
              <w:rPr>
                <w:del w:id="2419" w:author="Nozimjon Ortiqov" w:date="2026-02-23T21:45:00Z" w16du:dateUtc="2026-02-23T16:45:00Z"/>
                <w:rFonts w:ascii="Roboto" w:hAnsi="Roboto"/>
                <w:color w:val="auto"/>
                <w:sz w:val="24"/>
                <w:szCs w:val="24"/>
                <w:lang w:val="uz-Cyrl-UZ"/>
                <w:rPrChange w:id="2420" w:author="Nozimjon Ortiqov" w:date="2026-02-24T09:31:00Z" w16du:dateUtc="2026-02-24T04:31:00Z">
                  <w:rPr>
                    <w:del w:id="2421" w:author="Nozimjon Ortiqov" w:date="2026-02-23T21:45:00Z" w16du:dateUtc="2026-02-23T16:45:00Z"/>
                    <w:rFonts w:ascii="Robo" w:hAnsi="Robo"/>
                    <w:color w:val="auto"/>
                    <w:sz w:val="24"/>
                    <w:szCs w:val="24"/>
                    <w:lang w:val="uz-Cyrl-UZ"/>
                  </w:rPr>
                </w:rPrChange>
              </w:rPr>
            </w:pPr>
            <w:del w:id="2422" w:author="Nozimjon Ortiqov" w:date="2026-02-23T21:45:00Z" w16du:dateUtc="2026-02-23T16:45:00Z">
              <w:r w:rsidRPr="009C4BAE" w:rsidDel="00C1002D">
                <w:rPr>
                  <w:rFonts w:ascii="Roboto" w:hAnsi="Roboto" w:hint="eastAsia"/>
                  <w:sz w:val="24"/>
                  <w:szCs w:val="24"/>
                  <w:lang w:val="uz-Cyrl-UZ"/>
                  <w:rPrChange w:id="2423" w:author="Nozimjon Ortiqov" w:date="2026-02-24T09:31:00Z" w16du:dateUtc="2026-02-24T04:31:00Z">
                    <w:rPr>
                      <w:rFonts w:ascii="Robo" w:hAnsi="Robo" w:hint="eastAsia"/>
                      <w:sz w:val="24"/>
                      <w:szCs w:val="24"/>
                      <w:lang w:val="uz-Cyrl-UZ"/>
                    </w:rPr>
                  </w:rPrChange>
                </w:rPr>
                <w:delText>Ахло</w:delText>
              </w:r>
              <w:r w:rsidRPr="009C4BAE" w:rsidDel="00C1002D">
                <w:rPr>
                  <w:rFonts w:ascii="Roboto" w:hAnsi="Roboto"/>
                  <w:sz w:val="24"/>
                  <w:szCs w:val="24"/>
                  <w:lang w:val="uz-Cyrl-UZ"/>
                  <w:rPrChange w:id="2424"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425" w:author="Nozimjon Ortiqov" w:date="2026-02-24T09:31:00Z" w16du:dateUtc="2026-02-24T04:31:00Z">
                    <w:rPr>
                      <w:rFonts w:ascii="Robo" w:hAnsi="Robo" w:hint="eastAsia"/>
                      <w:sz w:val="24"/>
                      <w:szCs w:val="24"/>
                      <w:lang w:val="uz-Cyrl-UZ"/>
                    </w:rPr>
                  </w:rPrChange>
                </w:rPr>
                <w:delText>ий</w:delText>
              </w:r>
              <w:r w:rsidRPr="009C4BAE" w:rsidDel="00C1002D">
                <w:rPr>
                  <w:rFonts w:ascii="Roboto" w:hAnsi="Roboto"/>
                  <w:sz w:val="24"/>
                  <w:szCs w:val="24"/>
                  <w:lang w:val="uz-Cyrl-UZ"/>
                  <w:rPrChange w:id="2426"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427" w:author="Nozimjon Ortiqov" w:date="2026-02-24T09:31:00Z" w16du:dateUtc="2026-02-24T04:31:00Z">
                    <w:rPr>
                      <w:rFonts w:ascii="Robo" w:hAnsi="Robo" w:hint="eastAsia"/>
                      <w:sz w:val="24"/>
                      <w:szCs w:val="24"/>
                      <w:lang w:val="uz-Cyrl-UZ"/>
                    </w:rPr>
                  </w:rPrChange>
                </w:rPr>
                <w:delText>риск</w:delText>
              </w:r>
            </w:del>
          </w:p>
        </w:tc>
        <w:tc>
          <w:tcPr>
            <w:tcW w:w="2304" w:type="dxa"/>
          </w:tcPr>
          <w:p w14:paraId="2255B767" w14:textId="21C0EA63" w:rsidR="008C519B" w:rsidRPr="009C4BAE" w:rsidDel="00C1002D" w:rsidRDefault="001222C0" w:rsidP="001222C0">
            <w:pPr>
              <w:jc w:val="center"/>
              <w:cnfStyle w:val="000000000000" w:firstRow="0" w:lastRow="0" w:firstColumn="0" w:lastColumn="0" w:oddVBand="0" w:evenVBand="0" w:oddHBand="0" w:evenHBand="0" w:firstRowFirstColumn="0" w:firstRowLastColumn="0" w:lastRowFirstColumn="0" w:lastRowLastColumn="0"/>
              <w:rPr>
                <w:del w:id="2428" w:author="Nozimjon Ortiqov" w:date="2026-02-23T21:45:00Z" w16du:dateUtc="2026-02-23T16:45:00Z"/>
                <w:rFonts w:ascii="Roboto" w:hAnsi="Roboto"/>
                <w:color w:val="auto"/>
                <w:sz w:val="24"/>
                <w:szCs w:val="24"/>
                <w:lang w:val="uz-Cyrl-UZ"/>
                <w:rPrChange w:id="2429" w:author="Nozimjon Ortiqov" w:date="2026-02-24T09:31:00Z" w16du:dateUtc="2026-02-24T04:31:00Z">
                  <w:rPr>
                    <w:del w:id="2430" w:author="Nozimjon Ortiqov" w:date="2026-02-23T21:45:00Z" w16du:dateUtc="2026-02-23T16:45:00Z"/>
                    <w:rFonts w:ascii="Robo" w:hAnsi="Robo"/>
                    <w:color w:val="auto"/>
                    <w:sz w:val="24"/>
                    <w:szCs w:val="24"/>
                    <w:lang w:val="uz-Cyrl-UZ"/>
                  </w:rPr>
                </w:rPrChange>
              </w:rPr>
            </w:pPr>
            <w:del w:id="2431" w:author="Nozimjon Ortiqov" w:date="2026-02-23T21:45:00Z" w16du:dateUtc="2026-02-23T16:45:00Z">
              <w:r w:rsidRPr="009C4BAE" w:rsidDel="00C1002D">
                <w:rPr>
                  <w:rFonts w:ascii="Roboto" w:hAnsi="Roboto" w:hint="eastAsia"/>
                  <w:sz w:val="24"/>
                  <w:szCs w:val="24"/>
                  <w:lang w:val="uz-Cyrl-UZ"/>
                  <w:rPrChange w:id="2432"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hint="eastAsia"/>
                  <w:sz w:val="24"/>
                  <w:szCs w:val="24"/>
                  <w:lang w:val="uz-Cyrl-UZ"/>
                  <w:rPrChange w:id="2433" w:author="Nozimjon Ortiqov" w:date="2026-02-24T09:31:00Z" w16du:dateUtc="2026-02-24T04:31:00Z">
                    <w:rPr>
                      <w:rFonts w:ascii="Robo" w:hAnsi="Robo" w:hint="eastAsia"/>
                      <w:sz w:val="24"/>
                      <w:szCs w:val="24"/>
                      <w:lang w:val="uz-Cyrl-UZ"/>
                    </w:rPr>
                  </w:rPrChange>
                </w:rPr>
                <w:delText>Тўламаслик</w:delText>
              </w:r>
              <w:r w:rsidR="008C519B" w:rsidRPr="009C4BAE" w:rsidDel="00C1002D">
                <w:rPr>
                  <w:rFonts w:ascii="Roboto" w:hAnsi="Roboto"/>
                  <w:sz w:val="24"/>
                  <w:szCs w:val="24"/>
                  <w:lang w:val="uz-Cyrl-UZ"/>
                  <w:rPrChange w:id="2434"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435" w:author="Nozimjon Ortiqov" w:date="2026-02-24T09:31:00Z" w16du:dateUtc="2026-02-24T04:31:00Z">
                    <w:rPr>
                      <w:rFonts w:ascii="Robo" w:hAnsi="Robo" w:hint="eastAsia"/>
                      <w:sz w:val="24"/>
                      <w:szCs w:val="24"/>
                      <w:lang w:val="uz-Cyrl-UZ"/>
                    </w:rPr>
                  </w:rPrChange>
                </w:rPr>
                <w:delText>учун</w:delText>
              </w:r>
              <w:r w:rsidR="008C519B" w:rsidRPr="009C4BAE" w:rsidDel="00C1002D">
                <w:rPr>
                  <w:rFonts w:ascii="Roboto" w:hAnsi="Roboto"/>
                  <w:sz w:val="24"/>
                  <w:szCs w:val="24"/>
                  <w:lang w:val="uz-Cyrl-UZ"/>
                  <w:rPrChange w:id="2436"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437" w:author="Nozimjon Ortiqov" w:date="2026-02-24T09:31:00Z" w16du:dateUtc="2026-02-24T04:31:00Z">
                    <w:rPr>
                      <w:rFonts w:ascii="Robo" w:hAnsi="Robo" w:hint="eastAsia"/>
                      <w:sz w:val="24"/>
                      <w:szCs w:val="24"/>
                      <w:lang w:val="uz-Cyrl-UZ"/>
                    </w:rPr>
                  </w:rPrChange>
                </w:rPr>
                <w:delText>жазо</w:delText>
              </w:r>
              <w:r w:rsidR="008C519B" w:rsidRPr="009C4BAE" w:rsidDel="00C1002D">
                <w:rPr>
                  <w:rFonts w:ascii="Roboto" w:hAnsi="Roboto"/>
                  <w:sz w:val="24"/>
                  <w:szCs w:val="24"/>
                  <w:lang w:val="uz-Cyrl-UZ"/>
                  <w:rPrChange w:id="2438"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439" w:author="Nozimjon Ortiqov" w:date="2026-02-24T09:31:00Z" w16du:dateUtc="2026-02-24T04:31:00Z">
                    <w:rPr>
                      <w:rFonts w:ascii="Robo" w:hAnsi="Robo" w:hint="eastAsia"/>
                      <w:sz w:val="24"/>
                      <w:szCs w:val="24"/>
                      <w:lang w:val="uz-Cyrl-UZ"/>
                    </w:rPr>
                  </w:rPrChange>
                </w:rPr>
                <w:delText>йў</w:delText>
              </w:r>
              <w:r w:rsidR="008C519B" w:rsidRPr="009C4BAE" w:rsidDel="00C1002D">
                <w:rPr>
                  <w:rFonts w:ascii="Roboto" w:hAnsi="Roboto"/>
                  <w:sz w:val="24"/>
                  <w:szCs w:val="24"/>
                  <w:lang w:val="uz-Cyrl-UZ"/>
                  <w:rPrChange w:id="2440"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441" w:author="Nozimjon Ortiqov" w:date="2026-02-24T09:31:00Z" w16du:dateUtc="2026-02-24T04:31:00Z">
                    <w:rPr>
                      <w:rFonts w:ascii="Robo" w:hAnsi="Robo" w:hint="eastAsia"/>
                      <w:sz w:val="24"/>
                      <w:szCs w:val="24"/>
                      <w:lang w:val="uz-Cyrl-UZ"/>
                    </w:rPr>
                  </w:rPrChange>
                </w:rPr>
                <w:delText>”</w:delText>
              </w:r>
            </w:del>
          </w:p>
        </w:tc>
        <w:tc>
          <w:tcPr>
            <w:tcW w:w="2160" w:type="dxa"/>
          </w:tcPr>
          <w:p w14:paraId="4D69B68B" w14:textId="0DF9135E"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42" w:author="Nozimjon Ortiqov" w:date="2026-02-23T21:45:00Z" w16du:dateUtc="2026-02-23T16:45:00Z"/>
                <w:rFonts w:ascii="Roboto" w:hAnsi="Roboto"/>
                <w:color w:val="auto"/>
                <w:sz w:val="24"/>
                <w:szCs w:val="24"/>
                <w:lang w:val="uz-Cyrl-UZ"/>
                <w:rPrChange w:id="2443" w:author="Nozimjon Ortiqov" w:date="2026-02-24T09:31:00Z" w16du:dateUtc="2026-02-24T04:31:00Z">
                  <w:rPr>
                    <w:del w:id="2444" w:author="Nozimjon Ortiqov" w:date="2026-02-23T21:45:00Z" w16du:dateUtc="2026-02-23T16:45:00Z"/>
                    <w:rFonts w:ascii="Robo" w:hAnsi="Robo"/>
                    <w:color w:val="auto"/>
                    <w:sz w:val="24"/>
                    <w:szCs w:val="24"/>
                    <w:lang w:val="uz-Cyrl-UZ"/>
                  </w:rPr>
                </w:rPrChange>
              </w:rPr>
            </w:pPr>
            <w:del w:id="2445" w:author="Nozimjon Ortiqov" w:date="2026-02-23T21:45:00Z" w16du:dateUtc="2026-02-23T16:45:00Z">
              <w:r w:rsidRPr="009C4BAE" w:rsidDel="00C1002D">
                <w:rPr>
                  <w:rFonts w:ascii="Roboto" w:hAnsi="Roboto"/>
                  <w:sz w:val="24"/>
                  <w:szCs w:val="24"/>
                  <w:lang w:val="uz-Cyrl-UZ"/>
                  <w:rPrChange w:id="2446" w:author="Nozimjon Ortiqov" w:date="2026-02-24T09:31:00Z" w16du:dateUtc="2026-02-24T04:31:00Z">
                    <w:rPr>
                      <w:rFonts w:ascii="Robo" w:hAnsi="Robo"/>
                      <w:sz w:val="24"/>
                      <w:szCs w:val="24"/>
                      <w:lang w:val="uz-Cyrl-UZ"/>
                    </w:rPr>
                  </w:rPrChange>
                </w:rPr>
                <w:delText>2</w:delText>
              </w:r>
            </w:del>
          </w:p>
        </w:tc>
        <w:tc>
          <w:tcPr>
            <w:tcW w:w="2160" w:type="dxa"/>
          </w:tcPr>
          <w:p w14:paraId="6B8CE150" w14:textId="76106A03"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47" w:author="Nozimjon Ortiqov" w:date="2026-02-23T21:45:00Z" w16du:dateUtc="2026-02-23T16:45:00Z"/>
                <w:rFonts w:ascii="Roboto" w:hAnsi="Roboto"/>
                <w:color w:val="auto"/>
                <w:sz w:val="24"/>
                <w:szCs w:val="24"/>
                <w:lang w:val="uz-Cyrl-UZ"/>
                <w:rPrChange w:id="2448" w:author="Nozimjon Ortiqov" w:date="2026-02-24T09:31:00Z" w16du:dateUtc="2026-02-24T04:31:00Z">
                  <w:rPr>
                    <w:del w:id="2449" w:author="Nozimjon Ortiqov" w:date="2026-02-23T21:45:00Z" w16du:dateUtc="2026-02-23T16:45:00Z"/>
                    <w:rFonts w:ascii="Robo" w:hAnsi="Robo"/>
                    <w:color w:val="auto"/>
                    <w:sz w:val="24"/>
                    <w:szCs w:val="24"/>
                    <w:lang w:val="uz-Cyrl-UZ"/>
                  </w:rPr>
                </w:rPrChange>
              </w:rPr>
            </w:pPr>
            <w:del w:id="2450" w:author="Nozimjon Ortiqov" w:date="2026-02-23T21:45:00Z" w16du:dateUtc="2026-02-23T16:45:00Z">
              <w:r w:rsidRPr="009C4BAE" w:rsidDel="00C1002D">
                <w:rPr>
                  <w:rFonts w:ascii="Roboto" w:hAnsi="Roboto"/>
                  <w:sz w:val="24"/>
                  <w:szCs w:val="24"/>
                  <w:lang w:val="uz-Cyrl-UZ"/>
                  <w:rPrChange w:id="2451" w:author="Nozimjon Ortiqov" w:date="2026-02-24T09:31:00Z" w16du:dateUtc="2026-02-24T04:31:00Z">
                    <w:rPr>
                      <w:rFonts w:ascii="Robo" w:hAnsi="Robo"/>
                      <w:sz w:val="24"/>
                      <w:szCs w:val="24"/>
                      <w:lang w:val="uz-Cyrl-UZ"/>
                    </w:rPr>
                  </w:rPrChange>
                </w:rPr>
                <w:delText>0,3%</w:delText>
              </w:r>
            </w:del>
          </w:p>
        </w:tc>
      </w:tr>
      <w:tr w:rsidR="00D02304" w:rsidRPr="009C4BAE" w:rsidDel="00C1002D" w14:paraId="4BCA6A5B" w14:textId="37974448" w:rsidTr="00484395">
        <w:trPr>
          <w:cnfStyle w:val="000000100000" w:firstRow="0" w:lastRow="0" w:firstColumn="0" w:lastColumn="0" w:oddVBand="0" w:evenVBand="0" w:oddHBand="1" w:evenHBand="0" w:firstRowFirstColumn="0" w:firstRowLastColumn="0" w:lastRowFirstColumn="0" w:lastRowLastColumn="0"/>
          <w:jc w:val="center"/>
          <w:del w:id="2452"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96A4BEE" w14:textId="7EEEBDB5" w:rsidR="008C519B" w:rsidRPr="009C4BAE" w:rsidDel="00C1002D" w:rsidRDefault="008C519B" w:rsidP="008C519B">
            <w:pPr>
              <w:jc w:val="center"/>
              <w:rPr>
                <w:del w:id="2453" w:author="Nozimjon Ortiqov" w:date="2026-02-23T21:45:00Z" w16du:dateUtc="2026-02-23T16:45:00Z"/>
                <w:rFonts w:ascii="Roboto" w:hAnsi="Roboto"/>
                <w:color w:val="auto"/>
                <w:sz w:val="24"/>
                <w:szCs w:val="24"/>
                <w:lang w:val="uz-Cyrl-UZ"/>
                <w:rPrChange w:id="2454" w:author="Nozimjon Ortiqov" w:date="2026-02-24T09:31:00Z" w16du:dateUtc="2026-02-24T04:31:00Z">
                  <w:rPr>
                    <w:del w:id="2455" w:author="Nozimjon Ortiqov" w:date="2026-02-23T21:45:00Z" w16du:dateUtc="2026-02-23T16:45:00Z"/>
                    <w:rFonts w:ascii="Robo" w:hAnsi="Robo"/>
                    <w:color w:val="auto"/>
                    <w:sz w:val="24"/>
                    <w:szCs w:val="24"/>
                    <w:lang w:val="uz-Cyrl-UZ"/>
                  </w:rPr>
                </w:rPrChange>
              </w:rPr>
            </w:pPr>
            <w:del w:id="2456" w:author="Nozimjon Ortiqov" w:date="2026-02-23T21:45:00Z" w16du:dateUtc="2026-02-23T16:45:00Z">
              <w:r w:rsidRPr="009C4BAE" w:rsidDel="00C1002D">
                <w:rPr>
                  <w:rFonts w:ascii="Roboto" w:hAnsi="Roboto" w:hint="eastAsia"/>
                  <w:sz w:val="24"/>
                  <w:szCs w:val="24"/>
                  <w:lang w:val="uz-Cyrl-UZ"/>
                  <w:rPrChange w:id="2457" w:author="Nozimjon Ortiqov" w:date="2026-02-24T09:31:00Z" w16du:dateUtc="2026-02-24T04:31:00Z">
                    <w:rPr>
                      <w:rFonts w:ascii="Robo" w:hAnsi="Robo" w:hint="eastAsia"/>
                      <w:sz w:val="24"/>
                      <w:szCs w:val="24"/>
                      <w:lang w:val="uz-Cyrl-UZ"/>
                    </w:rPr>
                  </w:rPrChange>
                </w:rPr>
                <w:delText>Ахло</w:delText>
              </w:r>
              <w:r w:rsidRPr="009C4BAE" w:rsidDel="00C1002D">
                <w:rPr>
                  <w:rFonts w:ascii="Roboto" w:hAnsi="Roboto"/>
                  <w:sz w:val="24"/>
                  <w:szCs w:val="24"/>
                  <w:lang w:val="uz-Cyrl-UZ"/>
                  <w:rPrChange w:id="2458" w:author="Nozimjon Ortiqov" w:date="2026-02-24T09:31:00Z" w16du:dateUtc="2026-02-24T04:31:00Z">
                    <w:rPr>
                      <w:rFonts w:ascii="Robo" w:hAnsi="Robo"/>
                      <w:sz w:val="24"/>
                      <w:szCs w:val="24"/>
                      <w:lang w:val="uz-Cyrl-UZ"/>
                    </w:rPr>
                  </w:rPrChange>
                </w:rPr>
                <w:delText>қ</w:delText>
              </w:r>
              <w:r w:rsidRPr="009C4BAE" w:rsidDel="00C1002D">
                <w:rPr>
                  <w:rFonts w:ascii="Roboto" w:hAnsi="Roboto" w:hint="eastAsia"/>
                  <w:sz w:val="24"/>
                  <w:szCs w:val="24"/>
                  <w:lang w:val="uz-Cyrl-UZ"/>
                  <w:rPrChange w:id="2459" w:author="Nozimjon Ortiqov" w:date="2026-02-24T09:31:00Z" w16du:dateUtc="2026-02-24T04:31:00Z">
                    <w:rPr>
                      <w:rFonts w:ascii="Robo" w:hAnsi="Robo" w:hint="eastAsia"/>
                      <w:sz w:val="24"/>
                      <w:szCs w:val="24"/>
                      <w:lang w:val="uz-Cyrl-UZ"/>
                    </w:rPr>
                  </w:rPrChange>
                </w:rPr>
                <w:delText>ий</w:delText>
              </w:r>
              <w:r w:rsidRPr="009C4BAE" w:rsidDel="00C1002D">
                <w:rPr>
                  <w:rFonts w:ascii="Roboto" w:hAnsi="Roboto"/>
                  <w:sz w:val="24"/>
                  <w:szCs w:val="24"/>
                  <w:lang w:val="uz-Cyrl-UZ"/>
                  <w:rPrChange w:id="2460"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hint="eastAsia"/>
                  <w:sz w:val="24"/>
                  <w:szCs w:val="24"/>
                  <w:lang w:val="uz-Cyrl-UZ"/>
                  <w:rPrChange w:id="2461" w:author="Nozimjon Ortiqov" w:date="2026-02-24T09:31:00Z" w16du:dateUtc="2026-02-24T04:31:00Z">
                    <w:rPr>
                      <w:rFonts w:ascii="Robo" w:hAnsi="Robo" w:hint="eastAsia"/>
                      <w:sz w:val="24"/>
                      <w:szCs w:val="24"/>
                      <w:lang w:val="uz-Cyrl-UZ"/>
                    </w:rPr>
                  </w:rPrChange>
                </w:rPr>
                <w:delText>риск</w:delText>
              </w:r>
            </w:del>
          </w:p>
        </w:tc>
        <w:tc>
          <w:tcPr>
            <w:tcW w:w="2304" w:type="dxa"/>
          </w:tcPr>
          <w:p w14:paraId="7DEFE1CB" w14:textId="40A427D0" w:rsidR="008C519B" w:rsidRPr="009C4BAE" w:rsidDel="00C1002D" w:rsidRDefault="001222C0" w:rsidP="001222C0">
            <w:pPr>
              <w:jc w:val="center"/>
              <w:cnfStyle w:val="000000100000" w:firstRow="0" w:lastRow="0" w:firstColumn="0" w:lastColumn="0" w:oddVBand="0" w:evenVBand="0" w:oddHBand="1" w:evenHBand="0" w:firstRowFirstColumn="0" w:firstRowLastColumn="0" w:lastRowFirstColumn="0" w:lastRowLastColumn="0"/>
              <w:rPr>
                <w:del w:id="2462" w:author="Nozimjon Ortiqov" w:date="2026-02-23T21:45:00Z" w16du:dateUtc="2026-02-23T16:45:00Z"/>
                <w:rFonts w:ascii="Roboto" w:hAnsi="Roboto"/>
                <w:color w:val="auto"/>
                <w:sz w:val="24"/>
                <w:szCs w:val="24"/>
                <w:lang w:val="uz-Cyrl-UZ"/>
                <w:rPrChange w:id="2463" w:author="Nozimjon Ortiqov" w:date="2026-02-24T09:31:00Z" w16du:dateUtc="2026-02-24T04:31:00Z">
                  <w:rPr>
                    <w:del w:id="2464" w:author="Nozimjon Ortiqov" w:date="2026-02-23T21:45:00Z" w16du:dateUtc="2026-02-23T16:45:00Z"/>
                    <w:rFonts w:ascii="Robo" w:hAnsi="Robo"/>
                    <w:color w:val="auto"/>
                    <w:sz w:val="24"/>
                    <w:szCs w:val="24"/>
                    <w:lang w:val="uz-Cyrl-UZ"/>
                  </w:rPr>
                </w:rPrChange>
              </w:rPr>
            </w:pPr>
            <w:del w:id="2465" w:author="Nozimjon Ortiqov" w:date="2026-02-23T21:45:00Z" w16du:dateUtc="2026-02-23T16:45:00Z">
              <w:r w:rsidRPr="009C4BAE" w:rsidDel="00C1002D">
                <w:rPr>
                  <w:rFonts w:ascii="Roboto" w:hAnsi="Roboto" w:hint="eastAsia"/>
                  <w:sz w:val="24"/>
                  <w:szCs w:val="24"/>
                  <w:lang w:val="uz-Cyrl-UZ"/>
                  <w:rPrChange w:id="2466"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hint="eastAsia"/>
                  <w:sz w:val="24"/>
                  <w:szCs w:val="24"/>
                  <w:lang w:val="uz-Cyrl-UZ"/>
                  <w:rPrChange w:id="2467" w:author="Nozimjon Ortiqov" w:date="2026-02-24T09:31:00Z" w16du:dateUtc="2026-02-24T04:31:00Z">
                    <w:rPr>
                      <w:rFonts w:ascii="Robo" w:hAnsi="Robo" w:hint="eastAsia"/>
                      <w:sz w:val="24"/>
                      <w:szCs w:val="24"/>
                      <w:lang w:val="uz-Cyrl-UZ"/>
                    </w:rPr>
                  </w:rPrChange>
                </w:rPr>
                <w:delText>Бош</w:delText>
              </w:r>
              <w:r w:rsidR="008C519B" w:rsidRPr="009C4BAE" w:rsidDel="00C1002D">
                <w:rPr>
                  <w:rFonts w:ascii="Roboto" w:hAnsi="Roboto"/>
                  <w:sz w:val="24"/>
                  <w:szCs w:val="24"/>
                  <w:lang w:val="uz-Cyrl-UZ"/>
                  <w:rPrChange w:id="2468" w:author="Nozimjon Ortiqov" w:date="2026-02-24T09:31:00Z" w16du:dateUtc="2026-02-24T04:31:00Z">
                    <w:rPr>
                      <w:rFonts w:ascii="Robo" w:hAnsi="Robo"/>
                      <w:sz w:val="24"/>
                      <w:szCs w:val="24"/>
                      <w:lang w:val="uz-Cyrl-UZ"/>
                    </w:rPr>
                  </w:rPrChange>
                </w:rPr>
                <w:delText>қ</w:delText>
              </w:r>
              <w:r w:rsidR="008C519B" w:rsidRPr="009C4BAE" w:rsidDel="00C1002D">
                <w:rPr>
                  <w:rFonts w:ascii="Roboto" w:hAnsi="Roboto" w:hint="eastAsia"/>
                  <w:sz w:val="24"/>
                  <w:szCs w:val="24"/>
                  <w:lang w:val="uz-Cyrl-UZ"/>
                  <w:rPrChange w:id="2469" w:author="Nozimjon Ortiqov" w:date="2026-02-24T09:31:00Z" w16du:dateUtc="2026-02-24T04:31:00Z">
                    <w:rPr>
                      <w:rFonts w:ascii="Robo" w:hAnsi="Robo" w:hint="eastAsia"/>
                      <w:sz w:val="24"/>
                      <w:szCs w:val="24"/>
                      <w:lang w:val="uz-Cyrl-UZ"/>
                    </w:rPr>
                  </w:rPrChange>
                </w:rPr>
                <w:delText>алар</w:delText>
              </w:r>
              <w:r w:rsidR="008C519B" w:rsidRPr="009C4BAE" w:rsidDel="00C1002D">
                <w:rPr>
                  <w:rFonts w:ascii="Roboto" w:hAnsi="Roboto"/>
                  <w:sz w:val="24"/>
                  <w:szCs w:val="24"/>
                  <w:lang w:val="uz-Cyrl-UZ"/>
                  <w:rPrChange w:id="2470" w:author="Nozimjon Ortiqov" w:date="2026-02-24T09:31:00Z" w16du:dateUtc="2026-02-24T04:31:00Z">
                    <w:rPr>
                      <w:rFonts w:ascii="Robo" w:hAnsi="Robo"/>
                      <w:sz w:val="24"/>
                      <w:szCs w:val="24"/>
                      <w:lang w:val="uz-Cyrl-UZ"/>
                    </w:rPr>
                  </w:rPrChange>
                </w:rPr>
                <w:delText xml:space="preserve"> ҳ</w:delText>
              </w:r>
              <w:r w:rsidR="008C519B" w:rsidRPr="009C4BAE" w:rsidDel="00C1002D">
                <w:rPr>
                  <w:rFonts w:ascii="Roboto" w:hAnsi="Roboto" w:hint="eastAsia"/>
                  <w:sz w:val="24"/>
                  <w:szCs w:val="24"/>
                  <w:lang w:val="uz-Cyrl-UZ"/>
                  <w:rPrChange w:id="2471" w:author="Nozimjon Ortiqov" w:date="2026-02-24T09:31:00Z" w16du:dateUtc="2026-02-24T04:31:00Z">
                    <w:rPr>
                      <w:rFonts w:ascii="Robo" w:hAnsi="Robo" w:hint="eastAsia"/>
                      <w:sz w:val="24"/>
                      <w:szCs w:val="24"/>
                      <w:lang w:val="uz-Cyrl-UZ"/>
                    </w:rPr>
                  </w:rPrChange>
                </w:rPr>
                <w:delText>ам</w:delText>
              </w:r>
              <w:r w:rsidR="008C519B" w:rsidRPr="009C4BAE" w:rsidDel="00C1002D">
                <w:rPr>
                  <w:rFonts w:ascii="Roboto" w:hAnsi="Roboto"/>
                  <w:sz w:val="24"/>
                  <w:szCs w:val="24"/>
                  <w:lang w:val="uz-Cyrl-UZ"/>
                  <w:rPrChange w:id="2472"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hint="eastAsia"/>
                  <w:sz w:val="24"/>
                  <w:szCs w:val="24"/>
                  <w:lang w:val="uz-Cyrl-UZ"/>
                  <w:rPrChange w:id="2473" w:author="Nozimjon Ortiqov" w:date="2026-02-24T09:31:00Z" w16du:dateUtc="2026-02-24T04:31:00Z">
                    <w:rPr>
                      <w:rFonts w:ascii="Robo" w:hAnsi="Robo" w:hint="eastAsia"/>
                      <w:sz w:val="24"/>
                      <w:szCs w:val="24"/>
                      <w:lang w:val="uz-Cyrl-UZ"/>
                    </w:rPr>
                  </w:rPrChange>
                </w:rPr>
                <w:delText>тўламайди</w:delText>
              </w:r>
              <w:r w:rsidRPr="009C4BAE" w:rsidDel="00C1002D">
                <w:rPr>
                  <w:rFonts w:ascii="Roboto" w:hAnsi="Roboto" w:hint="eastAsia"/>
                  <w:sz w:val="24"/>
                  <w:szCs w:val="24"/>
                  <w:lang w:val="uz-Cyrl-UZ"/>
                  <w:rPrChange w:id="2474" w:author="Nozimjon Ortiqov" w:date="2026-02-24T09:31:00Z" w16du:dateUtc="2026-02-24T04:31:00Z">
                    <w:rPr>
                      <w:rFonts w:ascii="Robo" w:hAnsi="Robo" w:hint="eastAsia"/>
                      <w:sz w:val="24"/>
                      <w:szCs w:val="24"/>
                      <w:lang w:val="uz-Cyrl-UZ"/>
                    </w:rPr>
                  </w:rPrChange>
                </w:rPr>
                <w:delText>”</w:delText>
              </w:r>
            </w:del>
          </w:p>
        </w:tc>
        <w:tc>
          <w:tcPr>
            <w:tcW w:w="2160" w:type="dxa"/>
          </w:tcPr>
          <w:p w14:paraId="76B61E28" w14:textId="0EEFE0CC"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75" w:author="Nozimjon Ortiqov" w:date="2026-02-23T21:45:00Z" w16du:dateUtc="2026-02-23T16:45:00Z"/>
                <w:rFonts w:ascii="Roboto" w:hAnsi="Roboto"/>
                <w:color w:val="auto"/>
                <w:sz w:val="24"/>
                <w:szCs w:val="24"/>
                <w:lang w:val="uz-Cyrl-UZ"/>
                <w:rPrChange w:id="2476" w:author="Nozimjon Ortiqov" w:date="2026-02-24T09:31:00Z" w16du:dateUtc="2026-02-24T04:31:00Z">
                  <w:rPr>
                    <w:del w:id="2477" w:author="Nozimjon Ortiqov" w:date="2026-02-23T21:45:00Z" w16du:dateUtc="2026-02-23T16:45:00Z"/>
                    <w:rFonts w:ascii="Robo" w:hAnsi="Robo"/>
                    <w:color w:val="auto"/>
                    <w:sz w:val="24"/>
                    <w:szCs w:val="24"/>
                    <w:lang w:val="uz-Cyrl-UZ"/>
                  </w:rPr>
                </w:rPrChange>
              </w:rPr>
            </w:pPr>
            <w:del w:id="2478" w:author="Nozimjon Ortiqov" w:date="2026-02-23T21:45:00Z" w16du:dateUtc="2026-02-23T16:45:00Z">
              <w:r w:rsidRPr="009C4BAE" w:rsidDel="00C1002D">
                <w:rPr>
                  <w:rFonts w:ascii="Roboto" w:hAnsi="Roboto"/>
                  <w:sz w:val="24"/>
                  <w:szCs w:val="24"/>
                  <w:lang w:val="uz-Cyrl-UZ"/>
                  <w:rPrChange w:id="2479" w:author="Nozimjon Ortiqov" w:date="2026-02-24T09:31:00Z" w16du:dateUtc="2026-02-24T04:31:00Z">
                    <w:rPr>
                      <w:rFonts w:ascii="Robo" w:hAnsi="Robo"/>
                      <w:sz w:val="24"/>
                      <w:szCs w:val="24"/>
                      <w:lang w:val="uz-Cyrl-UZ"/>
                    </w:rPr>
                  </w:rPrChange>
                </w:rPr>
                <w:delText>2</w:delText>
              </w:r>
            </w:del>
          </w:p>
        </w:tc>
        <w:tc>
          <w:tcPr>
            <w:tcW w:w="2160" w:type="dxa"/>
          </w:tcPr>
          <w:p w14:paraId="43AFD6A6" w14:textId="5B6B1F29"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80" w:author="Nozimjon Ortiqov" w:date="2026-02-23T21:45:00Z" w16du:dateUtc="2026-02-23T16:45:00Z"/>
                <w:rFonts w:ascii="Roboto" w:hAnsi="Roboto"/>
                <w:color w:val="auto"/>
                <w:sz w:val="24"/>
                <w:szCs w:val="24"/>
                <w:lang w:val="uz-Cyrl-UZ"/>
                <w:rPrChange w:id="2481" w:author="Nozimjon Ortiqov" w:date="2026-02-24T09:31:00Z" w16du:dateUtc="2026-02-24T04:31:00Z">
                  <w:rPr>
                    <w:del w:id="2482" w:author="Nozimjon Ortiqov" w:date="2026-02-23T21:45:00Z" w16du:dateUtc="2026-02-23T16:45:00Z"/>
                    <w:rFonts w:ascii="Robo" w:hAnsi="Robo"/>
                    <w:color w:val="auto"/>
                    <w:sz w:val="24"/>
                    <w:szCs w:val="24"/>
                    <w:lang w:val="uz-Cyrl-UZ"/>
                  </w:rPr>
                </w:rPrChange>
              </w:rPr>
            </w:pPr>
            <w:del w:id="2483" w:author="Nozimjon Ortiqov" w:date="2026-02-23T21:45:00Z" w16du:dateUtc="2026-02-23T16:45:00Z">
              <w:r w:rsidRPr="009C4BAE" w:rsidDel="00C1002D">
                <w:rPr>
                  <w:rFonts w:ascii="Roboto" w:hAnsi="Roboto"/>
                  <w:sz w:val="24"/>
                  <w:szCs w:val="24"/>
                  <w:lang w:val="uz-Cyrl-UZ"/>
                  <w:rPrChange w:id="2484" w:author="Nozimjon Ortiqov" w:date="2026-02-24T09:31:00Z" w16du:dateUtc="2026-02-24T04:31:00Z">
                    <w:rPr>
                      <w:rFonts w:ascii="Robo" w:hAnsi="Robo"/>
                      <w:sz w:val="24"/>
                      <w:szCs w:val="24"/>
                      <w:lang w:val="uz-Cyrl-UZ"/>
                    </w:rPr>
                  </w:rPrChange>
                </w:rPr>
                <w:delText>0,3%</w:delText>
              </w:r>
            </w:del>
          </w:p>
        </w:tc>
      </w:tr>
    </w:tbl>
    <w:p w14:paraId="43350557" w14:textId="7006C2DE" w:rsidR="00484395" w:rsidRPr="009C4BAE" w:rsidDel="00C1002D" w:rsidRDefault="00484395" w:rsidP="00484395">
      <w:pPr>
        <w:spacing w:afterLines="60" w:after="144" w:line="288" w:lineRule="auto"/>
        <w:ind w:firstLine="567"/>
        <w:jc w:val="both"/>
        <w:rPr>
          <w:del w:id="2485" w:author="Nozimjon Ortiqov" w:date="2026-02-23T21:45:00Z" w16du:dateUtc="2026-02-23T16:45:00Z"/>
          <w:rFonts w:ascii="Roboto" w:eastAsia="Arial" w:hAnsi="Roboto" w:cstheme="minorHAnsi"/>
          <w:i/>
          <w:iCs/>
          <w:lang w:val="uz-Cyrl-UZ"/>
        </w:rPr>
      </w:pPr>
      <w:bookmarkStart w:id="2486" w:name="_Toc222159501"/>
      <w:commentRangeStart w:id="2487"/>
      <w:del w:id="2488" w:author="Nozimjon Ortiqov" w:date="2026-02-23T21:45:00Z" w16du:dateUtc="2026-02-23T16:45:00Z">
        <w:r w:rsidRPr="009C4BAE" w:rsidDel="00C1002D">
          <w:rPr>
            <w:rFonts w:ascii="Roboto" w:eastAsia="Arial" w:hAnsi="Roboto" w:cstheme="minorHAnsi"/>
            <w:i/>
            <w:iCs/>
            <w:lang w:val="uz-Cyrl-UZ"/>
          </w:rPr>
          <w:delText xml:space="preserve">Манба: </w:delText>
        </w:r>
      </w:del>
      <w:del w:id="2489" w:author="Nozimjon Ortiqov" w:date="2026-02-23T16:18:00Z" w16du:dateUtc="2026-02-23T11:18:00Z">
        <w:r w:rsidRPr="009C4BAE" w:rsidDel="001B6DA8">
          <w:rPr>
            <w:rFonts w:ascii="Roboto" w:eastAsia="Arial" w:hAnsi="Roboto" w:cstheme="minorHAnsi"/>
            <w:i/>
            <w:iCs/>
            <w:lang w:val="uz-Cyrl-UZ"/>
          </w:rPr>
          <w:delText xml:space="preserve">сўровнома </w:delText>
        </w:r>
      </w:del>
      <w:del w:id="2490" w:author="Nozimjon Ortiqov" w:date="2026-02-23T21:45:00Z" w16du:dateUtc="2026-02-23T16:45:00Z">
        <w:r w:rsidRPr="009C4BAE" w:rsidDel="00C1002D">
          <w:rPr>
            <w:rFonts w:ascii="Roboto" w:eastAsia="Arial" w:hAnsi="Roboto" w:cstheme="minorHAnsi"/>
            <w:i/>
            <w:iCs/>
            <w:lang w:val="uz-Cyrl-UZ"/>
          </w:rPr>
          <w:delText>натижалари</w:delText>
        </w:r>
      </w:del>
    </w:p>
    <w:p w14:paraId="0A40A3F1" w14:textId="2F786E27" w:rsidR="001B7C9E" w:rsidRPr="009C4BAE" w:rsidDel="00B25EE7" w:rsidRDefault="001B7C9E" w:rsidP="00F44207">
      <w:pPr>
        <w:spacing w:beforeLines="60" w:before="144" w:afterLines="60" w:after="144" w:line="288" w:lineRule="auto"/>
        <w:jc w:val="center"/>
        <w:rPr>
          <w:del w:id="2491" w:author="Nozimjon Ortiqov" w:date="2026-02-23T16:12:00Z" w16du:dateUtc="2026-02-23T11:12:00Z"/>
          <w:rFonts w:ascii="Roboto" w:hAnsi="Roboto" w:cstheme="minorHAnsi"/>
          <w:b/>
          <w:bCs/>
          <w:color w:val="0070C0"/>
          <w:sz w:val="26"/>
          <w:szCs w:val="26"/>
          <w:lang w:val="uz-Cyrl-UZ"/>
        </w:rPr>
      </w:pPr>
    </w:p>
    <w:p w14:paraId="064C465E" w14:textId="25C8BE3E" w:rsidR="005920D4" w:rsidRPr="009C4BAE" w:rsidRDefault="00F8263E" w:rsidP="00FE3D37">
      <w:pPr>
        <w:pStyle w:val="aff5"/>
        <w:jc w:val="center"/>
        <w:rPr>
          <w:rFonts w:ascii="Roboto" w:hAnsi="Roboto" w:cstheme="minorHAnsi"/>
          <w:i w:val="0"/>
          <w:iCs w:val="0"/>
          <w:sz w:val="26"/>
          <w:szCs w:val="26"/>
          <w:lang w:val="uz-Cyrl-UZ"/>
        </w:rPr>
      </w:pPr>
      <w:bookmarkStart w:id="2492" w:name="_Toc222583699"/>
      <w:r w:rsidRPr="009C4BAE">
        <w:rPr>
          <w:rFonts w:ascii="Roboto" w:hAnsi="Roboto" w:cstheme="minorHAnsi"/>
          <w:b/>
          <w:bCs/>
          <w:i w:val="0"/>
          <w:iCs w:val="0"/>
          <w:color w:val="0070C0"/>
          <w:sz w:val="26"/>
          <w:szCs w:val="26"/>
          <w:lang w:val="uz-Cyrl-UZ"/>
        </w:rPr>
        <w:t>3</w:t>
      </w:r>
      <w:r w:rsidR="001A136B" w:rsidRPr="009C4BAE">
        <w:rPr>
          <w:rFonts w:ascii="Roboto" w:hAnsi="Roboto" w:cstheme="minorHAnsi"/>
          <w:b/>
          <w:bCs/>
          <w:i w:val="0"/>
          <w:iCs w:val="0"/>
          <w:color w:val="0070C0"/>
          <w:sz w:val="26"/>
          <w:szCs w:val="26"/>
          <w:lang w:val="uz-Cyrl-UZ"/>
        </w:rPr>
        <w:t>-</w:t>
      </w:r>
      <w:r w:rsidR="009F0E5C" w:rsidRPr="009C4BAE">
        <w:rPr>
          <w:rFonts w:ascii="Roboto" w:hAnsi="Roboto" w:cstheme="minorHAnsi"/>
          <w:b/>
          <w:bCs/>
          <w:i w:val="0"/>
          <w:iCs w:val="0"/>
          <w:color w:val="0070C0"/>
          <w:sz w:val="26"/>
          <w:szCs w:val="26"/>
          <w:lang w:val="uz-Cyrl-UZ"/>
        </w:rPr>
        <w:t>г</w:t>
      </w:r>
      <w:r w:rsidR="007D3152" w:rsidRPr="009C4BAE">
        <w:rPr>
          <w:rFonts w:ascii="Roboto" w:hAnsi="Roboto" w:cstheme="minorHAnsi"/>
          <w:b/>
          <w:bCs/>
          <w:i w:val="0"/>
          <w:iCs w:val="0"/>
          <w:color w:val="0070C0"/>
          <w:sz w:val="26"/>
          <w:szCs w:val="26"/>
          <w:lang w:val="uz-Cyrl-UZ"/>
        </w:rPr>
        <w:t>рафик</w:t>
      </w:r>
      <w:r w:rsidR="001A136B" w:rsidRPr="009C4BAE">
        <w:rPr>
          <w:rFonts w:ascii="Roboto" w:hAnsi="Roboto" w:cstheme="minorHAnsi"/>
          <w:b/>
          <w:bCs/>
          <w:i w:val="0"/>
          <w:iCs w:val="0"/>
          <w:color w:val="0070C0"/>
          <w:sz w:val="26"/>
          <w:szCs w:val="26"/>
          <w:lang w:val="uz-Cyrl-UZ"/>
        </w:rPr>
        <w:t>.</w:t>
      </w:r>
      <w:r w:rsidR="007D3152" w:rsidRPr="009C4BAE">
        <w:rPr>
          <w:rFonts w:ascii="Roboto" w:hAnsi="Roboto" w:cstheme="minorHAnsi"/>
          <w:b/>
          <w:bCs/>
          <w:i w:val="0"/>
          <w:iCs w:val="0"/>
          <w:color w:val="0070C0"/>
          <w:sz w:val="26"/>
          <w:szCs w:val="26"/>
          <w:lang w:val="uz-Cyrl-UZ"/>
        </w:rPr>
        <w:t xml:space="preserve"> Молиявий мажбуриятларни кечиктиришнинг асосий сабаблари</w:t>
      </w:r>
      <w:bookmarkEnd w:id="2486"/>
      <w:bookmarkEnd w:id="2492"/>
      <w:commentRangeEnd w:id="2487"/>
      <w:r w:rsidR="00020112" w:rsidRPr="009C4BAE">
        <w:rPr>
          <w:rStyle w:val="a4"/>
          <w:rFonts w:ascii="Roboto" w:hAnsi="Roboto" w:cstheme="minorHAnsi"/>
          <w:i w:val="0"/>
          <w:iCs w:val="0"/>
          <w:sz w:val="26"/>
          <w:szCs w:val="26"/>
          <w:lang w:val="uz-Cyrl-UZ"/>
        </w:rPr>
        <w:commentReference w:id="2487"/>
      </w:r>
    </w:p>
    <w:p w14:paraId="39379602" w14:textId="75749E92" w:rsidR="00F4592D" w:rsidRPr="009C4BAE" w:rsidRDefault="00456332"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noProof/>
          <w:color w:val="0070C0"/>
          <w:sz w:val="26"/>
          <w:szCs w:val="26"/>
          <w:lang w:val="uz-Cyrl-UZ" w:eastAsia="ru-RU"/>
          <w:rPrChange w:id="2493" w:author="Nozimjon Ortiqov" w:date="2026-02-24T09:31:00Z" w16du:dateUtc="2026-02-24T04:31:00Z">
            <w:rPr>
              <w:rFonts w:ascii="Roboto" w:hAnsi="Roboto" w:cstheme="minorHAnsi"/>
              <w:b/>
              <w:bCs/>
              <w:noProof/>
              <w:color w:val="0070C0"/>
              <w:sz w:val="26"/>
              <w:szCs w:val="26"/>
              <w:lang w:eastAsia="ru-RU"/>
            </w:rPr>
          </w:rPrChange>
        </w:rPr>
        <w:drawing>
          <wp:anchor distT="0" distB="0" distL="114300" distR="114300" simplePos="0" relativeHeight="251759616" behindDoc="1" locked="0" layoutInCell="1" allowOverlap="1" wp14:anchorId="1BBFC9B1" wp14:editId="077335A7">
            <wp:simplePos x="0" y="0"/>
            <wp:positionH relativeFrom="column">
              <wp:posOffset>1023531</wp:posOffset>
            </wp:positionH>
            <wp:positionV relativeFrom="paragraph">
              <wp:posOffset>8447</wp:posOffset>
            </wp:positionV>
            <wp:extent cx="4284345" cy="2181860"/>
            <wp:effectExtent l="0" t="0" r="1905" b="8890"/>
            <wp:wrapSquare wrapText="bothSides"/>
            <wp:docPr id="1451594399"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t="6018" b="5437"/>
                    <a:stretch/>
                  </pic:blipFill>
                  <pic:spPr bwMode="auto">
                    <a:xfrm>
                      <a:off x="0" y="0"/>
                      <a:ext cx="4284345" cy="218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B69EB" w14:textId="40C8E136"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18BF8B6E" w14:textId="1872886C"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1756B7B9" w14:textId="684AE7BA"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5CA6F85F" w14:textId="77777777"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0668B8BB" w14:textId="77777777"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66CD3BA5" w14:textId="77777777" w:rsidR="00F4592D" w:rsidRPr="009C4BAE" w:rsidRDefault="00F4592D" w:rsidP="009E12D5">
      <w:pPr>
        <w:spacing w:beforeLines="60" w:before="144" w:afterLines="60" w:after="144" w:line="288" w:lineRule="auto"/>
        <w:jc w:val="both"/>
        <w:rPr>
          <w:rFonts w:ascii="Roboto" w:hAnsi="Roboto" w:cstheme="minorHAnsi"/>
          <w:sz w:val="26"/>
          <w:szCs w:val="26"/>
          <w:lang w:val="uz-Cyrl-UZ"/>
        </w:rPr>
      </w:pPr>
    </w:p>
    <w:p w14:paraId="6DE9F3A5" w14:textId="481DAC75" w:rsidR="00484395" w:rsidRPr="009C4BAE" w:rsidRDefault="00484395" w:rsidP="00484395">
      <w:pPr>
        <w:spacing w:afterLines="60" w:after="144"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del w:id="2494" w:author="Nozimjon Ortiqov" w:date="2026-02-23T16:12:00Z" w16du:dateUtc="2026-02-23T11:12:00Z">
        <w:r w:rsidRPr="009C4BAE" w:rsidDel="00671B96">
          <w:rPr>
            <w:rFonts w:ascii="Roboto" w:eastAsia="Arial" w:hAnsi="Roboto" w:cstheme="minorHAnsi"/>
            <w:i/>
            <w:iCs/>
            <w:lang w:val="uz-Cyrl-UZ"/>
          </w:rPr>
          <w:delText xml:space="preserve">сўровнома </w:delText>
        </w:r>
      </w:del>
      <w:ins w:id="2495" w:author="Nozimjon Ortiqov" w:date="2026-02-23T16:12:00Z" w16du:dateUtc="2026-02-23T11:12:00Z">
        <w:r w:rsidR="00671B96"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2D8B023" w14:textId="057650EB" w:rsidR="00484395" w:rsidRPr="009C4BAE" w:rsidDel="00B25EE7" w:rsidRDefault="00484395" w:rsidP="009E12D5">
      <w:pPr>
        <w:spacing w:beforeLines="60" w:before="144" w:afterLines="60" w:after="144" w:line="288" w:lineRule="auto"/>
        <w:jc w:val="both"/>
        <w:rPr>
          <w:del w:id="2496" w:author="Nozimjon Ortiqov" w:date="2026-02-23T16:12:00Z" w16du:dateUtc="2026-02-23T11:12:00Z"/>
          <w:rFonts w:ascii="Roboto" w:hAnsi="Roboto" w:cstheme="minorHAnsi"/>
          <w:sz w:val="26"/>
          <w:szCs w:val="26"/>
          <w:lang w:val="uz-Cyrl-UZ"/>
        </w:rPr>
      </w:pPr>
    </w:p>
    <w:p w14:paraId="754BCB66" w14:textId="3A7F4FD2" w:rsidR="0079748D" w:rsidRPr="009C4BAE" w:rsidRDefault="001F4B5D" w:rsidP="001F4B5D">
      <w:pPr>
        <w:pStyle w:val="2"/>
        <w:ind w:firstLine="567"/>
        <w:jc w:val="both"/>
        <w:rPr>
          <w:rFonts w:ascii="Roboto" w:hAnsi="Roboto"/>
          <w:b/>
          <w:bCs/>
          <w:color w:val="002060"/>
          <w:lang w:val="uz-Cyrl-UZ"/>
        </w:rPr>
      </w:pPr>
      <w:bookmarkStart w:id="2497" w:name="_Toc222630378"/>
      <w:bookmarkStart w:id="2498" w:name="_Hlk220421883"/>
      <w:r w:rsidRPr="009C4BAE">
        <w:rPr>
          <w:rFonts w:ascii="Roboto" w:hAnsi="Roboto"/>
          <w:b/>
          <w:bCs/>
          <w:color w:val="002060"/>
          <w:lang w:val="uz-Cyrl-UZ"/>
        </w:rPr>
        <w:t>Қ</w:t>
      </w:r>
      <w:r w:rsidR="0079748D" w:rsidRPr="009C4BAE">
        <w:rPr>
          <w:rFonts w:ascii="Roboto" w:hAnsi="Roboto"/>
          <w:b/>
          <w:bCs/>
          <w:color w:val="002060"/>
          <w:lang w:val="uz-Cyrl-UZ"/>
        </w:rPr>
        <w:t>арз юки даражасининг ортиши</w:t>
      </w:r>
      <w:bookmarkEnd w:id="2497"/>
    </w:p>
    <w:bookmarkEnd w:id="2498"/>
    <w:p w14:paraId="77C6ECAE" w14:textId="50FF8502" w:rsidR="0079748D" w:rsidRPr="009C4BAE" w:rsidRDefault="0079748D" w:rsidP="004E743C">
      <w:pPr>
        <w:spacing w:beforeLines="60" w:before="144" w:afterLines="60" w:after="144" w:line="288" w:lineRule="auto"/>
        <w:ind w:firstLine="567"/>
        <w:jc w:val="both"/>
        <w:rPr>
          <w:rFonts w:ascii="Roboto" w:hAnsi="Roboto" w:cstheme="minorHAnsi"/>
          <w:sz w:val="26"/>
          <w:szCs w:val="26"/>
          <w:lang w:val="uz-Cyrl-UZ"/>
        </w:rPr>
      </w:pPr>
      <w:commentRangeStart w:id="2499"/>
      <w:r w:rsidRPr="009C4BAE">
        <w:rPr>
          <w:rFonts w:ascii="Roboto" w:hAnsi="Roboto" w:cstheme="minorHAnsi"/>
          <w:sz w:val="26"/>
          <w:szCs w:val="26"/>
          <w:lang w:val="uz-Cyrl-UZ"/>
        </w:rPr>
        <w:t xml:space="preserve">Сўровномага кўра, </w:t>
      </w:r>
      <w:r w:rsidR="00A34306" w:rsidRPr="009C4BAE">
        <w:rPr>
          <w:rFonts w:ascii="Roboto" w:hAnsi="Roboto" w:cstheme="minorHAnsi"/>
          <w:b/>
          <w:bCs/>
          <w:color w:val="C00000"/>
          <w:sz w:val="26"/>
          <w:szCs w:val="26"/>
          <w:lang w:val="uz-Cyrl-UZ"/>
        </w:rPr>
        <w:t>32</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Pr="009C4BAE">
        <w:rPr>
          <w:rFonts w:ascii="Roboto" w:hAnsi="Roboto" w:cstheme="minorHAnsi"/>
          <w:b/>
          <w:bCs/>
          <w:color w:val="0070C0"/>
          <w:sz w:val="26"/>
          <w:szCs w:val="26"/>
          <w:lang w:val="uz-Cyrl-UZ"/>
        </w:rPr>
        <w:t xml:space="preserve"> </w:t>
      </w:r>
      <w:r w:rsidRPr="009C4BAE">
        <w:rPr>
          <w:rFonts w:ascii="Roboto" w:hAnsi="Roboto" w:cstheme="minorHAnsi"/>
          <w:sz w:val="26"/>
          <w:szCs w:val="26"/>
          <w:lang w:val="uz-Cyrl-UZ"/>
        </w:rPr>
        <w:t xml:space="preserve">қарздорда </w:t>
      </w:r>
      <w:r w:rsidR="00D338B3" w:rsidRPr="009C4BAE">
        <w:rPr>
          <w:rFonts w:ascii="Roboto" w:hAnsi="Roboto" w:cstheme="minorHAnsi"/>
          <w:b/>
          <w:bCs/>
          <w:color w:val="C00000"/>
          <w:sz w:val="26"/>
          <w:szCs w:val="26"/>
          <w:lang w:val="uz-Cyrl-UZ"/>
        </w:rPr>
        <w:t>икки</w:t>
      </w:r>
      <w:r w:rsidR="00A840C2" w:rsidRPr="009C4BAE">
        <w:rPr>
          <w:rFonts w:ascii="Roboto" w:hAnsi="Roboto" w:cstheme="minorHAnsi"/>
          <w:sz w:val="26"/>
          <w:szCs w:val="26"/>
          <w:lang w:val="uz-Cyrl-UZ"/>
        </w:rPr>
        <w:t xml:space="preserve"> </w:t>
      </w:r>
      <w:r w:rsidRPr="009C4BAE">
        <w:rPr>
          <w:rFonts w:ascii="Roboto" w:hAnsi="Roboto" w:cstheme="minorHAnsi"/>
          <w:sz w:val="26"/>
          <w:szCs w:val="26"/>
          <w:lang w:val="uz-Cyrl-UZ"/>
        </w:rPr>
        <w:t xml:space="preserve">ва ундан кўп кредитлари </w:t>
      </w:r>
      <w:r w:rsidRPr="009C4BAE">
        <w:rPr>
          <w:rFonts w:ascii="Roboto" w:hAnsi="Roboto" w:cstheme="minorHAnsi"/>
          <w:i/>
          <w:iCs/>
          <w:sz w:val="26"/>
          <w:szCs w:val="26"/>
          <w:lang w:val="uz-Cyrl-UZ"/>
        </w:rPr>
        <w:t>(қарз ва насия)</w:t>
      </w:r>
      <w:r w:rsidRPr="009C4BAE">
        <w:rPr>
          <w:rFonts w:ascii="Roboto" w:hAnsi="Roboto" w:cstheme="minorHAnsi"/>
          <w:sz w:val="26"/>
          <w:szCs w:val="26"/>
          <w:lang w:val="uz-Cyrl-UZ"/>
        </w:rPr>
        <w:t xml:space="preserve"> бўйича тўловлари мавжуд.</w:t>
      </w:r>
      <w:commentRangeEnd w:id="2499"/>
      <w:r w:rsidR="00F1364B" w:rsidRPr="009C4BAE">
        <w:rPr>
          <w:rStyle w:val="a4"/>
          <w:rFonts w:ascii="Roboto" w:hAnsi="Roboto" w:cstheme="minorHAnsi"/>
          <w:sz w:val="26"/>
          <w:szCs w:val="26"/>
          <w:lang w:val="uz-Cyrl-UZ"/>
        </w:rPr>
        <w:commentReference w:id="2499"/>
      </w:r>
    </w:p>
    <w:p w14:paraId="403B6AE0" w14:textId="6BB6EAE4" w:rsidR="0079748D" w:rsidRPr="009C4BAE" w:rsidRDefault="00D77B77"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33</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 xml:space="preserve"> иштирокчи уй хўжалиги даромадининг </w:t>
      </w:r>
      <w:r w:rsidRPr="009C4BAE">
        <w:rPr>
          <w:rFonts w:ascii="Roboto" w:hAnsi="Roboto" w:cstheme="minorHAnsi"/>
          <w:b/>
          <w:bCs/>
          <w:color w:val="C00000"/>
          <w:sz w:val="26"/>
          <w:szCs w:val="26"/>
          <w:lang w:val="uz-Cyrl-UZ"/>
        </w:rPr>
        <w:t>35</w:t>
      </w:r>
      <w:r w:rsidR="00584D64" w:rsidRPr="009C4BAE">
        <w:rPr>
          <w:rFonts w:ascii="Roboto" w:hAnsi="Roboto" w:cstheme="minorHAnsi"/>
          <w:b/>
          <w:bCs/>
          <w:color w:val="C00000"/>
          <w:sz w:val="26"/>
          <w:szCs w:val="26"/>
          <w:lang w:val="uz-Cyrl-UZ"/>
        </w:rPr>
        <w:t xml:space="preserve">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дан ортиғини қарз тўловларига йўналтирмоқда</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17</w:t>
      </w:r>
      <w:r w:rsidR="00B92829"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респондентларда </w:t>
      </w:r>
      <w:del w:id="2500" w:author="Nozimjon Ortiqov" w:date="2026-02-23T16:48:00Z" w16du:dateUtc="2026-02-23T11:48:00Z">
        <w:r w:rsidRPr="009C4BAE" w:rsidDel="00D05CBE">
          <w:rPr>
            <w:rFonts w:ascii="Roboto" w:hAnsi="Roboto" w:cstheme="minorHAnsi"/>
            <w:i/>
            <w:iCs/>
            <w:sz w:val="26"/>
            <w:szCs w:val="26"/>
            <w:lang w:val="uz-Cyrl-UZ"/>
          </w:rPr>
          <w:delText>ушбу кўрсаткич</w:delText>
        </w:r>
      </w:del>
      <w:ins w:id="2501" w:author="Nozimjon Ortiqov" w:date="2026-02-23T16:48:00Z" w16du:dateUtc="2026-02-23T11:48:00Z">
        <w:r w:rsidR="00D05CBE" w:rsidRPr="009C4BAE">
          <w:rPr>
            <w:rFonts w:ascii="Roboto" w:hAnsi="Roboto" w:cstheme="minorHAnsi"/>
            <w:i/>
            <w:iCs/>
            <w:sz w:val="26"/>
            <w:szCs w:val="26"/>
            <w:lang w:val="uz-Cyrl-UZ"/>
          </w:rPr>
          <w:t>бу</w:t>
        </w:r>
      </w:ins>
      <w:r w:rsidRPr="009C4BAE">
        <w:rPr>
          <w:rFonts w:ascii="Roboto" w:hAnsi="Roboto" w:cstheme="minorHAnsi"/>
          <w:i/>
          <w:iCs/>
          <w:sz w:val="26"/>
          <w:szCs w:val="26"/>
          <w:lang w:val="uz-Cyrl-UZ"/>
        </w:rPr>
        <w:t xml:space="preserve"> </w:t>
      </w:r>
      <w:r w:rsidRPr="009C4BAE">
        <w:rPr>
          <w:rFonts w:ascii="Roboto" w:hAnsi="Roboto" w:cstheme="minorHAnsi"/>
          <w:i/>
          <w:iCs/>
          <w:color w:val="C00000"/>
          <w:sz w:val="26"/>
          <w:szCs w:val="26"/>
          <w:lang w:val="uz-Cyrl-UZ"/>
        </w:rPr>
        <w:t>50</w:t>
      </w:r>
      <w:r w:rsidR="00EA33DC"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дан кўп)</w:t>
      </w:r>
      <w:r w:rsidRPr="009C4BAE">
        <w:rPr>
          <w:rFonts w:ascii="Roboto" w:hAnsi="Roboto" w:cstheme="minorHAnsi"/>
          <w:sz w:val="26"/>
          <w:szCs w:val="26"/>
          <w:lang w:val="uz-Cyrl-UZ"/>
        </w:rPr>
        <w:t xml:space="preserve">. </w:t>
      </w:r>
      <w:commentRangeStart w:id="2502"/>
      <w:r w:rsidR="0079748D" w:rsidRPr="009C4BAE">
        <w:rPr>
          <w:rFonts w:ascii="Roboto" w:hAnsi="Roboto" w:cstheme="minorHAnsi"/>
          <w:sz w:val="26"/>
          <w:szCs w:val="26"/>
          <w:highlight w:val="cyan"/>
          <w:lang w:val="uz-Cyrl-UZ"/>
        </w:rPr>
        <w:t>Ҳисоб</w:t>
      </w:r>
      <w:r w:rsidR="0013311A" w:rsidRPr="009C4BAE">
        <w:rPr>
          <w:rFonts w:ascii="Roboto" w:hAnsi="Roboto" w:cstheme="minorHAnsi"/>
          <w:sz w:val="26"/>
          <w:szCs w:val="26"/>
          <w:highlight w:val="cyan"/>
          <w:lang w:val="uz-Cyrl-UZ"/>
        </w:rPr>
        <w:t>–</w:t>
      </w:r>
      <w:r w:rsidR="0079748D" w:rsidRPr="009C4BAE">
        <w:rPr>
          <w:rFonts w:ascii="Roboto" w:hAnsi="Roboto" w:cstheme="minorHAnsi"/>
          <w:sz w:val="26"/>
          <w:szCs w:val="26"/>
          <w:highlight w:val="cyan"/>
          <w:lang w:val="uz-Cyrl-UZ"/>
        </w:rPr>
        <w:t xml:space="preserve">китобларга кўра, даромадга нисбатан қарз юки даражасининг </w:t>
      </w:r>
      <w:r w:rsidR="0079748D" w:rsidRPr="009C4BAE">
        <w:rPr>
          <w:rFonts w:ascii="Roboto" w:hAnsi="Roboto" w:cstheme="minorHAnsi"/>
          <w:b/>
          <w:bCs/>
          <w:color w:val="C00000"/>
          <w:sz w:val="26"/>
          <w:szCs w:val="26"/>
          <w:highlight w:val="cyan"/>
          <w:lang w:val="uz-Cyrl-UZ"/>
        </w:rPr>
        <w:lastRenderedPageBreak/>
        <w:t>50</w:t>
      </w:r>
      <w:r w:rsidR="00D338B3" w:rsidRPr="009C4BAE">
        <w:rPr>
          <w:rFonts w:ascii="Roboto" w:hAnsi="Roboto" w:cstheme="minorHAnsi"/>
          <w:b/>
          <w:bCs/>
          <w:color w:val="C00000"/>
          <w:sz w:val="26"/>
          <w:szCs w:val="26"/>
          <w:highlight w:val="cyan"/>
          <w:lang w:val="uz-Cyrl-UZ"/>
        </w:rPr>
        <w:t> </w:t>
      </w:r>
      <w:r w:rsidR="00D338B3" w:rsidRPr="009C4BAE">
        <w:rPr>
          <w:rFonts w:ascii="Roboto" w:hAnsi="Roboto" w:cstheme="minorHAnsi"/>
          <w:b/>
          <w:bCs/>
          <w:color w:val="0070C0"/>
          <w:sz w:val="26"/>
          <w:szCs w:val="26"/>
          <w:highlight w:val="cyan"/>
          <w:lang w:val="uz-Cyrl-UZ"/>
        </w:rPr>
        <w:t>фоиз</w:t>
      </w:r>
      <w:r w:rsidR="0079748D" w:rsidRPr="009C4BAE">
        <w:rPr>
          <w:rFonts w:ascii="Roboto" w:hAnsi="Roboto" w:cstheme="minorHAnsi"/>
          <w:sz w:val="26"/>
          <w:szCs w:val="26"/>
          <w:highlight w:val="cyan"/>
          <w:lang w:val="uz-Cyrl-UZ"/>
        </w:rPr>
        <w:t xml:space="preserve">дан ошиши кредитларни муаммога айланиш эҳтимолини </w:t>
      </w:r>
      <w:r w:rsidR="0079748D" w:rsidRPr="009C4BAE">
        <w:rPr>
          <w:rFonts w:ascii="Roboto" w:hAnsi="Roboto" w:cstheme="minorHAnsi"/>
          <w:b/>
          <w:bCs/>
          <w:color w:val="C00000"/>
          <w:sz w:val="26"/>
          <w:szCs w:val="26"/>
          <w:highlight w:val="cyan"/>
          <w:lang w:val="uz-Cyrl-UZ"/>
        </w:rPr>
        <w:t>12</w:t>
      </w:r>
      <w:r w:rsidR="0079748D" w:rsidRPr="009C4BAE">
        <w:rPr>
          <w:rFonts w:ascii="Roboto" w:hAnsi="Roboto" w:cstheme="minorHAnsi"/>
          <w:color w:val="C00000"/>
          <w:sz w:val="26"/>
          <w:szCs w:val="26"/>
          <w:highlight w:val="cyan"/>
          <w:lang w:val="uz-Cyrl-UZ"/>
        </w:rPr>
        <w:t xml:space="preserve"> </w:t>
      </w:r>
      <w:r w:rsidR="0079748D" w:rsidRPr="009C4BAE">
        <w:rPr>
          <w:rFonts w:ascii="Roboto" w:hAnsi="Roboto" w:cstheme="minorHAnsi"/>
          <w:b/>
          <w:bCs/>
          <w:color w:val="0070C0"/>
          <w:sz w:val="26"/>
          <w:szCs w:val="26"/>
          <w:highlight w:val="cyan"/>
          <w:lang w:val="uz-Cyrl-UZ"/>
        </w:rPr>
        <w:t>фоиз банди</w:t>
      </w:r>
      <w:r w:rsidR="0079748D" w:rsidRPr="009C4BAE">
        <w:rPr>
          <w:rFonts w:ascii="Roboto" w:hAnsi="Roboto" w:cstheme="minorHAnsi"/>
          <w:sz w:val="26"/>
          <w:szCs w:val="26"/>
          <w:highlight w:val="cyan"/>
          <w:lang w:val="uz-Cyrl-UZ"/>
        </w:rPr>
        <w:t>га оширади.</w:t>
      </w:r>
      <w:commentRangeEnd w:id="2502"/>
      <w:r w:rsidR="004A58C7" w:rsidRPr="009C4BAE">
        <w:rPr>
          <w:rStyle w:val="a4"/>
          <w:rFonts w:ascii="Roboto" w:hAnsi="Roboto" w:cstheme="minorHAnsi"/>
          <w:sz w:val="26"/>
          <w:szCs w:val="26"/>
          <w:lang w:val="uz-Cyrl-UZ"/>
        </w:rPr>
        <w:commentReference w:id="2502"/>
      </w:r>
    </w:p>
    <w:p w14:paraId="44B93969" w14:textId="314ED37B" w:rsidR="00B74BFB" w:rsidRPr="009C4BAE" w:rsidRDefault="00484395" w:rsidP="00FE3D37">
      <w:pPr>
        <w:pStyle w:val="aff5"/>
        <w:jc w:val="center"/>
        <w:rPr>
          <w:rFonts w:ascii="Roboto" w:hAnsi="Roboto" w:cstheme="minorHAnsi"/>
          <w:sz w:val="26"/>
          <w:szCs w:val="26"/>
          <w:lang w:val="uz-Cyrl-UZ"/>
        </w:rPr>
      </w:pPr>
      <w:bookmarkStart w:id="2503" w:name="_Toc222583700"/>
      <w:r w:rsidRPr="009C4BAE">
        <w:rPr>
          <w:rFonts w:ascii="Roboto" w:hAnsi="Roboto" w:cstheme="minorHAnsi"/>
          <w:noProof/>
          <w:sz w:val="26"/>
          <w:szCs w:val="26"/>
          <w:lang w:val="uz-Cyrl-UZ" w:eastAsia="ru-RU"/>
          <w:rPrChange w:id="2504" w:author="Nozimjon Ortiqov" w:date="2026-02-24T09:31:00Z" w16du:dateUtc="2026-02-24T04:31:00Z">
            <w:rPr>
              <w:rFonts w:ascii="Roboto" w:hAnsi="Roboto" w:cstheme="minorHAnsi"/>
              <w:noProof/>
              <w:sz w:val="26"/>
              <w:szCs w:val="26"/>
              <w:lang w:eastAsia="ru-RU"/>
            </w:rPr>
          </w:rPrChange>
        </w:rPr>
        <w:drawing>
          <wp:anchor distT="0" distB="0" distL="114300" distR="114300" simplePos="0" relativeHeight="251785216" behindDoc="0" locked="0" layoutInCell="1" allowOverlap="1" wp14:anchorId="07218887" wp14:editId="7C83C81B">
            <wp:simplePos x="0" y="0"/>
            <wp:positionH relativeFrom="column">
              <wp:posOffset>668655</wp:posOffset>
            </wp:positionH>
            <wp:positionV relativeFrom="paragraph">
              <wp:posOffset>462915</wp:posOffset>
            </wp:positionV>
            <wp:extent cx="4765040" cy="2856230"/>
            <wp:effectExtent l="0" t="0" r="0" b="127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r="7888"/>
                    <a:stretch/>
                  </pic:blipFill>
                  <pic:spPr bwMode="auto">
                    <a:xfrm>
                      <a:off x="0" y="0"/>
                      <a:ext cx="4765040" cy="2856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263E" w:rsidRPr="009C4BAE">
        <w:rPr>
          <w:rFonts w:ascii="Roboto" w:hAnsi="Roboto" w:cstheme="minorHAnsi"/>
          <w:b/>
          <w:bCs/>
          <w:i w:val="0"/>
          <w:iCs w:val="0"/>
          <w:color w:val="0070C0"/>
          <w:sz w:val="26"/>
          <w:szCs w:val="26"/>
          <w:lang w:val="uz-Cyrl-UZ"/>
        </w:rPr>
        <w:t>4</w:t>
      </w:r>
      <w:r w:rsidR="00B74BFB" w:rsidRPr="009C4BAE">
        <w:rPr>
          <w:rFonts w:ascii="Roboto" w:hAnsi="Roboto" w:cstheme="minorHAnsi"/>
          <w:b/>
          <w:bCs/>
          <w:i w:val="0"/>
          <w:iCs w:val="0"/>
          <w:color w:val="0070C0"/>
          <w:sz w:val="26"/>
          <w:szCs w:val="26"/>
          <w:lang w:val="uz-Cyrl-UZ"/>
        </w:rPr>
        <w:t>-</w:t>
      </w:r>
      <w:del w:id="2505" w:author="Nozimjon Ortiqov" w:date="2026-02-23T16:29:00Z" w16du:dateUtc="2026-02-23T11:29:00Z">
        <w:r w:rsidR="009F0E5C" w:rsidRPr="009C4BAE" w:rsidDel="004A58C7">
          <w:rPr>
            <w:rFonts w:ascii="Roboto" w:hAnsi="Roboto" w:cstheme="minorHAnsi"/>
            <w:b/>
            <w:bCs/>
            <w:i w:val="0"/>
            <w:iCs w:val="0"/>
            <w:color w:val="0070C0"/>
            <w:sz w:val="26"/>
            <w:szCs w:val="26"/>
            <w:lang w:val="uz-Cyrl-UZ"/>
          </w:rPr>
          <w:delText>г</w:delText>
        </w:r>
        <w:r w:rsidR="00B74BFB" w:rsidRPr="009C4BAE" w:rsidDel="004A58C7">
          <w:rPr>
            <w:rFonts w:ascii="Roboto" w:hAnsi="Roboto" w:cstheme="minorHAnsi"/>
            <w:b/>
            <w:bCs/>
            <w:i w:val="0"/>
            <w:iCs w:val="0"/>
            <w:color w:val="0070C0"/>
            <w:sz w:val="26"/>
            <w:szCs w:val="26"/>
            <w:lang w:val="uz-Cyrl-UZ"/>
          </w:rPr>
          <w:delText>рафик</w:delText>
        </w:r>
      </w:del>
      <w:ins w:id="2506" w:author="Nozimjon Ortiqov" w:date="2026-02-23T16:29:00Z" w16du:dateUtc="2026-02-23T11:29:00Z">
        <w:r w:rsidR="004A58C7" w:rsidRPr="009C4BAE">
          <w:rPr>
            <w:rFonts w:ascii="Roboto" w:hAnsi="Roboto" w:cstheme="minorHAnsi"/>
            <w:b/>
            <w:bCs/>
            <w:i w:val="0"/>
            <w:iCs w:val="0"/>
            <w:color w:val="0070C0"/>
            <w:sz w:val="26"/>
            <w:szCs w:val="26"/>
            <w:lang w:val="uz-Cyrl-UZ"/>
          </w:rPr>
          <w:t>расм</w:t>
        </w:r>
      </w:ins>
      <w:r w:rsidR="00B74BFB" w:rsidRPr="009C4BAE">
        <w:rPr>
          <w:rFonts w:ascii="Roboto" w:hAnsi="Roboto" w:cstheme="minorHAnsi"/>
          <w:b/>
          <w:bCs/>
          <w:i w:val="0"/>
          <w:iCs w:val="0"/>
          <w:color w:val="0070C0"/>
          <w:sz w:val="26"/>
          <w:szCs w:val="26"/>
          <w:lang w:val="uz-Cyrl-UZ"/>
        </w:rPr>
        <w:t xml:space="preserve">. Аҳоли ўртасида </w:t>
      </w:r>
      <w:r w:rsidR="007059FF" w:rsidRPr="009C4BAE">
        <w:rPr>
          <w:rFonts w:ascii="Roboto" w:hAnsi="Roboto" w:cstheme="minorHAnsi"/>
          <w:b/>
          <w:bCs/>
          <w:i w:val="0"/>
          <w:iCs w:val="0"/>
          <w:color w:val="0070C0"/>
          <w:sz w:val="26"/>
          <w:szCs w:val="26"/>
          <w:lang w:val="uz-Cyrl-UZ"/>
        </w:rPr>
        <w:t>кредит тўловларига йўналтирилаётган даромаднинг қисми</w:t>
      </w:r>
      <w:bookmarkEnd w:id="2503"/>
    </w:p>
    <w:p w14:paraId="6C2C9CB1" w14:textId="020B5312" w:rsidR="00B74BFB" w:rsidRPr="009C4BAE" w:rsidRDefault="00B74BFB" w:rsidP="004E743C">
      <w:pPr>
        <w:spacing w:beforeLines="60" w:before="144" w:afterLines="60" w:after="144" w:line="288" w:lineRule="auto"/>
        <w:ind w:firstLine="567"/>
        <w:jc w:val="both"/>
        <w:rPr>
          <w:rFonts w:ascii="Roboto" w:hAnsi="Roboto" w:cstheme="minorHAnsi"/>
          <w:sz w:val="26"/>
          <w:szCs w:val="26"/>
          <w:lang w:val="uz-Cyrl-UZ"/>
        </w:rPr>
      </w:pPr>
    </w:p>
    <w:p w14:paraId="7EEC3C3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1A58F7D"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19EACBB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78230AE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0A5EFEA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31B3277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71ED5B8"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6DE1F876" w14:textId="62B0C18E" w:rsidR="00484395" w:rsidRPr="009C4BAE" w:rsidRDefault="00484395">
      <w:pPr>
        <w:spacing w:before="120" w:after="0" w:line="288" w:lineRule="auto"/>
        <w:ind w:firstLine="567"/>
        <w:jc w:val="both"/>
        <w:rPr>
          <w:rFonts w:ascii="Roboto" w:eastAsia="Arial" w:hAnsi="Roboto" w:cstheme="minorHAnsi"/>
          <w:i/>
          <w:iCs/>
          <w:lang w:val="uz-Cyrl-UZ"/>
        </w:rPr>
        <w:pPrChange w:id="2507" w:author="Nozimjon Ortiqov" w:date="2026-02-24T09:28:00Z" w16du:dateUtc="2026-02-24T04:28: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2508" w:author="Nozimjon Ortiqov" w:date="2026-02-23T16:29:00Z" w16du:dateUtc="2026-02-23T11:29:00Z">
        <w:r w:rsidRPr="009C4BAE" w:rsidDel="004A58C7">
          <w:rPr>
            <w:rFonts w:ascii="Roboto" w:eastAsia="Arial" w:hAnsi="Roboto" w:cstheme="minorHAnsi"/>
            <w:i/>
            <w:iCs/>
            <w:lang w:val="uz-Cyrl-UZ"/>
          </w:rPr>
          <w:delText xml:space="preserve">сўровнома </w:delText>
        </w:r>
      </w:del>
      <w:ins w:id="2509" w:author="Nozimjon Ortiqov" w:date="2026-02-23T16:29:00Z" w16du:dateUtc="2026-02-23T11:29:00Z">
        <w:r w:rsidR="004A58C7"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7722E72C" w14:textId="77777777" w:rsidR="00F1364B" w:rsidRPr="009C4BAE" w:rsidRDefault="00F1364B">
      <w:pPr>
        <w:ind w:firstLine="567"/>
        <w:jc w:val="both"/>
        <w:rPr>
          <w:ins w:id="2510" w:author="Nozimjon Ortiqov" w:date="2026-02-23T16:36:00Z" w16du:dateUtc="2026-02-23T11:36:00Z"/>
          <w:rFonts w:ascii="Roboto" w:hAnsi="Roboto"/>
          <w:lang w:val="uz-Cyrl-UZ"/>
          <w:rPrChange w:id="2511" w:author="Nozimjon Ortiqov" w:date="2026-02-24T09:31:00Z" w16du:dateUtc="2026-02-24T04:31:00Z">
            <w:rPr>
              <w:ins w:id="2512" w:author="Nozimjon Ortiqov" w:date="2026-02-23T16:36:00Z" w16du:dateUtc="2026-02-23T11:36:00Z"/>
            </w:rPr>
          </w:rPrChange>
        </w:rPr>
        <w:pPrChange w:id="2513" w:author="Nozimjon Ortiqov" w:date="2026-02-23T16:37:00Z" w16du:dateUtc="2026-02-23T11:37:00Z">
          <w:pPr/>
        </w:pPrChange>
      </w:pPr>
      <w:ins w:id="2514" w:author="Nozimjon Ortiqov" w:date="2026-02-23T16:36:00Z" w16du:dateUtc="2026-02-23T11:36:00Z">
        <w:r w:rsidRPr="009C4BAE">
          <w:rPr>
            <w:rFonts w:ascii="Roboto" w:hAnsi="Roboto"/>
            <w:highlight w:val="yellow"/>
            <w:lang w:val="uz-Cyrl-UZ"/>
            <w:rPrChange w:id="2515" w:author="Nozimjon Ortiqov" w:date="2026-02-24T09:31:00Z" w16du:dateUtc="2026-02-24T04:31:00Z">
              <w:rPr/>
            </w:rPrChange>
          </w:rPr>
          <w:t>Среди заёмщиков с NPL 21,3% тратят более 50% семейного дохода на обслуживание долга, тогда как среди своевременных плательщиков эта доля составляет лишь 10,4%. При этом 7,9% NPL-заёмщиков вообще не осуществляют платежей.</w:t>
        </w:r>
      </w:ins>
    </w:p>
    <w:p w14:paraId="0D942E0C" w14:textId="33AD9D2D" w:rsidR="00F1364B" w:rsidRPr="009C4BAE" w:rsidDel="00F1364B" w:rsidRDefault="00F1364B" w:rsidP="004E743C">
      <w:pPr>
        <w:spacing w:beforeLines="60" w:before="144" w:afterLines="60" w:after="144" w:line="288" w:lineRule="auto"/>
        <w:ind w:firstLine="567"/>
        <w:jc w:val="both"/>
        <w:rPr>
          <w:del w:id="2516" w:author="Nozimjon Ortiqov" w:date="2026-02-23T16:36:00Z" w16du:dateUtc="2026-02-23T11:36:00Z"/>
          <w:rFonts w:ascii="Roboto" w:hAnsi="Roboto" w:cstheme="minorHAnsi"/>
          <w:sz w:val="26"/>
          <w:szCs w:val="26"/>
          <w:lang w:val="uz-Cyrl-UZ"/>
        </w:rPr>
      </w:pPr>
    </w:p>
    <w:p w14:paraId="40780C1C" w14:textId="5ED4B443" w:rsidR="0079748D" w:rsidRPr="009C4BAE" w:rsidRDefault="002C0B32" w:rsidP="004E743C">
      <w:pPr>
        <w:spacing w:beforeLines="60" w:before="144" w:afterLines="60" w:after="144" w:line="288" w:lineRule="auto"/>
        <w:ind w:firstLine="567"/>
        <w:jc w:val="both"/>
        <w:rPr>
          <w:ins w:id="2517" w:author="Nozimjon Ortiqov" w:date="2026-02-23T17:20:00Z" w16du:dateUtc="2026-02-23T12:20:00Z"/>
          <w:rFonts w:ascii="Roboto" w:hAnsi="Roboto" w:cstheme="minorHAnsi"/>
          <w:bCs/>
          <w:sz w:val="26"/>
          <w:szCs w:val="26"/>
          <w:lang w:val="uz-Cyrl-UZ"/>
        </w:rPr>
      </w:pPr>
      <w:r w:rsidRPr="009C4BAE">
        <w:rPr>
          <w:rFonts w:ascii="Roboto" w:hAnsi="Roboto" w:cstheme="minorHAnsi"/>
          <w:b/>
          <w:sz w:val="26"/>
          <w:szCs w:val="26"/>
          <w:lang w:val="uz-Cyrl-UZ"/>
        </w:rPr>
        <w:t xml:space="preserve">Бошқа қарзни ёпиш учун кредит олган фуқароларнинг </w:t>
      </w:r>
      <w:r w:rsidRPr="009C4BAE">
        <w:rPr>
          <w:rFonts w:ascii="Roboto" w:hAnsi="Roboto" w:cstheme="minorHAnsi"/>
          <w:b/>
          <w:color w:val="C00000"/>
          <w:sz w:val="26"/>
          <w:szCs w:val="26"/>
          <w:lang w:val="uz-Cyrl-UZ"/>
        </w:rPr>
        <w:t>5</w:t>
      </w:r>
      <w:r w:rsidR="00C94BC1" w:rsidRPr="009C4BAE">
        <w:rPr>
          <w:rFonts w:ascii="Roboto" w:hAnsi="Roboto" w:cstheme="minorHAnsi"/>
          <w:b/>
          <w:color w:val="C00000"/>
          <w:sz w:val="26"/>
          <w:szCs w:val="26"/>
          <w:lang w:val="uz-Cyrl-UZ"/>
        </w:rPr>
        <w:t>6</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
          <w:sz w:val="26"/>
          <w:szCs w:val="26"/>
          <w:lang w:val="uz-Cyrl-UZ"/>
        </w:rPr>
        <w:t>ида қарз юки</w:t>
      </w:r>
      <w:r w:rsidRPr="009C4BAE">
        <w:rPr>
          <w:rFonts w:ascii="Roboto" w:hAnsi="Roboto" w:cstheme="minorHAnsi"/>
          <w:b/>
          <w:color w:val="C00000"/>
          <w:sz w:val="26"/>
          <w:szCs w:val="26"/>
          <w:lang w:val="uz-Cyrl-UZ"/>
        </w:rPr>
        <w:t xml:space="preserve"> 35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
          <w:sz w:val="26"/>
          <w:szCs w:val="26"/>
          <w:lang w:val="uz-Cyrl-UZ"/>
        </w:rPr>
        <w:t>дан ошган.</w:t>
      </w:r>
      <w:r w:rsidRPr="009C4BAE">
        <w:rPr>
          <w:rFonts w:ascii="Roboto" w:hAnsi="Roboto" w:cstheme="minorHAnsi"/>
          <w:bCs/>
          <w:sz w:val="26"/>
          <w:szCs w:val="26"/>
          <w:lang w:val="uz-Cyrl-UZ"/>
        </w:rPr>
        <w:t xml:space="preserve"> </w:t>
      </w:r>
      <w:r w:rsidR="0079748D" w:rsidRPr="009C4BAE">
        <w:rPr>
          <w:rFonts w:ascii="Roboto" w:hAnsi="Roboto" w:cstheme="minorHAnsi"/>
          <w:sz w:val="26"/>
          <w:szCs w:val="26"/>
          <w:lang w:val="uz-Cyrl-UZ"/>
        </w:rPr>
        <w:t xml:space="preserve">ХВЖ ва Жаҳон банкининг Молиявий сектор ҳолатини баҳолаш дастури </w:t>
      </w:r>
      <w:r w:rsidR="0079748D" w:rsidRPr="009C4BAE">
        <w:rPr>
          <w:rFonts w:ascii="Roboto" w:hAnsi="Roboto" w:cstheme="minorHAnsi"/>
          <w:i/>
          <w:iCs/>
          <w:sz w:val="26"/>
          <w:szCs w:val="26"/>
          <w:lang w:val="uz-Cyrl-UZ"/>
        </w:rPr>
        <w:t>(FSAP)</w:t>
      </w:r>
      <w:r w:rsidR="0079748D" w:rsidRPr="009C4BAE">
        <w:rPr>
          <w:rFonts w:ascii="Roboto" w:hAnsi="Roboto" w:cstheme="minorHAnsi"/>
          <w:sz w:val="26"/>
          <w:szCs w:val="26"/>
          <w:lang w:val="uz-Cyrl-UZ"/>
        </w:rPr>
        <w:t xml:space="preserve"> доирасида микроқарзлар орқали ипотека қарзларини қайтариш амалиёти мавжудлиги келтирилган</w:t>
      </w:r>
      <w:r w:rsidR="00484395" w:rsidRPr="009C4BAE">
        <w:rPr>
          <w:rStyle w:val="aff0"/>
          <w:rFonts w:ascii="Roboto" w:hAnsi="Roboto" w:cstheme="minorHAnsi"/>
          <w:sz w:val="26"/>
          <w:szCs w:val="26"/>
          <w:lang w:val="uz-Cyrl-UZ"/>
        </w:rPr>
        <w:footnoteReference w:id="3"/>
      </w:r>
      <w:r w:rsidR="0079748D" w:rsidRPr="009C4BAE">
        <w:rPr>
          <w:rFonts w:ascii="Roboto" w:hAnsi="Roboto" w:cstheme="minorHAnsi"/>
          <w:bCs/>
          <w:sz w:val="26"/>
          <w:szCs w:val="26"/>
          <w:lang w:val="uz-Cyrl-UZ"/>
        </w:rPr>
        <w:t>.</w:t>
      </w:r>
    </w:p>
    <w:p w14:paraId="5F336B91" w14:textId="7E4661E6" w:rsidR="005067FC" w:rsidRPr="009C4BAE" w:rsidDel="005B6AA5" w:rsidRDefault="005067FC" w:rsidP="004E743C">
      <w:pPr>
        <w:spacing w:beforeLines="60" w:before="144" w:afterLines="60" w:after="144" w:line="288" w:lineRule="auto"/>
        <w:ind w:firstLine="567"/>
        <w:jc w:val="both"/>
        <w:rPr>
          <w:del w:id="2518" w:author="Nozimjon Ortiqov" w:date="2026-02-23T17:35:00Z" w16du:dateUtc="2026-02-23T12:35:00Z"/>
          <w:rFonts w:ascii="Roboto" w:hAnsi="Roboto" w:cstheme="minorHAnsi"/>
          <w:bCs/>
          <w:sz w:val="26"/>
          <w:szCs w:val="26"/>
          <w:lang w:val="uz-Cyrl-UZ"/>
        </w:rPr>
      </w:pPr>
    </w:p>
    <w:p w14:paraId="285946E3" w14:textId="69695705" w:rsidR="00895876" w:rsidRPr="009C4BAE" w:rsidRDefault="0031707F" w:rsidP="004E743C">
      <w:pPr>
        <w:spacing w:beforeLines="60" w:before="144" w:afterLines="60" w:after="144" w:line="288" w:lineRule="auto"/>
        <w:ind w:firstLine="567"/>
        <w:jc w:val="both"/>
        <w:rPr>
          <w:rFonts w:ascii="Roboto" w:hAnsi="Roboto" w:cstheme="minorHAnsi"/>
          <w:bCs/>
          <w:sz w:val="26"/>
          <w:szCs w:val="26"/>
          <w:lang w:val="uz-Cyrl-UZ"/>
        </w:rPr>
      </w:pPr>
      <w:commentRangeStart w:id="2519"/>
      <w:r w:rsidRPr="009C4BAE">
        <w:rPr>
          <w:rFonts w:ascii="Roboto" w:hAnsi="Roboto" w:cstheme="minorHAnsi"/>
          <w:bCs/>
          <w:sz w:val="26"/>
          <w:szCs w:val="26"/>
          <w:highlight w:val="yellow"/>
          <w:lang w:val="uz-Cyrl-UZ"/>
          <w:rPrChange w:id="2520" w:author="Nozimjon Ortiqov" w:date="2026-02-24T09:31:00Z" w16du:dateUtc="2026-02-24T04:31:00Z">
            <w:rPr>
              <w:rFonts w:ascii="Roboto" w:hAnsi="Roboto" w:cstheme="minorHAnsi"/>
              <w:bCs/>
              <w:sz w:val="26"/>
              <w:szCs w:val="26"/>
              <w:lang w:val="uz-Cyrl-UZ"/>
            </w:rPr>
          </w:rPrChange>
        </w:rPr>
        <w:t xml:space="preserve">Фуқароларнинг </w:t>
      </w:r>
      <w:r w:rsidR="005B11EF" w:rsidRPr="009C4BAE">
        <w:rPr>
          <w:rFonts w:ascii="Roboto" w:hAnsi="Roboto" w:cstheme="minorHAnsi"/>
          <w:b/>
          <w:bCs/>
          <w:color w:val="C00000"/>
          <w:sz w:val="26"/>
          <w:szCs w:val="26"/>
          <w:highlight w:val="yellow"/>
          <w:lang w:val="uz-Cyrl-UZ"/>
          <w:rPrChange w:id="2521" w:author="Nozimjon Ortiqov" w:date="2026-02-24T09:31:00Z" w16du:dateUtc="2026-02-24T04:31:00Z">
            <w:rPr>
              <w:rFonts w:ascii="Roboto" w:hAnsi="Roboto" w:cstheme="minorHAnsi"/>
              <w:b/>
              <w:bCs/>
              <w:color w:val="C00000"/>
              <w:sz w:val="26"/>
              <w:szCs w:val="26"/>
              <w:lang w:val="uz-Cyrl-UZ"/>
            </w:rPr>
          </w:rPrChange>
        </w:rPr>
        <w:t>18</w:t>
      </w:r>
      <w:r w:rsidR="00D338B3" w:rsidRPr="009C4BAE">
        <w:rPr>
          <w:rFonts w:ascii="Roboto" w:hAnsi="Roboto" w:cstheme="minorHAnsi"/>
          <w:b/>
          <w:bCs/>
          <w:color w:val="C00000"/>
          <w:sz w:val="26"/>
          <w:szCs w:val="26"/>
          <w:highlight w:val="yellow"/>
          <w:lang w:val="uz-Cyrl-UZ"/>
          <w:rPrChange w:id="2522"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bCs/>
          <w:color w:val="0070C0"/>
          <w:sz w:val="26"/>
          <w:szCs w:val="26"/>
          <w:highlight w:val="yellow"/>
          <w:lang w:val="uz-Cyrl-UZ"/>
          <w:rPrChange w:id="2523"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bCs/>
          <w:sz w:val="26"/>
          <w:szCs w:val="26"/>
          <w:highlight w:val="yellow"/>
          <w:lang w:val="uz-Cyrl-UZ"/>
          <w:rPrChange w:id="2524" w:author="Nozimjon Ortiqov" w:date="2026-02-24T09:31:00Z" w16du:dateUtc="2026-02-24T04:31:00Z">
            <w:rPr>
              <w:rFonts w:ascii="Roboto" w:hAnsi="Roboto" w:cstheme="minorHAnsi"/>
              <w:bCs/>
              <w:sz w:val="26"/>
              <w:szCs w:val="26"/>
              <w:lang w:val="uz-Cyrl-UZ"/>
            </w:rPr>
          </w:rPrChange>
        </w:rPr>
        <w:t>и</w:t>
      </w:r>
      <w:r w:rsidR="005B11EF" w:rsidRPr="009C4BAE">
        <w:rPr>
          <w:rFonts w:ascii="Roboto" w:hAnsi="Roboto" w:cstheme="minorHAnsi"/>
          <w:bCs/>
          <w:sz w:val="26"/>
          <w:szCs w:val="26"/>
          <w:highlight w:val="yellow"/>
          <w:lang w:val="uz-Cyrl-UZ"/>
          <w:rPrChange w:id="2525" w:author="Nozimjon Ortiqov" w:date="2026-02-24T09:31:00Z" w16du:dateUtc="2026-02-24T04:31:00Z">
            <w:rPr>
              <w:rFonts w:ascii="Roboto" w:hAnsi="Roboto" w:cstheme="minorHAnsi"/>
              <w:bCs/>
              <w:sz w:val="26"/>
              <w:szCs w:val="26"/>
              <w:lang w:val="uz-Cyrl-UZ"/>
            </w:rPr>
          </w:rPrChange>
        </w:rPr>
        <w:t xml:space="preserve"> бошқа қарзни ёпиш учун кредит олиш мақсадга мувофиқ деб ҳисобла</w:t>
      </w:r>
      <w:r w:rsidRPr="009C4BAE">
        <w:rPr>
          <w:rFonts w:ascii="Roboto" w:hAnsi="Roboto" w:cstheme="minorHAnsi"/>
          <w:bCs/>
          <w:sz w:val="26"/>
          <w:szCs w:val="26"/>
          <w:highlight w:val="yellow"/>
          <w:lang w:val="uz-Cyrl-UZ"/>
          <w:rPrChange w:id="2526" w:author="Nozimjon Ortiqov" w:date="2026-02-24T09:31:00Z" w16du:dateUtc="2026-02-24T04:31:00Z">
            <w:rPr>
              <w:rFonts w:ascii="Roboto" w:hAnsi="Roboto" w:cstheme="minorHAnsi"/>
              <w:bCs/>
              <w:sz w:val="26"/>
              <w:szCs w:val="26"/>
              <w:lang w:val="uz-Cyrl-UZ"/>
            </w:rPr>
          </w:rPrChange>
        </w:rPr>
        <w:t xml:space="preserve">ган, </w:t>
      </w:r>
      <w:r w:rsidRPr="009C4BAE">
        <w:rPr>
          <w:rFonts w:ascii="Roboto" w:hAnsi="Roboto" w:cstheme="minorHAnsi"/>
          <w:b/>
          <w:bCs/>
          <w:color w:val="C00000"/>
          <w:sz w:val="26"/>
          <w:szCs w:val="26"/>
          <w:highlight w:val="yellow"/>
          <w:lang w:val="uz-Cyrl-UZ"/>
          <w:rPrChange w:id="2527" w:author="Nozimjon Ortiqov" w:date="2026-02-24T09:31:00Z" w16du:dateUtc="2026-02-24T04:31:00Z">
            <w:rPr>
              <w:rFonts w:ascii="Roboto" w:hAnsi="Roboto" w:cstheme="minorHAnsi"/>
              <w:b/>
              <w:bCs/>
              <w:color w:val="C00000"/>
              <w:sz w:val="26"/>
              <w:szCs w:val="26"/>
              <w:lang w:val="uz-Cyrl-UZ"/>
            </w:rPr>
          </w:rPrChange>
        </w:rPr>
        <w:t>6,5</w:t>
      </w:r>
      <w:r w:rsidR="00D338B3" w:rsidRPr="009C4BAE">
        <w:rPr>
          <w:rFonts w:ascii="Roboto" w:hAnsi="Roboto" w:cstheme="minorHAnsi"/>
          <w:b/>
          <w:bCs/>
          <w:color w:val="C00000"/>
          <w:sz w:val="26"/>
          <w:szCs w:val="26"/>
          <w:highlight w:val="yellow"/>
          <w:lang w:val="uz-Cyrl-UZ"/>
          <w:rPrChange w:id="2528"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bCs/>
          <w:color w:val="0070C0"/>
          <w:sz w:val="26"/>
          <w:szCs w:val="26"/>
          <w:highlight w:val="yellow"/>
          <w:lang w:val="uz-Cyrl-UZ"/>
          <w:rPrChange w:id="2529"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bCs/>
          <w:sz w:val="26"/>
          <w:szCs w:val="26"/>
          <w:highlight w:val="yellow"/>
          <w:lang w:val="uz-Cyrl-UZ"/>
          <w:rPrChange w:id="2530" w:author="Nozimjon Ortiqov" w:date="2026-02-24T09:31:00Z" w16du:dateUtc="2026-02-24T04:31:00Z">
            <w:rPr>
              <w:rFonts w:ascii="Roboto" w:hAnsi="Roboto" w:cstheme="minorHAnsi"/>
              <w:bCs/>
              <w:sz w:val="26"/>
              <w:szCs w:val="26"/>
              <w:lang w:val="uz-Cyrl-UZ"/>
            </w:rPr>
          </w:rPrChange>
        </w:rPr>
        <w:t>и кредитни бошқа қарзга йўналтиргани сабабли тўловларни амалга оширмаган.</w:t>
      </w:r>
      <w:commentRangeEnd w:id="2519"/>
      <w:r w:rsidR="00A26C10" w:rsidRPr="009C4BAE">
        <w:rPr>
          <w:rStyle w:val="a4"/>
          <w:rFonts w:ascii="Roboto" w:hAnsi="Roboto" w:cstheme="minorHAnsi"/>
          <w:bCs/>
          <w:sz w:val="26"/>
          <w:szCs w:val="26"/>
          <w:lang w:val="uz-Cyrl-UZ"/>
        </w:rPr>
        <w:commentReference w:id="2519"/>
      </w:r>
    </w:p>
    <w:p w14:paraId="2F5C92B5" w14:textId="77777777" w:rsidR="00445C13" w:rsidRPr="009C4BAE" w:rsidRDefault="0079748D" w:rsidP="004E743C">
      <w:pPr>
        <w:spacing w:beforeLines="60" w:before="144" w:afterLines="60" w:after="144" w:line="288" w:lineRule="auto"/>
        <w:ind w:firstLine="567"/>
        <w:jc w:val="both"/>
        <w:rPr>
          <w:rFonts w:ascii="Roboto" w:hAnsi="Roboto" w:cstheme="minorHAnsi"/>
          <w:bCs/>
          <w:sz w:val="26"/>
          <w:szCs w:val="26"/>
          <w:lang w:val="uz-Cyrl-UZ"/>
        </w:rPr>
      </w:pPr>
      <w:commentRangeStart w:id="2531"/>
      <w:r w:rsidRPr="009C4BAE">
        <w:rPr>
          <w:rFonts w:ascii="Roboto" w:hAnsi="Roboto" w:cstheme="minorHAnsi"/>
          <w:b/>
          <w:sz w:val="26"/>
          <w:szCs w:val="26"/>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r w:rsidRPr="009C4BAE">
        <w:rPr>
          <w:rFonts w:ascii="Roboto" w:hAnsi="Roboto" w:cstheme="minorHAnsi"/>
          <w:bCs/>
          <w:sz w:val="26"/>
          <w:szCs w:val="26"/>
          <w:lang w:val="uz-Cyrl-UZ"/>
        </w:rPr>
        <w:t>Бунда</w:t>
      </w:r>
      <w:r w:rsidR="007D3152" w:rsidRPr="009C4BAE">
        <w:rPr>
          <w:rFonts w:ascii="Roboto" w:hAnsi="Roboto" w:cstheme="minorHAnsi"/>
          <w:bCs/>
          <w:sz w:val="26"/>
          <w:szCs w:val="26"/>
          <w:lang w:val="uz-Cyrl-UZ"/>
        </w:rPr>
        <w:t xml:space="preserve">: </w:t>
      </w:r>
    </w:p>
    <w:p w14:paraId="4EBABD68" w14:textId="1A5E773F" w:rsidR="0079748D" w:rsidRPr="009C4BAE" w:rsidRDefault="00445C13" w:rsidP="004E743C">
      <w:pPr>
        <w:spacing w:beforeLines="60" w:before="144" w:afterLines="60" w:after="144" w:line="288" w:lineRule="auto"/>
        <w:ind w:firstLine="567"/>
        <w:jc w:val="both"/>
        <w:rPr>
          <w:rFonts w:ascii="Roboto" w:hAnsi="Roboto" w:cstheme="minorHAnsi"/>
          <w:b/>
          <w:sz w:val="26"/>
          <w:szCs w:val="26"/>
          <w:lang w:val="uz-Cyrl-UZ"/>
        </w:rPr>
      </w:pPr>
      <w:r w:rsidRPr="009C4BAE">
        <w:rPr>
          <w:rFonts w:ascii="Roboto" w:hAnsi="Roboto" w:cstheme="minorHAnsi"/>
          <w:bCs/>
          <w:sz w:val="26"/>
          <w:szCs w:val="26"/>
          <w:lang w:val="uz-Cyrl-UZ"/>
        </w:rPr>
        <w:t>– </w:t>
      </w:r>
      <w:r w:rsidR="0079748D" w:rsidRPr="009C4BAE">
        <w:rPr>
          <w:rFonts w:ascii="Roboto" w:hAnsi="Roboto" w:cstheme="minorHAnsi"/>
          <w:bCs/>
          <w:sz w:val="26"/>
          <w:szCs w:val="26"/>
          <w:lang w:val="uz-Cyrl-UZ"/>
        </w:rPr>
        <w:t>даромадлар асосан анкета усули орқали баҳоланади, норасмий даромадларни сунъий кўтариш имконияти мавжуд.</w:t>
      </w:r>
      <w:r w:rsidR="00AA7FA3" w:rsidRPr="009C4BAE">
        <w:rPr>
          <w:rFonts w:ascii="Roboto" w:hAnsi="Roboto" w:cstheme="minorHAnsi"/>
          <w:bCs/>
          <w:sz w:val="26"/>
          <w:szCs w:val="26"/>
          <w:lang w:val="uz-Cyrl-UZ"/>
        </w:rPr>
        <w:t xml:space="preserve"> Мижозларнинг карта айланмасини сунъий кўтариш ҳолатлари </w:t>
      </w:r>
      <w:r w:rsidR="001222C0" w:rsidRPr="009C4BAE">
        <w:rPr>
          <w:rFonts w:ascii="Roboto" w:hAnsi="Roboto" w:cstheme="minorHAnsi"/>
          <w:bCs/>
          <w:sz w:val="26"/>
          <w:szCs w:val="26"/>
          <w:lang w:val="uz-Cyrl-UZ"/>
        </w:rPr>
        <w:t>Ўзсаноатқурилишбанк</w:t>
      </w:r>
      <w:r w:rsidR="00C4553C" w:rsidRPr="009C4BAE">
        <w:rPr>
          <w:rFonts w:ascii="Roboto" w:hAnsi="Roboto" w:cstheme="minorHAnsi"/>
          <w:bCs/>
          <w:sz w:val="26"/>
          <w:szCs w:val="26"/>
          <w:lang w:val="uz-Cyrl-UZ"/>
        </w:rPr>
        <w:t xml:space="preserve"> ва </w:t>
      </w:r>
      <w:r w:rsidR="001222C0" w:rsidRPr="009C4BAE">
        <w:rPr>
          <w:rFonts w:ascii="Roboto" w:hAnsi="Roboto" w:cstheme="minorHAnsi"/>
          <w:bCs/>
          <w:sz w:val="26"/>
          <w:szCs w:val="26"/>
          <w:lang w:val="uz-Cyrl-UZ"/>
        </w:rPr>
        <w:t>Агробанк</w:t>
      </w:r>
      <w:r w:rsidR="00C4553C" w:rsidRPr="009C4BAE">
        <w:rPr>
          <w:rFonts w:ascii="Roboto" w:hAnsi="Roboto" w:cstheme="minorHAnsi"/>
          <w:bCs/>
          <w:sz w:val="26"/>
          <w:szCs w:val="26"/>
          <w:lang w:val="uz-Cyrl-UZ"/>
        </w:rPr>
        <w:t xml:space="preserve"> вакиллари томонидан таъкидланди.</w:t>
      </w:r>
    </w:p>
    <w:p w14:paraId="61B513EB" w14:textId="10F15D6E" w:rsidR="0079748D" w:rsidRPr="009C4BAE" w:rsidRDefault="0079748D" w:rsidP="004E743C">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lastRenderedPageBreak/>
        <w:t>– </w:t>
      </w:r>
      <w:r w:rsidR="00FA0506" w:rsidRPr="009C4BAE">
        <w:rPr>
          <w:rFonts w:ascii="Roboto" w:hAnsi="Roboto" w:cstheme="minorHAnsi"/>
          <w:bCs/>
          <w:sz w:val="26"/>
          <w:szCs w:val="26"/>
          <w:lang w:val="uz-Cyrl-UZ"/>
        </w:rPr>
        <w:t>Ўзбекистон Республикаси Марказий банки Бошқарувининг 14.07.2015 йилдаги 2696-</w:t>
      </w:r>
      <w:r w:rsidR="00B07B41" w:rsidRPr="009C4BAE">
        <w:rPr>
          <w:rFonts w:ascii="Roboto" w:hAnsi="Roboto" w:cstheme="minorHAnsi"/>
          <w:bCs/>
          <w:sz w:val="26"/>
          <w:szCs w:val="26"/>
          <w:lang w:val="uz-Cyrl-UZ"/>
        </w:rPr>
        <w:t>сонли қарор</w:t>
      </w:r>
      <w:r w:rsidR="00226BCB" w:rsidRPr="009C4BAE">
        <w:rPr>
          <w:rFonts w:ascii="Roboto" w:hAnsi="Roboto" w:cstheme="minorHAnsi"/>
          <w:bCs/>
          <w:sz w:val="26"/>
          <w:szCs w:val="26"/>
          <w:lang w:val="uz-Cyrl-UZ"/>
        </w:rPr>
        <w:t>и</w:t>
      </w:r>
      <w:r w:rsidR="00B07B41"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норасмий даромадга эга бўлган фуқароларга кредит ажратганлик учун тижорат банклари</w:t>
      </w:r>
      <w:r w:rsidR="003213E0" w:rsidRPr="009C4BAE">
        <w:rPr>
          <w:rFonts w:ascii="Roboto" w:hAnsi="Roboto" w:cstheme="minorHAnsi"/>
          <w:bCs/>
          <w:sz w:val="26"/>
          <w:szCs w:val="26"/>
          <w:lang w:val="uz-Cyrl-UZ"/>
        </w:rPr>
        <w:t>га белгиланган таваккалчилик даражаси</w:t>
      </w:r>
      <w:r w:rsidRPr="009C4BAE">
        <w:rPr>
          <w:rFonts w:ascii="Roboto" w:hAnsi="Roboto" w:cstheme="minorHAnsi"/>
          <w:bCs/>
          <w:sz w:val="26"/>
          <w:szCs w:val="26"/>
          <w:lang w:val="uz-Cyrl-UZ"/>
        </w:rPr>
        <w:t xml:space="preserve"> расмий даромадли фуқароларга нисбатан </w:t>
      </w:r>
      <w:r w:rsidR="00FA0506" w:rsidRPr="009C4BAE">
        <w:rPr>
          <w:rFonts w:ascii="Roboto" w:hAnsi="Roboto" w:cstheme="minorHAnsi"/>
          <w:bCs/>
          <w:sz w:val="26"/>
          <w:szCs w:val="26"/>
          <w:lang w:val="uz-Cyrl-UZ"/>
        </w:rPr>
        <w:t>пастроқ белгиланган</w:t>
      </w:r>
      <w:r w:rsidRPr="009C4BAE">
        <w:rPr>
          <w:rFonts w:ascii="Roboto" w:hAnsi="Roboto" w:cstheme="minorHAnsi"/>
          <w:bCs/>
          <w:sz w:val="26"/>
          <w:szCs w:val="26"/>
          <w:lang w:val="uz-Cyrl-UZ"/>
        </w:rPr>
        <w:t>.</w:t>
      </w:r>
    </w:p>
    <w:p w14:paraId="5451EBD8" w14:textId="4C040232" w:rsidR="00445C13" w:rsidRPr="009C4BAE" w:rsidRDefault="00ED781D" w:rsidP="00B77BAE">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Мисол учун, </w:t>
      </w:r>
      <w:r w:rsidR="0080024A" w:rsidRPr="009C4BAE">
        <w:rPr>
          <w:rFonts w:ascii="Roboto" w:hAnsi="Roboto" w:cstheme="minorHAnsi"/>
          <w:bCs/>
          <w:sz w:val="26"/>
          <w:szCs w:val="26"/>
          <w:lang w:val="uz-Cyrl-UZ"/>
        </w:rPr>
        <w:t xml:space="preserve">микроқарзларда </w:t>
      </w:r>
      <w:r w:rsidRPr="009C4BAE">
        <w:rPr>
          <w:rFonts w:ascii="Roboto" w:hAnsi="Roboto" w:cstheme="minorHAnsi"/>
          <w:bCs/>
          <w:sz w:val="26"/>
          <w:szCs w:val="26"/>
          <w:lang w:val="uz-Cyrl-UZ"/>
        </w:rPr>
        <w:t xml:space="preserve">ўзини ўзи банд қилганлар учун – </w:t>
      </w:r>
      <w:r w:rsidRPr="009C4BAE">
        <w:rPr>
          <w:rFonts w:ascii="Roboto" w:hAnsi="Roboto" w:cstheme="minorHAnsi"/>
          <w:b/>
          <w:color w:val="C00000"/>
          <w:sz w:val="26"/>
          <w:szCs w:val="26"/>
          <w:lang w:val="uz-Cyrl-UZ"/>
        </w:rPr>
        <w:t>75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расмий даромадга эга бўлганлар учун – </w:t>
      </w:r>
      <w:r w:rsidRPr="009C4BAE">
        <w:rPr>
          <w:rFonts w:ascii="Roboto" w:hAnsi="Roboto" w:cstheme="minorHAnsi"/>
          <w:b/>
          <w:color w:val="C00000"/>
          <w:sz w:val="26"/>
          <w:szCs w:val="26"/>
          <w:lang w:val="uz-Cyrl-UZ"/>
        </w:rPr>
        <w:t>100</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00226BCB" w:rsidRPr="009C4BAE">
        <w:rPr>
          <w:rFonts w:ascii="Roboto" w:hAnsi="Roboto" w:cstheme="minorHAnsi"/>
          <w:bCs/>
          <w:sz w:val="26"/>
          <w:szCs w:val="26"/>
          <w:lang w:val="uz-Cyrl-UZ"/>
        </w:rPr>
        <w:t xml:space="preserve"> таваккалчилик даражаси талаб этилади</w:t>
      </w:r>
      <w:r w:rsidR="00D4585B" w:rsidRPr="009C4BAE">
        <w:rPr>
          <w:rFonts w:ascii="Roboto" w:hAnsi="Roboto" w:cstheme="minorHAnsi"/>
          <w:bCs/>
          <w:sz w:val="26"/>
          <w:szCs w:val="26"/>
          <w:lang w:val="uz-Cyrl-UZ"/>
        </w:rPr>
        <w:t>.</w:t>
      </w:r>
    </w:p>
    <w:p w14:paraId="1FF99EBB" w14:textId="6A942BC1"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Қозоғистон 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9C4BAE">
        <w:rPr>
          <w:rFonts w:ascii="Roboto" w:hAnsi="Roboto" w:cstheme="minorHAnsi"/>
          <w:b/>
          <w:bCs/>
          <w:color w:val="C00000"/>
          <w:sz w:val="26"/>
          <w:szCs w:val="26"/>
          <w:lang w:val="uz-Cyrl-UZ"/>
        </w:rPr>
        <w:t>100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 xml:space="preserve">дан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бўлган оралиқда белгиланган.</w:t>
      </w:r>
    </w:p>
    <w:p w14:paraId="30CB4398" w14:textId="515F688C"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Бунда энг юқори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фоизлик даража қарз юки юқори </w:t>
      </w:r>
      <w:r w:rsidRPr="009C4BAE">
        <w:rPr>
          <w:rFonts w:ascii="Roboto" w:hAnsi="Roboto" w:cstheme="minorHAnsi"/>
          <w:bCs/>
          <w:i/>
          <w:sz w:val="26"/>
          <w:szCs w:val="26"/>
          <w:lang w:val="uz-Cyrl-UZ"/>
        </w:rPr>
        <w:t>(</w:t>
      </w:r>
      <w:r w:rsidRPr="009C4BAE">
        <w:rPr>
          <w:rFonts w:ascii="Roboto" w:hAnsi="Roboto" w:cstheme="minorHAnsi"/>
          <w:b/>
          <w:bCs/>
          <w:i/>
          <w:color w:val="C00000"/>
          <w:sz w:val="26"/>
          <w:szCs w:val="26"/>
          <w:lang w:val="uz-Cyrl-UZ"/>
        </w:rPr>
        <w:t>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МРПдан, яъни </w:t>
      </w:r>
      <w:r w:rsidRPr="009C4BAE">
        <w:rPr>
          <w:rFonts w:ascii="Roboto" w:hAnsi="Roboto" w:cstheme="minorHAnsi"/>
          <w:b/>
          <w:bCs/>
          <w:i/>
          <w:color w:val="C00000"/>
          <w:sz w:val="26"/>
          <w:szCs w:val="26"/>
          <w:lang w:val="uz-Cyrl-UZ"/>
        </w:rPr>
        <w:t>8,65</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млн</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тенге</w:t>
      </w:r>
      <w:r w:rsidRPr="009C4BAE">
        <w:rPr>
          <w:rFonts w:ascii="Roboto" w:hAnsi="Roboto" w:cstheme="minorHAnsi"/>
          <w:bCs/>
          <w:i/>
          <w:sz w:val="26"/>
          <w:szCs w:val="26"/>
          <w:lang w:val="uz-Cyrl-UZ"/>
        </w:rPr>
        <w:t xml:space="preserve">дан ёки </w:t>
      </w:r>
      <w:r w:rsidRPr="009C4BAE">
        <w:rPr>
          <w:rFonts w:ascii="Roboto" w:hAnsi="Roboto" w:cstheme="minorHAnsi"/>
          <w:b/>
          <w:bCs/>
          <w:i/>
          <w:color w:val="C00000"/>
          <w:sz w:val="26"/>
          <w:szCs w:val="26"/>
          <w:lang w:val="uz-Cyrl-UZ"/>
        </w:rPr>
        <w:t>17,2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доллар</w:t>
      </w:r>
      <w:r w:rsidRPr="009C4BAE">
        <w:rPr>
          <w:rFonts w:ascii="Roboto" w:hAnsi="Roboto" w:cstheme="minorHAnsi"/>
          <w:bCs/>
          <w:i/>
          <w:sz w:val="26"/>
          <w:szCs w:val="26"/>
          <w:lang w:val="uz-Cyrl-UZ"/>
        </w:rPr>
        <w:t>идан юқори)</w:t>
      </w:r>
      <w:r w:rsidRPr="009C4BAE">
        <w:rPr>
          <w:rFonts w:ascii="Roboto" w:hAnsi="Roboto" w:cstheme="minorHAnsi"/>
          <w:bCs/>
          <w:sz w:val="26"/>
          <w:szCs w:val="26"/>
          <w:lang w:val="uz-Cyrl-UZ"/>
        </w:rPr>
        <w:t xml:space="preserve"> ҳамда йиллик самарали фоиз ставкаси </w:t>
      </w:r>
      <w:r w:rsidRPr="009C4BAE">
        <w:rPr>
          <w:rFonts w:ascii="Roboto" w:hAnsi="Roboto" w:cstheme="minorHAnsi"/>
          <w:b/>
          <w:bCs/>
          <w:color w:val="C00000"/>
          <w:sz w:val="26"/>
          <w:szCs w:val="26"/>
          <w:lang w:val="uz-Cyrl-UZ"/>
        </w:rPr>
        <w:t xml:space="preserve">30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дан ошганда қўлланилади.</w:t>
      </w:r>
    </w:p>
    <w:p w14:paraId="353EDC85" w14:textId="3AB6FD8B" w:rsidR="00445C13" w:rsidRPr="009C4BAE" w:rsidRDefault="005C7259"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ХВЖ таҳлилига кўра, муаммоли қарзлар улушининг</w:t>
      </w:r>
      <w:r w:rsidRPr="009C4BAE">
        <w:rPr>
          <w:rFonts w:ascii="Roboto" w:hAnsi="Roboto" w:cstheme="minorHAnsi"/>
          <w:b/>
          <w:bCs/>
          <w:sz w:val="26"/>
          <w:szCs w:val="26"/>
          <w:lang w:val="uz-Cyrl-UZ"/>
        </w:rPr>
        <w:t xml:space="preserve"> </w:t>
      </w:r>
      <w:r w:rsidRPr="009C4BAE">
        <w:rPr>
          <w:rFonts w:ascii="Roboto" w:hAnsi="Roboto" w:cstheme="minorHAnsi"/>
          <w:b/>
          <w:bCs/>
          <w:color w:val="C00000"/>
          <w:sz w:val="26"/>
          <w:szCs w:val="26"/>
          <w:lang w:val="uz-Cyrl-UZ"/>
        </w:rPr>
        <w:t>2 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 xml:space="preserve">га ошиши ЯИМ ўсишини </w:t>
      </w:r>
      <w:r w:rsidRPr="009C4BAE">
        <w:rPr>
          <w:rFonts w:ascii="Roboto" w:hAnsi="Roboto" w:cstheme="minorHAnsi"/>
          <w:b/>
          <w:bCs/>
          <w:color w:val="C00000"/>
          <w:sz w:val="26"/>
          <w:szCs w:val="26"/>
          <w:lang w:val="uz-Cyrl-UZ"/>
        </w:rPr>
        <w:t>0,8 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га пасайтиради.</w:t>
      </w:r>
      <w:r w:rsidR="00484395" w:rsidRPr="009C4BAE">
        <w:rPr>
          <w:rStyle w:val="aff0"/>
          <w:rFonts w:ascii="Roboto" w:hAnsi="Roboto" w:cstheme="minorHAnsi"/>
          <w:sz w:val="26"/>
          <w:szCs w:val="26"/>
          <w:lang w:val="uz-Cyrl-UZ"/>
        </w:rPr>
        <w:footnoteReference w:id="4"/>
      </w:r>
      <w:r w:rsidR="00F024D7" w:rsidRPr="009C4BAE">
        <w:rPr>
          <w:rFonts w:ascii="Roboto" w:hAnsi="Roboto" w:cstheme="minorHAnsi"/>
          <w:sz w:val="26"/>
          <w:szCs w:val="26"/>
          <w:lang w:val="uz-Cyrl-UZ"/>
        </w:rPr>
        <w:t xml:space="preserve"> </w:t>
      </w:r>
      <w:r w:rsidR="00C9757C" w:rsidRPr="009C4BAE">
        <w:rPr>
          <w:rFonts w:ascii="Roboto" w:hAnsi="Roboto" w:cstheme="minorHAnsi"/>
          <w:sz w:val="26"/>
          <w:szCs w:val="26"/>
          <w:lang w:val="uz-Cyrl-UZ"/>
        </w:rPr>
        <w:t>Шунга кўра, мазкур ҳолатни олдини олиш учун чакана кредитлар бўйича регулятив талабларни қаттиқлаштириш талаб этилади.</w:t>
      </w:r>
      <w:bookmarkStart w:id="2560" w:name="_Toc222159502"/>
      <w:commentRangeEnd w:id="2531"/>
      <w:r w:rsidR="005F15FB" w:rsidRPr="009C4BAE">
        <w:rPr>
          <w:rStyle w:val="a4"/>
          <w:rFonts w:ascii="Roboto" w:hAnsi="Roboto" w:cstheme="minorHAnsi"/>
          <w:sz w:val="26"/>
          <w:szCs w:val="26"/>
          <w:lang w:val="uz-Cyrl-UZ"/>
        </w:rPr>
        <w:commentReference w:id="2531"/>
      </w:r>
    </w:p>
    <w:p w14:paraId="1AE1734A" w14:textId="2981AD77" w:rsidR="00445C13" w:rsidRPr="009C4BAE" w:rsidRDefault="00C32742" w:rsidP="00FE3D37">
      <w:pPr>
        <w:pStyle w:val="aff5"/>
        <w:jc w:val="center"/>
        <w:rPr>
          <w:rFonts w:ascii="Roboto" w:hAnsi="Roboto" w:cstheme="minorHAnsi"/>
          <w:b/>
          <w:bCs/>
          <w:i w:val="0"/>
          <w:iCs w:val="0"/>
          <w:color w:val="0070C0"/>
          <w:sz w:val="26"/>
          <w:szCs w:val="26"/>
          <w:lang w:val="uz-Cyrl-UZ"/>
        </w:rPr>
      </w:pPr>
      <w:bookmarkStart w:id="2561" w:name="_Toc222583701"/>
      <w:bookmarkEnd w:id="2560"/>
      <w:r w:rsidRPr="009C4BAE">
        <w:rPr>
          <w:rFonts w:ascii="Roboto" w:hAnsi="Roboto" w:cstheme="minorHAnsi"/>
          <w:i w:val="0"/>
          <w:iCs w:val="0"/>
          <w:noProof/>
          <w:sz w:val="26"/>
          <w:szCs w:val="26"/>
          <w:lang w:val="uz-Cyrl-UZ" w:eastAsia="ru-RU"/>
          <w:rPrChange w:id="2562" w:author="Nozimjon Ortiqov" w:date="2026-02-24T09:31:00Z" w16du:dateUtc="2026-02-24T04:31:00Z">
            <w:rPr>
              <w:rFonts w:ascii="Roboto" w:hAnsi="Roboto" w:cstheme="minorHAnsi"/>
              <w:i w:val="0"/>
              <w:iCs w:val="0"/>
              <w:noProof/>
              <w:sz w:val="26"/>
              <w:szCs w:val="26"/>
              <w:lang w:eastAsia="ru-RU"/>
            </w:rPr>
          </w:rPrChange>
        </w:rPr>
        <w:drawing>
          <wp:anchor distT="0" distB="0" distL="114300" distR="114300" simplePos="0" relativeHeight="251783168" behindDoc="0" locked="0" layoutInCell="1" allowOverlap="1" wp14:anchorId="063D20E7" wp14:editId="10D95605">
            <wp:simplePos x="0" y="0"/>
            <wp:positionH relativeFrom="column">
              <wp:posOffset>387350</wp:posOffset>
            </wp:positionH>
            <wp:positionV relativeFrom="paragraph">
              <wp:posOffset>306705</wp:posOffset>
            </wp:positionV>
            <wp:extent cx="4587240" cy="2644140"/>
            <wp:effectExtent l="0" t="0" r="3810" b="3810"/>
            <wp:wrapSquare wrapText="bothSides"/>
            <wp:docPr id="185496096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7240" cy="2644140"/>
                    </a:xfrm>
                    <a:prstGeom prst="rect">
                      <a:avLst/>
                    </a:prstGeom>
                    <a:noFill/>
                  </pic:spPr>
                </pic:pic>
              </a:graphicData>
            </a:graphic>
            <wp14:sizeRelH relativeFrom="page">
              <wp14:pctWidth>0</wp14:pctWidth>
            </wp14:sizeRelH>
            <wp14:sizeRelV relativeFrom="page">
              <wp14:pctHeight>0</wp14:pctHeight>
            </wp14:sizeRelV>
          </wp:anchor>
        </w:drawing>
      </w:r>
      <w:r w:rsidR="00F8263E" w:rsidRPr="009C4BAE">
        <w:rPr>
          <w:rFonts w:ascii="Roboto" w:hAnsi="Roboto" w:cstheme="minorHAnsi"/>
          <w:b/>
          <w:bCs/>
          <w:i w:val="0"/>
          <w:iCs w:val="0"/>
          <w:color w:val="0070C0"/>
          <w:sz w:val="26"/>
          <w:szCs w:val="26"/>
          <w:lang w:val="uz-Cyrl-UZ"/>
        </w:rPr>
        <w:t>5</w:t>
      </w:r>
      <w:r w:rsidR="001A136B" w:rsidRPr="009C4BAE">
        <w:rPr>
          <w:rFonts w:ascii="Roboto" w:hAnsi="Roboto" w:cstheme="minorHAnsi"/>
          <w:b/>
          <w:bCs/>
          <w:i w:val="0"/>
          <w:iCs w:val="0"/>
          <w:color w:val="0070C0"/>
          <w:sz w:val="26"/>
          <w:szCs w:val="26"/>
          <w:lang w:val="uz-Cyrl-UZ"/>
        </w:rPr>
        <w:t>-</w:t>
      </w:r>
      <w:del w:id="2563" w:author="Nozimjon Ortiqov" w:date="2026-02-23T17:22:00Z" w16du:dateUtc="2026-02-23T12:22:00Z">
        <w:r w:rsidR="009F0E5C" w:rsidRPr="009C4BAE" w:rsidDel="005F2E68">
          <w:rPr>
            <w:rFonts w:ascii="Roboto" w:hAnsi="Roboto" w:cstheme="minorHAnsi"/>
            <w:b/>
            <w:bCs/>
            <w:i w:val="0"/>
            <w:iCs w:val="0"/>
            <w:color w:val="0070C0"/>
            <w:sz w:val="26"/>
            <w:szCs w:val="26"/>
            <w:lang w:val="uz-Cyrl-UZ"/>
          </w:rPr>
          <w:delText>г</w:delText>
        </w:r>
        <w:r w:rsidR="00C9757C" w:rsidRPr="009C4BAE" w:rsidDel="005F2E68">
          <w:rPr>
            <w:rFonts w:ascii="Roboto" w:hAnsi="Roboto" w:cstheme="minorHAnsi"/>
            <w:b/>
            <w:bCs/>
            <w:i w:val="0"/>
            <w:iCs w:val="0"/>
            <w:color w:val="0070C0"/>
            <w:sz w:val="26"/>
            <w:szCs w:val="26"/>
            <w:lang w:val="uz-Cyrl-UZ"/>
          </w:rPr>
          <w:delText>рафик</w:delText>
        </w:r>
      </w:del>
      <w:ins w:id="2564" w:author="Nozimjon Ortiqov" w:date="2026-02-23T17:22:00Z" w16du:dateUtc="2026-02-23T12:22:00Z">
        <w:r w:rsidR="005F2E68" w:rsidRPr="009C4BAE">
          <w:rPr>
            <w:rFonts w:ascii="Roboto" w:hAnsi="Roboto" w:cstheme="minorHAnsi"/>
            <w:b/>
            <w:bCs/>
            <w:i w:val="0"/>
            <w:iCs w:val="0"/>
            <w:color w:val="0070C0"/>
            <w:sz w:val="26"/>
            <w:szCs w:val="26"/>
            <w:lang w:val="uz-Cyrl-UZ"/>
          </w:rPr>
          <w:t>расм</w:t>
        </w:r>
      </w:ins>
      <w:r w:rsidR="001A136B" w:rsidRPr="009C4BAE">
        <w:rPr>
          <w:rFonts w:ascii="Roboto" w:hAnsi="Roboto" w:cstheme="minorHAnsi"/>
          <w:b/>
          <w:bCs/>
          <w:i w:val="0"/>
          <w:iCs w:val="0"/>
          <w:color w:val="0070C0"/>
          <w:sz w:val="26"/>
          <w:szCs w:val="26"/>
          <w:lang w:val="uz-Cyrl-UZ"/>
        </w:rPr>
        <w:t>.</w:t>
      </w:r>
      <w:r w:rsidR="00C9757C" w:rsidRPr="009C4BAE">
        <w:rPr>
          <w:rFonts w:ascii="Roboto" w:hAnsi="Roboto" w:cstheme="minorHAnsi"/>
          <w:b/>
          <w:bCs/>
          <w:i w:val="0"/>
          <w:iCs w:val="0"/>
          <w:color w:val="0070C0"/>
          <w:sz w:val="26"/>
          <w:szCs w:val="26"/>
          <w:lang w:val="uz-Cyrl-UZ"/>
        </w:rPr>
        <w:t xml:space="preserve"> </w:t>
      </w:r>
      <w:commentRangeStart w:id="2565"/>
      <w:r w:rsidR="00C9757C" w:rsidRPr="009C4BAE">
        <w:rPr>
          <w:rFonts w:ascii="Roboto" w:hAnsi="Roboto" w:cstheme="minorHAnsi"/>
          <w:b/>
          <w:bCs/>
          <w:i w:val="0"/>
          <w:iCs w:val="0"/>
          <w:color w:val="0070C0"/>
          <w:sz w:val="26"/>
          <w:szCs w:val="26"/>
          <w:lang w:val="uz-Cyrl-UZ"/>
        </w:rPr>
        <w:t>Микроқарзларнинг асосий сарфланиш манбалари</w:t>
      </w:r>
      <w:bookmarkEnd w:id="2561"/>
      <w:commentRangeEnd w:id="2565"/>
      <w:r w:rsidR="005F2E68" w:rsidRPr="009C4BAE">
        <w:rPr>
          <w:rStyle w:val="a4"/>
          <w:rFonts w:ascii="Roboto" w:hAnsi="Roboto" w:cstheme="minorHAnsi"/>
          <w:b/>
          <w:bCs/>
          <w:i w:val="0"/>
          <w:iCs w:val="0"/>
          <w:color w:val="0070C0"/>
          <w:sz w:val="26"/>
          <w:szCs w:val="26"/>
          <w:lang w:val="uz-Cyrl-UZ"/>
        </w:rPr>
        <w:commentReference w:id="2565"/>
      </w:r>
    </w:p>
    <w:p w14:paraId="4F07322B" w14:textId="77777777" w:rsidR="00484395" w:rsidRPr="009C4BAE" w:rsidRDefault="00484395" w:rsidP="00484395">
      <w:pPr>
        <w:rPr>
          <w:rFonts w:ascii="Roboto" w:hAnsi="Roboto"/>
          <w:lang w:val="uz-Cyrl-UZ"/>
          <w:rPrChange w:id="2566" w:author="Nozimjon Ortiqov" w:date="2026-02-24T09:31:00Z" w16du:dateUtc="2026-02-24T04:31:00Z">
            <w:rPr>
              <w:lang w:val="uz-Cyrl-UZ"/>
            </w:rPr>
          </w:rPrChange>
        </w:rPr>
      </w:pPr>
    </w:p>
    <w:p w14:paraId="77BF0DF4" w14:textId="77777777" w:rsidR="00484395" w:rsidRPr="009C4BAE" w:rsidRDefault="00484395" w:rsidP="00484395">
      <w:pPr>
        <w:rPr>
          <w:rFonts w:ascii="Roboto" w:hAnsi="Roboto"/>
          <w:lang w:val="uz-Cyrl-UZ"/>
          <w:rPrChange w:id="2567" w:author="Nozimjon Ortiqov" w:date="2026-02-24T09:31:00Z" w16du:dateUtc="2026-02-24T04:31:00Z">
            <w:rPr>
              <w:lang w:val="uz-Cyrl-UZ"/>
            </w:rPr>
          </w:rPrChange>
        </w:rPr>
      </w:pPr>
    </w:p>
    <w:p w14:paraId="1823A384" w14:textId="77777777" w:rsidR="00484395" w:rsidRPr="009C4BAE" w:rsidRDefault="00484395" w:rsidP="00484395">
      <w:pPr>
        <w:rPr>
          <w:rFonts w:ascii="Roboto" w:hAnsi="Roboto"/>
          <w:lang w:val="uz-Cyrl-UZ"/>
          <w:rPrChange w:id="2568" w:author="Nozimjon Ortiqov" w:date="2026-02-24T09:31:00Z" w16du:dateUtc="2026-02-24T04:31:00Z">
            <w:rPr>
              <w:lang w:val="uz-Cyrl-UZ"/>
            </w:rPr>
          </w:rPrChange>
        </w:rPr>
      </w:pPr>
    </w:p>
    <w:p w14:paraId="2C1B8DFE" w14:textId="77777777" w:rsidR="00484395" w:rsidRPr="009C4BAE" w:rsidRDefault="00484395" w:rsidP="00484395">
      <w:pPr>
        <w:rPr>
          <w:rFonts w:ascii="Roboto" w:hAnsi="Roboto"/>
          <w:lang w:val="uz-Cyrl-UZ"/>
          <w:rPrChange w:id="2569" w:author="Nozimjon Ortiqov" w:date="2026-02-24T09:31:00Z" w16du:dateUtc="2026-02-24T04:31:00Z">
            <w:rPr>
              <w:lang w:val="uz-Cyrl-UZ"/>
            </w:rPr>
          </w:rPrChange>
        </w:rPr>
      </w:pPr>
    </w:p>
    <w:p w14:paraId="3391890A" w14:textId="77777777" w:rsidR="00484395" w:rsidRPr="009C4BAE" w:rsidRDefault="00484395" w:rsidP="00484395">
      <w:pPr>
        <w:rPr>
          <w:rFonts w:ascii="Roboto" w:hAnsi="Roboto"/>
          <w:lang w:val="uz-Cyrl-UZ"/>
          <w:rPrChange w:id="2570" w:author="Nozimjon Ortiqov" w:date="2026-02-24T09:31:00Z" w16du:dateUtc="2026-02-24T04:31:00Z">
            <w:rPr>
              <w:lang w:val="uz-Cyrl-UZ"/>
            </w:rPr>
          </w:rPrChange>
        </w:rPr>
      </w:pPr>
    </w:p>
    <w:p w14:paraId="376214B7" w14:textId="77777777" w:rsidR="00484395" w:rsidRPr="009C4BAE" w:rsidRDefault="00484395" w:rsidP="00484395">
      <w:pPr>
        <w:rPr>
          <w:rFonts w:ascii="Roboto" w:hAnsi="Roboto"/>
          <w:lang w:val="uz-Cyrl-UZ"/>
          <w:rPrChange w:id="2571" w:author="Nozimjon Ortiqov" w:date="2026-02-24T09:31:00Z" w16du:dateUtc="2026-02-24T04:31:00Z">
            <w:rPr>
              <w:lang w:val="uz-Cyrl-UZ"/>
            </w:rPr>
          </w:rPrChange>
        </w:rPr>
      </w:pPr>
    </w:p>
    <w:p w14:paraId="435A43AB" w14:textId="77777777" w:rsidR="00484395" w:rsidRPr="009C4BAE" w:rsidRDefault="00484395" w:rsidP="00484395">
      <w:pPr>
        <w:rPr>
          <w:rFonts w:ascii="Roboto" w:hAnsi="Roboto"/>
          <w:lang w:val="uz-Cyrl-UZ"/>
          <w:rPrChange w:id="2572" w:author="Nozimjon Ortiqov" w:date="2026-02-24T09:31:00Z" w16du:dateUtc="2026-02-24T04:31:00Z">
            <w:rPr>
              <w:lang w:val="uz-Cyrl-UZ"/>
            </w:rPr>
          </w:rPrChange>
        </w:rPr>
      </w:pPr>
    </w:p>
    <w:p w14:paraId="314BF578" w14:textId="77777777" w:rsidR="00484395" w:rsidRPr="009C4BAE" w:rsidRDefault="00484395" w:rsidP="00484395">
      <w:pPr>
        <w:rPr>
          <w:rFonts w:ascii="Roboto" w:hAnsi="Roboto"/>
          <w:lang w:val="uz-Cyrl-UZ"/>
          <w:rPrChange w:id="2573" w:author="Nozimjon Ortiqov" w:date="2026-02-24T09:31:00Z" w16du:dateUtc="2026-02-24T04:31:00Z">
            <w:rPr>
              <w:lang w:val="uz-Cyrl-UZ"/>
            </w:rPr>
          </w:rPrChange>
        </w:rPr>
      </w:pPr>
    </w:p>
    <w:p w14:paraId="1CACAF69" w14:textId="77777777" w:rsidR="00484395" w:rsidRPr="009C4BAE" w:rsidRDefault="00484395" w:rsidP="00484395">
      <w:pPr>
        <w:rPr>
          <w:rFonts w:ascii="Roboto" w:hAnsi="Roboto"/>
          <w:lang w:val="uz-Cyrl-UZ"/>
          <w:rPrChange w:id="2574" w:author="Nozimjon Ortiqov" w:date="2026-02-24T09:31:00Z" w16du:dateUtc="2026-02-24T04:31:00Z">
            <w:rPr>
              <w:lang w:val="uz-Cyrl-UZ"/>
            </w:rPr>
          </w:rPrChange>
        </w:rPr>
      </w:pPr>
    </w:p>
    <w:p w14:paraId="438F67D3" w14:textId="77777777" w:rsidR="00484395" w:rsidRPr="009C4BAE" w:rsidRDefault="00484395" w:rsidP="00484395">
      <w:pPr>
        <w:rPr>
          <w:rFonts w:ascii="Roboto" w:hAnsi="Roboto"/>
          <w:lang w:val="uz-Cyrl-UZ"/>
          <w:rPrChange w:id="2575" w:author="Nozimjon Ortiqov" w:date="2026-02-24T09:31:00Z" w16du:dateUtc="2026-02-24T04:31:00Z">
            <w:rPr>
              <w:lang w:val="uz-Cyrl-UZ"/>
            </w:rPr>
          </w:rPrChange>
        </w:rPr>
      </w:pPr>
    </w:p>
    <w:p w14:paraId="4F602C2D" w14:textId="6481BD49" w:rsidR="00484395" w:rsidRPr="009C4BAE" w:rsidRDefault="00484395">
      <w:pPr>
        <w:spacing w:after="0" w:line="288" w:lineRule="auto"/>
        <w:ind w:firstLine="567"/>
        <w:jc w:val="both"/>
        <w:rPr>
          <w:ins w:id="2576" w:author="Nozimjon Ortiqov" w:date="2026-02-24T09:29:00Z" w16du:dateUtc="2026-02-24T04:29:00Z"/>
          <w:rFonts w:ascii="Roboto" w:eastAsia="Arial" w:hAnsi="Roboto" w:cstheme="minorHAnsi"/>
          <w:i/>
          <w:iCs/>
          <w:lang w:val="en-US"/>
        </w:rPr>
      </w:pPr>
      <w:r w:rsidRPr="009C4BAE">
        <w:rPr>
          <w:rFonts w:ascii="Roboto" w:eastAsia="Arial" w:hAnsi="Roboto" w:cstheme="minorHAnsi"/>
          <w:i/>
          <w:iCs/>
          <w:lang w:val="uz-Cyrl-UZ"/>
        </w:rPr>
        <w:t xml:space="preserve">Манба: </w:t>
      </w:r>
      <w:del w:id="2577" w:author="Nozimjon Ortiqov" w:date="2026-02-23T18:15:00Z" w16du:dateUtc="2026-02-23T13:15:00Z">
        <w:r w:rsidRPr="009C4BAE" w:rsidDel="00E208A9">
          <w:rPr>
            <w:rFonts w:ascii="Roboto" w:eastAsia="Arial" w:hAnsi="Roboto" w:cstheme="minorHAnsi"/>
            <w:i/>
            <w:iCs/>
            <w:lang w:val="uz-Cyrl-UZ"/>
          </w:rPr>
          <w:delText xml:space="preserve">сўровнома </w:delText>
        </w:r>
      </w:del>
      <w:ins w:id="2578" w:author="Nozimjon Ortiqov" w:date="2026-02-23T18:15:00Z" w16du:dateUtc="2026-02-23T13:15:00Z">
        <w:r w:rsidR="00E208A9"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4A8A5597" w14:textId="77777777" w:rsidR="007B7482" w:rsidRPr="009C4BAE" w:rsidRDefault="007B7482">
      <w:pPr>
        <w:spacing w:after="0" w:line="288" w:lineRule="auto"/>
        <w:ind w:firstLine="567"/>
        <w:jc w:val="both"/>
        <w:rPr>
          <w:ins w:id="2579" w:author="Nozimjon Ortiqov" w:date="2026-02-24T09:29:00Z" w16du:dateUtc="2026-02-24T04:29:00Z"/>
          <w:rFonts w:ascii="Roboto" w:eastAsia="Arial" w:hAnsi="Roboto" w:cstheme="minorHAnsi"/>
          <w:i/>
          <w:iCs/>
          <w:lang w:val="en-US"/>
        </w:rPr>
      </w:pPr>
    </w:p>
    <w:p w14:paraId="4A6B29A1" w14:textId="77777777" w:rsidR="007B7482" w:rsidRPr="009C4BAE" w:rsidRDefault="007B7482">
      <w:pPr>
        <w:spacing w:after="0" w:line="288" w:lineRule="auto"/>
        <w:ind w:firstLine="567"/>
        <w:jc w:val="both"/>
        <w:rPr>
          <w:ins w:id="2580" w:author="Nozimjon Ortiqov" w:date="2026-02-24T09:29:00Z" w16du:dateUtc="2026-02-24T04:29:00Z"/>
          <w:rFonts w:ascii="Roboto" w:eastAsia="Arial" w:hAnsi="Roboto" w:cstheme="minorHAnsi"/>
          <w:i/>
          <w:iCs/>
          <w:lang w:val="en-US"/>
        </w:rPr>
      </w:pPr>
    </w:p>
    <w:p w14:paraId="6B291A79" w14:textId="77777777" w:rsidR="007B7482" w:rsidRPr="009C4BAE" w:rsidRDefault="007B7482">
      <w:pPr>
        <w:spacing w:after="0" w:line="288" w:lineRule="auto"/>
        <w:ind w:firstLine="567"/>
        <w:jc w:val="both"/>
        <w:rPr>
          <w:rFonts w:ascii="Roboto" w:eastAsia="Arial" w:hAnsi="Roboto" w:cstheme="minorHAnsi"/>
          <w:i/>
          <w:iCs/>
          <w:lang w:val="en-US"/>
          <w:rPrChange w:id="2581" w:author="Nozimjon Ortiqov" w:date="2026-02-24T09:31:00Z" w16du:dateUtc="2026-02-24T04:31:00Z">
            <w:rPr>
              <w:rFonts w:ascii="Roboto" w:eastAsia="Arial" w:hAnsi="Roboto" w:cstheme="minorHAnsi"/>
              <w:i/>
              <w:iCs/>
              <w:lang w:val="uz-Cyrl-UZ"/>
            </w:rPr>
          </w:rPrChange>
        </w:rPr>
        <w:pPrChange w:id="2582" w:author="Nozimjon Ortiqov" w:date="2026-02-23T20:43:00Z" w16du:dateUtc="2026-02-23T15:43:00Z">
          <w:pPr>
            <w:spacing w:afterLines="60" w:after="144" w:line="288" w:lineRule="auto"/>
            <w:ind w:firstLine="567"/>
            <w:jc w:val="both"/>
          </w:pPr>
        </w:pPrChange>
      </w:pPr>
    </w:p>
    <w:p w14:paraId="566C729E" w14:textId="74C129DC" w:rsidR="001222C0" w:rsidRPr="009C4BAE" w:rsidDel="000E1C37" w:rsidRDefault="001222C0" w:rsidP="00484395">
      <w:pPr>
        <w:rPr>
          <w:del w:id="2583" w:author="Nozimjon Ortiqov" w:date="2026-02-23T16:46:00Z" w16du:dateUtc="2026-02-23T11:46:00Z"/>
          <w:rFonts w:ascii="Roboto" w:hAnsi="Roboto"/>
          <w:lang w:val="uz-Cyrl-UZ"/>
          <w:rPrChange w:id="2584" w:author="Nozimjon Ortiqov" w:date="2026-02-24T09:31:00Z" w16du:dateUtc="2026-02-24T04:31:00Z">
            <w:rPr>
              <w:del w:id="2585" w:author="Nozimjon Ortiqov" w:date="2026-02-23T16:46:00Z" w16du:dateUtc="2026-02-23T11:46:00Z"/>
              <w:lang w:val="uz-Cyrl-UZ"/>
            </w:rPr>
          </w:rPrChange>
        </w:rPr>
      </w:pPr>
    </w:p>
    <w:tbl>
      <w:tblPr>
        <w:tblW w:w="9694" w:type="dxa"/>
        <w:tblCellMar>
          <w:left w:w="10" w:type="dxa"/>
          <w:right w:w="10" w:type="dxa"/>
        </w:tblCellMar>
        <w:tblLook w:val="04A0" w:firstRow="1" w:lastRow="0" w:firstColumn="1" w:lastColumn="0" w:noHBand="0" w:noVBand="1"/>
      </w:tblPr>
      <w:tblGrid>
        <w:gridCol w:w="9694"/>
      </w:tblGrid>
      <w:tr w:rsidR="008C731F" w:rsidRPr="009C4BAE" w14:paraId="6FD952DA" w14:textId="77777777" w:rsidTr="00170B4B">
        <w:trPr>
          <w:trHeight w:val="463"/>
        </w:trPr>
        <w:tc>
          <w:tcPr>
            <w:tcW w:w="9694" w:type="dxa"/>
            <w:shd w:val="clear" w:color="auto" w:fill="FFF2CC"/>
            <w:tcMar>
              <w:top w:w="80" w:type="dxa"/>
              <w:left w:w="160" w:type="dxa"/>
              <w:bottom w:w="40" w:type="dxa"/>
              <w:right w:w="160" w:type="dxa"/>
            </w:tcMar>
          </w:tcPr>
          <w:p w14:paraId="74DA2564" w14:textId="6070EBA2" w:rsidR="008C731F" w:rsidRPr="009C4BAE" w:rsidRDefault="002A6065" w:rsidP="00F024D7">
            <w:pPr>
              <w:ind w:firstLine="544"/>
              <w:jc w:val="both"/>
              <w:rPr>
                <w:rFonts w:ascii="Roboto" w:hAnsi="Roboto"/>
                <w:b/>
                <w:sz w:val="26"/>
                <w:szCs w:val="26"/>
                <w:lang w:val="uz-Cyrl-UZ"/>
                <w:rPrChange w:id="2586" w:author="Nozimjon Ortiqov" w:date="2026-02-24T09:31:00Z" w16du:dateUtc="2026-02-24T04:31:00Z">
                  <w:rPr>
                    <w:b/>
                    <w:sz w:val="26"/>
                    <w:szCs w:val="26"/>
                    <w:lang w:val="uz-Cyrl-UZ"/>
                  </w:rPr>
                </w:rPrChange>
              </w:rPr>
            </w:pPr>
            <w:r w:rsidRPr="009C4BAE">
              <w:rPr>
                <w:rFonts w:ascii="Roboto" w:hAnsi="Roboto" w:cstheme="minorHAnsi"/>
                <w:b/>
                <w:color w:val="C00000"/>
                <w:sz w:val="26"/>
                <w:szCs w:val="26"/>
                <w:lang w:val="uz-Cyrl-UZ"/>
              </w:rPr>
              <w:lastRenderedPageBreak/>
              <w:t>Т</w:t>
            </w:r>
            <w:r w:rsidR="00AD3675" w:rsidRPr="009C4BAE">
              <w:rPr>
                <w:rFonts w:ascii="Roboto" w:hAnsi="Roboto" w:cstheme="minorHAnsi"/>
                <w:b/>
                <w:color w:val="C00000"/>
                <w:sz w:val="26"/>
                <w:szCs w:val="26"/>
                <w:lang w:val="uz-Cyrl-UZ"/>
              </w:rPr>
              <w:t>аклифлар</w:t>
            </w:r>
            <w:r w:rsidR="00F024D7" w:rsidRPr="009C4BAE">
              <w:rPr>
                <w:rFonts w:ascii="Roboto" w:hAnsi="Roboto" w:cstheme="minorHAnsi"/>
                <w:b/>
                <w:color w:val="C00000"/>
                <w:sz w:val="26"/>
                <w:szCs w:val="26"/>
                <w:lang w:val="uz-Cyrl-UZ"/>
              </w:rPr>
              <w:t>:</w:t>
            </w:r>
          </w:p>
        </w:tc>
      </w:tr>
      <w:tr w:rsidR="00AD3675" w:rsidRPr="009C4BAE" w14:paraId="33F89387" w14:textId="77777777" w:rsidTr="00170B4B">
        <w:trPr>
          <w:trHeight w:val="1430"/>
        </w:trPr>
        <w:tc>
          <w:tcPr>
            <w:tcW w:w="9694" w:type="dxa"/>
            <w:shd w:val="clear" w:color="auto" w:fill="FFFDE7"/>
            <w:tcMar>
              <w:top w:w="60" w:type="dxa"/>
              <w:left w:w="200" w:type="dxa"/>
              <w:bottom w:w="60" w:type="dxa"/>
              <w:right w:w="160" w:type="dxa"/>
            </w:tcMar>
          </w:tcPr>
          <w:p w14:paraId="7F4C7A31" w14:textId="157AA242" w:rsidR="00AD3675" w:rsidRPr="009C4BAE" w:rsidRDefault="00AD3675">
            <w:pPr>
              <w:spacing w:before="120" w:after="0" w:line="288" w:lineRule="auto"/>
              <w:ind w:firstLine="544"/>
              <w:jc w:val="both"/>
              <w:rPr>
                <w:rFonts w:ascii="Roboto" w:hAnsi="Roboto"/>
                <w:sz w:val="26"/>
                <w:szCs w:val="26"/>
                <w:lang w:val="uz-Cyrl-UZ"/>
                <w:rPrChange w:id="2587" w:author="Nozimjon Ortiqov" w:date="2026-02-24T09:31:00Z" w16du:dateUtc="2026-02-24T04:31:00Z">
                  <w:rPr>
                    <w:sz w:val="26"/>
                    <w:szCs w:val="26"/>
                    <w:lang w:val="uz-Cyrl-UZ"/>
                  </w:rPr>
                </w:rPrChange>
              </w:rPr>
              <w:pPrChange w:id="2588" w:author="Nozimjon Ortiqov" w:date="2026-02-24T09:29:00Z" w16du:dateUtc="2026-02-24T04:29:00Z">
                <w:pPr>
                  <w:ind w:firstLine="544"/>
                  <w:jc w:val="both"/>
                </w:pPr>
              </w:pPrChange>
            </w:pPr>
            <w:r w:rsidRPr="009C4BAE">
              <w:rPr>
                <w:rFonts w:ascii="Roboto" w:hAnsi="Roboto" w:cstheme="minorHAnsi"/>
                <w:b/>
                <w:sz w:val="26"/>
                <w:szCs w:val="26"/>
                <w:lang w:val="uz-Cyrl-UZ"/>
              </w:rPr>
              <w:t>1. </w:t>
            </w:r>
            <w:r w:rsidRPr="009C4BAE">
              <w:rPr>
                <w:rFonts w:ascii="Roboto" w:hAnsi="Roboto" w:cstheme="minorHAnsi"/>
                <w:bCs/>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AD3675" w:rsidRPr="009C4BAE" w14:paraId="5AD28D54" w14:textId="77777777" w:rsidTr="00170B4B">
        <w:trPr>
          <w:trHeight w:val="1072"/>
        </w:trPr>
        <w:tc>
          <w:tcPr>
            <w:tcW w:w="9694" w:type="dxa"/>
            <w:shd w:val="clear" w:color="auto" w:fill="FFFDE7"/>
            <w:tcMar>
              <w:top w:w="60" w:type="dxa"/>
              <w:left w:w="200" w:type="dxa"/>
              <w:bottom w:w="60" w:type="dxa"/>
              <w:right w:w="160" w:type="dxa"/>
            </w:tcMar>
          </w:tcPr>
          <w:p w14:paraId="624060E8" w14:textId="130D5064" w:rsidR="00AD3675" w:rsidRPr="009C4BAE" w:rsidRDefault="00AD3675">
            <w:pPr>
              <w:spacing w:before="120" w:after="0" w:line="288" w:lineRule="auto"/>
              <w:ind w:firstLine="544"/>
              <w:jc w:val="both"/>
              <w:rPr>
                <w:rFonts w:ascii="Roboto" w:hAnsi="Roboto"/>
                <w:sz w:val="26"/>
                <w:szCs w:val="26"/>
                <w:lang w:val="uz-Cyrl-UZ"/>
                <w:rPrChange w:id="2589" w:author="Nozimjon Ortiqov" w:date="2026-02-24T09:31:00Z" w16du:dateUtc="2026-02-24T04:31:00Z">
                  <w:rPr>
                    <w:sz w:val="26"/>
                    <w:szCs w:val="26"/>
                    <w:lang w:val="uz-Cyrl-UZ"/>
                  </w:rPr>
                </w:rPrChange>
              </w:rPr>
              <w:pPrChange w:id="2590" w:author="Nozimjon Ortiqov" w:date="2026-02-24T09:29:00Z" w16du:dateUtc="2026-02-24T04:29:00Z">
                <w:pPr>
                  <w:ind w:firstLine="544"/>
                  <w:jc w:val="both"/>
                </w:pPr>
              </w:pPrChange>
            </w:pPr>
            <w:r w:rsidRPr="009C4BAE">
              <w:rPr>
                <w:rFonts w:ascii="Roboto" w:hAnsi="Roboto" w:cstheme="minorHAnsi"/>
                <w:b/>
                <w:sz w:val="26"/>
                <w:szCs w:val="26"/>
                <w:lang w:val="uz-Cyrl-UZ"/>
              </w:rPr>
              <w:t>2. </w:t>
            </w:r>
            <w:r w:rsidRPr="009C4BAE">
              <w:rPr>
                <w:rFonts w:ascii="Roboto" w:hAnsi="Roboto" w:cstheme="minorHAnsi"/>
                <w:bCs/>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9C4BAE">
              <w:rPr>
                <w:rFonts w:ascii="Roboto" w:hAnsi="Roboto" w:cstheme="minorHAnsi"/>
                <w:b/>
                <w:color w:val="C00000"/>
                <w:sz w:val="26"/>
                <w:szCs w:val="26"/>
                <w:lang w:val="uz-Cyrl-UZ"/>
              </w:rPr>
              <w:t>300 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кўтариш;</w:t>
            </w:r>
          </w:p>
        </w:tc>
      </w:tr>
      <w:tr w:rsidR="00AD3675" w:rsidRPr="009C4BAE" w14:paraId="289ED667" w14:textId="77777777" w:rsidTr="00484395">
        <w:trPr>
          <w:trHeight w:val="1218"/>
        </w:trPr>
        <w:tc>
          <w:tcPr>
            <w:tcW w:w="9694" w:type="dxa"/>
            <w:shd w:val="clear" w:color="auto" w:fill="FFFDE7"/>
            <w:tcMar>
              <w:top w:w="60" w:type="dxa"/>
              <w:left w:w="200" w:type="dxa"/>
              <w:bottom w:w="60" w:type="dxa"/>
              <w:right w:w="160" w:type="dxa"/>
            </w:tcMar>
          </w:tcPr>
          <w:p w14:paraId="25FE520F" w14:textId="47692125" w:rsidR="00AD3675" w:rsidRPr="009C4BAE" w:rsidRDefault="00AD3675">
            <w:pPr>
              <w:spacing w:before="120" w:after="0" w:line="288" w:lineRule="auto"/>
              <w:ind w:firstLine="544"/>
              <w:jc w:val="both"/>
              <w:rPr>
                <w:rFonts w:ascii="Roboto" w:hAnsi="Roboto"/>
                <w:sz w:val="26"/>
                <w:szCs w:val="26"/>
                <w:lang w:val="uz-Cyrl-UZ"/>
                <w:rPrChange w:id="2591" w:author="Nozimjon Ortiqov" w:date="2026-02-24T09:31:00Z" w16du:dateUtc="2026-02-24T04:31:00Z">
                  <w:rPr>
                    <w:sz w:val="26"/>
                    <w:szCs w:val="26"/>
                    <w:lang w:val="uz-Cyrl-UZ"/>
                  </w:rPr>
                </w:rPrChange>
              </w:rPr>
              <w:pPrChange w:id="2592" w:author="Nozimjon Ortiqov" w:date="2026-02-24T09:29:00Z" w16du:dateUtc="2026-02-24T04:29:00Z">
                <w:pPr>
                  <w:spacing w:beforeLines="60" w:before="144" w:afterLines="60" w:after="144" w:line="240" w:lineRule="auto"/>
                  <w:ind w:firstLine="544"/>
                  <w:jc w:val="both"/>
                </w:pPr>
              </w:pPrChange>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Pr="009C4BAE">
              <w:rPr>
                <w:rFonts w:ascii="Roboto" w:hAnsi="Roboto" w:cstheme="minorHAnsi"/>
                <w:bCs/>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w:t>
            </w:r>
            <w:r w:rsidR="00896D33"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кредит тўловларини 2 ойгача муддат давомида суғурта ҳисобига қоплашни назарда тутади.</w:t>
            </w:r>
          </w:p>
        </w:tc>
      </w:tr>
      <w:tr w:rsidR="003153C0" w:rsidRPr="009C4BAE" w14:paraId="1C52017F" w14:textId="77777777" w:rsidTr="00484395">
        <w:trPr>
          <w:trHeight w:val="1892"/>
        </w:trPr>
        <w:tc>
          <w:tcPr>
            <w:tcW w:w="9694" w:type="dxa"/>
            <w:shd w:val="clear" w:color="auto" w:fill="FFFDE7"/>
            <w:tcMar>
              <w:top w:w="60" w:type="dxa"/>
              <w:left w:w="200" w:type="dxa"/>
              <w:bottom w:w="60" w:type="dxa"/>
              <w:right w:w="160" w:type="dxa"/>
            </w:tcMar>
          </w:tcPr>
          <w:p w14:paraId="0BBDC06C" w14:textId="72C508E9" w:rsidR="003153C0" w:rsidRPr="009C4BAE" w:rsidRDefault="003153C0">
            <w:pPr>
              <w:spacing w:before="120" w:after="0" w:line="288" w:lineRule="auto"/>
              <w:ind w:firstLine="567"/>
              <w:jc w:val="both"/>
              <w:rPr>
                <w:rFonts w:ascii="Roboto" w:hAnsi="Roboto" w:cstheme="minorHAnsi"/>
                <w:sz w:val="26"/>
                <w:szCs w:val="26"/>
                <w:lang w:val="uz-Cyrl-UZ"/>
              </w:rPr>
              <w:pPrChange w:id="2593" w:author="Nozimjon Ortiqov" w:date="2026-02-24T09:29:00Z" w16du:dateUtc="2026-02-24T04:29:00Z">
                <w:pPr>
                  <w:spacing w:beforeLines="60" w:before="144" w:afterLines="60" w:after="144" w:line="240" w:lineRule="auto"/>
                  <w:ind w:firstLine="567"/>
                  <w:jc w:val="both"/>
                </w:pPr>
              </w:pPrChange>
            </w:pPr>
            <w:r w:rsidRPr="009C4BAE">
              <w:rPr>
                <w:rFonts w:ascii="Roboto" w:hAnsi="Roboto" w:cstheme="minorHAnsi"/>
                <w:b/>
                <w:sz w:val="26"/>
                <w:szCs w:val="26"/>
                <w:lang w:val="uz-Cyrl-UZ"/>
              </w:rPr>
              <w:t>4.</w:t>
            </w:r>
            <w:r w:rsidR="00170B4B" w:rsidRPr="009C4BAE">
              <w:rPr>
                <w:rFonts w:ascii="Roboto" w:hAnsi="Roboto" w:cstheme="minorHAnsi"/>
                <w:b/>
                <w:sz w:val="26"/>
                <w:szCs w:val="26"/>
                <w:lang w:val="uz-Cyrl-UZ"/>
              </w:rPr>
              <w:t> </w:t>
            </w:r>
            <w:r w:rsidRPr="009C4BAE">
              <w:rPr>
                <w:rFonts w:ascii="Roboto" w:hAnsi="Roboto" w:cstheme="minorHAnsi"/>
                <w:b/>
                <w:bCs/>
                <w:color w:val="C00000"/>
                <w:sz w:val="26"/>
                <w:szCs w:val="26"/>
                <w:lang w:val="uz-Cyrl-UZ"/>
              </w:rPr>
              <w:t>30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ёш</w:t>
            </w:r>
            <w:r w:rsidRPr="009C4BAE">
              <w:rPr>
                <w:rFonts w:ascii="Roboto" w:hAnsi="Roboto" w:cstheme="minorHAnsi"/>
                <w:sz w:val="26"/>
                <w:szCs w:val="26"/>
                <w:lang w:val="uz-Cyrl-UZ"/>
              </w:rPr>
              <w:t>гача бўлган мижозлар учун микроқарз ва истеъмол кредитларида қарзнинг даромадга нисбати кўрсаткичини</w:t>
            </w:r>
            <w:r w:rsidRPr="009C4BAE">
              <w:rPr>
                <w:rFonts w:ascii="Roboto" w:hAnsi="Roboto" w:cstheme="minorHAnsi"/>
                <w:b/>
                <w:bCs/>
                <w:color w:val="C00000"/>
                <w:sz w:val="26"/>
                <w:szCs w:val="26"/>
                <w:lang w:val="uz-Cyrl-UZ"/>
              </w:rPr>
              <w:t xml:space="preserve"> 5</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баробар</w:t>
            </w:r>
            <w:r w:rsidRPr="009C4BAE">
              <w:rPr>
                <w:rFonts w:ascii="Roboto" w:hAnsi="Roboto" w:cstheme="minorHAnsi"/>
                <w:sz w:val="26"/>
                <w:szCs w:val="26"/>
                <w:lang w:val="uz-Cyrl-UZ"/>
              </w:rPr>
              <w:t xml:space="preserve">дан, қарз юки кўрсаткичини эса </w:t>
            </w:r>
            <w:r w:rsidRPr="009C4BAE">
              <w:rPr>
                <w:rFonts w:ascii="Roboto" w:hAnsi="Roboto" w:cstheme="minorHAnsi"/>
                <w:b/>
                <w:bCs/>
                <w:color w:val="C00000"/>
                <w:sz w:val="26"/>
                <w:szCs w:val="26"/>
                <w:lang w:val="uz-Cyrl-UZ"/>
              </w:rPr>
              <w:t>30 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дан ошмаслиги белгилаш.</w:t>
            </w:r>
          </w:p>
          <w:p w14:paraId="12F356B4" w14:textId="21BC5362" w:rsidR="003153C0" w:rsidRPr="009C4BAE" w:rsidRDefault="003153C0">
            <w:pPr>
              <w:spacing w:before="120" w:after="0" w:line="288" w:lineRule="auto"/>
              <w:ind w:firstLine="567"/>
              <w:jc w:val="both"/>
              <w:rPr>
                <w:rFonts w:ascii="Roboto" w:hAnsi="Roboto" w:cstheme="minorHAnsi"/>
                <w:i/>
                <w:iCs/>
                <w:sz w:val="26"/>
                <w:szCs w:val="26"/>
                <w:lang w:val="uz-Cyrl-UZ"/>
              </w:rPr>
              <w:pPrChange w:id="2594" w:author="Nozimjon Ortiqov" w:date="2026-02-24T09:29:00Z" w16du:dateUtc="2026-02-24T04:29:00Z">
                <w:pPr>
                  <w:spacing w:beforeLines="60" w:before="144" w:afterLines="60" w:after="144" w:line="240" w:lineRule="auto"/>
                  <w:ind w:firstLine="567"/>
                  <w:jc w:val="both"/>
                </w:pPr>
              </w:pPrChange>
            </w:pPr>
            <w:commentRangeStart w:id="2595"/>
            <w:r w:rsidRPr="009C4BAE">
              <w:rPr>
                <w:rFonts w:ascii="Roboto" w:hAnsi="Roboto" w:cstheme="minorHAnsi"/>
                <w:i/>
                <w:iCs/>
                <w:sz w:val="24"/>
                <w:szCs w:val="24"/>
                <w:lang w:val="uz-Cyrl-UZ"/>
              </w:rPr>
              <w:t xml:space="preserve">2025 йилдаги 3618–1 сонли низомда микроқарз ва истеъмол кредитлари учун қарзнинг даромадга нисбати кўрсаткичини </w:t>
            </w:r>
            <w:r w:rsidRPr="009C4BAE">
              <w:rPr>
                <w:rFonts w:ascii="Roboto" w:hAnsi="Roboto" w:cstheme="minorHAnsi"/>
                <w:b/>
                <w:bCs/>
                <w:i/>
                <w:iCs/>
                <w:color w:val="C00000"/>
                <w:sz w:val="24"/>
                <w:szCs w:val="24"/>
                <w:lang w:val="uz-Cyrl-UZ"/>
              </w:rPr>
              <w:t>8</w:t>
            </w:r>
            <w:r w:rsidRPr="009C4BAE">
              <w:rPr>
                <w:rFonts w:ascii="Roboto" w:hAnsi="Roboto" w:cstheme="minorHAnsi"/>
                <w:i/>
                <w:iCs/>
                <w:sz w:val="24"/>
                <w:szCs w:val="24"/>
                <w:lang w:val="uz-Cyrl-UZ"/>
              </w:rPr>
              <w:t xml:space="preserve"> </w:t>
            </w:r>
            <w:r w:rsidRPr="009C4BAE">
              <w:rPr>
                <w:rFonts w:ascii="Roboto" w:hAnsi="Roboto" w:cstheme="minorHAnsi"/>
                <w:b/>
                <w:bCs/>
                <w:i/>
                <w:iCs/>
                <w:color w:val="0070C0"/>
                <w:sz w:val="24"/>
                <w:szCs w:val="24"/>
                <w:lang w:val="uz-Cyrl-UZ"/>
              </w:rPr>
              <w:t>баробар</w:t>
            </w:r>
            <w:r w:rsidRPr="009C4BAE">
              <w:rPr>
                <w:rFonts w:ascii="Roboto" w:hAnsi="Roboto" w:cstheme="minorHAnsi"/>
                <w:i/>
                <w:iCs/>
                <w:sz w:val="24"/>
                <w:szCs w:val="24"/>
                <w:lang w:val="uz-Cyrl-UZ"/>
              </w:rPr>
              <w:t>дан оширмаслик белгиланган.</w:t>
            </w:r>
            <w:commentRangeEnd w:id="2595"/>
            <w:r w:rsidR="0016551B" w:rsidRPr="009C4BAE">
              <w:rPr>
                <w:rStyle w:val="a4"/>
                <w:rFonts w:ascii="Roboto" w:hAnsi="Roboto" w:cstheme="minorHAnsi"/>
                <w:i/>
                <w:iCs/>
                <w:sz w:val="26"/>
                <w:szCs w:val="26"/>
                <w:lang w:val="uz-Cyrl-UZ"/>
              </w:rPr>
              <w:commentReference w:id="2595"/>
            </w:r>
          </w:p>
        </w:tc>
      </w:tr>
    </w:tbl>
    <w:p w14:paraId="56D1C7DD" w14:textId="49EBD296" w:rsidR="00B43CB3" w:rsidRPr="009C4BAE" w:rsidDel="00F860A8" w:rsidRDefault="00B43CB3" w:rsidP="000C7DBB">
      <w:pPr>
        <w:rPr>
          <w:del w:id="2596" w:author="Nozimjon Ortiqov" w:date="2026-02-24T09:29:00Z" w16du:dateUtc="2026-02-24T04:29:00Z"/>
          <w:rFonts w:ascii="Roboto" w:hAnsi="Roboto" w:cstheme="minorHAnsi"/>
          <w:b/>
          <w:sz w:val="26"/>
          <w:szCs w:val="26"/>
          <w:lang w:val="uz-Cyrl-UZ"/>
        </w:rPr>
      </w:pPr>
    </w:p>
    <w:p w14:paraId="75D9BEF5" w14:textId="2C889939" w:rsidR="00F36122" w:rsidRPr="009C4BAE" w:rsidRDefault="00F72758" w:rsidP="00AC0CBC">
      <w:pPr>
        <w:pStyle w:val="2"/>
        <w:ind w:firstLine="567"/>
        <w:rPr>
          <w:rFonts w:ascii="Roboto" w:hAnsi="Roboto"/>
          <w:b/>
          <w:bCs/>
          <w:color w:val="002060"/>
          <w:lang w:val="uz-Cyrl-UZ"/>
        </w:rPr>
      </w:pPr>
      <w:bookmarkStart w:id="2597" w:name="_Toc222630379"/>
      <w:commentRangeStart w:id="2598"/>
      <w:r w:rsidRPr="009C4BAE">
        <w:rPr>
          <w:rFonts w:ascii="Roboto" w:hAnsi="Roboto"/>
          <w:b/>
          <w:bCs/>
          <w:color w:val="002060"/>
          <w:lang w:val="uz-Cyrl-UZ"/>
        </w:rPr>
        <w:t>Н</w:t>
      </w:r>
      <w:r w:rsidR="00BF042A" w:rsidRPr="009C4BAE">
        <w:rPr>
          <w:rFonts w:ascii="Roboto" w:hAnsi="Roboto"/>
          <w:b/>
          <w:bCs/>
          <w:color w:val="002060"/>
          <w:lang w:val="uz-Cyrl-UZ"/>
        </w:rPr>
        <w:t xml:space="preserve">асия </w:t>
      </w:r>
      <w:r w:rsidR="00A2772B" w:rsidRPr="009C4BAE">
        <w:rPr>
          <w:rFonts w:ascii="Roboto" w:hAnsi="Roboto"/>
          <w:b/>
          <w:bCs/>
          <w:color w:val="002060"/>
          <w:lang w:val="uz-Cyrl-UZ"/>
        </w:rPr>
        <w:t xml:space="preserve">бозорининг (BNPL) </w:t>
      </w:r>
      <w:del w:id="2599" w:author="Nozimjon Ortiqov" w:date="2026-02-23T17:35:00Z" w16du:dateUtc="2026-02-23T12:35:00Z">
        <w:r w:rsidR="00BF042A" w:rsidRPr="009C4BAE" w:rsidDel="002D02DB">
          <w:rPr>
            <w:rFonts w:ascii="Roboto" w:hAnsi="Roboto"/>
            <w:b/>
            <w:bCs/>
            <w:color w:val="002060"/>
            <w:lang w:val="uz-Cyrl-UZ"/>
          </w:rPr>
          <w:delText xml:space="preserve">кескин </w:delText>
        </w:r>
      </w:del>
      <w:r w:rsidR="00A2772B" w:rsidRPr="009C4BAE">
        <w:rPr>
          <w:rFonts w:ascii="Roboto" w:hAnsi="Roboto"/>
          <w:b/>
          <w:bCs/>
          <w:color w:val="002060"/>
          <w:lang w:val="uz-Cyrl-UZ"/>
        </w:rPr>
        <w:t>оммалаш</w:t>
      </w:r>
      <w:del w:id="2600" w:author="Nozimjon Ortiqov" w:date="2026-02-23T17:36:00Z" w16du:dateUtc="2026-02-23T12:36:00Z">
        <w:r w:rsidR="00A2772B" w:rsidRPr="009C4BAE" w:rsidDel="002D02DB">
          <w:rPr>
            <w:rFonts w:ascii="Roboto" w:hAnsi="Roboto"/>
            <w:b/>
            <w:bCs/>
            <w:color w:val="002060"/>
            <w:lang w:val="uz-Cyrl-UZ"/>
          </w:rPr>
          <w:delText>иши</w:delText>
        </w:r>
      </w:del>
      <w:bookmarkEnd w:id="2597"/>
      <w:ins w:id="2601" w:author="Nozimjon Ortiqov" w:date="2026-02-23T17:36:00Z" w16du:dateUtc="2026-02-23T12:36:00Z">
        <w:r w:rsidR="002D02DB" w:rsidRPr="009C4BAE">
          <w:rPr>
            <w:rFonts w:ascii="Roboto" w:hAnsi="Roboto"/>
            <w:b/>
            <w:bCs/>
            <w:color w:val="002060"/>
            <w:lang w:val="uz-Cyrl-UZ"/>
          </w:rPr>
          <w:t>уви</w:t>
        </w:r>
      </w:ins>
      <w:commentRangeEnd w:id="2598"/>
      <w:r w:rsidR="008C7C52" w:rsidRPr="009C4BAE">
        <w:rPr>
          <w:rStyle w:val="a4"/>
          <w:rFonts w:ascii="Roboto" w:hAnsi="Roboto"/>
          <w:b/>
          <w:bCs/>
          <w:color w:val="002060"/>
          <w:sz w:val="26"/>
          <w:szCs w:val="26"/>
          <w:lang w:val="uz-Cyrl-UZ"/>
        </w:rPr>
        <w:commentReference w:id="2598"/>
      </w:r>
    </w:p>
    <w:p w14:paraId="731ABCD0" w14:textId="51CDF86E" w:rsidR="00484395" w:rsidRPr="009C4BAE" w:rsidDel="0036431A" w:rsidRDefault="00484395" w:rsidP="00647727">
      <w:pPr>
        <w:spacing w:beforeLines="60" w:before="144" w:afterLines="60" w:after="144" w:line="288" w:lineRule="auto"/>
        <w:ind w:firstLine="567"/>
        <w:jc w:val="both"/>
        <w:rPr>
          <w:moveFrom w:id="2602" w:author="Nozimjon Ortiqov" w:date="2026-02-23T17:23:00Z" w16du:dateUtc="2026-02-23T12:23:00Z"/>
          <w:rFonts w:ascii="Roboto" w:hAnsi="Roboto" w:cstheme="minorHAnsi"/>
          <w:sz w:val="26"/>
          <w:szCs w:val="26"/>
          <w:lang w:val="uz-Cyrl-UZ"/>
        </w:rPr>
      </w:pPr>
      <w:moveFromRangeStart w:id="2603" w:author="Nozimjon Ortiqov" w:date="2026-02-23T17:23:00Z" w:name="move222759838"/>
      <w:moveFrom w:id="2604" w:author="Nozimjon Ortiqov" w:date="2026-02-23T17:23:00Z" w16du:dateUtc="2026-02-23T12:23:00Z">
        <w:r w:rsidRPr="009C4BAE" w:rsidDel="0036431A">
          <w:rPr>
            <w:rFonts w:ascii="Roboto" w:hAnsi="Roboto" w:cstheme="minorHAnsi"/>
            <w:sz w:val="26"/>
            <w:szCs w:val="26"/>
            <w:lang w:val="uz-Cyrl-UZ"/>
          </w:rPr>
          <w:t xml:space="preserve">BNPL </w:t>
        </w:r>
        <w:r w:rsidRPr="009C4BAE" w:rsidDel="0036431A">
          <w:rPr>
            <w:rFonts w:ascii="Roboto" w:hAnsi="Roboto" w:cstheme="minorHAnsi"/>
            <w:i/>
            <w:sz w:val="26"/>
            <w:szCs w:val="26"/>
            <w:lang w:val="uz-Cyrl-UZ"/>
          </w:rPr>
          <w:t>(Buy Now, Pay Later)</w:t>
        </w:r>
        <w:r w:rsidRPr="009C4BAE" w:rsidDel="0036431A">
          <w:rPr>
            <w:rFonts w:ascii="Roboto" w:hAnsi="Roboto" w:cstheme="minorHAnsi"/>
            <w:sz w:val="26"/>
            <w:szCs w:val="26"/>
            <w:lang w:val="uz-Cyrl-UZ"/>
          </w:rPr>
          <w:t xml:space="preserve"> молиявий ва чакана савдо соҳасидаги гибрид хизмат тури бўлиб, савдо дўконлари молия ташкилотлари ва мижоз ўртасида воситачи сифатида фаолият юритади. </w:t>
        </w:r>
      </w:moveFrom>
    </w:p>
    <w:moveFromRangeEnd w:id="2603"/>
    <w:p w14:paraId="42BB886D" w14:textId="53F516E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
          <w:sz w:val="26"/>
          <w:szCs w:val="26"/>
          <w:lang w:val="uz-Cyrl-UZ"/>
        </w:rPr>
        <w:t>BNPL</w:t>
      </w:r>
      <w:ins w:id="2605" w:author="Nozimjon Ortiqov" w:date="2026-02-23T17:23:00Z" w16du:dateUtc="2026-02-23T12:23:00Z">
        <w:r w:rsidR="0036431A" w:rsidRPr="009C4BAE">
          <w:rPr>
            <w:rStyle w:val="aff0"/>
            <w:rFonts w:ascii="Roboto" w:hAnsi="Roboto" w:cstheme="minorHAnsi"/>
            <w:b/>
            <w:sz w:val="26"/>
            <w:szCs w:val="26"/>
            <w:lang w:val="uz-Cyrl-UZ"/>
          </w:rPr>
          <w:footnoteReference w:id="5"/>
        </w:r>
      </w:ins>
      <w:r w:rsidRPr="009C4BAE">
        <w:rPr>
          <w:rFonts w:ascii="Roboto" w:hAnsi="Roboto" w:cstheme="minorHAnsi"/>
          <w:b/>
          <w:sz w:val="26"/>
          <w:szCs w:val="26"/>
          <w:lang w:val="uz-Cyrl-UZ"/>
        </w:rPr>
        <w:t xml:space="preserve"> хизматларининг</w:t>
      </w:r>
      <w:r w:rsidRPr="009C4BAE">
        <w:rPr>
          <w:rFonts w:ascii="Roboto" w:hAnsi="Roboto" w:cstheme="minorHAnsi"/>
          <w:bCs/>
          <w:sz w:val="26"/>
          <w:szCs w:val="26"/>
          <w:lang w:val="uz-Cyrl-UZ"/>
        </w:rPr>
        <w:t xml:space="preserve"> оммалашуви қарз юкининг ортиши, тўлов қобилияти етарлича баҳоланмаслиги ва қўшимча тўловлар бўйича маълумотларнинг шаффоф эмаслиги билан боғлиқ </w:t>
      </w:r>
      <w:r w:rsidRPr="009C4BAE">
        <w:rPr>
          <w:rFonts w:ascii="Roboto" w:hAnsi="Roboto" w:cstheme="minorHAnsi"/>
          <w:b/>
          <w:sz w:val="26"/>
          <w:szCs w:val="26"/>
          <w:lang w:val="uz-Cyrl-UZ"/>
        </w:rPr>
        <w:t>рискларни кучайтирмоқда.</w:t>
      </w:r>
      <w:r w:rsidRPr="009C4BAE">
        <w:rPr>
          <w:rFonts w:ascii="Roboto" w:hAnsi="Roboto" w:cstheme="minorHAnsi"/>
          <w:bCs/>
          <w:sz w:val="26"/>
          <w:szCs w:val="26"/>
          <w:lang w:val="uz-Cyrl-UZ"/>
        </w:rPr>
        <w:t xml:space="preserve"> </w:t>
      </w:r>
      <w:del w:id="2625" w:author="Nozimjon Ortiqov" w:date="2026-02-23T17:24:00Z" w16du:dateUtc="2026-02-23T12:24:00Z">
        <w:r w:rsidRPr="009C4BAE" w:rsidDel="0036431A">
          <w:rPr>
            <w:rFonts w:ascii="Roboto" w:hAnsi="Roboto" w:cstheme="minorHAnsi"/>
            <w:bCs/>
            <w:sz w:val="26"/>
            <w:szCs w:val="26"/>
            <w:lang w:val="uz-Cyrl-UZ"/>
          </w:rPr>
          <w:delText xml:space="preserve"> </w:delText>
        </w:r>
      </w:del>
      <w:r w:rsidRPr="009C4BAE">
        <w:rPr>
          <w:rFonts w:ascii="Roboto" w:hAnsi="Roboto" w:cstheme="minorHAnsi"/>
          <w:bCs/>
          <w:sz w:val="26"/>
          <w:szCs w:val="26"/>
          <w:lang w:val="uz-Cyrl-UZ"/>
        </w:rPr>
        <w:t xml:space="preserve">BNPL бозори бутун дунё бўйлаб тез суръатларда ўсмоқда: таҳлилчиларга кўра, жаҳонда BNPL тўловлари бозори 2026 йилгача йиллик </w:t>
      </w:r>
      <w:r w:rsidRPr="009C4BAE">
        <w:rPr>
          <w:rFonts w:ascii="Roboto" w:hAnsi="Roboto" w:cstheme="minorHAnsi"/>
          <w:b/>
          <w:bCs/>
          <w:color w:val="C00000"/>
          <w:sz w:val="26"/>
          <w:szCs w:val="26"/>
          <w:lang w:val="uz-Cyrl-UZ"/>
        </w:rPr>
        <w:t>18,9</w:t>
      </w:r>
      <w:r w:rsidRPr="009C4BAE">
        <w:rPr>
          <w:rFonts w:ascii="Roboto" w:hAnsi="Roboto" w:cstheme="minorHAnsi"/>
          <w:b/>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суръатда ўсиб, </w:t>
      </w:r>
      <w:r w:rsidRPr="009C4BAE">
        <w:rPr>
          <w:rFonts w:ascii="Roboto" w:hAnsi="Roboto" w:cstheme="minorHAnsi"/>
          <w:b/>
          <w:bCs/>
          <w:color w:val="C00000"/>
          <w:sz w:val="26"/>
          <w:szCs w:val="26"/>
          <w:lang w:val="uz-Cyrl-UZ"/>
        </w:rPr>
        <w:t>509,2</w:t>
      </w:r>
      <w:r w:rsidRPr="009C4BAE">
        <w:rPr>
          <w:rFonts w:ascii="Roboto" w:hAnsi="Roboto" w:cstheme="minorHAnsi"/>
          <w:bCs/>
          <w:sz w:val="26"/>
          <w:szCs w:val="26"/>
          <w:lang w:val="uz-Cyrl-UZ"/>
        </w:rPr>
        <w:t xml:space="preserve"> </w:t>
      </w:r>
      <w:r w:rsidRPr="009C4BAE">
        <w:rPr>
          <w:rFonts w:ascii="Roboto" w:hAnsi="Roboto" w:cstheme="minorHAnsi"/>
          <w:b/>
          <w:color w:val="0070C0"/>
          <w:sz w:val="26"/>
          <w:szCs w:val="26"/>
          <w:lang w:val="uz-Cyrl-UZ"/>
        </w:rPr>
        <w:t>млрд АҚШ</w:t>
      </w:r>
      <w:r w:rsidRPr="009C4BAE">
        <w:rPr>
          <w:rFonts w:ascii="Roboto" w:hAnsi="Roboto" w:cstheme="minorHAnsi"/>
          <w:bCs/>
          <w:sz w:val="26"/>
          <w:szCs w:val="26"/>
          <w:lang w:val="uz-Cyrl-UZ"/>
        </w:rPr>
        <w:t xml:space="preserve"> долларига етади.</w:t>
      </w:r>
      <w:r w:rsidRPr="009C4BAE">
        <w:rPr>
          <w:rStyle w:val="aff0"/>
          <w:rFonts w:ascii="Roboto" w:hAnsi="Roboto" w:cstheme="minorHAnsi"/>
          <w:bCs/>
          <w:sz w:val="26"/>
          <w:szCs w:val="26"/>
          <w:lang w:val="uz-Cyrl-UZ"/>
        </w:rPr>
        <w:footnoteReference w:id="6"/>
      </w:r>
      <w:r w:rsidRPr="009C4BAE">
        <w:rPr>
          <w:rFonts w:ascii="Roboto" w:hAnsi="Roboto" w:cstheme="minorHAnsi"/>
          <w:bCs/>
          <w:sz w:val="26"/>
          <w:szCs w:val="26"/>
          <w:lang w:val="uz-Cyrl-UZ"/>
        </w:rPr>
        <w:t xml:space="preserve"> Натижада, ушбу сегментни қонунчилик доирасида тартибга солиш бўйича чоралар кўрилмоқда.</w:t>
      </w:r>
    </w:p>
    <w:p w14:paraId="36BCCB13" w14:textId="20F3B03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Австралия, Янги Зеландия, Европа Иттофиқида 2024-2025 йилларда BNPL провайдерларини тартибга солиш (лицензия, қоидалар) ва истеъмолчилар ҳуқуқларини ҳимоя қилиш бўйича чора-тадбирлар ишлаб чиқилди. Буюк Британияда 2026 йилдан BNPLни тартибга солиш режалаштирилган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bCs/>
          <w:sz w:val="26"/>
          <w:szCs w:val="26"/>
          <w:lang w:val="uz-Cyrl-UZ"/>
        </w:rPr>
        <w:t>.</w:t>
      </w:r>
    </w:p>
    <w:p w14:paraId="3FBC754A" w14:textId="73521C27" w:rsidR="001222C0" w:rsidRPr="009C4BAE" w:rsidDel="00DB6D1B" w:rsidRDefault="001222C0" w:rsidP="00484395">
      <w:pPr>
        <w:spacing w:beforeLines="60" w:before="144" w:afterLines="60" w:after="144" w:line="288" w:lineRule="auto"/>
        <w:ind w:firstLine="567"/>
        <w:jc w:val="both"/>
        <w:rPr>
          <w:del w:id="2632" w:author="Nozimjon Ortiqov" w:date="2026-02-23T16:44:00Z" w16du:dateUtc="2026-02-23T11:44:00Z"/>
          <w:rFonts w:ascii="Roboto" w:hAnsi="Roboto" w:cstheme="minorHAnsi"/>
          <w:bCs/>
          <w:strike/>
          <w:sz w:val="26"/>
          <w:szCs w:val="26"/>
          <w:lang w:val="uz-Cyrl-UZ"/>
          <w:rPrChange w:id="2633" w:author="Nozimjon Ortiqov" w:date="2026-02-24T09:31:00Z" w16du:dateUtc="2026-02-24T04:31:00Z">
            <w:rPr>
              <w:del w:id="2634" w:author="Nozimjon Ortiqov" w:date="2026-02-23T16:44:00Z" w16du:dateUtc="2026-02-23T11:44:00Z"/>
              <w:rFonts w:ascii="Roboto" w:hAnsi="Roboto" w:cstheme="minorHAnsi"/>
              <w:bCs/>
              <w:sz w:val="26"/>
              <w:szCs w:val="26"/>
              <w:lang w:val="uz-Cyrl-UZ"/>
            </w:rPr>
          </w:rPrChange>
        </w:rPr>
      </w:pPr>
      <w:commentRangeStart w:id="2635"/>
    </w:p>
    <w:p w14:paraId="016DB3E1" w14:textId="42ABBADE" w:rsidR="00484395" w:rsidRPr="009C4BAE" w:rsidDel="00E208A9" w:rsidRDefault="00484395" w:rsidP="00484395">
      <w:pPr>
        <w:pStyle w:val="aff5"/>
        <w:shd w:val="clear" w:color="auto" w:fill="E2EFD9" w:themeFill="accent6" w:themeFillTint="33"/>
        <w:ind w:firstLine="567"/>
        <w:jc w:val="center"/>
        <w:rPr>
          <w:del w:id="2636" w:author="Nozimjon Ortiqov" w:date="2026-02-23T18:16:00Z" w16du:dateUtc="2026-02-23T13:16:00Z"/>
          <w:rFonts w:ascii="Roboto" w:hAnsi="Roboto" w:cstheme="minorHAnsi"/>
          <w:b/>
          <w:bCs/>
          <w:i w:val="0"/>
          <w:iCs w:val="0"/>
          <w:strike/>
          <w:color w:val="0070C0"/>
          <w:sz w:val="26"/>
          <w:szCs w:val="26"/>
          <w:lang w:val="uz-Cyrl-UZ"/>
          <w:rPrChange w:id="2637" w:author="Nozimjon Ortiqov" w:date="2026-02-24T09:31:00Z" w16du:dateUtc="2026-02-24T04:31:00Z">
            <w:rPr>
              <w:del w:id="2638" w:author="Nozimjon Ortiqov" w:date="2026-02-23T18:16:00Z" w16du:dateUtc="2026-02-23T13:16:00Z"/>
              <w:rFonts w:ascii="Roboto" w:hAnsi="Roboto" w:cstheme="minorHAnsi"/>
              <w:b/>
              <w:bCs/>
              <w:i w:val="0"/>
              <w:iCs w:val="0"/>
              <w:color w:val="0070C0"/>
              <w:sz w:val="26"/>
              <w:szCs w:val="26"/>
              <w:lang w:val="uz-Cyrl-UZ"/>
            </w:rPr>
          </w:rPrChange>
        </w:rPr>
      </w:pPr>
      <w:del w:id="2639" w:author="Nozimjon Ortiqov" w:date="2026-02-23T18:16:00Z" w16du:dateUtc="2026-02-23T13:16:00Z">
        <w:r w:rsidRPr="009C4BAE" w:rsidDel="00E208A9">
          <w:rPr>
            <w:rFonts w:ascii="Roboto" w:hAnsi="Roboto" w:cstheme="minorHAnsi"/>
            <w:b/>
            <w:bCs/>
            <w:i w:val="0"/>
            <w:iCs w:val="0"/>
            <w:strike/>
            <w:color w:val="0070C0"/>
            <w:sz w:val="26"/>
            <w:szCs w:val="26"/>
            <w:lang w:val="uz-Cyrl-UZ"/>
            <w:rPrChange w:id="2640" w:author="Nozimjon Ortiqov" w:date="2026-02-24T09:31:00Z" w16du:dateUtc="2026-02-24T04:31:00Z">
              <w:rPr>
                <w:rFonts w:ascii="Roboto" w:hAnsi="Roboto" w:cstheme="minorHAnsi"/>
                <w:b/>
                <w:bCs/>
                <w:i w:val="0"/>
                <w:iCs w:val="0"/>
                <w:color w:val="0070C0"/>
                <w:sz w:val="26"/>
                <w:szCs w:val="26"/>
                <w:lang w:val="uz-Cyrl-UZ"/>
              </w:rPr>
            </w:rPrChange>
          </w:rPr>
          <w:delText>2-Бокс. BNPL бозорини тартибга солиш ва кредитлашда истеъмолчини ҳимоя қилиш бўйича халқаро тажриба</w:delText>
        </w:r>
      </w:del>
    </w:p>
    <w:p w14:paraId="689A7AD4" w14:textId="384256B0"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41" w:author="Nozimjon Ortiqov" w:date="2026-02-23T18:16:00Z" w16du:dateUtc="2026-02-23T13:16:00Z"/>
          <w:rFonts w:ascii="Roboto" w:hAnsi="Roboto" w:cstheme="minorHAnsi"/>
          <w:strike/>
          <w:sz w:val="26"/>
          <w:szCs w:val="26"/>
          <w:lang w:val="uz-Cyrl-UZ"/>
          <w:rPrChange w:id="2642" w:author="Nozimjon Ortiqov" w:date="2026-02-24T09:31:00Z" w16du:dateUtc="2026-02-24T04:31:00Z">
            <w:rPr>
              <w:del w:id="2643" w:author="Nozimjon Ortiqov" w:date="2026-02-23T18:16:00Z" w16du:dateUtc="2026-02-23T13:16:00Z"/>
              <w:rFonts w:ascii="Roboto" w:hAnsi="Roboto" w:cstheme="minorHAnsi"/>
              <w:sz w:val="26"/>
              <w:szCs w:val="26"/>
              <w:lang w:val="uz-Cyrl-UZ"/>
            </w:rPr>
          </w:rPrChange>
        </w:rPr>
      </w:pPr>
      <w:del w:id="2644" w:author="Nozimjon Ortiqov" w:date="2026-02-23T18:16:00Z" w16du:dateUtc="2026-02-23T13:16:00Z">
        <w:r w:rsidRPr="009C4BAE" w:rsidDel="00E208A9">
          <w:rPr>
            <w:rFonts w:ascii="Roboto" w:hAnsi="Roboto" w:cstheme="minorHAnsi"/>
            <w:strike/>
            <w:sz w:val="26"/>
            <w:szCs w:val="26"/>
            <w:lang w:val="uz-Cyrl-UZ"/>
            <w:rPrChange w:id="2645" w:author="Nozimjon Ortiqov" w:date="2026-02-24T09:31:00Z" w16du:dateUtc="2026-02-24T04:31:00Z">
              <w:rPr>
                <w:rFonts w:ascii="Roboto" w:hAnsi="Roboto" w:cstheme="minorHAnsi"/>
                <w:sz w:val="26"/>
                <w:szCs w:val="26"/>
                <w:lang w:val="uz-Cyrl-UZ"/>
              </w:rPr>
            </w:rPrChange>
          </w:rPr>
          <w:delText>Халқаро амалиётда истеъмолчиларни ортиқча қарз юки ҳамда чалғитувчи молиявий амалиётлардан ҳимоя қилиш мақсадида истеъмол кредитлари ва BNPL хизматларини тартибга солиш кучайтирилмоқда.</w:delText>
        </w:r>
      </w:del>
    </w:p>
    <w:p w14:paraId="09670AC9" w14:textId="51722E2C"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46" w:author="Nozimjon Ortiqov" w:date="2026-02-23T18:16:00Z" w16du:dateUtc="2026-02-23T13:16:00Z"/>
          <w:rFonts w:ascii="Roboto" w:hAnsi="Roboto" w:cstheme="minorHAnsi"/>
          <w:strike/>
          <w:color w:val="000000" w:themeColor="text1"/>
          <w:sz w:val="26"/>
          <w:szCs w:val="26"/>
          <w:lang w:val="uz-Cyrl-UZ"/>
          <w:rPrChange w:id="2647" w:author="Nozimjon Ortiqov" w:date="2026-02-24T09:31:00Z" w16du:dateUtc="2026-02-24T04:31:00Z">
            <w:rPr>
              <w:del w:id="2648" w:author="Nozimjon Ortiqov" w:date="2026-02-23T18:16:00Z" w16du:dateUtc="2026-02-23T13:16:00Z"/>
              <w:rFonts w:ascii="Roboto" w:hAnsi="Roboto" w:cstheme="minorHAnsi"/>
              <w:color w:val="000000" w:themeColor="text1"/>
              <w:sz w:val="26"/>
              <w:szCs w:val="26"/>
              <w:lang w:val="uz-Cyrl-UZ"/>
            </w:rPr>
          </w:rPrChange>
        </w:rPr>
      </w:pPr>
      <w:del w:id="2649" w:author="Nozimjon Ortiqov" w:date="2026-02-23T18:16:00Z" w16du:dateUtc="2026-02-23T13:16:00Z">
        <w:r w:rsidRPr="009C4BAE" w:rsidDel="00E208A9">
          <w:rPr>
            <w:rFonts w:ascii="Roboto" w:hAnsi="Roboto" w:cstheme="minorHAnsi"/>
            <w:strike/>
            <w:color w:val="000000" w:themeColor="text1"/>
            <w:sz w:val="26"/>
            <w:szCs w:val="26"/>
            <w:lang w:val="uz-Cyrl-UZ"/>
            <w:rPrChange w:id="2650" w:author="Nozimjon Ortiqov" w:date="2026-02-24T09:31:00Z" w16du:dateUtc="2026-02-24T04:31:00Z">
              <w:rPr>
                <w:rFonts w:ascii="Roboto" w:hAnsi="Roboto" w:cstheme="minorHAnsi"/>
                <w:color w:val="000000" w:themeColor="text1"/>
                <w:sz w:val="26"/>
                <w:szCs w:val="26"/>
                <w:lang w:val="uz-Cyrl-UZ"/>
              </w:rPr>
            </w:rPrChange>
          </w:rPr>
          <w:delText xml:space="preserve">BNPL хизматларини тартибга солиш доирасига киритиш </w:delText>
        </w:r>
        <w:r w:rsidRPr="009C4BAE" w:rsidDel="00E208A9">
          <w:rPr>
            <w:rFonts w:ascii="Roboto" w:hAnsi="Roboto" w:cstheme="minorHAnsi"/>
            <w:i/>
            <w:iCs/>
            <w:strike/>
            <w:color w:val="000000" w:themeColor="text1"/>
            <w:sz w:val="26"/>
            <w:szCs w:val="26"/>
            <w:lang w:val="uz-Cyrl-UZ"/>
            <w:rPrChange w:id="2651" w:author="Nozimjon Ortiqov" w:date="2026-02-24T09:31:00Z" w16du:dateUtc="2026-02-24T04:31:00Z">
              <w:rPr>
                <w:rFonts w:ascii="Roboto" w:hAnsi="Roboto" w:cstheme="minorHAnsi"/>
                <w:i/>
                <w:iCs/>
                <w:color w:val="000000" w:themeColor="text1"/>
                <w:sz w:val="26"/>
                <w:szCs w:val="26"/>
                <w:lang w:val="uz-Cyrl-UZ"/>
              </w:rPr>
            </w:rPrChange>
          </w:rPr>
          <w:delText>(провайдерлар учун назорат ва талабларни жорий этиш билан)</w:delText>
        </w:r>
        <w:r w:rsidRPr="009C4BAE" w:rsidDel="00E208A9">
          <w:rPr>
            <w:rFonts w:ascii="Roboto" w:hAnsi="Roboto" w:cstheme="minorHAnsi"/>
            <w:strike/>
            <w:color w:val="000000" w:themeColor="text1"/>
            <w:sz w:val="26"/>
            <w:szCs w:val="26"/>
            <w:lang w:val="uz-Cyrl-UZ"/>
            <w:rPrChange w:id="2652"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53" w:author="Nozimjon Ortiqov" w:date="2026-02-24T09:31:00Z" w16du:dateUtc="2026-02-24T04:31:00Z">
              <w:rPr>
                <w:rFonts w:ascii="Roboto" w:hAnsi="Roboto" w:cstheme="minorHAnsi"/>
                <w:b/>
                <w:bCs/>
                <w:color w:val="0070C0"/>
                <w:sz w:val="26"/>
                <w:szCs w:val="26"/>
                <w:lang w:val="uz-Cyrl-UZ"/>
              </w:rPr>
            </w:rPrChange>
          </w:rPr>
          <w:delText>Австралия</w:delText>
        </w:r>
        <w:r w:rsidRPr="009C4BAE" w:rsidDel="00E208A9">
          <w:rPr>
            <w:rFonts w:ascii="Roboto" w:hAnsi="Roboto" w:cstheme="minorHAnsi"/>
            <w:strike/>
            <w:color w:val="000000" w:themeColor="text1"/>
            <w:sz w:val="26"/>
            <w:szCs w:val="26"/>
            <w:lang w:val="uz-Cyrl-UZ"/>
            <w:rPrChange w:id="2654"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55"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56" w:author="Nozimjon Ortiqov" w:date="2026-02-24T09:31:00Z" w16du:dateUtc="2026-02-24T04:31:00Z">
              <w:rPr>
                <w:rFonts w:ascii="Roboto" w:hAnsi="Roboto" w:cstheme="minorHAnsi"/>
                <w:i/>
                <w:iCs/>
                <w:color w:val="C00000"/>
                <w:sz w:val="26"/>
                <w:szCs w:val="26"/>
                <w:lang w:val="uz-Cyrl-UZ"/>
              </w:rPr>
            </w:rPrChange>
          </w:rPr>
          <w:delText xml:space="preserve">2025 </w:delText>
        </w:r>
        <w:r w:rsidRPr="009C4BAE" w:rsidDel="00E208A9">
          <w:rPr>
            <w:rFonts w:ascii="Roboto" w:hAnsi="Roboto" w:cstheme="minorHAnsi"/>
            <w:i/>
            <w:iCs/>
            <w:strike/>
            <w:color w:val="0070C0"/>
            <w:sz w:val="26"/>
            <w:szCs w:val="26"/>
            <w:lang w:val="uz-Cyrl-UZ"/>
            <w:rPrChange w:id="2657"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58"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659"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60" w:author="Nozimjon Ortiqov" w:date="2026-02-24T09:31:00Z" w16du:dateUtc="2026-02-24T04:31:00Z">
              <w:rPr>
                <w:rFonts w:ascii="Roboto" w:hAnsi="Roboto" w:cstheme="minorHAnsi"/>
                <w:b/>
                <w:bCs/>
                <w:color w:val="0070C0"/>
                <w:sz w:val="26"/>
                <w:szCs w:val="26"/>
                <w:lang w:val="uz-Cyrl-UZ"/>
              </w:rPr>
            </w:rPrChange>
          </w:rPr>
          <w:delText>Янги Зеландия</w:delText>
        </w:r>
        <w:r w:rsidRPr="009C4BAE" w:rsidDel="00E208A9">
          <w:rPr>
            <w:rFonts w:ascii="Roboto" w:hAnsi="Roboto" w:cstheme="minorHAnsi"/>
            <w:strike/>
            <w:color w:val="000000" w:themeColor="text1"/>
            <w:sz w:val="26"/>
            <w:szCs w:val="26"/>
            <w:lang w:val="uz-Cyrl-UZ"/>
            <w:rPrChange w:id="2661"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62" w:author="Nozimjon Ortiqov" w:date="2026-02-24T09:31:00Z" w16du:dateUtc="2026-02-24T04:31:00Z">
              <w:rPr>
                <w:rFonts w:ascii="Roboto" w:hAnsi="Roboto" w:cstheme="minorHAnsi"/>
                <w:i/>
                <w:iCs/>
                <w:color w:val="000000" w:themeColor="text1"/>
                <w:sz w:val="26"/>
                <w:szCs w:val="26"/>
                <w:lang w:val="uz-Cyrl-UZ"/>
              </w:rPr>
            </w:rPrChange>
          </w:rPr>
          <w:delText>(2024 йилдан)</w:delText>
        </w:r>
        <w:r w:rsidRPr="009C4BAE" w:rsidDel="00E208A9">
          <w:rPr>
            <w:rFonts w:ascii="Roboto" w:hAnsi="Roboto" w:cstheme="minorHAnsi"/>
            <w:strike/>
            <w:color w:val="000000" w:themeColor="text1"/>
            <w:sz w:val="26"/>
            <w:szCs w:val="26"/>
            <w:lang w:val="uz-Cyrl-UZ"/>
            <w:rPrChange w:id="2663"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64" w:author="Nozimjon Ortiqov" w:date="2026-02-24T09:31:00Z" w16du:dateUtc="2026-02-24T04:31:00Z">
              <w:rPr>
                <w:rFonts w:ascii="Roboto" w:hAnsi="Roboto" w:cstheme="minorHAnsi"/>
                <w:b/>
                <w:bCs/>
                <w:color w:val="0070C0"/>
                <w:sz w:val="26"/>
                <w:szCs w:val="26"/>
                <w:lang w:val="uz-Cyrl-UZ"/>
              </w:rPr>
            </w:rPrChange>
          </w:rPr>
          <w:delText>Европа Иттифоқи</w:delText>
        </w:r>
        <w:r w:rsidRPr="009C4BAE" w:rsidDel="00E208A9">
          <w:rPr>
            <w:rFonts w:ascii="Roboto" w:hAnsi="Roboto" w:cstheme="minorHAnsi"/>
            <w:strike/>
            <w:color w:val="000000" w:themeColor="text1"/>
            <w:sz w:val="26"/>
            <w:szCs w:val="26"/>
            <w:lang w:val="uz-Cyrl-UZ"/>
            <w:rPrChange w:id="2665"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66"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67" w:author="Nozimjon Ortiqov" w:date="2026-02-24T09:31:00Z" w16du:dateUtc="2026-02-24T04:31:00Z">
              <w:rPr>
                <w:rFonts w:ascii="Roboto" w:hAnsi="Roboto" w:cstheme="minorHAnsi"/>
                <w:i/>
                <w:iCs/>
                <w:color w:val="C00000"/>
                <w:sz w:val="26"/>
                <w:szCs w:val="26"/>
                <w:lang w:val="uz-Cyrl-UZ"/>
              </w:rPr>
            </w:rPrChange>
          </w:rPr>
          <w:delText xml:space="preserve">2025 </w:delText>
        </w:r>
        <w:r w:rsidRPr="009C4BAE" w:rsidDel="00E208A9">
          <w:rPr>
            <w:rFonts w:ascii="Roboto" w:hAnsi="Roboto" w:cstheme="minorHAnsi"/>
            <w:i/>
            <w:iCs/>
            <w:strike/>
            <w:color w:val="0070C0"/>
            <w:sz w:val="26"/>
            <w:szCs w:val="26"/>
            <w:lang w:val="uz-Cyrl-UZ"/>
            <w:rPrChange w:id="2668"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69"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670" w:author="Nozimjon Ortiqov" w:date="2026-02-24T09:31:00Z" w16du:dateUtc="2026-02-24T04:31:00Z">
              <w:rPr>
                <w:rFonts w:ascii="Roboto" w:hAnsi="Roboto" w:cstheme="minorHAnsi"/>
                <w:color w:val="000000" w:themeColor="text1"/>
                <w:sz w:val="26"/>
                <w:szCs w:val="26"/>
                <w:lang w:val="uz-Cyrl-UZ"/>
              </w:rPr>
            </w:rPrChange>
          </w:rPr>
          <w:delText xml:space="preserve"> ва бошқа мамлакатларда қонунан мустаҳкамланган. Шунингдек, </w:delText>
        </w:r>
        <w:r w:rsidRPr="009C4BAE" w:rsidDel="00E208A9">
          <w:rPr>
            <w:rFonts w:ascii="Roboto" w:hAnsi="Roboto" w:cstheme="minorHAnsi"/>
            <w:b/>
            <w:bCs/>
            <w:strike/>
            <w:color w:val="0070C0"/>
            <w:sz w:val="26"/>
            <w:szCs w:val="26"/>
            <w:lang w:val="uz-Cyrl-UZ"/>
            <w:rPrChange w:id="2671" w:author="Nozimjon Ortiqov" w:date="2026-02-24T09:31:00Z" w16du:dateUtc="2026-02-24T04:31:00Z">
              <w:rPr>
                <w:rFonts w:ascii="Roboto" w:hAnsi="Roboto" w:cstheme="minorHAnsi"/>
                <w:b/>
                <w:bCs/>
                <w:color w:val="0070C0"/>
                <w:sz w:val="26"/>
                <w:szCs w:val="26"/>
                <w:lang w:val="uz-Cyrl-UZ"/>
              </w:rPr>
            </w:rPrChange>
          </w:rPr>
          <w:delText>Буюк Британия</w:delText>
        </w:r>
        <w:r w:rsidRPr="009C4BAE" w:rsidDel="00E208A9">
          <w:rPr>
            <w:rFonts w:ascii="Roboto" w:hAnsi="Roboto" w:cstheme="minorHAnsi"/>
            <w:strike/>
            <w:color w:val="000000" w:themeColor="text1"/>
            <w:sz w:val="26"/>
            <w:szCs w:val="26"/>
            <w:lang w:val="uz-Cyrl-UZ"/>
            <w:rPrChange w:id="2672" w:author="Nozimjon Ortiqov" w:date="2026-02-24T09:31:00Z" w16du:dateUtc="2026-02-24T04:31:00Z">
              <w:rPr>
                <w:rFonts w:ascii="Roboto" w:hAnsi="Roboto" w:cstheme="minorHAnsi"/>
                <w:color w:val="000000" w:themeColor="text1"/>
                <w:sz w:val="26"/>
                <w:szCs w:val="26"/>
                <w:lang w:val="uz-Cyrl-UZ"/>
              </w:rPr>
            </w:rPrChange>
          </w:rPr>
          <w:delText xml:space="preserve">да ҳам BNPL соҳасини тартибга солиш жорий этилиши режалаштирилган </w:delText>
        </w:r>
        <w:r w:rsidRPr="009C4BAE" w:rsidDel="00E208A9">
          <w:rPr>
            <w:rFonts w:ascii="Roboto" w:hAnsi="Roboto" w:cstheme="minorHAnsi"/>
            <w:i/>
            <w:iCs/>
            <w:strike/>
            <w:color w:val="000000" w:themeColor="text1"/>
            <w:sz w:val="26"/>
            <w:szCs w:val="26"/>
            <w:lang w:val="uz-Cyrl-UZ"/>
            <w:rPrChange w:id="2673"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74" w:author="Nozimjon Ortiqov" w:date="2026-02-24T09:31:00Z" w16du:dateUtc="2026-02-24T04:31:00Z">
              <w:rPr>
                <w:rFonts w:ascii="Roboto" w:hAnsi="Roboto" w:cstheme="minorHAnsi"/>
                <w:i/>
                <w:iCs/>
                <w:color w:val="C00000"/>
                <w:sz w:val="26"/>
                <w:szCs w:val="26"/>
                <w:lang w:val="uz-Cyrl-UZ"/>
              </w:rPr>
            </w:rPrChange>
          </w:rPr>
          <w:delText xml:space="preserve">2026 </w:delText>
        </w:r>
        <w:r w:rsidRPr="009C4BAE" w:rsidDel="00E208A9">
          <w:rPr>
            <w:rFonts w:ascii="Roboto" w:hAnsi="Roboto" w:cstheme="minorHAnsi"/>
            <w:i/>
            <w:iCs/>
            <w:strike/>
            <w:color w:val="0070C0"/>
            <w:sz w:val="26"/>
            <w:szCs w:val="26"/>
            <w:lang w:val="uz-Cyrl-UZ"/>
            <w:rPrChange w:id="2675"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76"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677" w:author="Nozimjon Ortiqov" w:date="2026-02-24T09:31:00Z" w16du:dateUtc="2026-02-24T04:31:00Z">
              <w:rPr>
                <w:rFonts w:ascii="Roboto" w:hAnsi="Roboto" w:cstheme="minorHAnsi"/>
                <w:color w:val="000000" w:themeColor="text1"/>
                <w:sz w:val="26"/>
                <w:szCs w:val="26"/>
                <w:lang w:val="uz-Cyrl-UZ"/>
              </w:rPr>
            </w:rPrChange>
          </w:rPr>
          <w:delText>. Хусусан:</w:delText>
        </w:r>
      </w:del>
    </w:p>
    <w:p w14:paraId="511571F2" w14:textId="516DDA73"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78" w:author="Nozimjon Ortiqov" w:date="2026-02-23T18:16:00Z" w16du:dateUtc="2026-02-23T13:16:00Z"/>
          <w:rFonts w:ascii="Roboto" w:hAnsi="Roboto" w:cstheme="minorHAnsi"/>
          <w:strike/>
          <w:sz w:val="26"/>
          <w:szCs w:val="26"/>
          <w:lang w:val="uz-Cyrl-UZ"/>
          <w:rPrChange w:id="2679" w:author="Nozimjon Ortiqov" w:date="2026-02-24T09:31:00Z" w16du:dateUtc="2026-02-24T04:31:00Z">
            <w:rPr>
              <w:del w:id="2680" w:author="Nozimjon Ortiqov" w:date="2026-02-23T18:16:00Z" w16du:dateUtc="2026-02-23T13:16:00Z"/>
              <w:rFonts w:ascii="Roboto" w:hAnsi="Roboto" w:cstheme="minorHAnsi"/>
              <w:sz w:val="26"/>
              <w:szCs w:val="26"/>
              <w:lang w:val="uz-Cyrl-UZ"/>
            </w:rPr>
          </w:rPrChange>
        </w:rPr>
      </w:pPr>
      <w:del w:id="2681" w:author="Nozimjon Ortiqov" w:date="2026-02-23T18:16:00Z" w16du:dateUtc="2026-02-23T13:16:00Z">
        <w:r w:rsidRPr="009C4BAE" w:rsidDel="00E208A9">
          <w:rPr>
            <w:rFonts w:ascii="Roboto" w:hAnsi="Roboto" w:cstheme="minorHAnsi"/>
            <w:b/>
            <w:bCs/>
            <w:strike/>
            <w:color w:val="0070C0"/>
            <w:sz w:val="26"/>
            <w:szCs w:val="26"/>
            <w:lang w:val="uz-Cyrl-UZ"/>
            <w:rPrChange w:id="2682" w:author="Nozimjon Ortiqov" w:date="2026-02-24T09:31:00Z" w16du:dateUtc="2026-02-24T04:31:00Z">
              <w:rPr>
                <w:rFonts w:ascii="Roboto" w:hAnsi="Roboto" w:cstheme="minorHAnsi"/>
                <w:b/>
                <w:bCs/>
                <w:color w:val="0070C0"/>
                <w:sz w:val="26"/>
                <w:szCs w:val="26"/>
                <w:lang w:val="uz-Cyrl-UZ"/>
              </w:rPr>
            </w:rPrChange>
          </w:rPr>
          <w:delText>Австралия</w:delText>
        </w:r>
        <w:r w:rsidRPr="009C4BAE" w:rsidDel="00E208A9">
          <w:rPr>
            <w:rFonts w:ascii="Roboto" w:hAnsi="Roboto" w:cstheme="minorHAnsi"/>
            <w:strike/>
            <w:sz w:val="26"/>
            <w:szCs w:val="26"/>
            <w:lang w:val="uz-Cyrl-UZ"/>
            <w:rPrChange w:id="2683" w:author="Nozimjon Ortiqov" w:date="2026-02-24T09:31:00Z" w16du:dateUtc="2026-02-24T04:31:00Z">
              <w:rPr>
                <w:rFonts w:ascii="Roboto" w:hAnsi="Roboto" w:cstheme="minorHAnsi"/>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84"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85" w:author="Nozimjon Ortiqov" w:date="2026-02-24T09:31:00Z" w16du:dateUtc="2026-02-24T04:31:00Z">
              <w:rPr>
                <w:rFonts w:ascii="Roboto" w:hAnsi="Roboto" w:cstheme="minorHAnsi"/>
                <w:i/>
                <w:iCs/>
                <w:color w:val="C00000"/>
                <w:sz w:val="26"/>
                <w:szCs w:val="26"/>
                <w:lang w:val="uz-Cyrl-UZ"/>
              </w:rPr>
            </w:rPrChange>
          </w:rPr>
          <w:delText xml:space="preserve">2024 </w:delText>
        </w:r>
        <w:r w:rsidRPr="009C4BAE" w:rsidDel="00E208A9">
          <w:rPr>
            <w:rFonts w:ascii="Roboto" w:hAnsi="Roboto" w:cstheme="minorHAnsi"/>
            <w:i/>
            <w:iCs/>
            <w:strike/>
            <w:color w:val="0070C0"/>
            <w:sz w:val="26"/>
            <w:szCs w:val="26"/>
            <w:lang w:val="uz-Cyrl-UZ"/>
            <w:rPrChange w:id="2686"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87" w:author="Nozimjon Ortiqov" w:date="2026-02-24T09:31:00Z" w16du:dateUtc="2026-02-24T04:31:00Z">
              <w:rPr>
                <w:rFonts w:ascii="Roboto" w:hAnsi="Roboto" w:cstheme="minorHAnsi"/>
                <w:i/>
                <w:iCs/>
                <w:color w:val="000000" w:themeColor="text1"/>
                <w:sz w:val="26"/>
                <w:szCs w:val="26"/>
                <w:lang w:val="uz-Cyrl-UZ"/>
              </w:rPr>
            </w:rPrChange>
          </w:rPr>
          <w:delText>да)</w:delText>
        </w:r>
        <w:r w:rsidRPr="009C4BAE" w:rsidDel="00E208A9">
          <w:rPr>
            <w:rFonts w:ascii="Roboto" w:hAnsi="Roboto" w:cstheme="minorHAnsi"/>
            <w:strike/>
            <w:sz w:val="26"/>
            <w:szCs w:val="26"/>
            <w:lang w:val="uz-Cyrl-UZ"/>
            <w:rPrChange w:id="2688" w:author="Nozimjon Ortiqov" w:date="2026-02-24T09:31:00Z" w16du:dateUtc="2026-02-24T04:31:00Z">
              <w:rPr>
                <w:rFonts w:ascii="Roboto" w:hAnsi="Roboto" w:cstheme="minorHAnsi"/>
                <w:sz w:val="26"/>
                <w:szCs w:val="26"/>
                <w:lang w:val="uz-Cyrl-UZ"/>
              </w:rPr>
            </w:rPrChange>
          </w:rPr>
          <w:delText xml:space="preserve"> кредитлаш соҳасида истеъмолчиларни миллий ҳимоя қилиш тўғрисидаги қонунга </w:delText>
        </w:r>
        <w:r w:rsidRPr="009C4BAE" w:rsidDel="00E208A9">
          <w:rPr>
            <w:rFonts w:ascii="Roboto" w:hAnsi="Roboto" w:cstheme="minorHAnsi"/>
            <w:i/>
            <w:iCs/>
            <w:strike/>
            <w:sz w:val="26"/>
            <w:szCs w:val="26"/>
            <w:lang w:val="uz-Cyrl-UZ"/>
            <w:rPrChange w:id="2689" w:author="Nozimjon Ortiqov" w:date="2026-02-24T09:31:00Z" w16du:dateUtc="2026-02-24T04:31:00Z">
              <w:rPr>
                <w:rFonts w:ascii="Roboto" w:hAnsi="Roboto" w:cstheme="minorHAnsi"/>
                <w:i/>
                <w:iCs/>
                <w:sz w:val="26"/>
                <w:szCs w:val="26"/>
                <w:lang w:val="uz-Cyrl-UZ"/>
              </w:rPr>
            </w:rPrChange>
          </w:rPr>
          <w:delText xml:space="preserve">(National Consumer Credit Protection Act 2009, NCCP Act) </w:delText>
        </w:r>
        <w:r w:rsidRPr="009C4BAE" w:rsidDel="00E208A9">
          <w:rPr>
            <w:rFonts w:ascii="Roboto" w:hAnsi="Roboto" w:cstheme="minorHAnsi"/>
            <w:strike/>
            <w:sz w:val="26"/>
            <w:szCs w:val="26"/>
            <w:lang w:val="uz-Cyrl-UZ"/>
            <w:rPrChange w:id="2690" w:author="Nozimjon Ortiqov" w:date="2026-02-24T09:31:00Z" w16du:dateUtc="2026-02-24T04:31:00Z">
              <w:rPr>
                <w:rFonts w:ascii="Roboto" w:hAnsi="Roboto" w:cstheme="minorHAnsi"/>
                <w:sz w:val="26"/>
                <w:szCs w:val="26"/>
                <w:lang w:val="uz-Cyrl-UZ"/>
              </w:rPr>
            </w:rPrChange>
          </w:rPr>
          <w:delText xml:space="preserve">киритилган ўзгартишлар билан BNPL бозорини тартибга солиш белгиланди. Унга кўра, 2025 йил 10 июндан бошлаб BNPL провайдерлари кредит фаолиятини амалга ошириш учун лицензияга эга бўлиши шарт ва Австралия Қимматли қоғозлар ва инвестициялар комиссиясининг </w:delText>
        </w:r>
        <w:r w:rsidRPr="009C4BAE" w:rsidDel="00E208A9">
          <w:rPr>
            <w:rFonts w:ascii="Roboto" w:hAnsi="Roboto" w:cstheme="minorHAnsi"/>
            <w:i/>
            <w:iCs/>
            <w:strike/>
            <w:sz w:val="26"/>
            <w:szCs w:val="26"/>
            <w:lang w:val="uz-Cyrl-UZ"/>
            <w:rPrChange w:id="2691" w:author="Nozimjon Ortiqov" w:date="2026-02-24T09:31:00Z" w16du:dateUtc="2026-02-24T04:31:00Z">
              <w:rPr>
                <w:rFonts w:ascii="Roboto" w:hAnsi="Roboto" w:cstheme="minorHAnsi"/>
                <w:i/>
                <w:iCs/>
                <w:sz w:val="26"/>
                <w:szCs w:val="26"/>
                <w:lang w:val="uz-Cyrl-UZ"/>
              </w:rPr>
            </w:rPrChange>
          </w:rPr>
          <w:delText xml:space="preserve">(Australian Securities and Investments Commission) </w:delText>
        </w:r>
        <w:r w:rsidRPr="009C4BAE" w:rsidDel="00E208A9">
          <w:rPr>
            <w:rFonts w:ascii="Roboto" w:hAnsi="Roboto" w:cstheme="minorHAnsi"/>
            <w:strike/>
            <w:sz w:val="26"/>
            <w:szCs w:val="26"/>
            <w:lang w:val="uz-Cyrl-UZ"/>
            <w:rPrChange w:id="2692" w:author="Nozimjon Ortiqov" w:date="2026-02-24T09:31:00Z" w16du:dateUtc="2026-02-24T04:31:00Z">
              <w:rPr>
                <w:rFonts w:ascii="Roboto" w:hAnsi="Roboto" w:cstheme="minorHAnsi"/>
                <w:sz w:val="26"/>
                <w:szCs w:val="26"/>
                <w:lang w:val="uz-Cyrl-UZ"/>
              </w:rPr>
            </w:rPrChange>
          </w:rPr>
          <w:delText>ягона назорат режимига бўйсунади.</w:delText>
        </w:r>
      </w:del>
    </w:p>
    <w:p w14:paraId="3EC14235" w14:textId="41880C97"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93" w:author="Nozimjon Ortiqov" w:date="2026-02-23T18:16:00Z" w16du:dateUtc="2026-02-23T13:16:00Z"/>
          <w:rFonts w:ascii="Roboto" w:hAnsi="Roboto" w:cstheme="minorHAnsi"/>
          <w:strike/>
          <w:sz w:val="26"/>
          <w:szCs w:val="26"/>
          <w:lang w:val="uz-Cyrl-UZ"/>
          <w:rPrChange w:id="2694" w:author="Nozimjon Ortiqov" w:date="2026-02-24T09:31:00Z" w16du:dateUtc="2026-02-24T04:31:00Z">
            <w:rPr>
              <w:del w:id="2695" w:author="Nozimjon Ortiqov" w:date="2026-02-23T18:16:00Z" w16du:dateUtc="2026-02-23T13:16:00Z"/>
              <w:rFonts w:ascii="Roboto" w:hAnsi="Roboto" w:cstheme="minorHAnsi"/>
              <w:sz w:val="26"/>
              <w:szCs w:val="26"/>
              <w:lang w:val="uz-Cyrl-UZ"/>
            </w:rPr>
          </w:rPrChange>
        </w:rPr>
      </w:pPr>
      <w:del w:id="2696" w:author="Nozimjon Ortiqov" w:date="2026-02-23T18:16:00Z" w16du:dateUtc="2026-02-23T13:16:00Z">
        <w:r w:rsidRPr="009C4BAE" w:rsidDel="00E208A9">
          <w:rPr>
            <w:rFonts w:ascii="Roboto" w:hAnsi="Roboto" w:cstheme="minorHAnsi"/>
            <w:b/>
            <w:bCs/>
            <w:strike/>
            <w:color w:val="0070C0"/>
            <w:sz w:val="26"/>
            <w:szCs w:val="26"/>
            <w:lang w:val="uz-Cyrl-UZ"/>
            <w:rPrChange w:id="2697" w:author="Nozimjon Ortiqov" w:date="2026-02-24T09:31:00Z" w16du:dateUtc="2026-02-24T04:31:00Z">
              <w:rPr>
                <w:rFonts w:ascii="Roboto" w:hAnsi="Roboto" w:cstheme="minorHAnsi"/>
                <w:b/>
                <w:bCs/>
                <w:color w:val="0070C0"/>
                <w:sz w:val="26"/>
                <w:szCs w:val="26"/>
                <w:lang w:val="uz-Cyrl-UZ"/>
              </w:rPr>
            </w:rPrChange>
          </w:rPr>
          <w:delText>Янги Зеландия</w:delText>
        </w:r>
        <w:r w:rsidRPr="009C4BAE" w:rsidDel="00E208A9">
          <w:rPr>
            <w:rFonts w:ascii="Roboto" w:hAnsi="Roboto" w:cstheme="minorHAnsi"/>
            <w:strike/>
            <w:sz w:val="26"/>
            <w:szCs w:val="26"/>
            <w:lang w:val="uz-Cyrl-UZ"/>
            <w:rPrChange w:id="2698" w:author="Nozimjon Ortiqov" w:date="2026-02-24T09:31:00Z" w16du:dateUtc="2026-02-24T04:31:00Z">
              <w:rPr>
                <w:rFonts w:ascii="Roboto" w:hAnsi="Roboto" w:cstheme="minorHAnsi"/>
                <w:sz w:val="26"/>
                <w:szCs w:val="26"/>
                <w:lang w:val="uz-Cyrl-UZ"/>
              </w:rPr>
            </w:rPrChange>
          </w:rPr>
          <w:delText xml:space="preserve">да 2024 йил 2 сентябрдан бошлаб BNPL провайдерлари 2003 йилда қабул қилинган “Кредит шартномалари ва истеъмолчиларни молиялаштириш тўғрисида”ги қонун ҳамда тегишли меъёрий ҳужжатларда белгиланган кредитор мажбуриятларига риоя қилиши шарт. </w:delText>
        </w:r>
      </w:del>
    </w:p>
    <w:p w14:paraId="1715B74F" w14:textId="15517246"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99" w:author="Nozimjon Ortiqov" w:date="2026-02-23T18:16:00Z" w16du:dateUtc="2026-02-23T13:16:00Z"/>
          <w:rFonts w:ascii="Roboto" w:hAnsi="Roboto" w:cstheme="minorHAnsi"/>
          <w:strike/>
          <w:sz w:val="26"/>
          <w:szCs w:val="26"/>
          <w:lang w:val="uz-Cyrl-UZ"/>
          <w:rPrChange w:id="2700" w:author="Nozimjon Ortiqov" w:date="2026-02-24T09:31:00Z" w16du:dateUtc="2026-02-24T04:31:00Z">
            <w:rPr>
              <w:del w:id="2701" w:author="Nozimjon Ortiqov" w:date="2026-02-23T18:16:00Z" w16du:dateUtc="2026-02-23T13:16:00Z"/>
              <w:rFonts w:ascii="Roboto" w:hAnsi="Roboto" w:cstheme="minorHAnsi"/>
              <w:sz w:val="26"/>
              <w:szCs w:val="26"/>
              <w:lang w:val="uz-Cyrl-UZ"/>
            </w:rPr>
          </w:rPrChange>
        </w:rPr>
      </w:pPr>
      <w:del w:id="2702" w:author="Nozimjon Ortiqov" w:date="2026-02-23T18:16:00Z" w16du:dateUtc="2026-02-23T13:16:00Z">
        <w:r w:rsidRPr="009C4BAE" w:rsidDel="00E208A9">
          <w:rPr>
            <w:rFonts w:ascii="Roboto" w:hAnsi="Roboto" w:cstheme="minorHAnsi"/>
            <w:b/>
            <w:bCs/>
            <w:strike/>
            <w:color w:val="0070C0"/>
            <w:sz w:val="26"/>
            <w:szCs w:val="26"/>
            <w:lang w:val="uz-Cyrl-UZ"/>
            <w:rPrChange w:id="2703" w:author="Nozimjon Ortiqov" w:date="2026-02-24T09:31:00Z" w16du:dateUtc="2026-02-24T04:31:00Z">
              <w:rPr>
                <w:rFonts w:ascii="Roboto" w:hAnsi="Roboto" w:cstheme="minorHAnsi"/>
                <w:b/>
                <w:bCs/>
                <w:color w:val="0070C0"/>
                <w:sz w:val="26"/>
                <w:szCs w:val="26"/>
                <w:lang w:val="uz-Cyrl-UZ"/>
              </w:rPr>
            </w:rPrChange>
          </w:rPr>
          <w:delText>Буюк Британия</w:delText>
        </w:r>
        <w:r w:rsidRPr="009C4BAE" w:rsidDel="00E208A9">
          <w:rPr>
            <w:rFonts w:ascii="Roboto" w:hAnsi="Roboto" w:cstheme="minorHAnsi"/>
            <w:strike/>
            <w:sz w:val="26"/>
            <w:szCs w:val="26"/>
            <w:lang w:val="uz-Cyrl-UZ"/>
            <w:rPrChange w:id="2704" w:author="Nozimjon Ortiqov" w:date="2026-02-24T09:31:00Z" w16du:dateUtc="2026-02-24T04:31:00Z">
              <w:rPr>
                <w:rFonts w:ascii="Roboto" w:hAnsi="Roboto" w:cstheme="minorHAnsi"/>
                <w:sz w:val="26"/>
                <w:szCs w:val="26"/>
                <w:lang w:val="uz-Cyrl-UZ"/>
              </w:rPr>
            </w:rPrChange>
          </w:rPr>
          <w:delText xml:space="preserve">да Молиявий хулқ-атворни тартибга солиш органининг </w:delText>
        </w:r>
        <w:r w:rsidRPr="009C4BAE" w:rsidDel="00E208A9">
          <w:rPr>
            <w:rFonts w:ascii="Roboto" w:hAnsi="Roboto" w:cstheme="minorHAnsi"/>
            <w:i/>
            <w:iCs/>
            <w:strike/>
            <w:sz w:val="26"/>
            <w:szCs w:val="26"/>
            <w:lang w:val="uz-Cyrl-UZ"/>
            <w:rPrChange w:id="2705" w:author="Nozimjon Ortiqov" w:date="2026-02-24T09:31:00Z" w16du:dateUtc="2026-02-24T04:31:00Z">
              <w:rPr>
                <w:rFonts w:ascii="Roboto" w:hAnsi="Roboto" w:cstheme="minorHAnsi"/>
                <w:i/>
                <w:iCs/>
                <w:sz w:val="26"/>
                <w:szCs w:val="26"/>
                <w:lang w:val="uz-Cyrl-UZ"/>
              </w:rPr>
            </w:rPrChange>
          </w:rPr>
          <w:delText xml:space="preserve">(FCA) </w:delText>
        </w:r>
        <w:r w:rsidRPr="009C4BAE" w:rsidDel="00E208A9">
          <w:rPr>
            <w:rFonts w:ascii="Roboto" w:hAnsi="Roboto" w:cstheme="minorHAnsi"/>
            <w:strike/>
            <w:sz w:val="26"/>
            <w:szCs w:val="26"/>
            <w:lang w:val="uz-Cyrl-UZ"/>
            <w:rPrChange w:id="2706" w:author="Nozimjon Ortiqov" w:date="2026-02-24T09:31:00Z" w16du:dateUtc="2026-02-24T04:31:00Z">
              <w:rPr>
                <w:rFonts w:ascii="Roboto" w:hAnsi="Roboto" w:cstheme="minorHAnsi"/>
                <w:sz w:val="26"/>
                <w:szCs w:val="26"/>
                <w:lang w:val="uz-Cyrl-UZ"/>
              </w:rPr>
            </w:rPrChange>
          </w:rPr>
          <w:delText xml:space="preserve">юқори қийматли қисқа муддатли қарзлар бўйича CONC 5A қоидалари </w:delText>
        </w:r>
        <w:r w:rsidRPr="009C4BAE" w:rsidDel="00E208A9">
          <w:rPr>
            <w:rFonts w:ascii="Roboto" w:hAnsi="Roboto" w:cstheme="minorHAnsi"/>
            <w:i/>
            <w:iCs/>
            <w:strike/>
            <w:sz w:val="26"/>
            <w:szCs w:val="26"/>
            <w:lang w:val="uz-Cyrl-UZ"/>
            <w:rPrChange w:id="2707" w:author="Nozimjon Ortiqov" w:date="2026-02-24T09:31:00Z" w16du:dateUtc="2026-02-24T04:31:00Z">
              <w:rPr>
                <w:rFonts w:ascii="Roboto" w:hAnsi="Roboto" w:cstheme="minorHAnsi"/>
                <w:i/>
                <w:iCs/>
                <w:sz w:val="26"/>
                <w:szCs w:val="26"/>
                <w:lang w:val="uz-Cyrl-UZ"/>
              </w:rPr>
            </w:rPrChange>
          </w:rPr>
          <w:delText>(</w:delText>
        </w:r>
        <w:r w:rsidRPr="009C4BAE" w:rsidDel="00E208A9">
          <w:rPr>
            <w:rFonts w:ascii="Roboto" w:hAnsi="Roboto" w:cstheme="minorHAnsi"/>
            <w:i/>
            <w:iCs/>
            <w:strike/>
            <w:color w:val="C00000"/>
            <w:sz w:val="26"/>
            <w:szCs w:val="26"/>
            <w:lang w:val="uz-Cyrl-UZ"/>
            <w:rPrChange w:id="2708" w:author="Nozimjon Ortiqov" w:date="2026-02-24T09:31:00Z" w16du:dateUtc="2026-02-24T04:31:00Z">
              <w:rPr>
                <w:rFonts w:ascii="Roboto" w:hAnsi="Roboto" w:cstheme="minorHAnsi"/>
                <w:i/>
                <w:iCs/>
                <w:color w:val="C00000"/>
                <w:sz w:val="26"/>
                <w:szCs w:val="26"/>
                <w:lang w:val="uz-Cyrl-UZ"/>
              </w:rPr>
            </w:rPrChange>
          </w:rPr>
          <w:delText xml:space="preserve">2015 </w:delText>
        </w:r>
        <w:r w:rsidRPr="009C4BAE" w:rsidDel="00E208A9">
          <w:rPr>
            <w:rFonts w:ascii="Roboto" w:hAnsi="Roboto" w:cstheme="minorHAnsi"/>
            <w:i/>
            <w:iCs/>
            <w:strike/>
            <w:color w:val="0070C0"/>
            <w:sz w:val="26"/>
            <w:szCs w:val="26"/>
            <w:lang w:val="uz-Cyrl-UZ"/>
            <w:rPrChange w:id="2709"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sz w:val="26"/>
            <w:szCs w:val="26"/>
            <w:lang w:val="uz-Cyrl-UZ"/>
            <w:rPrChange w:id="2710" w:author="Nozimjon Ortiqov" w:date="2026-02-24T09:31:00Z" w16du:dateUtc="2026-02-24T04:31:00Z">
              <w:rPr>
                <w:rFonts w:ascii="Roboto" w:hAnsi="Roboto" w:cstheme="minorHAnsi"/>
                <w:i/>
                <w:iCs/>
                <w:sz w:val="26"/>
                <w:szCs w:val="26"/>
                <w:lang w:val="uz-Cyrl-UZ"/>
              </w:rPr>
            </w:rPrChange>
          </w:rPr>
          <w:delText>)</w:delText>
        </w:r>
        <w:r w:rsidRPr="009C4BAE" w:rsidDel="00E208A9">
          <w:rPr>
            <w:rFonts w:ascii="Roboto" w:hAnsi="Roboto" w:cstheme="minorHAnsi"/>
            <w:strike/>
            <w:sz w:val="26"/>
            <w:szCs w:val="26"/>
            <w:lang w:val="uz-Cyrl-UZ"/>
            <w:rPrChange w:id="2711" w:author="Nozimjon Ortiqov" w:date="2026-02-24T09:31:00Z" w16du:dateUtc="2026-02-24T04:31:00Z">
              <w:rPr>
                <w:rFonts w:ascii="Roboto" w:hAnsi="Roboto" w:cstheme="minorHAnsi"/>
                <w:sz w:val="26"/>
                <w:szCs w:val="26"/>
                <w:lang w:val="uz-Cyrl-UZ"/>
              </w:rPr>
            </w:rPrChange>
          </w:rPr>
          <w:delText xml:space="preserve"> кредитнинг умумий қиймати учун чегара </w:delText>
        </w:r>
        <w:r w:rsidRPr="009C4BAE" w:rsidDel="00E208A9">
          <w:rPr>
            <w:rFonts w:ascii="Roboto" w:hAnsi="Roboto" w:cstheme="minorHAnsi"/>
            <w:i/>
            <w:iCs/>
            <w:strike/>
            <w:sz w:val="26"/>
            <w:szCs w:val="26"/>
            <w:lang w:val="uz-Cyrl-UZ"/>
            <w:rPrChange w:id="2712" w:author="Nozimjon Ortiqov" w:date="2026-02-24T09:31:00Z" w16du:dateUtc="2026-02-24T04:31:00Z">
              <w:rPr>
                <w:rFonts w:ascii="Roboto" w:hAnsi="Roboto" w:cstheme="minorHAnsi"/>
                <w:i/>
                <w:iCs/>
                <w:sz w:val="26"/>
                <w:szCs w:val="26"/>
                <w:lang w:val="uz-Cyrl-UZ"/>
              </w:rPr>
            </w:rPrChange>
          </w:rPr>
          <w:delText>(total cost cap)</w:delText>
        </w:r>
        <w:r w:rsidRPr="009C4BAE" w:rsidDel="00E208A9">
          <w:rPr>
            <w:rFonts w:ascii="Roboto" w:hAnsi="Roboto" w:cstheme="minorHAnsi"/>
            <w:strike/>
            <w:sz w:val="26"/>
            <w:szCs w:val="26"/>
            <w:lang w:val="uz-Cyrl-UZ"/>
            <w:rPrChange w:id="2713" w:author="Nozimjon Ortiqov" w:date="2026-02-24T09:31:00Z" w16du:dateUtc="2026-02-24T04:31:00Z">
              <w:rPr>
                <w:rFonts w:ascii="Roboto" w:hAnsi="Roboto" w:cstheme="minorHAnsi"/>
                <w:sz w:val="26"/>
                <w:szCs w:val="26"/>
                <w:lang w:val="uz-Cyrl-UZ"/>
              </w:rPr>
            </w:rPrChange>
          </w:rPr>
          <w:delText xml:space="preserve"> ва алоҳида тўлов турлари </w:delText>
        </w:r>
        <w:r w:rsidRPr="009C4BAE" w:rsidDel="00E208A9">
          <w:rPr>
            <w:rFonts w:ascii="Roboto" w:hAnsi="Roboto" w:cstheme="minorHAnsi"/>
            <w:i/>
            <w:iCs/>
            <w:strike/>
            <w:sz w:val="26"/>
            <w:szCs w:val="26"/>
            <w:lang w:val="uz-Cyrl-UZ"/>
            <w:rPrChange w:id="2714" w:author="Nozimjon Ortiqov" w:date="2026-02-24T09:31:00Z" w16du:dateUtc="2026-02-24T04:31:00Z">
              <w:rPr>
                <w:rFonts w:ascii="Roboto" w:hAnsi="Roboto" w:cstheme="minorHAnsi"/>
                <w:i/>
                <w:iCs/>
                <w:sz w:val="26"/>
                <w:szCs w:val="26"/>
                <w:lang w:val="uz-Cyrl-UZ"/>
              </w:rPr>
            </w:rPrChange>
          </w:rPr>
          <w:delText>(шу жумладан, тегишли комиссиялар)</w:delText>
        </w:r>
        <w:r w:rsidRPr="009C4BAE" w:rsidDel="00E208A9">
          <w:rPr>
            <w:rFonts w:ascii="Roboto" w:hAnsi="Roboto" w:cstheme="minorHAnsi"/>
            <w:strike/>
            <w:sz w:val="26"/>
            <w:szCs w:val="26"/>
            <w:lang w:val="uz-Cyrl-UZ"/>
            <w:rPrChange w:id="2715" w:author="Nozimjon Ortiqov" w:date="2026-02-24T09:31:00Z" w16du:dateUtc="2026-02-24T04:31:00Z">
              <w:rPr>
                <w:rFonts w:ascii="Roboto" w:hAnsi="Roboto" w:cstheme="minorHAnsi"/>
                <w:sz w:val="26"/>
                <w:szCs w:val="26"/>
                <w:lang w:val="uz-Cyrl-UZ"/>
              </w:rPr>
            </w:rPrChange>
          </w:rPr>
          <w:delText xml:space="preserve"> бўйича чекловларни белгилайди. Бу қўшимча тўловлар ҳаддан ташқари юқори бўлиб кетмаслиги, </w:delText>
        </w:r>
        <w:r w:rsidRPr="009C4BAE" w:rsidDel="00E208A9">
          <w:rPr>
            <w:rFonts w:ascii="Roboto" w:hAnsi="Roboto" w:cs="Calibri (Body)"/>
            <w:strike/>
            <w:spacing w:val="-4"/>
            <w:sz w:val="26"/>
            <w:szCs w:val="26"/>
            <w:lang w:val="uz-Cyrl-UZ"/>
            <w:rPrChange w:id="2716" w:author="Nozimjon Ortiqov" w:date="2026-02-24T09:31:00Z" w16du:dateUtc="2026-02-24T04:31:00Z">
              <w:rPr>
                <w:rFonts w:ascii="Roboto" w:hAnsi="Roboto" w:cs="Calibri (Body)"/>
                <w:spacing w:val="-4"/>
                <w:sz w:val="26"/>
                <w:szCs w:val="26"/>
                <w:lang w:val="uz-Cyrl-UZ"/>
              </w:rPr>
            </w:rPrChange>
          </w:rPr>
          <w:delText xml:space="preserve">яъни қарз суммасининг </w:delText>
        </w:r>
        <w:r w:rsidRPr="009C4BAE" w:rsidDel="00E208A9">
          <w:rPr>
            <w:rFonts w:ascii="Roboto" w:hAnsi="Roboto" w:cs="Calibri (Body)"/>
            <w:b/>
            <w:bCs/>
            <w:strike/>
            <w:color w:val="C00000"/>
            <w:spacing w:val="-4"/>
            <w:sz w:val="26"/>
            <w:szCs w:val="26"/>
            <w:lang w:val="uz-Cyrl-UZ"/>
            <w:rPrChange w:id="2717" w:author="Nozimjon Ortiqov" w:date="2026-02-24T09:31:00Z" w16du:dateUtc="2026-02-24T04:31:00Z">
              <w:rPr>
                <w:rFonts w:ascii="Roboto" w:hAnsi="Roboto" w:cs="Calibri (Body)"/>
                <w:b/>
                <w:bCs/>
                <w:color w:val="C00000"/>
                <w:spacing w:val="-4"/>
                <w:sz w:val="26"/>
                <w:szCs w:val="26"/>
                <w:lang w:val="uz-Cyrl-UZ"/>
              </w:rPr>
            </w:rPrChange>
          </w:rPr>
          <w:delText xml:space="preserve">100 </w:delText>
        </w:r>
        <w:r w:rsidRPr="009C4BAE" w:rsidDel="00E208A9">
          <w:rPr>
            <w:rFonts w:ascii="Roboto" w:hAnsi="Roboto" w:cs="Calibri (Body)"/>
            <w:b/>
            <w:bCs/>
            <w:strike/>
            <w:color w:val="0070C0"/>
            <w:spacing w:val="-4"/>
            <w:sz w:val="26"/>
            <w:szCs w:val="26"/>
            <w:lang w:val="uz-Cyrl-UZ"/>
            <w:rPrChange w:id="2718" w:author="Nozimjon Ortiqov" w:date="2026-02-24T09:31:00Z" w16du:dateUtc="2026-02-24T04:31:00Z">
              <w:rPr>
                <w:rFonts w:ascii="Roboto" w:hAnsi="Roboto" w:cs="Calibri (Body)"/>
                <w:b/>
                <w:bCs/>
                <w:color w:val="0070C0"/>
                <w:spacing w:val="-4"/>
                <w:sz w:val="26"/>
                <w:szCs w:val="26"/>
                <w:lang w:val="uz-Cyrl-UZ"/>
              </w:rPr>
            </w:rPrChange>
          </w:rPr>
          <w:delText>фоиз</w:delText>
        </w:r>
        <w:r w:rsidRPr="009C4BAE" w:rsidDel="00E208A9">
          <w:rPr>
            <w:rFonts w:ascii="Roboto" w:hAnsi="Roboto" w:cs="Calibri (Body)"/>
            <w:strike/>
            <w:spacing w:val="-4"/>
            <w:sz w:val="26"/>
            <w:szCs w:val="26"/>
            <w:lang w:val="uz-Cyrl-UZ"/>
            <w:rPrChange w:id="2719" w:author="Nozimjon Ortiqov" w:date="2026-02-24T09:31:00Z" w16du:dateUtc="2026-02-24T04:31:00Z">
              <w:rPr>
                <w:rFonts w:ascii="Roboto" w:hAnsi="Roboto" w:cs="Calibri (Body)"/>
                <w:spacing w:val="-4"/>
                <w:sz w:val="26"/>
                <w:szCs w:val="26"/>
                <w:lang w:val="uz-Cyrl-UZ"/>
              </w:rPr>
            </w:rPrChange>
          </w:rPr>
          <w:delText>идан ошмаслигини таъминлашга қаратилган.</w:delText>
        </w:r>
      </w:del>
    </w:p>
    <w:p w14:paraId="3B3EFD2B" w14:textId="7637AE2C"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720" w:author="Nozimjon Ortiqov" w:date="2026-02-23T18:16:00Z" w16du:dateUtc="2026-02-23T13:16:00Z"/>
          <w:rFonts w:ascii="Roboto" w:hAnsi="Roboto" w:cstheme="minorHAnsi"/>
          <w:strike/>
          <w:sz w:val="26"/>
          <w:szCs w:val="26"/>
          <w:lang w:val="uz-Cyrl-UZ"/>
          <w:rPrChange w:id="2721" w:author="Nozimjon Ortiqov" w:date="2026-02-24T09:31:00Z" w16du:dateUtc="2026-02-24T04:31:00Z">
            <w:rPr>
              <w:del w:id="2722" w:author="Nozimjon Ortiqov" w:date="2026-02-23T18:16:00Z" w16du:dateUtc="2026-02-23T13:16:00Z"/>
              <w:rFonts w:ascii="Roboto" w:hAnsi="Roboto" w:cstheme="minorHAnsi"/>
              <w:sz w:val="26"/>
              <w:szCs w:val="26"/>
              <w:lang w:val="uz-Cyrl-UZ"/>
            </w:rPr>
          </w:rPrChange>
        </w:rPr>
      </w:pPr>
      <w:del w:id="2723" w:author="Nozimjon Ortiqov" w:date="2026-02-23T18:16:00Z" w16du:dateUtc="2026-02-23T13:16:00Z">
        <w:r w:rsidRPr="009C4BAE" w:rsidDel="00E208A9">
          <w:rPr>
            <w:rFonts w:ascii="Roboto" w:hAnsi="Roboto" w:cstheme="minorHAnsi"/>
            <w:b/>
            <w:bCs/>
            <w:strike/>
            <w:color w:val="0070C0"/>
            <w:sz w:val="26"/>
            <w:szCs w:val="26"/>
            <w:lang w:val="uz-Cyrl-UZ"/>
            <w:rPrChange w:id="2724" w:author="Nozimjon Ortiqov" w:date="2026-02-24T09:31:00Z" w16du:dateUtc="2026-02-24T04:31:00Z">
              <w:rPr>
                <w:rFonts w:ascii="Roboto" w:hAnsi="Roboto" w:cstheme="minorHAnsi"/>
                <w:b/>
                <w:bCs/>
                <w:color w:val="0070C0"/>
                <w:sz w:val="26"/>
                <w:szCs w:val="26"/>
                <w:lang w:val="uz-Cyrl-UZ"/>
              </w:rPr>
            </w:rPrChange>
          </w:rPr>
          <w:delText>Европа Иттифоқи</w:delText>
        </w:r>
        <w:r w:rsidRPr="009C4BAE" w:rsidDel="00E208A9">
          <w:rPr>
            <w:rFonts w:ascii="Roboto" w:hAnsi="Roboto" w:cstheme="minorHAnsi"/>
            <w:strike/>
            <w:sz w:val="26"/>
            <w:szCs w:val="26"/>
            <w:lang w:val="uz-Cyrl-UZ"/>
            <w:rPrChange w:id="2725" w:author="Nozimjon Ortiqov" w:date="2026-02-24T09:31:00Z" w16du:dateUtc="2026-02-24T04:31:00Z">
              <w:rPr>
                <w:rFonts w:ascii="Roboto" w:hAnsi="Roboto" w:cstheme="minorHAnsi"/>
                <w:sz w:val="26"/>
                <w:szCs w:val="26"/>
                <w:lang w:val="uz-Cyrl-UZ"/>
              </w:rPr>
            </w:rPrChange>
          </w:rPr>
          <w:delText>да истеъмол кредитлари тўғрисидаги 2008/48/EC-сонли Директива 14-моддасига мувофиқ, истеъмолчи кредит шартномасидан 14 календарь куни ичида, сабабини кўрсатмасдан, белгиланган қайтариш тартибига амал қилган ҳолда воз кечиш ҳуқуқига эга.</w:delText>
        </w:r>
        <w:commentRangeEnd w:id="2635"/>
        <w:r w:rsidR="00D43B2E" w:rsidRPr="009C4BAE" w:rsidDel="00E208A9">
          <w:rPr>
            <w:rStyle w:val="a4"/>
            <w:rFonts w:ascii="Roboto" w:hAnsi="Roboto" w:cstheme="minorHAnsi"/>
            <w:strike/>
            <w:sz w:val="26"/>
            <w:szCs w:val="26"/>
            <w:lang w:val="uz-Cyrl-UZ"/>
            <w:rPrChange w:id="2726" w:author="Nozimjon Ortiqov" w:date="2026-02-24T09:31:00Z" w16du:dateUtc="2026-02-24T04:31:00Z">
              <w:rPr>
                <w:rStyle w:val="a4"/>
                <w:rFonts w:ascii="Roboto" w:hAnsi="Roboto" w:cstheme="minorHAnsi"/>
                <w:sz w:val="26"/>
                <w:szCs w:val="26"/>
                <w:lang w:val="uz-Cyrl-UZ"/>
              </w:rPr>
            </w:rPrChange>
          </w:rPr>
          <w:commentReference w:id="2635"/>
        </w:r>
      </w:del>
    </w:p>
    <w:p w14:paraId="6733C509" w14:textId="43472BC5"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Бугунги кунда Ўзбекистонда </w:t>
      </w:r>
      <w:r w:rsidRPr="009C4BAE">
        <w:rPr>
          <w:rFonts w:ascii="Roboto" w:hAnsi="Roboto" w:cstheme="minorHAnsi"/>
          <w:b/>
          <w:sz w:val="26"/>
          <w:szCs w:val="26"/>
          <w:lang w:val="uz-Cyrl-UZ"/>
        </w:rPr>
        <w:t>400</w:t>
      </w:r>
      <w:del w:id="2727" w:author="Nozimjon Ortiqov" w:date="2026-02-24T09:29:00Z" w16du:dateUtc="2026-02-24T04:29:00Z">
        <w:r w:rsidRPr="009C4BAE" w:rsidDel="00F860A8">
          <w:rPr>
            <w:rFonts w:ascii="Roboto" w:hAnsi="Roboto" w:cstheme="minorHAnsi"/>
            <w:b/>
            <w:sz w:val="26"/>
            <w:szCs w:val="26"/>
            <w:lang w:val="uz-Cyrl-UZ"/>
          </w:rPr>
          <w:delText xml:space="preserve"> </w:delText>
        </w:r>
      </w:del>
      <w:ins w:id="2728" w:author="Nozimjon Ortiqov" w:date="2026-02-24T09:29:00Z" w16du:dateUtc="2026-02-24T04:29:00Z">
        <w:r w:rsidR="00F860A8" w:rsidRPr="009C4BAE">
          <w:rPr>
            <w:rFonts w:ascii="Roboto" w:hAnsi="Roboto" w:cstheme="minorHAnsi"/>
            <w:b/>
            <w:sz w:val="26"/>
            <w:szCs w:val="26"/>
            <w:lang w:val="en-US"/>
          </w:rPr>
          <w:t> </w:t>
        </w:r>
      </w:ins>
      <w:r w:rsidRPr="009C4BAE">
        <w:rPr>
          <w:rFonts w:ascii="Roboto" w:hAnsi="Roboto" w:cstheme="minorHAnsi"/>
          <w:b/>
          <w:sz w:val="26"/>
          <w:szCs w:val="26"/>
          <w:lang w:val="uz-Cyrl-UZ"/>
        </w:rPr>
        <w:t>дан</w:t>
      </w:r>
      <w:r w:rsidRPr="009C4BAE">
        <w:rPr>
          <w:rFonts w:ascii="Roboto" w:hAnsi="Roboto" w:cstheme="minorHAnsi"/>
          <w:sz w:val="26"/>
          <w:szCs w:val="26"/>
          <w:lang w:val="uz-Cyrl-UZ"/>
        </w:rPr>
        <w:t xml:space="preserve"> ортиқ насия савдо дўконлари мавжуд бўлиб, </w:t>
      </w:r>
      <w:r w:rsidRPr="009C4BAE">
        <w:rPr>
          <w:rFonts w:ascii="Roboto" w:hAnsi="Roboto" w:cstheme="minorHAnsi"/>
          <w:bCs/>
          <w:sz w:val="26"/>
          <w:szCs w:val="26"/>
          <w:lang w:val="uz-Cyrl-UZ"/>
        </w:rPr>
        <w:t>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del w:id="2729" w:author="Nozimjon Ortiqov" w:date="2026-02-23T20:44:00Z" w16du:dateUtc="2026-02-23T15:44:00Z">
        <w:r w:rsidRPr="009C4BAE" w:rsidDel="00EC60D6">
          <w:rPr>
            <w:rFonts w:ascii="Roboto" w:hAnsi="Roboto" w:cstheme="minorHAnsi"/>
            <w:bCs/>
            <w:sz w:val="26"/>
            <w:szCs w:val="26"/>
            <w:lang w:val="uz-Cyrl-UZ"/>
          </w:rPr>
          <w:delText xml:space="preserve"> </w:delText>
        </w:r>
      </w:del>
    </w:p>
    <w:p w14:paraId="18E7EED2" w14:textId="4AB592BB"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Calibri (Body)"/>
          <w:bCs/>
          <w:sz w:val="26"/>
          <w:szCs w:val="26"/>
          <w:lang w:val="uz-Cyrl-UZ"/>
          <w:rPrChange w:id="2730" w:author="Nozimjon Ortiqov" w:date="2026-02-24T09:31:00Z" w16du:dateUtc="2026-02-24T04:31:00Z">
            <w:rPr>
              <w:rFonts w:ascii="Roboto" w:hAnsi="Roboto" w:cs="Calibri (Body)"/>
              <w:bCs/>
              <w:spacing w:val="-8"/>
              <w:sz w:val="26"/>
              <w:szCs w:val="26"/>
              <w:lang w:val="uz-Cyrl-UZ"/>
            </w:rPr>
          </w:rPrChange>
        </w:rPr>
        <w:t>ХВЖ ва Жаҳон банкининг Молиявий сектор ҳолатини баҳолаш дастурида (FSAP)</w:t>
      </w:r>
      <w:r w:rsidRPr="009C4BAE">
        <w:rPr>
          <w:rFonts w:ascii="Roboto" w:hAnsi="Roboto" w:cstheme="minorHAnsi"/>
          <w:bCs/>
          <w:sz w:val="26"/>
          <w:szCs w:val="26"/>
          <w:lang w:val="uz-Cyrl-UZ"/>
        </w:rPr>
        <w:t xml:space="preserve"> насия бозорини Марказий банк томонидан тартибга солиш зарурлиги белгиланган.</w:t>
      </w:r>
      <w:r w:rsidRPr="009C4BAE">
        <w:rPr>
          <w:rStyle w:val="aff0"/>
          <w:rFonts w:ascii="Roboto" w:hAnsi="Roboto" w:cstheme="minorHAnsi"/>
          <w:bCs/>
          <w:sz w:val="26"/>
          <w:szCs w:val="26"/>
          <w:lang w:val="uz-Cyrl-UZ"/>
        </w:rPr>
        <w:footnoteReference w:id="7"/>
      </w:r>
    </w:p>
    <w:p w14:paraId="47C64EE8" w14:textId="3F8D12A4"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highlight w:val="yellow"/>
          <w:lang w:val="uz-Cyrl-UZ"/>
          <w:rPrChange w:id="2733" w:author="Nozimjon Ortiqov" w:date="2026-02-24T09:31:00Z" w16du:dateUtc="2026-02-24T04:31:00Z">
            <w:rPr>
              <w:rFonts w:ascii="Roboto" w:hAnsi="Roboto" w:cstheme="minorHAnsi"/>
              <w:bCs/>
              <w:sz w:val="26"/>
              <w:szCs w:val="26"/>
              <w:lang w:val="uz-Cyrl-UZ"/>
            </w:rPr>
          </w:rPrChange>
        </w:rPr>
        <w:t xml:space="preserve">Шу билан бирга, аҳоли ўртасида насия бозорларидаги маҳсулотлар кредитдан фарқ қилади ва фоизсиз сотилади деган нотўғри фикр мавжуд. Масалан, насия хизматларидан фойдаланган иштирокчиларнинг </w:t>
      </w:r>
      <w:r w:rsidRPr="009C4BAE">
        <w:rPr>
          <w:rFonts w:ascii="Roboto" w:hAnsi="Roboto" w:cstheme="minorHAnsi"/>
          <w:b/>
          <w:color w:val="C00000"/>
          <w:sz w:val="26"/>
          <w:szCs w:val="26"/>
          <w:highlight w:val="yellow"/>
          <w:lang w:val="uz-Cyrl-UZ"/>
          <w:rPrChange w:id="2734" w:author="Nozimjon Ortiqov" w:date="2026-02-24T09:31:00Z" w16du:dateUtc="2026-02-24T04:31:00Z">
            <w:rPr>
              <w:rFonts w:ascii="Roboto" w:hAnsi="Roboto" w:cstheme="minorHAnsi"/>
              <w:b/>
              <w:color w:val="C00000"/>
              <w:sz w:val="26"/>
              <w:szCs w:val="26"/>
              <w:lang w:val="uz-Cyrl-UZ"/>
            </w:rPr>
          </w:rPrChange>
        </w:rPr>
        <w:t>41 </w:t>
      </w:r>
      <w:r w:rsidRPr="009C4BAE">
        <w:rPr>
          <w:rFonts w:ascii="Roboto" w:hAnsi="Roboto" w:cstheme="minorHAnsi"/>
          <w:b/>
          <w:color w:val="0070C0"/>
          <w:sz w:val="26"/>
          <w:szCs w:val="26"/>
          <w:highlight w:val="yellow"/>
          <w:lang w:val="uz-Cyrl-UZ"/>
          <w:rPrChange w:id="2735" w:author="Nozimjon Ortiqov" w:date="2026-02-24T09:31:00Z" w16du:dateUtc="2026-02-24T04:31:00Z">
            <w:rPr>
              <w:rFonts w:ascii="Roboto" w:hAnsi="Roboto" w:cstheme="minorHAnsi"/>
              <w:b/>
              <w:color w:val="0070C0"/>
              <w:sz w:val="26"/>
              <w:szCs w:val="26"/>
              <w:lang w:val="uz-Cyrl-UZ"/>
            </w:rPr>
          </w:rPrChange>
        </w:rPr>
        <w:t>фоиз</w:t>
      </w:r>
      <w:r w:rsidRPr="009C4BAE">
        <w:rPr>
          <w:rFonts w:ascii="Roboto" w:hAnsi="Roboto" w:cstheme="minorHAnsi"/>
          <w:bCs/>
          <w:sz w:val="26"/>
          <w:szCs w:val="26"/>
          <w:highlight w:val="yellow"/>
          <w:lang w:val="uz-Cyrl-UZ"/>
          <w:rPrChange w:id="2736" w:author="Nozimjon Ortiqov" w:date="2026-02-24T09:31:00Z" w16du:dateUtc="2026-02-24T04:31:00Z">
            <w:rPr>
              <w:rFonts w:ascii="Roboto" w:hAnsi="Roboto" w:cstheme="minorHAnsi"/>
              <w:bCs/>
              <w:sz w:val="26"/>
              <w:szCs w:val="26"/>
              <w:lang w:val="uz-Cyrl-UZ"/>
            </w:rPr>
          </w:rPrChange>
        </w:rPr>
        <w:t>и насия тўловлари кредит тарихига таъсир кўрсатишини билмаган.</w:t>
      </w:r>
    </w:p>
    <w:p w14:paraId="3FB63612" w14:textId="1FCF9682" w:rsidR="00484395" w:rsidRPr="009C4BAE" w:rsidRDefault="00653B67" w:rsidP="00484395">
      <w:pPr>
        <w:spacing w:beforeLines="60" w:before="144" w:afterLines="60" w:after="144" w:line="288" w:lineRule="auto"/>
        <w:ind w:firstLine="567"/>
        <w:jc w:val="both"/>
        <w:rPr>
          <w:ins w:id="2737" w:author="Nozimjon Ortiqov" w:date="2026-02-23T18:17:00Z" w16du:dateUtc="2026-02-23T13:17:00Z"/>
          <w:rFonts w:ascii="Roboto" w:hAnsi="Roboto" w:cstheme="minorHAnsi"/>
          <w:bCs/>
          <w:sz w:val="26"/>
          <w:szCs w:val="26"/>
          <w:lang w:val="uz-Cyrl-UZ"/>
        </w:rPr>
      </w:pPr>
      <w:commentRangeStart w:id="2738"/>
      <w:r w:rsidRPr="009C4BAE">
        <w:rPr>
          <w:rFonts w:ascii="Roboto" w:hAnsi="Roboto" w:cstheme="minorHAnsi"/>
          <w:b/>
          <w:sz w:val="26"/>
          <w:szCs w:val="26"/>
          <w:highlight w:val="yellow"/>
          <w:lang w:val="uz-Cyrl-UZ"/>
          <w:rPrChange w:id="2739" w:author="Nozimjon Ortiqov" w:date="2026-02-24T09:31:00Z" w16du:dateUtc="2026-02-24T04:31:00Z">
            <w:rPr>
              <w:rFonts w:ascii="Roboto" w:hAnsi="Roboto" w:cstheme="minorHAnsi"/>
              <w:b/>
              <w:sz w:val="26"/>
              <w:szCs w:val="26"/>
              <w:lang w:val="uz-Cyrl-UZ"/>
            </w:rPr>
          </w:rPrChange>
        </w:rPr>
        <w:t>Насия бозорида одатда йиллик фоиз ставкалари тижорат банклари кредит фоизларидан сезиларли юқори.</w:t>
      </w:r>
      <w:r w:rsidR="00647727" w:rsidRPr="009C4BAE">
        <w:rPr>
          <w:rFonts w:ascii="Roboto" w:hAnsi="Roboto" w:cstheme="minorHAnsi"/>
          <w:bCs/>
          <w:sz w:val="26"/>
          <w:szCs w:val="26"/>
          <w:highlight w:val="yellow"/>
          <w:lang w:val="uz-Cyrl-UZ"/>
          <w:rPrChange w:id="2740" w:author="Nozimjon Ortiqov" w:date="2026-02-24T09:31:00Z" w16du:dateUtc="2026-02-24T04:31:00Z">
            <w:rPr>
              <w:rFonts w:ascii="Roboto" w:hAnsi="Roboto" w:cstheme="minorHAnsi"/>
              <w:bCs/>
              <w:sz w:val="26"/>
              <w:szCs w:val="26"/>
              <w:lang w:val="uz-Cyrl-UZ"/>
            </w:rPr>
          </w:rPrChange>
        </w:rPr>
        <w:t xml:space="preserve"> </w:t>
      </w:r>
      <w:r w:rsidRPr="009C4BAE">
        <w:rPr>
          <w:rFonts w:ascii="Roboto" w:hAnsi="Roboto" w:cstheme="minorHAnsi"/>
          <w:bCs/>
          <w:sz w:val="26"/>
          <w:szCs w:val="26"/>
          <w:highlight w:val="yellow"/>
          <w:lang w:val="uz-Cyrl-UZ"/>
          <w:rPrChange w:id="2741" w:author="Nozimjon Ortiqov" w:date="2026-02-24T09:31:00Z" w16du:dateUtc="2026-02-24T04:31:00Z">
            <w:rPr>
              <w:rFonts w:ascii="Roboto" w:hAnsi="Roboto" w:cstheme="minorHAnsi"/>
              <w:bCs/>
              <w:sz w:val="26"/>
              <w:szCs w:val="26"/>
              <w:lang w:val="uz-Cyrl-UZ"/>
            </w:rPr>
          </w:rPrChange>
        </w:rPr>
        <w:t xml:space="preserve">Насия бўйича фоиз ставкаси </w:t>
      </w:r>
      <w:r w:rsidRPr="009C4BAE">
        <w:rPr>
          <w:rFonts w:ascii="Roboto" w:hAnsi="Roboto" w:cstheme="minorHAnsi"/>
          <w:b/>
          <w:bCs/>
          <w:color w:val="C00000"/>
          <w:sz w:val="26"/>
          <w:szCs w:val="26"/>
          <w:highlight w:val="yellow"/>
          <w:lang w:val="uz-Cyrl-UZ"/>
          <w:rPrChange w:id="2742" w:author="Nozimjon Ortiqov" w:date="2026-02-24T09:31:00Z" w16du:dateUtc="2026-02-24T04:31:00Z">
            <w:rPr>
              <w:rFonts w:ascii="Roboto" w:hAnsi="Roboto" w:cstheme="minorHAnsi"/>
              <w:b/>
              <w:bCs/>
              <w:color w:val="C00000"/>
              <w:sz w:val="26"/>
              <w:szCs w:val="26"/>
              <w:lang w:val="uz-Cyrl-UZ"/>
            </w:rPr>
          </w:rPrChange>
        </w:rPr>
        <w:t>73</w:t>
      </w:r>
      <w:r w:rsidR="00D338B3" w:rsidRPr="009C4BAE">
        <w:rPr>
          <w:rFonts w:ascii="Roboto" w:hAnsi="Roboto" w:cstheme="minorHAnsi"/>
          <w:b/>
          <w:bCs/>
          <w:color w:val="C00000"/>
          <w:sz w:val="26"/>
          <w:szCs w:val="26"/>
          <w:highlight w:val="yellow"/>
          <w:lang w:val="uz-Cyrl-UZ"/>
          <w:rPrChange w:id="2743"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color w:val="0070C0"/>
          <w:sz w:val="26"/>
          <w:szCs w:val="26"/>
          <w:highlight w:val="yellow"/>
          <w:lang w:val="uz-Cyrl-UZ"/>
          <w:rPrChange w:id="2744" w:author="Nozimjon Ortiqov" w:date="2026-02-24T09:31:00Z" w16du:dateUtc="2026-02-24T04:31:00Z">
            <w:rPr>
              <w:rFonts w:ascii="Roboto" w:hAnsi="Roboto" w:cstheme="minorHAnsi"/>
              <w:b/>
              <w:color w:val="0070C0"/>
              <w:sz w:val="26"/>
              <w:szCs w:val="26"/>
              <w:lang w:val="uz-Cyrl-UZ"/>
            </w:rPr>
          </w:rPrChange>
        </w:rPr>
        <w:t>фоиз</w:t>
      </w:r>
      <w:r w:rsidRPr="009C4BAE">
        <w:rPr>
          <w:rFonts w:ascii="Roboto" w:hAnsi="Roboto" w:cstheme="minorHAnsi"/>
          <w:bCs/>
          <w:sz w:val="26"/>
          <w:szCs w:val="26"/>
          <w:highlight w:val="yellow"/>
          <w:lang w:val="uz-Cyrl-UZ"/>
          <w:rPrChange w:id="2745" w:author="Nozimjon Ortiqov" w:date="2026-02-24T09:31:00Z" w16du:dateUtc="2026-02-24T04:31:00Z">
            <w:rPr>
              <w:rFonts w:ascii="Roboto" w:hAnsi="Roboto" w:cstheme="minorHAnsi"/>
              <w:bCs/>
              <w:sz w:val="26"/>
              <w:szCs w:val="26"/>
              <w:lang w:val="uz-Cyrl-UZ"/>
            </w:rPr>
          </w:rPrChange>
        </w:rPr>
        <w:t xml:space="preserve">гача етади </w:t>
      </w:r>
      <w:r w:rsidRPr="009C4BAE">
        <w:rPr>
          <w:rFonts w:ascii="Roboto" w:hAnsi="Roboto" w:cstheme="minorHAnsi"/>
          <w:bCs/>
          <w:i/>
          <w:iCs/>
          <w:sz w:val="26"/>
          <w:szCs w:val="26"/>
          <w:highlight w:val="yellow"/>
          <w:lang w:val="uz-Cyrl-UZ"/>
          <w:rPrChange w:id="2746" w:author="Nozimjon Ortiqov" w:date="2026-02-24T09:31:00Z" w16du:dateUtc="2026-02-24T04:31:00Z">
            <w:rPr>
              <w:rFonts w:ascii="Roboto" w:hAnsi="Roboto" w:cstheme="minorHAnsi"/>
              <w:bCs/>
              <w:i/>
              <w:iCs/>
              <w:sz w:val="26"/>
              <w:szCs w:val="26"/>
              <w:lang w:val="uz-Cyrl-UZ"/>
            </w:rPr>
          </w:rPrChange>
        </w:rPr>
        <w:t xml:space="preserve">(банк ўртача ставкаси – </w:t>
      </w:r>
      <w:r w:rsidRPr="009C4BAE">
        <w:rPr>
          <w:rFonts w:ascii="Roboto" w:hAnsi="Roboto" w:cstheme="minorHAnsi"/>
          <w:bCs/>
          <w:i/>
          <w:iCs/>
          <w:color w:val="C00000"/>
          <w:sz w:val="26"/>
          <w:szCs w:val="26"/>
          <w:highlight w:val="yellow"/>
          <w:lang w:val="uz-Cyrl-UZ"/>
          <w:rPrChange w:id="2747" w:author="Nozimjon Ortiqov" w:date="2026-02-24T09:31:00Z" w16du:dateUtc="2026-02-24T04:31:00Z">
            <w:rPr>
              <w:rFonts w:ascii="Roboto" w:hAnsi="Roboto" w:cstheme="minorHAnsi"/>
              <w:bCs/>
              <w:i/>
              <w:iCs/>
              <w:color w:val="C00000"/>
              <w:sz w:val="26"/>
              <w:szCs w:val="26"/>
              <w:lang w:val="uz-Cyrl-UZ"/>
            </w:rPr>
          </w:rPrChange>
        </w:rPr>
        <w:t>24–40</w:t>
      </w:r>
      <w:r w:rsidR="00D338B3" w:rsidRPr="009C4BAE">
        <w:rPr>
          <w:rFonts w:ascii="Roboto" w:hAnsi="Roboto" w:cstheme="minorHAnsi"/>
          <w:b/>
          <w:bCs/>
          <w:color w:val="C00000"/>
          <w:sz w:val="26"/>
          <w:szCs w:val="26"/>
          <w:highlight w:val="yellow"/>
          <w:lang w:val="uz-Cyrl-UZ"/>
          <w:rPrChange w:id="2748"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Cs/>
          <w:i/>
          <w:iCs/>
          <w:color w:val="0070C0"/>
          <w:sz w:val="26"/>
          <w:szCs w:val="26"/>
          <w:highlight w:val="yellow"/>
          <w:lang w:val="uz-Cyrl-UZ"/>
          <w:rPrChange w:id="2749" w:author="Nozimjon Ortiqov" w:date="2026-02-24T09:31:00Z" w16du:dateUtc="2026-02-24T04:31:00Z">
            <w:rPr>
              <w:rFonts w:ascii="Roboto" w:hAnsi="Roboto" w:cstheme="minorHAnsi"/>
              <w:bCs/>
              <w:i/>
              <w:iCs/>
              <w:color w:val="0070C0"/>
              <w:sz w:val="26"/>
              <w:szCs w:val="26"/>
              <w:lang w:val="uz-Cyrl-UZ"/>
            </w:rPr>
          </w:rPrChange>
        </w:rPr>
        <w:t>фоиз</w:t>
      </w:r>
      <w:r w:rsidRPr="009C4BAE">
        <w:rPr>
          <w:rFonts w:ascii="Roboto" w:hAnsi="Roboto" w:cstheme="minorHAnsi"/>
          <w:bCs/>
          <w:i/>
          <w:iCs/>
          <w:sz w:val="26"/>
          <w:szCs w:val="26"/>
          <w:highlight w:val="yellow"/>
          <w:lang w:val="uz-Cyrl-UZ"/>
          <w:rPrChange w:id="2750" w:author="Nozimjon Ortiqov" w:date="2026-02-24T09:31:00Z" w16du:dateUtc="2026-02-24T04:31:00Z">
            <w:rPr>
              <w:rFonts w:ascii="Roboto" w:hAnsi="Roboto" w:cstheme="minorHAnsi"/>
              <w:bCs/>
              <w:i/>
              <w:iCs/>
              <w:sz w:val="26"/>
              <w:szCs w:val="26"/>
              <w:lang w:val="uz-Cyrl-UZ"/>
            </w:rPr>
          </w:rPrChange>
        </w:rPr>
        <w:t>)</w:t>
      </w:r>
      <w:r w:rsidRPr="009C4BAE">
        <w:rPr>
          <w:rFonts w:ascii="Roboto" w:hAnsi="Roboto" w:cstheme="minorHAnsi"/>
          <w:bCs/>
          <w:sz w:val="26"/>
          <w:szCs w:val="26"/>
          <w:highlight w:val="yellow"/>
          <w:lang w:val="uz-Cyrl-UZ"/>
          <w:rPrChange w:id="2751" w:author="Nozimjon Ortiqov" w:date="2026-02-24T09:31:00Z" w16du:dateUtc="2026-02-24T04:31:00Z">
            <w:rPr>
              <w:rFonts w:ascii="Roboto" w:hAnsi="Roboto" w:cstheme="minorHAnsi"/>
              <w:bCs/>
              <w:sz w:val="26"/>
              <w:szCs w:val="26"/>
              <w:lang w:val="uz-Cyrl-UZ"/>
            </w:rPr>
          </w:rPrChange>
        </w:rPr>
        <w:t>.</w:t>
      </w:r>
      <w:del w:id="2752" w:author="Nozimjon Ortiqov" w:date="2026-02-23T16:44:00Z" w16du:dateUtc="2026-02-23T11:44:00Z">
        <w:r w:rsidRPr="009C4BAE" w:rsidDel="00DB6D1B">
          <w:rPr>
            <w:rFonts w:ascii="Roboto" w:hAnsi="Roboto" w:cstheme="minorHAnsi"/>
            <w:bCs/>
            <w:sz w:val="26"/>
            <w:szCs w:val="26"/>
            <w:lang w:val="uz-Cyrl-UZ"/>
          </w:rPr>
          <w:delText xml:space="preserve"> </w:delText>
        </w:r>
      </w:del>
      <w:bookmarkStart w:id="2753" w:name="_Toc220157898"/>
      <w:commentRangeEnd w:id="2738"/>
      <w:r w:rsidR="00E208A9" w:rsidRPr="009C4BAE">
        <w:rPr>
          <w:rStyle w:val="a4"/>
          <w:rFonts w:ascii="Roboto" w:hAnsi="Roboto" w:cstheme="minorHAnsi"/>
          <w:bCs/>
          <w:sz w:val="26"/>
          <w:szCs w:val="26"/>
          <w:lang w:val="uz-Cyrl-UZ"/>
        </w:rPr>
        <w:commentReference w:id="2738"/>
      </w:r>
    </w:p>
    <w:p w14:paraId="79675BF6" w14:textId="0D2FEC03" w:rsidR="00677D84" w:rsidRPr="009C4BAE" w:rsidDel="00677D84" w:rsidRDefault="00677D84" w:rsidP="00484395">
      <w:pPr>
        <w:spacing w:beforeLines="60" w:before="144" w:afterLines="60" w:after="144" w:line="288" w:lineRule="auto"/>
        <w:ind w:firstLine="567"/>
        <w:jc w:val="both"/>
        <w:rPr>
          <w:del w:id="2754" w:author="Nozimjon Ortiqov" w:date="2026-02-23T18:17:00Z" w16du:dateUtc="2026-02-23T13:17:00Z"/>
          <w:rFonts w:ascii="Roboto" w:hAnsi="Roboto" w:cstheme="minorHAnsi"/>
          <w:bCs/>
          <w:sz w:val="26"/>
          <w:szCs w:val="26"/>
          <w:lang w:val="uz-Cyrl-UZ"/>
        </w:rPr>
      </w:pPr>
    </w:p>
    <w:p w14:paraId="7C3762BA" w14:textId="68D4B71B" w:rsidR="00B76C54" w:rsidRPr="009C4BAE" w:rsidDel="00DB6D1B" w:rsidRDefault="00B76C54" w:rsidP="00484395">
      <w:pPr>
        <w:spacing w:beforeLines="60" w:before="144" w:afterLines="60" w:after="144" w:line="288" w:lineRule="auto"/>
        <w:ind w:firstLine="567"/>
        <w:jc w:val="both"/>
        <w:rPr>
          <w:del w:id="2755" w:author="Nozimjon Ortiqov" w:date="2026-02-23T16:44:00Z" w16du:dateUtc="2026-02-23T11:44:00Z"/>
          <w:rFonts w:ascii="Roboto" w:hAnsi="Roboto" w:cstheme="minorHAnsi"/>
          <w:bCs/>
          <w:sz w:val="26"/>
          <w:szCs w:val="26"/>
          <w:lang w:val="uz-Cyrl-UZ"/>
        </w:rPr>
      </w:pPr>
    </w:p>
    <w:p w14:paraId="11416622" w14:textId="75EB7DA5" w:rsidR="00B76C54" w:rsidRPr="009C4BAE" w:rsidDel="00DB6D1B" w:rsidRDefault="00B76C54" w:rsidP="00484395">
      <w:pPr>
        <w:spacing w:beforeLines="60" w:before="144" w:afterLines="60" w:after="144" w:line="288" w:lineRule="auto"/>
        <w:ind w:firstLine="567"/>
        <w:jc w:val="both"/>
        <w:rPr>
          <w:del w:id="2756" w:author="Nozimjon Ortiqov" w:date="2026-02-23T16:44:00Z" w16du:dateUtc="2026-02-23T11:44:00Z"/>
          <w:rFonts w:ascii="Roboto" w:hAnsi="Roboto" w:cstheme="minorHAnsi"/>
          <w:bCs/>
          <w:sz w:val="26"/>
          <w:szCs w:val="26"/>
          <w:lang w:val="uz-Cyrl-UZ"/>
        </w:rPr>
      </w:pPr>
    </w:p>
    <w:p w14:paraId="04A2DDB9" w14:textId="62A76648" w:rsidR="00B76C54" w:rsidRPr="009C4BAE" w:rsidDel="00DB6D1B" w:rsidRDefault="00B76C54" w:rsidP="00484395">
      <w:pPr>
        <w:spacing w:beforeLines="60" w:before="144" w:afterLines="60" w:after="144" w:line="288" w:lineRule="auto"/>
        <w:ind w:firstLine="567"/>
        <w:jc w:val="both"/>
        <w:rPr>
          <w:del w:id="2757" w:author="Nozimjon Ortiqov" w:date="2026-02-23T16:44:00Z" w16du:dateUtc="2026-02-23T11:44:00Z"/>
          <w:rFonts w:ascii="Roboto" w:hAnsi="Roboto" w:cstheme="minorHAnsi"/>
          <w:bCs/>
          <w:sz w:val="26"/>
          <w:szCs w:val="26"/>
          <w:lang w:val="uz-Cyrl-UZ"/>
        </w:rPr>
      </w:pPr>
    </w:p>
    <w:tbl>
      <w:tblPr>
        <w:tblW w:w="9639" w:type="dxa"/>
        <w:tblCellMar>
          <w:left w:w="10" w:type="dxa"/>
          <w:right w:w="10" w:type="dxa"/>
        </w:tblCellMar>
        <w:tblLook w:val="04A0" w:firstRow="1" w:lastRow="0" w:firstColumn="1" w:lastColumn="0" w:noHBand="0" w:noVBand="1"/>
        <w:tblPrChange w:id="2758" w:author="Nozimjon Ortiqov" w:date="2026-02-23T17:25:00Z" w16du:dateUtc="2026-02-23T12:25:00Z">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9639"/>
        <w:tblGridChange w:id="2759">
          <w:tblGrid>
            <w:gridCol w:w="15"/>
            <w:gridCol w:w="9624"/>
            <w:gridCol w:w="15"/>
          </w:tblGrid>
        </w:tblGridChange>
      </w:tblGrid>
      <w:tr w:rsidR="00AD4BC8" w:rsidRPr="009C4BAE" w14:paraId="6BB11AD2" w14:textId="77777777" w:rsidTr="00406614">
        <w:trPr>
          <w:trPrChange w:id="2760" w:author="Nozimjon Ortiqov" w:date="2026-02-23T17:25:00Z" w16du:dateUtc="2026-02-23T12:25:00Z">
            <w:trPr>
              <w:gridBefore w:val="1"/>
            </w:trPr>
          </w:trPrChange>
        </w:trPr>
        <w:tc>
          <w:tcPr>
            <w:tcW w:w="9639" w:type="dxa"/>
            <w:shd w:val="clear" w:color="auto" w:fill="FFF2CC"/>
            <w:tcMar>
              <w:top w:w="80" w:type="dxa"/>
              <w:left w:w="160" w:type="dxa"/>
              <w:bottom w:w="40" w:type="dxa"/>
              <w:right w:w="160" w:type="dxa"/>
            </w:tcMar>
            <w:tcPrChange w:id="2761" w:author="Nozimjon Ortiqov" w:date="2026-02-23T17:25:00Z" w16du:dateUtc="2026-02-23T12:25:00Z">
              <w:tcPr>
                <w:tcW w:w="9639" w:type="dxa"/>
                <w:gridSpan w:val="2"/>
                <w:shd w:val="clear" w:color="auto" w:fill="FFF2CC"/>
                <w:tcMar>
                  <w:top w:w="80" w:type="dxa"/>
                  <w:left w:w="160" w:type="dxa"/>
                  <w:bottom w:w="40" w:type="dxa"/>
                  <w:right w:w="160" w:type="dxa"/>
                </w:tcMar>
              </w:tcPr>
            </w:tcPrChange>
          </w:tcPr>
          <w:p w14:paraId="001CCB55" w14:textId="5A2CC6AD" w:rsidR="00AD4BC8" w:rsidRPr="009C4BAE" w:rsidRDefault="00484395">
            <w:pPr>
              <w:spacing w:before="60" w:after="0" w:line="252" w:lineRule="auto"/>
              <w:ind w:firstLine="544"/>
              <w:jc w:val="both"/>
              <w:rPr>
                <w:rFonts w:ascii="Roboto" w:hAnsi="Roboto"/>
                <w:b/>
                <w:sz w:val="26"/>
                <w:szCs w:val="26"/>
                <w:lang w:val="uz-Cyrl-UZ"/>
                <w:rPrChange w:id="2762" w:author="Nozimjon Ortiqov" w:date="2026-02-24T09:31:00Z" w16du:dateUtc="2026-02-24T04:31:00Z">
                  <w:rPr>
                    <w:b/>
                    <w:sz w:val="26"/>
                    <w:szCs w:val="26"/>
                    <w:lang w:val="uz-Cyrl-UZ"/>
                  </w:rPr>
                </w:rPrChange>
              </w:rPr>
              <w:pPrChange w:id="2763" w:author="Nozimjon Ortiqov" w:date="2026-02-23T16:44:00Z" w16du:dateUtc="2026-02-23T11:44:00Z">
                <w:pPr>
                  <w:ind w:firstLine="544"/>
                  <w:jc w:val="both"/>
                </w:pPr>
              </w:pPrChange>
            </w:pPr>
            <w:r w:rsidRPr="009C4BAE">
              <w:rPr>
                <w:rFonts w:ascii="Roboto" w:hAnsi="Roboto" w:cstheme="minorHAnsi"/>
                <w:b/>
                <w:color w:val="C00000"/>
                <w:sz w:val="26"/>
                <w:szCs w:val="26"/>
                <w:lang w:val="uz-Cyrl-UZ"/>
              </w:rPr>
              <w:t>Т</w:t>
            </w:r>
            <w:r w:rsidR="00AD4BC8" w:rsidRPr="009C4BAE">
              <w:rPr>
                <w:rFonts w:ascii="Roboto" w:hAnsi="Roboto" w:cstheme="minorHAnsi"/>
                <w:b/>
                <w:color w:val="C00000"/>
                <w:sz w:val="26"/>
                <w:szCs w:val="26"/>
                <w:lang w:val="uz-Cyrl-UZ"/>
              </w:rPr>
              <w:t>аклифлар:</w:t>
            </w:r>
          </w:p>
        </w:tc>
      </w:tr>
      <w:tr w:rsidR="00AD4BC8" w:rsidRPr="009C4BAE" w14:paraId="4870A2AB" w14:textId="77777777" w:rsidTr="00406614">
        <w:trPr>
          <w:trPrChange w:id="2764"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765"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1839E1A0" w14:textId="21B81DFB" w:rsidR="00CE0DCF" w:rsidRPr="009C4BAE" w:rsidRDefault="00CE0DCF">
            <w:pPr>
              <w:spacing w:before="60" w:after="0" w:line="252" w:lineRule="auto"/>
              <w:ind w:firstLine="544"/>
              <w:jc w:val="both"/>
              <w:rPr>
                <w:rFonts w:ascii="Roboto" w:hAnsi="Roboto" w:cstheme="minorHAnsi"/>
                <w:bCs/>
                <w:sz w:val="26"/>
                <w:szCs w:val="26"/>
                <w:lang w:val="uz-Cyrl-UZ"/>
              </w:rPr>
              <w:pPrChange w:id="2766" w:author="Nozimjon Ortiqov" w:date="2026-02-23T16:44:00Z" w16du:dateUtc="2026-02-23T11:44:00Z">
                <w:pPr>
                  <w:ind w:firstLine="544"/>
                  <w:jc w:val="both"/>
                </w:pPr>
              </w:pPrChange>
            </w:pPr>
            <w:r w:rsidRPr="009C4BAE">
              <w:rPr>
                <w:rFonts w:ascii="Roboto" w:hAnsi="Roboto" w:cstheme="minorHAnsi"/>
                <w:b/>
                <w:bCs/>
                <w:sz w:val="26"/>
                <w:szCs w:val="26"/>
                <w:lang w:val="uz-Cyrl-UZ"/>
              </w:rPr>
              <w:t>1. </w:t>
            </w:r>
            <w:r w:rsidRPr="009C4BAE">
              <w:rPr>
                <w:rFonts w:ascii="Roboto" w:hAnsi="Roboto" w:cstheme="minorHAnsi"/>
                <w:bCs/>
                <w:sz w:val="26"/>
                <w:szCs w:val="26"/>
                <w:lang w:val="uz-Cyrl-UZ"/>
              </w:rPr>
              <w:t xml:space="preserve">“Насия савдо бозори иштирокчилари фаолиятини тартибга солиш” тўғрисидаги Президент қарори лойиҳаси ишлаб чиқиш. Бунда: </w:t>
            </w:r>
          </w:p>
          <w:p w14:paraId="7F917649" w14:textId="0144778A" w:rsidR="00CE0DCF" w:rsidRPr="009C4BAE" w:rsidRDefault="00CE0DCF">
            <w:pPr>
              <w:spacing w:before="60" w:after="0" w:line="252" w:lineRule="auto"/>
              <w:ind w:firstLine="544"/>
              <w:jc w:val="both"/>
              <w:rPr>
                <w:rFonts w:ascii="Roboto" w:hAnsi="Roboto" w:cstheme="minorHAnsi"/>
                <w:bCs/>
                <w:sz w:val="26"/>
                <w:szCs w:val="26"/>
                <w:lang w:val="uz-Cyrl-UZ"/>
              </w:rPr>
              <w:pPrChange w:id="2767" w:author="Nozimjon Ortiqov" w:date="2026-02-23T16:44:00Z" w16du:dateUtc="2026-02-23T11:44:00Z">
                <w:pPr>
                  <w:ind w:firstLine="544"/>
                  <w:jc w:val="both"/>
                </w:pPr>
              </w:pPrChange>
            </w:pPr>
            <w:r w:rsidRPr="009C4BAE">
              <w:rPr>
                <w:rFonts w:ascii="Roboto" w:hAnsi="Roboto" w:cstheme="minorHAnsi"/>
                <w:bCs/>
                <w:sz w:val="26"/>
                <w:szCs w:val="26"/>
                <w:lang w:val="uz-Cyrl-UZ"/>
              </w:rPr>
              <w:t>– Марказий банк насия савдо бозори иштирокчилари фаолиятини тартибга солувчи ваколатли давлат органи деб белгилаш;</w:t>
            </w:r>
          </w:p>
          <w:p w14:paraId="0A73D372" w14:textId="400A2A0B" w:rsidR="00CE0DCF" w:rsidRPr="009C4BAE" w:rsidRDefault="00CE0DCF">
            <w:pPr>
              <w:spacing w:before="60" w:after="0" w:line="252" w:lineRule="auto"/>
              <w:ind w:firstLine="544"/>
              <w:jc w:val="both"/>
              <w:rPr>
                <w:rFonts w:ascii="Roboto" w:hAnsi="Roboto" w:cstheme="minorHAnsi"/>
                <w:bCs/>
                <w:sz w:val="26"/>
                <w:szCs w:val="26"/>
                <w:lang w:val="uz-Cyrl-UZ"/>
              </w:rPr>
              <w:pPrChange w:id="2768" w:author="Nozimjon Ortiqov" w:date="2026-02-23T16:44:00Z" w16du:dateUtc="2026-02-23T11:44:00Z">
                <w:pPr>
                  <w:ind w:firstLine="544"/>
                  <w:jc w:val="both"/>
                </w:pPr>
              </w:pPrChange>
            </w:pPr>
            <w:r w:rsidRPr="009C4BAE">
              <w:rPr>
                <w:rFonts w:ascii="Roboto" w:hAnsi="Roboto" w:cstheme="minorHAnsi"/>
                <w:bCs/>
                <w:sz w:val="26"/>
                <w:szCs w:val="26"/>
                <w:lang w:val="uz-Cyrl-UZ"/>
              </w:rPr>
              <w:t>– насия бозори иштирокчилари таснифланиб, уларга қўйиладиган талабларни ишлаб чиқиш;</w:t>
            </w:r>
          </w:p>
          <w:p w14:paraId="045EEB2C" w14:textId="31F526B2" w:rsidR="00AD4BC8" w:rsidRPr="009C4BAE" w:rsidRDefault="00CE0DCF">
            <w:pPr>
              <w:spacing w:before="60" w:after="0" w:line="252" w:lineRule="auto"/>
              <w:ind w:firstLine="544"/>
              <w:jc w:val="both"/>
              <w:rPr>
                <w:rFonts w:ascii="Roboto" w:hAnsi="Roboto"/>
                <w:sz w:val="26"/>
                <w:szCs w:val="26"/>
                <w:lang w:val="uz-Cyrl-UZ"/>
                <w:rPrChange w:id="2769" w:author="Nozimjon Ortiqov" w:date="2026-02-24T09:31:00Z" w16du:dateUtc="2026-02-24T04:31:00Z">
                  <w:rPr>
                    <w:sz w:val="26"/>
                    <w:szCs w:val="26"/>
                  </w:rPr>
                </w:rPrChange>
              </w:rPr>
              <w:pPrChange w:id="2770" w:author="Nozimjon Ortiqov" w:date="2026-02-23T16:44:00Z" w16du:dateUtc="2026-02-23T11:44:00Z">
                <w:pPr>
                  <w:ind w:firstLine="544"/>
                  <w:jc w:val="both"/>
                </w:pPr>
              </w:pPrChange>
            </w:pPr>
            <w:r w:rsidRPr="009C4BAE">
              <w:rPr>
                <w:rFonts w:ascii="Roboto" w:hAnsi="Roboto" w:cstheme="minorHAnsi"/>
                <w:bCs/>
                <w:sz w:val="26"/>
                <w:szCs w:val="26"/>
                <w:lang w:val="uz-Cyrl-UZ"/>
              </w:rPr>
              <w:t>– насия савдо бозори иштирокчилари фаолияти учун рухсатнома бериш тартиби ва шартларини белгилаш.</w:t>
            </w:r>
          </w:p>
        </w:tc>
      </w:tr>
      <w:tr w:rsidR="00AD4BC8" w:rsidRPr="009C4BAE" w14:paraId="13927CE5" w14:textId="77777777" w:rsidTr="00406614">
        <w:trPr>
          <w:trPrChange w:id="2771"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772"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241D4FFE" w14:textId="24A1A330" w:rsidR="00AD4BC8" w:rsidRPr="009C4BAE" w:rsidRDefault="00AD4BC8">
            <w:pPr>
              <w:spacing w:before="60" w:after="0" w:line="252" w:lineRule="auto"/>
              <w:ind w:firstLine="544"/>
              <w:jc w:val="both"/>
              <w:rPr>
                <w:rFonts w:ascii="Roboto" w:hAnsi="Roboto"/>
                <w:sz w:val="26"/>
                <w:szCs w:val="26"/>
                <w:lang w:val="uz-Cyrl-UZ"/>
                <w:rPrChange w:id="2773" w:author="Nozimjon Ortiqov" w:date="2026-02-24T09:31:00Z" w16du:dateUtc="2026-02-24T04:31:00Z">
                  <w:rPr>
                    <w:sz w:val="26"/>
                    <w:szCs w:val="26"/>
                  </w:rPr>
                </w:rPrChange>
              </w:rPr>
              <w:pPrChange w:id="2774" w:author="Nozimjon Ortiqov" w:date="2026-02-23T16:44:00Z" w16du:dateUtc="2026-02-23T11:44:00Z">
                <w:pPr>
                  <w:ind w:firstLine="544"/>
                  <w:jc w:val="both"/>
                </w:pPr>
              </w:pPrChange>
            </w:pPr>
            <w:r w:rsidRPr="009C4BAE">
              <w:rPr>
                <w:rFonts w:ascii="Roboto" w:hAnsi="Roboto" w:cstheme="minorHAnsi"/>
                <w:b/>
                <w:sz w:val="26"/>
                <w:szCs w:val="26"/>
                <w:lang w:val="uz-Cyrl-UZ"/>
              </w:rPr>
              <w:t>2. </w:t>
            </w:r>
            <w:r w:rsidR="00CE0DCF" w:rsidRPr="009C4BAE">
              <w:rPr>
                <w:rFonts w:ascii="Roboto" w:hAnsi="Roboto" w:cstheme="minorHAnsi"/>
                <w:bCs/>
                <w:sz w:val="26"/>
                <w:szCs w:val="26"/>
                <w:lang w:val="uz-Cyrl-UZ"/>
              </w:rPr>
              <w:t>Насия савдо дўконларида нақд пулга ва насияга олиш нархларини ҳамда устама фоиз ставкасини нархномада тўлиқ кўрсатиш талабини жорий этиш.</w:t>
            </w:r>
          </w:p>
        </w:tc>
      </w:tr>
      <w:tr w:rsidR="00AD4BC8" w:rsidRPr="009C4BAE" w14:paraId="014D74AA" w14:textId="77777777" w:rsidTr="00406614">
        <w:trPr>
          <w:trPrChange w:id="2775"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776"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75CE2AD0" w14:textId="627E60C4" w:rsidR="00AD4BC8" w:rsidRPr="009C4BAE" w:rsidRDefault="00AD4BC8">
            <w:pPr>
              <w:spacing w:before="60" w:after="0" w:line="252" w:lineRule="auto"/>
              <w:ind w:firstLine="544"/>
              <w:jc w:val="both"/>
              <w:rPr>
                <w:rFonts w:ascii="Roboto" w:hAnsi="Roboto"/>
                <w:sz w:val="26"/>
                <w:szCs w:val="26"/>
                <w:lang w:val="uz-Cyrl-UZ"/>
                <w:rPrChange w:id="2777" w:author="Nozimjon Ortiqov" w:date="2026-02-24T09:31:00Z" w16du:dateUtc="2026-02-24T04:31:00Z">
                  <w:rPr>
                    <w:sz w:val="26"/>
                    <w:szCs w:val="26"/>
                  </w:rPr>
                </w:rPrChange>
              </w:rPr>
              <w:pPrChange w:id="2778" w:author="Nozimjon Ortiqov" w:date="2026-02-23T16:44:00Z" w16du:dateUtc="2026-02-23T11:44:00Z">
                <w:pPr>
                  <w:ind w:firstLine="544"/>
                  <w:jc w:val="both"/>
                </w:pPr>
              </w:pPrChange>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00CE0DCF" w:rsidRPr="009C4BAE">
              <w:rPr>
                <w:rFonts w:ascii="Roboto" w:hAnsi="Roboto" w:cstheme="minorHAnsi"/>
                <w:sz w:val="26"/>
                <w:szCs w:val="26"/>
                <w:lang w:val="uz-Cyrl-UZ"/>
              </w:rPr>
              <w:t xml:space="preserve">Насия савдо дўконлари ҳамкорлари бўлган молия ташкилотларига </w:t>
            </w:r>
            <w:r w:rsidR="00CE0DCF" w:rsidRPr="009C4BAE">
              <w:rPr>
                <w:rFonts w:ascii="Roboto" w:hAnsi="Roboto" w:cstheme="minorHAnsi"/>
                <w:bCs/>
                <w:sz w:val="26"/>
                <w:szCs w:val="26"/>
                <w:lang w:val="uz-Cyrl-UZ"/>
              </w:rPr>
              <w:t xml:space="preserve">барча қўшимча тўловларнинг умумий миқдори </w:t>
            </w:r>
            <w:r w:rsidR="00CE0DCF" w:rsidRPr="009C4BAE">
              <w:rPr>
                <w:rFonts w:ascii="Roboto" w:hAnsi="Roboto" w:cstheme="minorHAnsi"/>
                <w:bCs/>
                <w:i/>
                <w:iCs/>
                <w:sz w:val="26"/>
                <w:szCs w:val="26"/>
                <w:lang w:val="uz-Cyrl-UZ"/>
              </w:rPr>
              <w:t>(фоизлар, комиссия ва устамалар)</w:t>
            </w:r>
            <w:r w:rsidR="00CE0DCF" w:rsidRPr="009C4BAE">
              <w:rPr>
                <w:rFonts w:ascii="Roboto" w:hAnsi="Roboto" w:cstheme="minorHAnsi"/>
                <w:bCs/>
                <w:sz w:val="26"/>
                <w:szCs w:val="26"/>
                <w:lang w:val="uz-Cyrl-UZ"/>
              </w:rPr>
              <w:t xml:space="preserve"> йилига асосий қарзнинг </w:t>
            </w:r>
            <w:r w:rsidR="00CE0DCF" w:rsidRPr="009C4BAE">
              <w:rPr>
                <w:rFonts w:ascii="Roboto" w:hAnsi="Roboto" w:cstheme="minorHAnsi"/>
                <w:b/>
                <w:color w:val="C00000"/>
                <w:sz w:val="26"/>
                <w:szCs w:val="26"/>
                <w:lang w:val="uz-Cyrl-UZ"/>
              </w:rPr>
              <w:t>ярми</w:t>
            </w:r>
            <w:r w:rsidR="00CE0DCF" w:rsidRPr="009C4BAE">
              <w:rPr>
                <w:rFonts w:ascii="Roboto" w:hAnsi="Roboto" w:cstheme="minorHAnsi"/>
                <w:bCs/>
                <w:sz w:val="26"/>
                <w:szCs w:val="26"/>
                <w:lang w:val="uz-Cyrl-UZ"/>
              </w:rPr>
              <w:t>дан ошмаслигини назорат қилиш мажбуриятини юклаш.</w:t>
            </w:r>
          </w:p>
        </w:tc>
      </w:tr>
      <w:tr w:rsidR="00AD4BC8" w:rsidRPr="009C4BAE" w14:paraId="3EF6A972" w14:textId="77777777" w:rsidTr="00406614">
        <w:trPr>
          <w:trPrChange w:id="2779"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780"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49578E30" w14:textId="63C25416" w:rsidR="00AD4BC8" w:rsidRPr="009C4BAE" w:rsidRDefault="00CE0DCF">
            <w:pPr>
              <w:spacing w:before="60" w:after="0" w:line="252" w:lineRule="auto"/>
              <w:ind w:firstLine="544"/>
              <w:jc w:val="both"/>
              <w:rPr>
                <w:rFonts w:ascii="Roboto" w:hAnsi="Roboto" w:cstheme="minorHAnsi"/>
                <w:b/>
                <w:sz w:val="26"/>
                <w:szCs w:val="26"/>
                <w:lang w:val="uz-Cyrl-UZ"/>
              </w:rPr>
              <w:pPrChange w:id="2781" w:author="Nozimjon Ortiqov" w:date="2026-02-23T16:44:00Z" w16du:dateUtc="2026-02-23T11:44:00Z">
                <w:pPr>
                  <w:ind w:firstLine="544"/>
                  <w:jc w:val="both"/>
                </w:pPr>
              </w:pPrChange>
            </w:pPr>
            <w:r w:rsidRPr="009C4BAE">
              <w:rPr>
                <w:rFonts w:ascii="Roboto" w:hAnsi="Roboto" w:cstheme="minorHAnsi"/>
                <w:b/>
                <w:sz w:val="26"/>
                <w:szCs w:val="26"/>
                <w:lang w:val="uz-Cyrl-UZ"/>
              </w:rPr>
              <w:t>4. </w:t>
            </w:r>
            <w:r w:rsidRPr="009C4BAE">
              <w:rPr>
                <w:rFonts w:ascii="Roboto" w:hAnsi="Roboto" w:cstheme="minorHAnsi"/>
                <w:bCs/>
                <w:sz w:val="26"/>
                <w:szCs w:val="26"/>
                <w:lang w:val="uz-Cyrl-UZ"/>
              </w:rPr>
              <w:t xml:space="preserve">BNPL орқали насияга олинган товар бўйича истеъмолчига </w:t>
            </w:r>
            <w:del w:id="2782" w:author="Nozimjon Ortiqov" w:date="2026-02-23T16:45:00Z" w16du:dateUtc="2026-02-23T11:45:00Z">
              <w:r w:rsidRPr="009C4BAE" w:rsidDel="00992D33">
                <w:rPr>
                  <w:rFonts w:ascii="Roboto" w:hAnsi="Roboto" w:cstheme="minorHAnsi"/>
                  <w:bCs/>
                  <w:sz w:val="26"/>
                  <w:szCs w:val="26"/>
                  <w:lang w:val="uz-Cyrl-UZ"/>
                </w:rPr>
                <w:br/>
              </w:r>
            </w:del>
            <w:r w:rsidRPr="009C4BAE">
              <w:rPr>
                <w:rFonts w:ascii="Roboto" w:hAnsi="Roboto" w:cstheme="minorHAnsi"/>
                <w:b/>
                <w:color w:val="C00000"/>
                <w:sz w:val="26"/>
                <w:szCs w:val="26"/>
                <w:lang w:val="uz-Cyrl-UZ"/>
              </w:rPr>
              <w:t>48</w:t>
            </w:r>
            <w:r w:rsidRPr="009C4BAE">
              <w:rPr>
                <w:rFonts w:ascii="Roboto" w:hAnsi="Roboto" w:cstheme="minorHAnsi"/>
                <w:bCs/>
                <w:color w:val="C00000"/>
                <w:sz w:val="26"/>
                <w:szCs w:val="26"/>
                <w:lang w:val="uz-Cyrl-UZ"/>
              </w:rPr>
              <w:t xml:space="preserve"> </w:t>
            </w:r>
            <w:r w:rsidRPr="009C4BAE">
              <w:rPr>
                <w:rFonts w:ascii="Roboto" w:hAnsi="Roboto" w:cstheme="minorHAnsi"/>
                <w:b/>
                <w:color w:val="0070C0"/>
                <w:sz w:val="26"/>
                <w:szCs w:val="26"/>
                <w:lang w:val="uz-Cyrl-UZ"/>
              </w:rPr>
              <w:t>соат</w:t>
            </w:r>
            <w:r w:rsidRPr="009C4BAE">
              <w:rPr>
                <w:rFonts w:ascii="Roboto" w:hAnsi="Roboto" w:cstheme="minorHAnsi"/>
                <w:bCs/>
                <w:color w:val="0070C0"/>
                <w:sz w:val="26"/>
                <w:szCs w:val="26"/>
                <w:lang w:val="uz-Cyrl-UZ"/>
              </w:rPr>
              <w:t xml:space="preserve"> </w:t>
            </w:r>
            <w:r w:rsidRPr="009C4BAE">
              <w:rPr>
                <w:rFonts w:ascii="Roboto" w:hAnsi="Roboto" w:cstheme="minorHAnsi"/>
                <w:bCs/>
                <w:sz w:val="26"/>
                <w:szCs w:val="26"/>
                <w:lang w:val="uz-Cyrl-UZ"/>
              </w:rPr>
              <w:t>мобайнида ҳеч қандай жарима ва қўшимча тўловларсиз битимни бекор қилиш ҳуқуқини бериш.</w:t>
            </w:r>
          </w:p>
        </w:tc>
      </w:tr>
    </w:tbl>
    <w:p w14:paraId="69BE89C1" w14:textId="7F586D1B" w:rsidR="00484395" w:rsidRPr="009C4BAE" w:rsidDel="00457060" w:rsidRDefault="00484395" w:rsidP="00484395">
      <w:pPr>
        <w:shd w:val="clear" w:color="auto" w:fill="FFFFFF" w:themeFill="background1"/>
        <w:spacing w:beforeLines="60" w:before="144" w:afterLines="60" w:after="144" w:line="288" w:lineRule="auto"/>
        <w:ind w:firstLine="567"/>
        <w:jc w:val="both"/>
        <w:rPr>
          <w:del w:id="2783" w:author="Nozimjon Ortiqov" w:date="2026-02-23T18:17:00Z" w16du:dateUtc="2026-02-23T13:17:00Z"/>
          <w:rFonts w:ascii="Roboto" w:hAnsi="Roboto"/>
          <w:b/>
          <w:bCs/>
          <w:color w:val="002060"/>
          <w:lang w:val="uz-Cyrl-UZ"/>
        </w:rPr>
      </w:pPr>
      <w:bookmarkStart w:id="2784" w:name="_Toc222630380"/>
      <w:bookmarkStart w:id="2785" w:name="_Toc222135246"/>
      <w:del w:id="2786" w:author="Nozimjon Ortiqov" w:date="2026-02-23T18:17:00Z" w16du:dateUtc="2026-02-23T13:17:00Z">
        <w:r w:rsidRPr="009C4BAE" w:rsidDel="00677D84">
          <w:rPr>
            <w:rFonts w:ascii="Roboto" w:hAnsi="Roboto"/>
            <w:b/>
            <w:bCs/>
            <w:color w:val="002060"/>
            <w:lang w:val="uz-Cyrl-UZ"/>
          </w:rPr>
          <w:delText>Кредитдан мақсадсиз фойдаланиш</w:delText>
        </w:r>
        <w:bookmarkEnd w:id="2784"/>
      </w:del>
    </w:p>
    <w:p w14:paraId="4DB7A447" w14:textId="3A736819" w:rsidR="00484395" w:rsidRPr="009C4BAE" w:rsidDel="00677D84" w:rsidRDefault="00484395" w:rsidP="00484395">
      <w:pPr>
        <w:shd w:val="clear" w:color="auto" w:fill="FFFFFF" w:themeFill="background1"/>
        <w:spacing w:beforeLines="60" w:before="144" w:afterLines="60" w:after="144" w:line="288" w:lineRule="auto"/>
        <w:ind w:firstLine="567"/>
        <w:jc w:val="both"/>
        <w:rPr>
          <w:del w:id="2787" w:author="Nozimjon Ortiqov" w:date="2026-02-23T18:17:00Z" w16du:dateUtc="2026-02-23T13:17:00Z"/>
          <w:rFonts w:ascii="Roboto" w:eastAsia="Arial" w:hAnsi="Roboto" w:cstheme="minorHAnsi"/>
          <w:sz w:val="26"/>
          <w:szCs w:val="26"/>
          <w:lang w:val="uz-Cyrl-UZ"/>
        </w:rPr>
      </w:pPr>
      <w:del w:id="2788" w:author="Nozimjon Ortiqov" w:date="2026-02-23T18:17:00Z" w16du:dateUtc="2026-02-23T13:17:00Z">
        <w:r w:rsidRPr="009C4BAE" w:rsidDel="00677D84">
          <w:rPr>
            <w:rFonts w:ascii="Roboto" w:eastAsia="Arial" w:hAnsi="Roboto" w:cstheme="minorHAnsi"/>
            <w:sz w:val="26"/>
            <w:szCs w:val="26"/>
            <w:lang w:val="uz-Cyrl-UZ"/>
          </w:rPr>
          <w:delText xml:space="preserve">Кредитдан мақсадли фойдаланиш тўламаслик ҳолатини кескин қисқартиради. Мақсадсиз фойдаланган қарздорлар орасида муаммоли кредитлар </w:delText>
        </w:r>
        <w:r w:rsidRPr="009C4BAE" w:rsidDel="00677D84">
          <w:rPr>
            <w:rFonts w:ascii="Roboto" w:eastAsia="Arial" w:hAnsi="Roboto" w:cstheme="minorHAnsi"/>
            <w:b/>
            <w:color w:val="C00000"/>
            <w:sz w:val="26"/>
            <w:szCs w:val="26"/>
            <w:lang w:val="uz-Cyrl-UZ"/>
          </w:rPr>
          <w:delText>76 </w:delText>
        </w:r>
        <w:r w:rsidRPr="009C4BAE" w:rsidDel="00677D84">
          <w:rPr>
            <w:rFonts w:ascii="Roboto" w:eastAsia="Arial" w:hAnsi="Roboto" w:cstheme="minorHAnsi"/>
            <w:b/>
            <w:color w:val="0070C0"/>
            <w:sz w:val="26"/>
            <w:szCs w:val="26"/>
            <w:lang w:val="uz-Cyrl-UZ"/>
          </w:rPr>
          <w:delText>фоиз</w:delText>
        </w:r>
        <w:r w:rsidRPr="009C4BAE" w:rsidDel="00677D84">
          <w:rPr>
            <w:rFonts w:ascii="Roboto" w:eastAsia="Arial" w:hAnsi="Roboto" w:cstheme="minorHAnsi"/>
            <w:sz w:val="26"/>
            <w:szCs w:val="26"/>
            <w:lang w:val="uz-Cyrl-UZ"/>
          </w:rPr>
          <w:delText xml:space="preserve">ни ташкил қилади, мақсадли фойдаланганлар орасида эса </w:delText>
        </w:r>
        <w:r w:rsidRPr="009C4BAE" w:rsidDel="00677D84">
          <w:rPr>
            <w:rFonts w:ascii="Roboto" w:eastAsia="Arial" w:hAnsi="Roboto" w:cstheme="minorHAnsi"/>
            <w:b/>
            <w:color w:val="C00000"/>
            <w:sz w:val="26"/>
            <w:szCs w:val="26"/>
            <w:lang w:val="uz-Cyrl-UZ"/>
          </w:rPr>
          <w:delText xml:space="preserve">50 </w:delText>
        </w:r>
        <w:r w:rsidRPr="009C4BAE" w:rsidDel="00677D84">
          <w:rPr>
            <w:rFonts w:ascii="Roboto" w:eastAsia="Arial" w:hAnsi="Roboto" w:cstheme="minorHAnsi"/>
            <w:b/>
            <w:color w:val="0070C0"/>
            <w:sz w:val="26"/>
            <w:szCs w:val="26"/>
            <w:lang w:val="uz-Cyrl-UZ"/>
          </w:rPr>
          <w:delText>фоиз</w:delText>
        </w:r>
        <w:r w:rsidRPr="009C4BAE" w:rsidDel="00677D84">
          <w:rPr>
            <w:rFonts w:ascii="Roboto" w:eastAsia="Arial" w:hAnsi="Roboto" w:cstheme="minorHAnsi"/>
            <w:sz w:val="26"/>
            <w:szCs w:val="26"/>
            <w:lang w:val="uz-Cyrl-UZ"/>
          </w:rPr>
          <w:delText xml:space="preserve">ни ташкил этган. </w:delText>
        </w:r>
        <w:r w:rsidRPr="009C4BAE" w:rsidDel="00677D84">
          <w:rPr>
            <w:rFonts w:ascii="Roboto" w:eastAsia="Arial" w:hAnsi="Roboto" w:cstheme="minorHAnsi"/>
            <w:sz w:val="26"/>
            <w:szCs w:val="26"/>
            <w:highlight w:val="yellow"/>
            <w:lang w:val="uz-Cyrl-UZ"/>
            <w:rPrChange w:id="2789" w:author="Nozimjon Ortiqov" w:date="2026-02-24T09:31:00Z" w16du:dateUtc="2026-02-24T04:31:00Z">
              <w:rPr>
                <w:rFonts w:ascii="Roboto" w:eastAsia="Arial" w:hAnsi="Roboto" w:cstheme="minorHAnsi"/>
                <w:sz w:val="26"/>
                <w:szCs w:val="26"/>
                <w:lang w:val="uz-Cyrl-UZ"/>
              </w:rPr>
            </w:rPrChange>
          </w:rPr>
          <w:delText>Бу кредитни мақсадли фойдаланишни назорат қилишнинг аҳамиятини тасдиқлайди.</w:delText>
        </w:r>
      </w:del>
    </w:p>
    <w:p w14:paraId="76EE0681" w14:textId="68C1577B" w:rsidR="00484395" w:rsidRPr="009C4BAE" w:rsidDel="00677D84" w:rsidRDefault="00484395" w:rsidP="00484395">
      <w:pPr>
        <w:shd w:val="clear" w:color="auto" w:fill="FFFFFF" w:themeFill="background1"/>
        <w:spacing w:beforeLines="60" w:before="144" w:afterLines="60" w:after="144" w:line="288" w:lineRule="auto"/>
        <w:ind w:firstLine="567"/>
        <w:jc w:val="both"/>
        <w:rPr>
          <w:del w:id="2790" w:author="Nozimjon Ortiqov" w:date="2026-02-23T18:17:00Z" w16du:dateUtc="2026-02-23T13:17:00Z"/>
          <w:rFonts w:ascii="Roboto" w:eastAsia="Arial" w:hAnsi="Roboto" w:cstheme="minorHAnsi"/>
          <w:sz w:val="26"/>
          <w:szCs w:val="26"/>
          <w:lang w:val="uz-Cyrl-UZ"/>
        </w:rPr>
      </w:pPr>
      <w:del w:id="2791" w:author="Nozimjon Ortiqov" w:date="2026-02-23T18:17:00Z" w16du:dateUtc="2026-02-23T13:17:00Z">
        <w:r w:rsidRPr="009C4BAE" w:rsidDel="00677D84">
          <w:rPr>
            <w:rFonts w:ascii="Roboto" w:eastAsia="Arial" w:hAnsi="Roboto" w:cstheme="minorHAnsi"/>
            <w:sz w:val="26"/>
            <w:szCs w:val="26"/>
            <w:lang w:val="uz-Cyrl-UZ"/>
          </w:rPr>
          <w:delText xml:space="preserve">Муаммоли кредитларнинг энг юқори кўрсаткичлар соғлиқ учун олинган кредитларда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63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никоҳ/тўй ва байрамлар учун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62 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ҳамда олдинги қарзларни қоплаш учун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62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олинган кредитлар эканлиги маълум бўлиб, бу учта категория ҳам самарасиз мақсадда фойдаланиш билан боғлиқ.</w:delText>
        </w:r>
      </w:del>
    </w:p>
    <w:p w14:paraId="62B40E17" w14:textId="7B81B04A" w:rsidR="004E7A10" w:rsidRPr="009C4BAE" w:rsidRDefault="00484395">
      <w:pPr>
        <w:shd w:val="clear" w:color="auto" w:fill="FFFFFF" w:themeFill="background1"/>
        <w:spacing w:beforeLines="60" w:before="144" w:afterLines="60" w:after="144" w:line="288" w:lineRule="auto"/>
        <w:ind w:firstLine="567"/>
        <w:jc w:val="both"/>
        <w:rPr>
          <w:ins w:id="2792" w:author="Nozimjon Ortiqov" w:date="2026-02-23T17:26:00Z" w16du:dateUtc="2026-02-23T12:26:00Z"/>
          <w:rFonts w:ascii="Roboto" w:eastAsia="Arial" w:hAnsi="Roboto" w:cstheme="minorHAnsi"/>
          <w:sz w:val="26"/>
          <w:szCs w:val="26"/>
          <w:lang w:val="uz-Cyrl-UZ"/>
        </w:rPr>
        <w:pPrChange w:id="2793" w:author="Nozimjon Ortiqov" w:date="2026-02-23T21:50:00Z" w16du:dateUtc="2026-02-23T16:50:00Z">
          <w:pPr/>
        </w:pPrChange>
      </w:pPr>
      <w:del w:id="2794" w:author="Nozimjon Ortiqov" w:date="2026-02-23T18:17:00Z" w16du:dateUtc="2026-02-23T13:17:00Z">
        <w:r w:rsidRPr="009C4BAE" w:rsidDel="00677D84">
          <w:rPr>
            <w:rFonts w:ascii="Roboto" w:eastAsia="Arial" w:hAnsi="Roboto" w:cstheme="minorHAnsi"/>
            <w:sz w:val="26"/>
            <w:szCs w:val="26"/>
            <w:lang w:val="uz-Cyrl-UZ"/>
          </w:rPr>
          <w:delText xml:space="preserve">Энг паст муаммоли қарздорлик ипотека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34 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ва таълим кредитларида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43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 xml:space="preserve">) </w:delText>
        </w:r>
        <w:r w:rsidRPr="009C4BAE" w:rsidDel="00677D84">
          <w:rPr>
            <w:rFonts w:ascii="Roboto" w:eastAsia="Arial" w:hAnsi="Roboto" w:cstheme="minorHAnsi"/>
            <w:sz w:val="26"/>
            <w:szCs w:val="26"/>
            <w:lang w:val="uz-Cyrl-UZ"/>
          </w:rPr>
          <w:delText>қайд этилган, бу эса кафолат ва инвестицион характердаги харажатлар билан боғлиқ.</w:delText>
        </w:r>
      </w:del>
      <w:ins w:id="2795" w:author="Nozimjon Ortiqov" w:date="2026-02-23T17:26:00Z" w16du:dateUtc="2026-02-23T12:26:00Z">
        <w:r w:rsidR="004E7A10" w:rsidRPr="009C4BAE">
          <w:rPr>
            <w:rFonts w:ascii="Roboto" w:eastAsia="Arial" w:hAnsi="Roboto" w:cstheme="minorHAnsi"/>
            <w:sz w:val="26"/>
            <w:szCs w:val="26"/>
            <w:lang w:val="uz-Cyrl-UZ"/>
          </w:rPr>
          <w:br w:type="page"/>
        </w:r>
      </w:ins>
    </w:p>
    <w:p w14:paraId="44CEC839" w14:textId="09C21726" w:rsidR="004E7A10" w:rsidRPr="00691F23" w:rsidDel="004E7A10" w:rsidRDefault="004E7A10" w:rsidP="00484395">
      <w:pPr>
        <w:shd w:val="clear" w:color="auto" w:fill="FFFFFF" w:themeFill="background1"/>
        <w:spacing w:beforeLines="60" w:before="144" w:afterLines="60" w:after="144" w:line="288" w:lineRule="auto"/>
        <w:ind w:firstLine="567"/>
        <w:jc w:val="both"/>
        <w:rPr>
          <w:del w:id="2796" w:author="Nozimjon Ortiqov" w:date="2026-02-23T17:26:00Z" w16du:dateUtc="2026-02-23T12:26:00Z"/>
          <w:rFonts w:ascii="Roboto" w:eastAsia="Arial" w:hAnsi="Roboto" w:cstheme="minorHAnsi"/>
          <w:sz w:val="30"/>
          <w:szCs w:val="30"/>
          <w:lang w:val="uz-Cyrl-UZ"/>
          <w:rPrChange w:id="2797" w:author="Nozimjon Ortiqov" w:date="2026-02-24T13:08:00Z" w16du:dateUtc="2026-02-24T08:08:00Z">
            <w:rPr>
              <w:del w:id="2798" w:author="Nozimjon Ortiqov" w:date="2026-02-23T17:26:00Z" w16du:dateUtc="2026-02-23T12:26:00Z"/>
              <w:rFonts w:ascii="Roboto" w:eastAsia="Arial" w:hAnsi="Roboto" w:cstheme="minorHAnsi"/>
              <w:sz w:val="26"/>
              <w:szCs w:val="26"/>
              <w:lang w:val="uz-Cyrl-UZ"/>
            </w:rPr>
          </w:rPrChange>
        </w:rPr>
      </w:pPr>
    </w:p>
    <w:p w14:paraId="4E31587D" w14:textId="568701F2" w:rsidR="00597C43" w:rsidRPr="00691F23" w:rsidRDefault="00AC6181" w:rsidP="00681E01">
      <w:pPr>
        <w:pStyle w:val="1"/>
        <w:spacing w:after="240" w:line="288" w:lineRule="auto"/>
        <w:ind w:firstLine="567"/>
        <w:rPr>
          <w:rFonts w:ascii="Roboto" w:hAnsi="Roboto" w:cstheme="minorHAnsi"/>
          <w:b/>
          <w:bCs/>
          <w:color w:val="002060"/>
          <w:sz w:val="30"/>
          <w:szCs w:val="30"/>
          <w:lang w:val="uz-Cyrl-UZ"/>
          <w:rPrChange w:id="2799" w:author="Nozimjon Ortiqov" w:date="2026-02-24T13:08:00Z" w16du:dateUtc="2026-02-24T08:08:00Z">
            <w:rPr>
              <w:rFonts w:ascii="Roboto" w:hAnsi="Roboto" w:cstheme="minorHAnsi"/>
              <w:b/>
              <w:bCs/>
              <w:color w:val="002060"/>
              <w:lang w:val="uz-Cyrl-UZ"/>
            </w:rPr>
          </w:rPrChange>
        </w:rPr>
      </w:pPr>
      <w:bookmarkStart w:id="2800" w:name="_Toc222630381"/>
      <w:bookmarkEnd w:id="2785"/>
      <w:r w:rsidRPr="00691F23">
        <w:rPr>
          <w:rFonts w:ascii="Roboto" w:hAnsi="Roboto" w:cstheme="minorHAnsi"/>
          <w:b/>
          <w:bCs/>
          <w:color w:val="002060"/>
          <w:sz w:val="30"/>
          <w:szCs w:val="30"/>
          <w:highlight w:val="yellow"/>
          <w:lang w:val="uz-Cyrl-UZ"/>
          <w:rPrChange w:id="2801" w:author="Nozimjon Ortiqov" w:date="2026-02-24T13:08:00Z" w16du:dateUtc="2026-02-24T08:08:00Z">
            <w:rPr>
              <w:rFonts w:ascii="Roboto" w:hAnsi="Roboto" w:cstheme="minorHAnsi"/>
              <w:b/>
              <w:bCs/>
              <w:color w:val="002060"/>
              <w:lang w:val="uz-Cyrl-UZ"/>
            </w:rPr>
          </w:rPrChange>
        </w:rPr>
        <w:t>V</w:t>
      </w:r>
      <w:r w:rsidR="007F29C7" w:rsidRPr="00691F23">
        <w:rPr>
          <w:rFonts w:ascii="Roboto" w:hAnsi="Roboto" w:cstheme="minorHAnsi"/>
          <w:b/>
          <w:bCs/>
          <w:color w:val="002060"/>
          <w:sz w:val="30"/>
          <w:szCs w:val="30"/>
          <w:highlight w:val="yellow"/>
          <w:lang w:val="uz-Cyrl-UZ"/>
          <w:rPrChange w:id="2802" w:author="Nozimjon Ortiqov" w:date="2026-02-24T13:08:00Z" w16du:dateUtc="2026-02-24T08:08:00Z">
            <w:rPr>
              <w:rFonts w:ascii="Roboto" w:hAnsi="Roboto" w:cstheme="minorHAnsi"/>
              <w:b/>
              <w:bCs/>
              <w:color w:val="002060"/>
              <w:lang w:val="uz-Cyrl-UZ"/>
            </w:rPr>
          </w:rPrChange>
        </w:rPr>
        <w:t>.</w:t>
      </w:r>
      <w:bookmarkEnd w:id="2753"/>
      <w:r w:rsidR="005E6518" w:rsidRPr="00691F23">
        <w:rPr>
          <w:rFonts w:ascii="Roboto" w:hAnsi="Roboto" w:cstheme="minorHAnsi"/>
          <w:b/>
          <w:bCs/>
          <w:color w:val="002060"/>
          <w:sz w:val="30"/>
          <w:szCs w:val="30"/>
          <w:highlight w:val="yellow"/>
          <w:lang w:val="uz-Cyrl-UZ"/>
          <w:rPrChange w:id="2803" w:author="Nozimjon Ortiqov" w:date="2026-02-24T13:08:00Z" w16du:dateUtc="2026-02-24T08:08:00Z">
            <w:rPr>
              <w:rFonts w:ascii="Roboto" w:hAnsi="Roboto" w:cstheme="minorHAnsi"/>
              <w:b/>
              <w:bCs/>
              <w:color w:val="002060"/>
              <w:lang w:val="uz-Cyrl-UZ"/>
            </w:rPr>
          </w:rPrChange>
        </w:rPr>
        <w:t xml:space="preserve"> Аҳоли</w:t>
      </w:r>
      <w:r w:rsidR="000F32F6" w:rsidRPr="00691F23">
        <w:rPr>
          <w:rFonts w:ascii="Roboto" w:hAnsi="Roboto" w:cstheme="minorHAnsi"/>
          <w:b/>
          <w:bCs/>
          <w:color w:val="002060"/>
          <w:sz w:val="30"/>
          <w:szCs w:val="30"/>
          <w:highlight w:val="yellow"/>
          <w:lang w:val="uz-Cyrl-UZ"/>
          <w:rPrChange w:id="2804" w:author="Nozimjon Ortiqov" w:date="2026-02-24T13:08:00Z" w16du:dateUtc="2026-02-24T08:08:00Z">
            <w:rPr>
              <w:rFonts w:ascii="Roboto" w:hAnsi="Roboto" w:cstheme="minorHAnsi"/>
              <w:b/>
              <w:bCs/>
              <w:color w:val="002060"/>
              <w:lang w:val="uz-Cyrl-UZ"/>
            </w:rPr>
          </w:rPrChange>
        </w:rPr>
        <w:t>нинг</w:t>
      </w:r>
      <w:r w:rsidR="005E6518" w:rsidRPr="00691F23">
        <w:rPr>
          <w:rFonts w:ascii="Roboto" w:hAnsi="Roboto" w:cstheme="minorHAnsi"/>
          <w:b/>
          <w:bCs/>
          <w:color w:val="002060"/>
          <w:sz w:val="30"/>
          <w:szCs w:val="30"/>
          <w:highlight w:val="yellow"/>
          <w:lang w:val="uz-Cyrl-UZ"/>
          <w:rPrChange w:id="2805" w:author="Nozimjon Ortiqov" w:date="2026-02-24T13:08:00Z" w16du:dateUtc="2026-02-24T08:08:00Z">
            <w:rPr>
              <w:rFonts w:ascii="Roboto" w:hAnsi="Roboto" w:cstheme="minorHAnsi"/>
              <w:b/>
              <w:bCs/>
              <w:color w:val="002060"/>
              <w:lang w:val="uz-Cyrl-UZ"/>
            </w:rPr>
          </w:rPrChange>
        </w:rPr>
        <w:t xml:space="preserve"> молиявий саводхонлиги</w:t>
      </w:r>
      <w:bookmarkEnd w:id="2800"/>
      <w:r w:rsidR="005E6518" w:rsidRPr="00691F23">
        <w:rPr>
          <w:rFonts w:ascii="Roboto" w:hAnsi="Roboto" w:cstheme="minorHAnsi"/>
          <w:b/>
          <w:bCs/>
          <w:color w:val="002060"/>
          <w:sz w:val="30"/>
          <w:szCs w:val="30"/>
          <w:lang w:val="uz-Cyrl-UZ"/>
          <w:rPrChange w:id="2806" w:author="Nozimjon Ortiqov" w:date="2026-02-24T13:08:00Z" w16du:dateUtc="2026-02-24T08:08:00Z">
            <w:rPr>
              <w:rFonts w:ascii="Roboto" w:hAnsi="Roboto" w:cstheme="minorHAnsi"/>
              <w:b/>
              <w:bCs/>
              <w:color w:val="002060"/>
              <w:lang w:val="uz-Cyrl-UZ"/>
            </w:rPr>
          </w:rPrChange>
        </w:rPr>
        <w:t xml:space="preserve"> </w:t>
      </w:r>
    </w:p>
    <w:p w14:paraId="3EDE34B9" w14:textId="146282C6" w:rsidR="00597C43" w:rsidRPr="009C4BAE" w:rsidRDefault="000A50D2" w:rsidP="007A691C">
      <w:pPr>
        <w:spacing w:beforeLines="60" w:before="144" w:afterLines="60" w:after="144" w:line="288" w:lineRule="auto"/>
        <w:ind w:firstLine="567"/>
        <w:jc w:val="both"/>
        <w:rPr>
          <w:rFonts w:ascii="Roboto" w:hAnsi="Roboto" w:cstheme="minorHAnsi"/>
          <w:sz w:val="26"/>
          <w:szCs w:val="26"/>
          <w:lang w:val="uz-Cyrl-UZ"/>
        </w:rPr>
      </w:pPr>
      <w:commentRangeStart w:id="2807"/>
      <w:r w:rsidRPr="009C4BAE">
        <w:rPr>
          <w:rFonts w:ascii="Roboto" w:hAnsi="Roboto" w:cstheme="minorHAnsi"/>
          <w:b/>
          <w:bCs/>
          <w:sz w:val="26"/>
          <w:szCs w:val="26"/>
          <w:lang w:val="uz-Cyrl-UZ"/>
        </w:rPr>
        <w:t>Аҳоли ўртасида кредит тўловларини кечиктириш ёки айрим сабабларга кўра тўламаслик нормал ҳолат</w:t>
      </w:r>
      <w:r w:rsidR="00061466" w:rsidRPr="009C4BAE">
        <w:rPr>
          <w:rFonts w:ascii="Roboto" w:hAnsi="Roboto" w:cstheme="minorHAnsi"/>
          <w:b/>
          <w:bCs/>
          <w:sz w:val="26"/>
          <w:szCs w:val="26"/>
          <w:lang w:val="uz-Cyrl-UZ"/>
        </w:rPr>
        <w:t xml:space="preserve"> сифатида қабул қилинмоқда</w:t>
      </w:r>
      <w:r w:rsidRPr="009C4BAE">
        <w:rPr>
          <w:rFonts w:ascii="Roboto" w:hAnsi="Roboto" w:cstheme="minorHAnsi"/>
          <w:b/>
          <w:bCs/>
          <w:sz w:val="26"/>
          <w:szCs w:val="26"/>
          <w:lang w:val="uz-Cyrl-UZ"/>
        </w:rPr>
        <w:t>.</w:t>
      </w:r>
      <w:r w:rsidRPr="009C4BAE">
        <w:rPr>
          <w:rFonts w:ascii="Roboto" w:hAnsi="Roboto" w:cstheme="minorHAnsi"/>
          <w:sz w:val="26"/>
          <w:szCs w:val="26"/>
          <w:lang w:val="uz-Cyrl-UZ"/>
        </w:rPr>
        <w:t xml:space="preserve"> </w:t>
      </w:r>
      <w:r w:rsidR="000C5FC5" w:rsidRPr="009C4BAE">
        <w:rPr>
          <w:rFonts w:ascii="Roboto" w:hAnsi="Roboto" w:cstheme="minorHAnsi"/>
          <w:sz w:val="26"/>
          <w:szCs w:val="26"/>
          <w:lang w:val="uz-Cyrl-UZ"/>
        </w:rPr>
        <w:t xml:space="preserve">Сўровнома натижаларига кўра, </w:t>
      </w:r>
      <w:r w:rsidR="00BD4B35" w:rsidRPr="009C4BAE">
        <w:rPr>
          <w:rFonts w:ascii="Roboto" w:hAnsi="Roboto" w:cstheme="minorHAnsi"/>
          <w:b/>
          <w:bCs/>
          <w:color w:val="C00000"/>
          <w:sz w:val="26"/>
          <w:szCs w:val="26"/>
          <w:lang w:val="uz-Cyrl-UZ"/>
        </w:rPr>
        <w:t>6</w:t>
      </w:r>
      <w:r w:rsidR="00AC235B" w:rsidRPr="009C4BAE">
        <w:rPr>
          <w:rFonts w:ascii="Roboto" w:hAnsi="Roboto" w:cstheme="minorHAnsi"/>
          <w:b/>
          <w:bCs/>
          <w:color w:val="C00000"/>
          <w:sz w:val="26"/>
          <w:szCs w:val="26"/>
          <w:lang w:val="uz-Cyrl-UZ"/>
        </w:rPr>
        <w:t>3</w:t>
      </w:r>
      <w:r w:rsidR="00BD4B35" w:rsidRPr="009C4BAE">
        <w:rPr>
          <w:rFonts w:ascii="Roboto" w:hAnsi="Roboto" w:cstheme="minorHAnsi"/>
          <w:sz w:val="26"/>
          <w:szCs w:val="26"/>
          <w:lang w:val="uz-Cyrl-UZ"/>
        </w:rPr>
        <w:t> </w:t>
      </w:r>
      <w:r w:rsidR="00BD4B35" w:rsidRPr="009C4BAE">
        <w:rPr>
          <w:rFonts w:ascii="Roboto" w:hAnsi="Roboto" w:cstheme="minorHAnsi"/>
          <w:b/>
          <w:bCs/>
          <w:color w:val="0070C0"/>
          <w:sz w:val="26"/>
          <w:szCs w:val="26"/>
          <w:lang w:val="uz-Cyrl-UZ"/>
        </w:rPr>
        <w:t>фоиз</w:t>
      </w:r>
      <w:r w:rsidR="000C5FC5" w:rsidRPr="009C4BAE">
        <w:rPr>
          <w:rFonts w:ascii="Roboto" w:hAnsi="Roboto" w:cstheme="minorHAnsi"/>
          <w:sz w:val="26"/>
          <w:szCs w:val="26"/>
          <w:lang w:val="uz-Cyrl-UZ"/>
        </w:rPr>
        <w:t xml:space="preserve"> респондентлар атрофдаги одамлар қарзларини ўз вақтида тўламаяпти деган фикр мавжуд.</w:t>
      </w:r>
    </w:p>
    <w:p w14:paraId="3F0B7EA2" w14:textId="04AD43F5" w:rsidR="00E44001" w:rsidRPr="009C4BAE" w:rsidRDefault="00E44001" w:rsidP="00B14C39">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Қарздорларнинг </w:t>
      </w:r>
      <w:r w:rsidRPr="009C4BAE">
        <w:rPr>
          <w:rFonts w:ascii="Roboto" w:hAnsi="Roboto" w:cstheme="minorHAnsi"/>
          <w:b/>
          <w:color w:val="C00000"/>
          <w:sz w:val="26"/>
          <w:szCs w:val="26"/>
          <w:lang w:val="uz-Cyrl-UZ"/>
        </w:rPr>
        <w:t>4</w:t>
      </w:r>
      <w:r w:rsidR="00AC235B" w:rsidRPr="009C4BAE">
        <w:rPr>
          <w:rFonts w:ascii="Roboto" w:hAnsi="Roboto" w:cstheme="minorHAnsi"/>
          <w:b/>
          <w:color w:val="C00000"/>
          <w:sz w:val="26"/>
          <w:szCs w:val="26"/>
          <w:lang w:val="uz-Cyrl-UZ"/>
        </w:rPr>
        <w:t>3</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атрофдагилар тўловларда “кичик кечикишлар”га йўл қўяди, </w:t>
      </w:r>
      <w:r w:rsidRPr="009C4BAE">
        <w:rPr>
          <w:rFonts w:ascii="Roboto" w:hAnsi="Roboto" w:cstheme="minorHAnsi"/>
          <w:b/>
          <w:color w:val="C00000"/>
          <w:sz w:val="26"/>
          <w:szCs w:val="26"/>
          <w:lang w:val="uz-Cyrl-UZ"/>
        </w:rPr>
        <w:t>2</w:t>
      </w:r>
      <w:r w:rsidR="00B14C39" w:rsidRPr="009C4BAE">
        <w:rPr>
          <w:rFonts w:ascii="Roboto" w:hAnsi="Roboto" w:cstheme="minorHAnsi"/>
          <w:b/>
          <w:color w:val="C00000"/>
          <w:sz w:val="26"/>
          <w:szCs w:val="26"/>
          <w:lang w:val="uz-Cyrl-UZ"/>
        </w:rPr>
        <w:t>0</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тўловни қоплашда “жиддий муаммолар” </w:t>
      </w:r>
      <w:r w:rsidR="00EC7728" w:rsidRPr="009C4BAE">
        <w:rPr>
          <w:rFonts w:ascii="Roboto" w:hAnsi="Roboto" w:cstheme="minorHAnsi"/>
          <w:sz w:val="26"/>
          <w:szCs w:val="26"/>
          <w:lang w:val="uz-Cyrl-UZ"/>
        </w:rPr>
        <w:t>учрайди деб ҳисоблайди</w:t>
      </w:r>
      <w:r w:rsidRPr="009C4BAE">
        <w:rPr>
          <w:rFonts w:ascii="Roboto" w:hAnsi="Roboto" w:cstheme="minorHAnsi"/>
          <w:sz w:val="26"/>
          <w:szCs w:val="26"/>
          <w:lang w:val="uz-Cyrl-UZ"/>
        </w:rPr>
        <w:t xml:space="preserve">. </w:t>
      </w:r>
      <w:r w:rsidRPr="009C4BAE">
        <w:rPr>
          <w:rFonts w:ascii="Roboto" w:hAnsi="Roboto" w:cstheme="minorHAnsi"/>
          <w:sz w:val="26"/>
          <w:szCs w:val="26"/>
          <w:highlight w:val="yellow"/>
          <w:lang w:val="uz-Cyrl-UZ"/>
          <w:rPrChange w:id="2808" w:author="Nozimjon Ortiqov" w:date="2026-02-24T09:31:00Z" w16du:dateUtc="2026-02-24T04:31:00Z">
            <w:rPr>
              <w:rFonts w:ascii="Roboto" w:hAnsi="Roboto" w:cstheme="minorHAnsi"/>
              <w:sz w:val="26"/>
              <w:szCs w:val="26"/>
              <w:lang w:val="uz-Cyrl-UZ"/>
            </w:rPr>
          </w:rPrChange>
        </w:rPr>
        <w:t>Бу ҳолат кечиктиришни ижтимоий жиҳатдан қўллаб-қувватланадиган нормалар сифатида шакллантиради.</w:t>
      </w:r>
      <w:commentRangeEnd w:id="2807"/>
      <w:r w:rsidR="00513E00" w:rsidRPr="009C4BAE">
        <w:rPr>
          <w:rStyle w:val="a4"/>
          <w:rFonts w:ascii="Roboto" w:hAnsi="Roboto" w:cstheme="minorHAnsi"/>
          <w:sz w:val="26"/>
          <w:szCs w:val="26"/>
          <w:lang w:val="uz-Cyrl-UZ"/>
        </w:rPr>
        <w:commentReference w:id="2807"/>
      </w:r>
    </w:p>
    <w:p w14:paraId="2C96C2E1" w14:textId="656094A6" w:rsidR="001222C0" w:rsidRPr="009C4BAE" w:rsidDel="004E7A10" w:rsidRDefault="001222C0" w:rsidP="00000C7B">
      <w:pPr>
        <w:pStyle w:val="2"/>
        <w:ind w:firstLine="567"/>
        <w:rPr>
          <w:del w:id="2809" w:author="Nozimjon Ortiqov" w:date="2026-02-23T17:26:00Z" w16du:dateUtc="2026-02-23T12:26:00Z"/>
          <w:rFonts w:ascii="Roboto" w:hAnsi="Roboto"/>
          <w:b/>
          <w:bCs/>
          <w:color w:val="002060"/>
          <w:lang w:val="uz-Cyrl-UZ"/>
        </w:rPr>
      </w:pPr>
    </w:p>
    <w:p w14:paraId="0614B4E5" w14:textId="22297C6A" w:rsidR="002E21F2" w:rsidRPr="009C4BAE" w:rsidRDefault="002E21F2" w:rsidP="00000C7B">
      <w:pPr>
        <w:pStyle w:val="2"/>
        <w:ind w:firstLine="567"/>
        <w:rPr>
          <w:rFonts w:ascii="Roboto" w:hAnsi="Roboto"/>
          <w:b/>
          <w:bCs/>
          <w:color w:val="002060"/>
          <w:lang w:val="uz-Cyrl-UZ"/>
        </w:rPr>
      </w:pPr>
      <w:bookmarkStart w:id="2810" w:name="_Toc222630382"/>
      <w:r w:rsidRPr="009C4BAE">
        <w:rPr>
          <w:rFonts w:ascii="Roboto" w:hAnsi="Roboto"/>
          <w:b/>
          <w:bCs/>
          <w:color w:val="002060"/>
          <w:lang w:val="uz-Cyrl-UZ"/>
        </w:rPr>
        <w:t>Кредит шартлари билан танишиш ҳолати</w:t>
      </w:r>
      <w:bookmarkEnd w:id="2810"/>
    </w:p>
    <w:p w14:paraId="3F946A98" w14:textId="194023B8" w:rsidR="00456332" w:rsidRPr="009C4BAE" w:rsidRDefault="00FC215C" w:rsidP="005C7F88">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Фуқароларнинг аксарияти шартнома шартлари билан тўлиқ танишмаяпти.</w:t>
      </w:r>
      <w:r w:rsidRPr="009C4BAE">
        <w:rPr>
          <w:rFonts w:ascii="Roboto" w:hAnsi="Roboto" w:cstheme="minorHAnsi"/>
          <w:sz w:val="26"/>
          <w:szCs w:val="26"/>
          <w:lang w:val="uz-Cyrl-UZ"/>
        </w:rPr>
        <w:t xml:space="preserve"> </w:t>
      </w:r>
      <w:r w:rsidR="00BC108C" w:rsidRPr="009C4BAE">
        <w:rPr>
          <w:rFonts w:ascii="Roboto" w:hAnsi="Roboto" w:cstheme="minorHAnsi"/>
          <w:sz w:val="26"/>
          <w:szCs w:val="26"/>
          <w:lang w:val="uz-Cyrl-UZ"/>
        </w:rPr>
        <w:t xml:space="preserve">Респондентларнинг </w:t>
      </w:r>
      <w:r w:rsidR="00BC108C" w:rsidRPr="009C4BAE">
        <w:rPr>
          <w:rFonts w:ascii="Roboto" w:hAnsi="Roboto" w:cstheme="minorHAnsi"/>
          <w:b/>
          <w:bCs/>
          <w:color w:val="C00000"/>
          <w:sz w:val="26"/>
          <w:szCs w:val="26"/>
          <w:lang w:val="uz-Cyrl-UZ"/>
        </w:rPr>
        <w:t>9</w:t>
      </w:r>
      <w:r w:rsidR="00BC108C" w:rsidRPr="009C4BAE">
        <w:rPr>
          <w:rFonts w:ascii="Roboto" w:hAnsi="Roboto" w:cstheme="minorHAnsi"/>
          <w:sz w:val="26"/>
          <w:szCs w:val="26"/>
          <w:lang w:val="uz-Cyrl-UZ"/>
        </w:rPr>
        <w:t xml:space="preserve">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кредит шартномаси билан умуман танишмаган, </w:t>
      </w:r>
      <w:r w:rsidR="00BC108C" w:rsidRPr="009C4BAE">
        <w:rPr>
          <w:rFonts w:ascii="Roboto" w:hAnsi="Roboto" w:cstheme="minorHAnsi"/>
          <w:b/>
          <w:bCs/>
          <w:color w:val="C00000"/>
          <w:sz w:val="26"/>
          <w:szCs w:val="26"/>
          <w:lang w:val="uz-Cyrl-UZ"/>
        </w:rPr>
        <w:t>18</w:t>
      </w:r>
      <w:r w:rsidR="00D338B3" w:rsidRPr="009C4BAE">
        <w:rPr>
          <w:rFonts w:ascii="Roboto" w:hAnsi="Roboto" w:cstheme="minorHAnsi"/>
          <w:sz w:val="26"/>
          <w:szCs w:val="26"/>
          <w:lang w:val="uz-Cyrl-UZ"/>
        </w:rPr>
        <w:t>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эса қисман танишган. </w:t>
      </w:r>
    </w:p>
    <w:p w14:paraId="608AB919" w14:textId="7E3476E5" w:rsidR="00456332" w:rsidRPr="009C4BAE" w:rsidRDefault="00484395" w:rsidP="00FE3D37">
      <w:pPr>
        <w:pStyle w:val="aff5"/>
        <w:jc w:val="center"/>
        <w:rPr>
          <w:rFonts w:ascii="Roboto" w:hAnsi="Roboto" w:cstheme="minorHAnsi"/>
          <w:b/>
          <w:bCs/>
          <w:i w:val="0"/>
          <w:iCs w:val="0"/>
          <w:color w:val="0070C0"/>
          <w:sz w:val="26"/>
          <w:szCs w:val="26"/>
          <w:lang w:val="uz-Cyrl-UZ"/>
        </w:rPr>
      </w:pPr>
      <w:bookmarkStart w:id="2811" w:name="_Toc222583702"/>
      <w:r w:rsidRPr="009C4BAE">
        <w:rPr>
          <w:rFonts w:ascii="Roboto" w:hAnsi="Roboto" w:cstheme="minorHAnsi"/>
          <w:b/>
          <w:bCs/>
          <w:noProof/>
          <w:color w:val="0070C0"/>
          <w:sz w:val="26"/>
          <w:szCs w:val="26"/>
          <w:lang w:val="uz-Cyrl-UZ" w:eastAsia="ru-RU"/>
          <w:rPrChange w:id="2812" w:author="Nozimjon Ortiqov" w:date="2026-02-24T09:31:00Z" w16du:dateUtc="2026-02-24T04:31:00Z">
            <w:rPr>
              <w:rFonts w:ascii="Roboto" w:hAnsi="Roboto" w:cstheme="minorHAnsi"/>
              <w:b/>
              <w:bCs/>
              <w:noProof/>
              <w:color w:val="0070C0"/>
              <w:sz w:val="26"/>
              <w:szCs w:val="26"/>
              <w:lang w:eastAsia="ru-RU"/>
            </w:rPr>
          </w:rPrChange>
        </w:rPr>
        <w:drawing>
          <wp:anchor distT="0" distB="0" distL="114300" distR="114300" simplePos="0" relativeHeight="251788288" behindDoc="0" locked="0" layoutInCell="1" allowOverlap="1" wp14:anchorId="7F9E74BF" wp14:editId="7FD80531">
            <wp:simplePos x="0" y="0"/>
            <wp:positionH relativeFrom="margin">
              <wp:posOffset>1196975</wp:posOffset>
            </wp:positionH>
            <wp:positionV relativeFrom="paragraph">
              <wp:posOffset>390853</wp:posOffset>
            </wp:positionV>
            <wp:extent cx="3519805" cy="1729740"/>
            <wp:effectExtent l="0" t="0" r="0" b="0"/>
            <wp:wrapSquare wrapText="bothSides"/>
            <wp:docPr id="1101885276"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t="7922" b="10071"/>
                    <a:stretch>
                      <a:fillRect/>
                    </a:stretch>
                  </pic:blipFill>
                  <pic:spPr bwMode="auto">
                    <a:xfrm>
                      <a:off x="0" y="0"/>
                      <a:ext cx="3519805" cy="172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3D37" w:rsidRPr="009C4BAE">
        <w:rPr>
          <w:rFonts w:ascii="Roboto" w:hAnsi="Roboto"/>
          <w:lang w:val="uz-Cyrl-UZ"/>
          <w:rPrChange w:id="2813" w:author="Nozimjon Ortiqov" w:date="2026-02-24T09:31:00Z" w16du:dateUtc="2026-02-24T04:31:00Z">
            <w:rPr/>
          </w:rPrChange>
        </w:rPr>
        <w:t xml:space="preserve"> </w:t>
      </w:r>
      <w:r w:rsidR="00F8263E" w:rsidRPr="009C4BAE">
        <w:rPr>
          <w:rFonts w:ascii="Roboto" w:hAnsi="Roboto" w:cstheme="minorHAnsi"/>
          <w:b/>
          <w:bCs/>
          <w:i w:val="0"/>
          <w:iCs w:val="0"/>
          <w:color w:val="0070C0"/>
          <w:sz w:val="26"/>
          <w:szCs w:val="26"/>
          <w:lang w:val="uz-Cyrl-UZ"/>
        </w:rPr>
        <w:t>6-</w:t>
      </w:r>
      <w:r w:rsidR="00456332" w:rsidRPr="009C4BAE">
        <w:rPr>
          <w:rFonts w:ascii="Roboto" w:hAnsi="Roboto" w:cstheme="minorHAnsi"/>
          <w:b/>
          <w:bCs/>
          <w:i w:val="0"/>
          <w:iCs w:val="0"/>
          <w:color w:val="0070C0"/>
          <w:sz w:val="26"/>
          <w:szCs w:val="26"/>
          <w:lang w:val="uz-Cyrl-UZ"/>
        </w:rPr>
        <w:t xml:space="preserve">график. Кредит олган фуқароларнинг шартнома билан </w:t>
      </w:r>
      <w:del w:id="2814" w:author="Nozimjon Ortiqov" w:date="2026-02-23T17:34:00Z" w16du:dateUtc="2026-02-23T12:34:00Z">
        <w:r w:rsidR="00456332" w:rsidRPr="009C4BAE" w:rsidDel="005B6AA5">
          <w:rPr>
            <w:rFonts w:ascii="Roboto" w:hAnsi="Roboto" w:cstheme="minorHAnsi"/>
            <w:b/>
            <w:bCs/>
            <w:i w:val="0"/>
            <w:iCs w:val="0"/>
            <w:color w:val="0070C0"/>
            <w:sz w:val="26"/>
            <w:szCs w:val="26"/>
            <w:lang w:val="uz-Cyrl-UZ"/>
          </w:rPr>
          <w:br/>
        </w:r>
      </w:del>
      <w:r w:rsidR="00456332" w:rsidRPr="009C4BAE">
        <w:rPr>
          <w:rFonts w:ascii="Roboto" w:hAnsi="Roboto" w:cstheme="minorHAnsi"/>
          <w:b/>
          <w:bCs/>
          <w:i w:val="0"/>
          <w:iCs w:val="0"/>
          <w:color w:val="0070C0"/>
          <w:sz w:val="26"/>
          <w:szCs w:val="26"/>
          <w:lang w:val="uz-Cyrl-UZ"/>
        </w:rPr>
        <w:t>танишганлик ҳолати</w:t>
      </w:r>
      <w:bookmarkEnd w:id="2811"/>
    </w:p>
    <w:p w14:paraId="44EBE3FD" w14:textId="6A61D5BB" w:rsidR="00456332" w:rsidRPr="009C4BAE" w:rsidRDefault="00456332" w:rsidP="00456332">
      <w:pPr>
        <w:ind w:firstLine="567"/>
        <w:rPr>
          <w:rFonts w:ascii="Roboto" w:hAnsi="Roboto"/>
          <w:sz w:val="26"/>
          <w:szCs w:val="26"/>
          <w:lang w:val="uz-Cyrl-UZ"/>
          <w:rPrChange w:id="2815" w:author="Nozimjon Ortiqov" w:date="2026-02-24T09:31:00Z" w16du:dateUtc="2026-02-24T04:31:00Z">
            <w:rPr>
              <w:sz w:val="26"/>
              <w:szCs w:val="26"/>
              <w:lang w:val="uz-Cyrl-UZ"/>
            </w:rPr>
          </w:rPrChange>
        </w:rPr>
      </w:pPr>
    </w:p>
    <w:p w14:paraId="28963249"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2513D80A"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0553AFFC"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3939FDA9" w14:textId="77777777" w:rsidR="00456332" w:rsidRPr="009C4BAE" w:rsidRDefault="00456332" w:rsidP="00484395">
      <w:pPr>
        <w:spacing w:beforeLines="60" w:before="144" w:afterLines="60" w:after="144" w:line="288" w:lineRule="auto"/>
        <w:jc w:val="both"/>
        <w:rPr>
          <w:rFonts w:ascii="Roboto" w:hAnsi="Roboto" w:cstheme="minorHAnsi"/>
          <w:sz w:val="26"/>
          <w:szCs w:val="26"/>
          <w:lang w:val="uz-Cyrl-UZ"/>
        </w:rPr>
      </w:pPr>
    </w:p>
    <w:p w14:paraId="1C05D487" w14:textId="13813BB9" w:rsidR="001222C0" w:rsidRPr="009C4BAE" w:rsidDel="00615D76" w:rsidRDefault="001222C0" w:rsidP="001222C0">
      <w:pPr>
        <w:spacing w:afterLines="60" w:after="144" w:line="288" w:lineRule="auto"/>
        <w:ind w:firstLine="567"/>
        <w:rPr>
          <w:del w:id="2816" w:author="Nozimjon Ortiqov" w:date="2026-02-23T17:26:00Z" w16du:dateUtc="2026-02-23T12:26:00Z"/>
          <w:rFonts w:ascii="Roboto" w:eastAsia="Arial" w:hAnsi="Roboto" w:cstheme="minorHAnsi"/>
          <w:i/>
          <w:iCs/>
          <w:lang w:val="uz-Cyrl-UZ"/>
        </w:rPr>
      </w:pPr>
    </w:p>
    <w:p w14:paraId="703589AB" w14:textId="77777777" w:rsidR="00615D76" w:rsidRPr="009C4BAE" w:rsidRDefault="00615D76" w:rsidP="001222C0">
      <w:pPr>
        <w:spacing w:afterLines="60" w:after="144" w:line="288" w:lineRule="auto"/>
        <w:ind w:firstLine="567"/>
        <w:rPr>
          <w:ins w:id="2817" w:author="Nozimjon Ortiqov" w:date="2026-02-23T17:26:00Z" w16du:dateUtc="2026-02-23T12:26:00Z"/>
          <w:rFonts w:ascii="Roboto" w:eastAsia="Arial" w:hAnsi="Roboto" w:cstheme="minorHAnsi"/>
          <w:i/>
          <w:iCs/>
          <w:lang w:val="uz-Cyrl-UZ"/>
        </w:rPr>
      </w:pPr>
    </w:p>
    <w:p w14:paraId="0DCCA812" w14:textId="235299C4" w:rsidR="00484395" w:rsidRPr="009C4BAE" w:rsidRDefault="00484395" w:rsidP="001222C0">
      <w:pPr>
        <w:spacing w:afterLines="60" w:after="144" w:line="288" w:lineRule="auto"/>
        <w:ind w:firstLine="567"/>
        <w:rPr>
          <w:rFonts w:ascii="Roboto" w:eastAsia="Arial" w:hAnsi="Roboto" w:cstheme="minorHAnsi"/>
          <w:i/>
          <w:iCs/>
          <w:lang w:val="uz-Cyrl-UZ"/>
        </w:rPr>
      </w:pPr>
      <w:r w:rsidRPr="009C4BAE">
        <w:rPr>
          <w:rFonts w:ascii="Roboto" w:eastAsia="Arial" w:hAnsi="Roboto" w:cstheme="minorHAnsi"/>
          <w:i/>
          <w:iCs/>
          <w:lang w:val="uz-Cyrl-UZ"/>
        </w:rPr>
        <w:t xml:space="preserve">Манба: </w:t>
      </w:r>
      <w:del w:id="2818" w:author="Nozimjon Ortiqov" w:date="2026-02-23T17:26:00Z" w16du:dateUtc="2026-02-23T12:26:00Z">
        <w:r w:rsidRPr="009C4BAE" w:rsidDel="004E7A10">
          <w:rPr>
            <w:rFonts w:ascii="Roboto" w:eastAsia="Arial" w:hAnsi="Roboto" w:cstheme="minorHAnsi"/>
            <w:i/>
            <w:iCs/>
            <w:lang w:val="uz-Cyrl-UZ"/>
          </w:rPr>
          <w:delText xml:space="preserve">сўровнома </w:delText>
        </w:r>
      </w:del>
      <w:ins w:id="2819" w:author="Nozimjon Ortiqov" w:date="2026-02-23T17:26:00Z" w16du:dateUtc="2026-02-23T12:26:00Z">
        <w:r w:rsidR="004E7A10"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4DCB0DAB" w14:textId="6F582EB4" w:rsidR="001222C0" w:rsidRPr="009C4BAE" w:rsidRDefault="00BC108C" w:rsidP="00B76C54">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Шартнома билан </w:t>
      </w:r>
      <w:r w:rsidR="00A05C0B" w:rsidRPr="009C4BAE">
        <w:rPr>
          <w:rFonts w:ascii="Roboto" w:hAnsi="Roboto" w:cstheme="minorHAnsi"/>
          <w:sz w:val="26"/>
          <w:szCs w:val="26"/>
          <w:lang w:val="uz-Cyrl-UZ"/>
        </w:rPr>
        <w:t>тўлиқ</w:t>
      </w:r>
      <w:r w:rsidRPr="009C4BAE">
        <w:rPr>
          <w:rFonts w:ascii="Roboto" w:hAnsi="Roboto" w:cstheme="minorHAnsi"/>
          <w:sz w:val="26"/>
          <w:szCs w:val="26"/>
          <w:lang w:val="uz-Cyrl-UZ"/>
        </w:rPr>
        <w:t xml:space="preserve"> танишмаслик ҳолатлари онлайн кредитларда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35</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анъанавий банк кредитларига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24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қараганда кўпроқ учрайди.</w:t>
      </w:r>
      <w:bookmarkStart w:id="2820" w:name="_Toc222583169"/>
    </w:p>
    <w:p w14:paraId="2286E698" w14:textId="363942F9" w:rsidR="009F0E5C" w:rsidRPr="009C4BAE" w:rsidRDefault="009635B2" w:rsidP="0080779A">
      <w:pPr>
        <w:pStyle w:val="aff5"/>
        <w:jc w:val="center"/>
        <w:rPr>
          <w:rFonts w:ascii="Roboto" w:hAnsi="Roboto" w:cstheme="minorHAnsi"/>
          <w:b/>
          <w:bCs/>
          <w:i w:val="0"/>
          <w:iCs w:val="0"/>
          <w:color w:val="0070C0"/>
          <w:sz w:val="26"/>
          <w:szCs w:val="26"/>
          <w:lang w:val="uz-Cyrl-UZ"/>
        </w:rPr>
      </w:pPr>
      <w:r w:rsidRPr="009C4BAE">
        <w:rPr>
          <w:rFonts w:ascii="Roboto" w:hAnsi="Roboto" w:cstheme="minorHAnsi"/>
          <w:b/>
          <w:bCs/>
          <w:i w:val="0"/>
          <w:iCs w:val="0"/>
          <w:color w:val="0070C0"/>
          <w:sz w:val="26"/>
          <w:szCs w:val="26"/>
          <w:lang w:val="uz-Cyrl-UZ"/>
        </w:rPr>
        <w:t>3-</w:t>
      </w:r>
      <w:r w:rsidR="0080779A" w:rsidRPr="009C4BAE">
        <w:rPr>
          <w:rFonts w:ascii="Roboto" w:hAnsi="Roboto" w:cstheme="minorHAnsi"/>
          <w:b/>
          <w:bCs/>
          <w:i w:val="0"/>
          <w:iCs w:val="0"/>
          <w:color w:val="0070C0"/>
          <w:sz w:val="26"/>
          <w:szCs w:val="26"/>
          <w:lang w:val="uz-Cyrl-UZ"/>
        </w:rPr>
        <w:t>жадвал.</w:t>
      </w:r>
      <w:r w:rsidR="009F0E5C" w:rsidRPr="009C4BAE">
        <w:rPr>
          <w:rFonts w:ascii="Roboto" w:hAnsi="Roboto" w:cstheme="minorHAnsi"/>
          <w:b/>
          <w:bCs/>
          <w:i w:val="0"/>
          <w:iCs w:val="0"/>
          <w:color w:val="0070C0"/>
          <w:sz w:val="26"/>
          <w:szCs w:val="26"/>
          <w:lang w:val="uz-Cyrl-UZ"/>
        </w:rPr>
        <w:t xml:space="preserve"> </w:t>
      </w:r>
      <w:r w:rsidR="005C7F88" w:rsidRPr="009C4BAE">
        <w:rPr>
          <w:rFonts w:ascii="Roboto" w:hAnsi="Roboto" w:cstheme="minorHAnsi"/>
          <w:b/>
          <w:bCs/>
          <w:i w:val="0"/>
          <w:iCs w:val="0"/>
          <w:color w:val="0070C0"/>
          <w:sz w:val="26"/>
          <w:szCs w:val="26"/>
          <w:lang w:val="uz-Cyrl-UZ"/>
        </w:rPr>
        <w:t xml:space="preserve">Кредит </w:t>
      </w:r>
      <w:r w:rsidR="009F0E5C" w:rsidRPr="009C4BAE">
        <w:rPr>
          <w:rFonts w:ascii="Roboto" w:hAnsi="Roboto" w:cstheme="minorHAnsi"/>
          <w:b/>
          <w:bCs/>
          <w:i w:val="0"/>
          <w:iCs w:val="0"/>
          <w:color w:val="0070C0"/>
          <w:sz w:val="26"/>
          <w:szCs w:val="26"/>
          <w:lang w:val="uz-Cyrl-UZ"/>
        </w:rPr>
        <w:t>шартномаси билан таниш</w:t>
      </w:r>
      <w:r w:rsidR="005C7F88" w:rsidRPr="009C4BAE">
        <w:rPr>
          <w:rFonts w:ascii="Roboto" w:hAnsi="Roboto" w:cstheme="minorHAnsi"/>
          <w:b/>
          <w:bCs/>
          <w:i w:val="0"/>
          <w:iCs w:val="0"/>
          <w:color w:val="0070C0"/>
          <w:sz w:val="26"/>
          <w:szCs w:val="26"/>
          <w:lang w:val="uz-Cyrl-UZ"/>
        </w:rPr>
        <w:t>иш ҳолати</w:t>
      </w:r>
      <w:bookmarkEnd w:id="2820"/>
    </w:p>
    <w:tbl>
      <w:tblPr>
        <w:tblStyle w:val="-1"/>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2489"/>
        <w:gridCol w:w="2489"/>
        <w:gridCol w:w="2489"/>
      </w:tblGrid>
      <w:tr w:rsidR="009F0E5C" w:rsidRPr="009C4BAE" w14:paraId="6AFC2FE1" w14:textId="77777777" w:rsidTr="001222C0">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C492039" w14:textId="11B14AEA" w:rsidR="009F0E5C" w:rsidRPr="00DD07A8" w:rsidRDefault="009F0E5C" w:rsidP="009F0E5C">
            <w:pPr>
              <w:jc w:val="center"/>
              <w:rPr>
                <w:rFonts w:ascii="Roboto" w:hAnsi="Roboto"/>
                <w:color w:val="auto"/>
                <w:sz w:val="24"/>
                <w:szCs w:val="24"/>
                <w:lang w:val="uz-Cyrl-UZ"/>
                <w:rPrChange w:id="2821" w:author="Nozimjon Ortiqov" w:date="2026-02-25T11:43:00Z" w16du:dateUtc="2026-02-25T06:43:00Z">
                  <w:rPr>
                    <w:rFonts w:ascii="Robo" w:hAnsi="Robo"/>
                    <w:color w:val="auto"/>
                    <w:sz w:val="24"/>
                    <w:szCs w:val="24"/>
                    <w:lang w:val="uz-Cyrl-UZ"/>
                  </w:rPr>
                </w:rPrChange>
              </w:rPr>
            </w:pPr>
            <w:r w:rsidRPr="00DD07A8">
              <w:rPr>
                <w:rFonts w:ascii="Roboto" w:hAnsi="Roboto"/>
                <w:sz w:val="24"/>
                <w:szCs w:val="24"/>
                <w:lang w:val="uz-Cyrl-UZ"/>
                <w:rPrChange w:id="2822" w:author="Nozimjon Ortiqov" w:date="2026-02-25T11:43:00Z" w16du:dateUtc="2026-02-25T06:43:00Z">
                  <w:rPr>
                    <w:rFonts w:ascii="Robo" w:hAnsi="Robo" w:hint="eastAsia"/>
                    <w:sz w:val="24"/>
                    <w:szCs w:val="24"/>
                    <w:lang w:val="uz-Cyrl-UZ"/>
                  </w:rPr>
                </w:rPrChange>
              </w:rPr>
              <w:t>Кўрсаткич</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0C65FDBB" w14:textId="77777777" w:rsidR="009F0E5C" w:rsidRPr="00DD07A8"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23" w:author="Nozimjon Ortiqov" w:date="2026-02-25T11:43:00Z" w16du:dateUtc="2026-02-25T06:43:00Z">
                  <w:rPr>
                    <w:rFonts w:ascii="Robo" w:hAnsi="Robo"/>
                    <w:color w:val="auto"/>
                    <w:sz w:val="24"/>
                    <w:szCs w:val="24"/>
                  </w:rPr>
                </w:rPrChange>
              </w:rPr>
            </w:pPr>
            <w:r w:rsidRPr="00DD07A8">
              <w:rPr>
                <w:rFonts w:ascii="Roboto" w:hAnsi="Roboto"/>
                <w:sz w:val="24"/>
                <w:szCs w:val="24"/>
                <w:lang w:val="uz-Cyrl-UZ"/>
                <w:rPrChange w:id="2824" w:author="Nozimjon Ortiqov" w:date="2026-02-25T11:43:00Z" w16du:dateUtc="2026-02-25T06:43:00Z">
                  <w:rPr>
                    <w:rFonts w:ascii="Robo" w:hAnsi="Robo"/>
                    <w:sz w:val="24"/>
                    <w:szCs w:val="24"/>
                  </w:rPr>
                </w:rPrChange>
              </w:rPr>
              <w:t>NPL</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3FC3AC4D" w14:textId="1A4524C7" w:rsidR="009F0E5C" w:rsidRPr="00DD07A8"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25" w:author="Nozimjon Ortiqov" w:date="2026-02-25T11:43:00Z" w16du:dateUtc="2026-02-25T06:43:00Z">
                  <w:rPr>
                    <w:rFonts w:ascii="Robo" w:hAnsi="Robo"/>
                    <w:color w:val="auto"/>
                    <w:sz w:val="24"/>
                    <w:szCs w:val="24"/>
                    <w:lang w:val="uz-Cyrl-UZ"/>
                  </w:rPr>
                </w:rPrChange>
              </w:rPr>
            </w:pPr>
            <w:r w:rsidRPr="00DD07A8">
              <w:rPr>
                <w:rFonts w:ascii="Roboto" w:hAnsi="Roboto"/>
                <w:sz w:val="24"/>
                <w:szCs w:val="24"/>
                <w:lang w:val="uz-Cyrl-UZ"/>
                <w:rPrChange w:id="2826" w:author="Nozimjon Ortiqov" w:date="2026-02-25T11:43:00Z" w16du:dateUtc="2026-02-25T06:43:00Z">
                  <w:rPr>
                    <w:rFonts w:ascii="Robo" w:hAnsi="Robo"/>
                    <w:sz w:val="24"/>
                    <w:szCs w:val="24"/>
                  </w:rPr>
                </w:rPrChange>
              </w:rPr>
              <w:t xml:space="preserve">1-3 </w:t>
            </w:r>
            <w:r w:rsidRPr="00DD07A8">
              <w:rPr>
                <w:rFonts w:ascii="Roboto" w:hAnsi="Roboto"/>
                <w:sz w:val="24"/>
                <w:szCs w:val="24"/>
                <w:lang w:val="uz-Cyrl-UZ"/>
                <w:rPrChange w:id="2827" w:author="Nozimjon Ortiqov" w:date="2026-02-25T11:43:00Z" w16du:dateUtc="2026-02-25T06:43:00Z">
                  <w:rPr>
                    <w:rFonts w:ascii="Robo" w:hAnsi="Robo" w:hint="eastAsia"/>
                    <w:sz w:val="24"/>
                    <w:szCs w:val="24"/>
                    <w:lang w:val="uz-Cyrl-UZ"/>
                  </w:rPr>
                </w:rPrChange>
              </w:rPr>
              <w:t>ой</w:t>
            </w:r>
            <w:r w:rsidRPr="00DD07A8">
              <w:rPr>
                <w:rFonts w:ascii="Roboto" w:hAnsi="Roboto"/>
                <w:sz w:val="24"/>
                <w:szCs w:val="24"/>
                <w:lang w:val="uz-Cyrl-UZ"/>
                <w:rPrChange w:id="2828" w:author="Nozimjon Ortiqov" w:date="2026-02-25T11:43:00Z" w16du:dateUtc="2026-02-25T06:43:00Z">
                  <w:rPr>
                    <w:rFonts w:ascii="Robo" w:hAnsi="Robo"/>
                    <w:sz w:val="24"/>
                    <w:szCs w:val="24"/>
                    <w:lang w:val="uz-Cyrl-UZ"/>
                  </w:rPr>
                </w:rPrChange>
              </w:rPr>
              <w:t xml:space="preserve"> </w:t>
            </w:r>
            <w:r w:rsidRPr="00DD07A8">
              <w:rPr>
                <w:rFonts w:ascii="Roboto" w:hAnsi="Roboto"/>
                <w:sz w:val="24"/>
                <w:szCs w:val="24"/>
                <w:lang w:val="uz-Cyrl-UZ"/>
                <w:rPrChange w:id="2829" w:author="Nozimjon Ortiqov" w:date="2026-02-25T11:43:00Z" w16du:dateUtc="2026-02-25T06:43:00Z">
                  <w:rPr>
                    <w:rFonts w:ascii="Robo" w:hAnsi="Robo" w:hint="eastAsia"/>
                    <w:sz w:val="24"/>
                    <w:szCs w:val="24"/>
                    <w:lang w:val="uz-Cyrl-UZ"/>
                  </w:rPr>
                </w:rPrChange>
              </w:rPr>
              <w:t>кечикиш</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50B5D6BF" w14:textId="712664F4" w:rsidR="009F0E5C" w:rsidRPr="00DD07A8"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30" w:author="Nozimjon Ortiqov" w:date="2026-02-25T11:43:00Z" w16du:dateUtc="2026-02-25T06:43:00Z">
                  <w:rPr>
                    <w:rFonts w:ascii="Robo" w:hAnsi="Robo"/>
                    <w:color w:val="auto"/>
                    <w:sz w:val="24"/>
                    <w:szCs w:val="24"/>
                    <w:lang w:val="uz-Cyrl-UZ"/>
                  </w:rPr>
                </w:rPrChange>
              </w:rPr>
            </w:pPr>
            <w:r w:rsidRPr="00DD07A8">
              <w:rPr>
                <w:rFonts w:ascii="Roboto" w:hAnsi="Roboto"/>
                <w:sz w:val="24"/>
                <w:szCs w:val="24"/>
                <w:lang w:val="uz-Cyrl-UZ"/>
                <w:rPrChange w:id="2831" w:author="Nozimjon Ortiqov" w:date="2026-02-25T11:43:00Z" w16du:dateUtc="2026-02-25T06:43:00Z">
                  <w:rPr>
                    <w:rFonts w:ascii="Robo" w:hAnsi="Robo" w:hint="eastAsia"/>
                    <w:sz w:val="24"/>
                    <w:szCs w:val="24"/>
                    <w:lang w:val="uz-Cyrl-UZ"/>
                  </w:rPr>
                </w:rPrChange>
              </w:rPr>
              <w:t>Ўз</w:t>
            </w:r>
            <w:r w:rsidRPr="00DD07A8">
              <w:rPr>
                <w:rFonts w:ascii="Roboto" w:hAnsi="Roboto"/>
                <w:sz w:val="24"/>
                <w:szCs w:val="24"/>
                <w:lang w:val="uz-Cyrl-UZ"/>
                <w:rPrChange w:id="2832" w:author="Nozimjon Ortiqov" w:date="2026-02-25T11:43:00Z" w16du:dateUtc="2026-02-25T06:43:00Z">
                  <w:rPr>
                    <w:rFonts w:ascii="Robo" w:hAnsi="Robo"/>
                    <w:sz w:val="24"/>
                    <w:szCs w:val="24"/>
                    <w:lang w:val="uz-Cyrl-UZ"/>
                  </w:rPr>
                </w:rPrChange>
              </w:rPr>
              <w:t xml:space="preserve"> </w:t>
            </w:r>
            <w:r w:rsidRPr="00DD07A8">
              <w:rPr>
                <w:rFonts w:ascii="Roboto" w:hAnsi="Roboto"/>
                <w:sz w:val="24"/>
                <w:szCs w:val="24"/>
                <w:lang w:val="uz-Cyrl-UZ"/>
                <w:rPrChange w:id="2833" w:author="Nozimjon Ortiqov" w:date="2026-02-25T11:43:00Z" w16du:dateUtc="2026-02-25T06:43:00Z">
                  <w:rPr>
                    <w:rFonts w:ascii="Robo" w:hAnsi="Robo" w:hint="eastAsia"/>
                    <w:sz w:val="24"/>
                    <w:szCs w:val="24"/>
                    <w:lang w:val="uz-Cyrl-UZ"/>
                  </w:rPr>
                </w:rPrChange>
              </w:rPr>
              <w:t>ва</w:t>
            </w:r>
            <w:r w:rsidRPr="00DD07A8">
              <w:rPr>
                <w:rFonts w:ascii="Roboto" w:hAnsi="Roboto"/>
                <w:sz w:val="24"/>
                <w:szCs w:val="24"/>
                <w:lang w:val="uz-Cyrl-UZ"/>
                <w:rPrChange w:id="2834" w:author="Nozimjon Ortiqov" w:date="2026-02-25T11:43:00Z" w16du:dateUtc="2026-02-25T06:43:00Z">
                  <w:rPr>
                    <w:rFonts w:ascii="Robo" w:hAnsi="Robo"/>
                    <w:sz w:val="24"/>
                    <w:szCs w:val="24"/>
                    <w:lang w:val="uz-Cyrl-UZ"/>
                  </w:rPr>
                </w:rPrChange>
              </w:rPr>
              <w:t>қ</w:t>
            </w:r>
            <w:r w:rsidRPr="00DD07A8">
              <w:rPr>
                <w:rFonts w:ascii="Roboto" w:hAnsi="Roboto"/>
                <w:sz w:val="24"/>
                <w:szCs w:val="24"/>
                <w:lang w:val="uz-Cyrl-UZ"/>
                <w:rPrChange w:id="2835" w:author="Nozimjon Ortiqov" w:date="2026-02-25T11:43:00Z" w16du:dateUtc="2026-02-25T06:43:00Z">
                  <w:rPr>
                    <w:rFonts w:ascii="Robo" w:hAnsi="Robo" w:hint="eastAsia"/>
                    <w:sz w:val="24"/>
                    <w:szCs w:val="24"/>
                    <w:lang w:val="uz-Cyrl-UZ"/>
                  </w:rPr>
                </w:rPrChange>
              </w:rPr>
              <w:t>тида</w:t>
            </w:r>
            <w:r w:rsidRPr="00DD07A8">
              <w:rPr>
                <w:rFonts w:ascii="Roboto" w:hAnsi="Roboto"/>
                <w:sz w:val="24"/>
                <w:szCs w:val="24"/>
                <w:lang w:val="uz-Cyrl-UZ"/>
                <w:rPrChange w:id="2836" w:author="Nozimjon Ortiqov" w:date="2026-02-25T11:43:00Z" w16du:dateUtc="2026-02-25T06:43:00Z">
                  <w:rPr>
                    <w:rFonts w:ascii="Robo" w:hAnsi="Robo"/>
                    <w:sz w:val="24"/>
                    <w:szCs w:val="24"/>
                    <w:lang w:val="uz-Cyrl-UZ"/>
                  </w:rPr>
                </w:rPrChange>
              </w:rPr>
              <w:t xml:space="preserve"> </w:t>
            </w:r>
            <w:r w:rsidRPr="00DD07A8">
              <w:rPr>
                <w:rFonts w:ascii="Roboto" w:hAnsi="Roboto"/>
                <w:sz w:val="24"/>
                <w:szCs w:val="24"/>
                <w:lang w:val="uz-Cyrl-UZ"/>
                <w:rPrChange w:id="2837" w:author="Nozimjon Ortiqov" w:date="2026-02-25T11:43:00Z" w16du:dateUtc="2026-02-25T06:43:00Z">
                  <w:rPr>
                    <w:rFonts w:ascii="Robo" w:hAnsi="Robo" w:hint="eastAsia"/>
                    <w:sz w:val="24"/>
                    <w:szCs w:val="24"/>
                    <w:lang w:val="uz-Cyrl-UZ"/>
                  </w:rPr>
                </w:rPrChange>
              </w:rPr>
              <w:t>тўлаш</w:t>
            </w:r>
          </w:p>
        </w:tc>
      </w:tr>
      <w:tr w:rsidR="005C7F88" w:rsidRPr="009C4BAE" w14:paraId="2DB010F2" w14:textId="77777777" w:rsidTr="001222C0">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67C5CA6A" w14:textId="2443FD6E" w:rsidR="005C7F88" w:rsidRPr="009C4BAE" w:rsidRDefault="005C7F88" w:rsidP="005C7F88">
            <w:pPr>
              <w:jc w:val="center"/>
              <w:rPr>
                <w:rFonts w:ascii="Roboto" w:hAnsi="Roboto"/>
                <w:color w:val="auto"/>
                <w:sz w:val="24"/>
                <w:szCs w:val="24"/>
                <w:lang w:val="uz-Cyrl-UZ"/>
                <w:rPrChange w:id="2838" w:author="Nozimjon Ortiqov" w:date="2026-02-24T09:31:00Z" w16du:dateUtc="2026-02-24T04:31:00Z">
                  <w:rPr>
                    <w:rFonts w:ascii="Roboto" w:hAnsi="Roboto"/>
                    <w:color w:val="auto"/>
                    <w:sz w:val="24"/>
                    <w:szCs w:val="24"/>
                  </w:rPr>
                </w:rPrChange>
              </w:rPr>
            </w:pPr>
            <w:r w:rsidRPr="009C4BAE">
              <w:rPr>
                <w:rFonts w:ascii="Roboto" w:hAnsi="Roboto"/>
                <w:color w:val="auto"/>
                <w:sz w:val="24"/>
                <w:szCs w:val="24"/>
                <w:lang w:val="uz-Cyrl-UZ"/>
              </w:rPr>
              <w:t>Танишмаган</w:t>
            </w:r>
          </w:p>
        </w:tc>
        <w:tc>
          <w:tcPr>
            <w:tcW w:w="2489" w:type="dxa"/>
            <w:tcBorders>
              <w:left w:val="none" w:sz="0" w:space="0" w:color="auto"/>
              <w:right w:val="none" w:sz="0" w:space="0" w:color="auto"/>
            </w:tcBorders>
            <w:shd w:val="clear" w:color="auto" w:fill="auto"/>
            <w:vAlign w:val="center"/>
          </w:tcPr>
          <w:p w14:paraId="29F33221" w14:textId="16ABA883"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3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40" w:author="Nozimjon Ortiqov" w:date="2026-02-24T09:31:00Z" w16du:dateUtc="2026-02-24T04:31:00Z">
                  <w:rPr>
                    <w:rFonts w:ascii="Roboto" w:hAnsi="Roboto"/>
                    <w:sz w:val="24"/>
                    <w:szCs w:val="24"/>
                  </w:rPr>
                </w:rPrChange>
              </w:rPr>
              <w:t>13%</w:t>
            </w:r>
          </w:p>
        </w:tc>
        <w:tc>
          <w:tcPr>
            <w:tcW w:w="2489" w:type="dxa"/>
            <w:tcBorders>
              <w:left w:val="none" w:sz="0" w:space="0" w:color="auto"/>
              <w:right w:val="none" w:sz="0" w:space="0" w:color="auto"/>
            </w:tcBorders>
            <w:shd w:val="clear" w:color="auto" w:fill="auto"/>
            <w:vAlign w:val="center"/>
          </w:tcPr>
          <w:p w14:paraId="71D6EBDC" w14:textId="5BFEEAF6"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41"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42" w:author="Nozimjon Ortiqov" w:date="2026-02-24T09:31:00Z" w16du:dateUtc="2026-02-24T04:31:00Z">
                  <w:rPr>
                    <w:rFonts w:ascii="Roboto" w:hAnsi="Roboto"/>
                    <w:sz w:val="24"/>
                    <w:szCs w:val="24"/>
                  </w:rPr>
                </w:rPrChange>
              </w:rPr>
              <w:t>6%</w:t>
            </w:r>
          </w:p>
        </w:tc>
        <w:tc>
          <w:tcPr>
            <w:tcW w:w="2489" w:type="dxa"/>
            <w:tcBorders>
              <w:left w:val="none" w:sz="0" w:space="0" w:color="auto"/>
              <w:right w:val="none" w:sz="0" w:space="0" w:color="auto"/>
            </w:tcBorders>
            <w:shd w:val="clear" w:color="auto" w:fill="auto"/>
            <w:vAlign w:val="center"/>
          </w:tcPr>
          <w:p w14:paraId="5D2348E3" w14:textId="7107F619"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43"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44" w:author="Nozimjon Ortiqov" w:date="2026-02-24T09:31:00Z" w16du:dateUtc="2026-02-24T04:31:00Z">
                  <w:rPr>
                    <w:rFonts w:ascii="Roboto" w:hAnsi="Roboto"/>
                    <w:sz w:val="24"/>
                    <w:szCs w:val="24"/>
                  </w:rPr>
                </w:rPrChange>
              </w:rPr>
              <w:t>3%</w:t>
            </w:r>
          </w:p>
        </w:tc>
      </w:tr>
      <w:tr w:rsidR="005C7F88" w:rsidRPr="009C4BAE" w14:paraId="2DB03002" w14:textId="77777777" w:rsidTr="001222C0">
        <w:trPr>
          <w:trHeight w:val="620"/>
          <w:jc w:val="center"/>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686DDA4" w14:textId="5CA124DB" w:rsidR="005C7F88" w:rsidRPr="009C4BAE" w:rsidRDefault="005C7F88" w:rsidP="005C7F88">
            <w:pPr>
              <w:jc w:val="center"/>
              <w:rPr>
                <w:rFonts w:ascii="Roboto" w:hAnsi="Roboto"/>
                <w:color w:val="auto"/>
                <w:sz w:val="24"/>
                <w:szCs w:val="24"/>
                <w:lang w:val="uz-Cyrl-UZ"/>
                <w:rPrChange w:id="2845"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46" w:author="Nozimjon Ortiqov" w:date="2026-02-24T09:31:00Z" w16du:dateUtc="2026-02-24T04:31:00Z">
                  <w:rPr>
                    <w:rFonts w:ascii="Roboto" w:hAnsi="Roboto"/>
                    <w:sz w:val="24"/>
                    <w:szCs w:val="24"/>
                  </w:rPr>
                </w:rPrChange>
              </w:rPr>
              <w:t>Қисман танишган</w:t>
            </w:r>
          </w:p>
        </w:tc>
        <w:tc>
          <w:tcPr>
            <w:tcW w:w="2489" w:type="dxa"/>
            <w:vAlign w:val="center"/>
          </w:tcPr>
          <w:p w14:paraId="0EF1D298" w14:textId="259C5FEC"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47"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48" w:author="Nozimjon Ortiqov" w:date="2026-02-24T09:31:00Z" w16du:dateUtc="2026-02-24T04:31:00Z">
                  <w:rPr>
                    <w:rFonts w:ascii="Roboto" w:hAnsi="Roboto"/>
                    <w:sz w:val="24"/>
                    <w:szCs w:val="24"/>
                  </w:rPr>
                </w:rPrChange>
              </w:rPr>
              <w:t>19%</w:t>
            </w:r>
          </w:p>
        </w:tc>
        <w:tc>
          <w:tcPr>
            <w:tcW w:w="2489" w:type="dxa"/>
            <w:vAlign w:val="center"/>
          </w:tcPr>
          <w:p w14:paraId="6E28C7EA" w14:textId="24283BAF"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4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50" w:author="Nozimjon Ortiqov" w:date="2026-02-24T09:31:00Z" w16du:dateUtc="2026-02-24T04:31:00Z">
                  <w:rPr>
                    <w:rFonts w:ascii="Roboto" w:hAnsi="Roboto"/>
                    <w:sz w:val="24"/>
                    <w:szCs w:val="24"/>
                  </w:rPr>
                </w:rPrChange>
              </w:rPr>
              <w:t>14%</w:t>
            </w:r>
          </w:p>
        </w:tc>
        <w:tc>
          <w:tcPr>
            <w:tcW w:w="2489" w:type="dxa"/>
            <w:vAlign w:val="center"/>
          </w:tcPr>
          <w:p w14:paraId="2D8A4CC7" w14:textId="62A202D2"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51"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52" w:author="Nozimjon Ortiqov" w:date="2026-02-24T09:31:00Z" w16du:dateUtc="2026-02-24T04:31:00Z">
                  <w:rPr>
                    <w:rFonts w:ascii="Roboto" w:hAnsi="Roboto"/>
                    <w:sz w:val="24"/>
                    <w:szCs w:val="24"/>
                  </w:rPr>
                </w:rPrChange>
              </w:rPr>
              <w:t>18%</w:t>
            </w:r>
          </w:p>
        </w:tc>
      </w:tr>
      <w:tr w:rsidR="005C7F88" w:rsidRPr="009C4BAE" w14:paraId="37038C9C" w14:textId="77777777" w:rsidTr="001222C0">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5B2E7BAA" w14:textId="43FCB074" w:rsidR="005C7F88" w:rsidRPr="009C4BAE" w:rsidRDefault="005C7F88" w:rsidP="005C7F88">
            <w:pPr>
              <w:jc w:val="center"/>
              <w:rPr>
                <w:rFonts w:ascii="Roboto" w:hAnsi="Roboto"/>
                <w:color w:val="auto"/>
                <w:sz w:val="24"/>
                <w:szCs w:val="24"/>
                <w:lang w:val="uz-Cyrl-UZ"/>
              </w:rPr>
            </w:pPr>
            <w:r w:rsidRPr="009C4BAE">
              <w:rPr>
                <w:rFonts w:ascii="Roboto" w:hAnsi="Roboto"/>
                <w:sz w:val="24"/>
                <w:szCs w:val="24"/>
                <w:lang w:val="uz-Cyrl-UZ"/>
                <w:rPrChange w:id="2853" w:author="Nozimjon Ortiqov" w:date="2026-02-24T09:31:00Z" w16du:dateUtc="2026-02-24T04:31:00Z">
                  <w:rPr>
                    <w:rFonts w:ascii="Roboto" w:hAnsi="Roboto"/>
                    <w:sz w:val="24"/>
                    <w:szCs w:val="24"/>
                  </w:rPr>
                </w:rPrChange>
              </w:rPr>
              <w:t>Тўлиқ танишган</w:t>
            </w:r>
          </w:p>
        </w:tc>
        <w:tc>
          <w:tcPr>
            <w:tcW w:w="2489" w:type="dxa"/>
            <w:tcBorders>
              <w:left w:val="none" w:sz="0" w:space="0" w:color="auto"/>
              <w:right w:val="none" w:sz="0" w:space="0" w:color="auto"/>
            </w:tcBorders>
            <w:shd w:val="clear" w:color="auto" w:fill="auto"/>
            <w:vAlign w:val="center"/>
          </w:tcPr>
          <w:p w14:paraId="214B18C7" w14:textId="7CBDA1F6"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54"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55" w:author="Nozimjon Ortiqov" w:date="2026-02-24T09:31:00Z" w16du:dateUtc="2026-02-24T04:31:00Z">
                  <w:rPr>
                    <w:rFonts w:ascii="Roboto" w:hAnsi="Roboto"/>
                    <w:sz w:val="24"/>
                    <w:szCs w:val="24"/>
                  </w:rPr>
                </w:rPrChange>
              </w:rPr>
              <w:t>67%</w:t>
            </w:r>
          </w:p>
        </w:tc>
        <w:tc>
          <w:tcPr>
            <w:tcW w:w="2489" w:type="dxa"/>
            <w:tcBorders>
              <w:left w:val="none" w:sz="0" w:space="0" w:color="auto"/>
              <w:right w:val="none" w:sz="0" w:space="0" w:color="auto"/>
            </w:tcBorders>
            <w:shd w:val="clear" w:color="auto" w:fill="auto"/>
            <w:vAlign w:val="center"/>
          </w:tcPr>
          <w:p w14:paraId="590252F9" w14:textId="4BC7FCD5"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56"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57" w:author="Nozimjon Ortiqov" w:date="2026-02-24T09:31:00Z" w16du:dateUtc="2026-02-24T04:31:00Z">
                  <w:rPr>
                    <w:rFonts w:ascii="Roboto" w:hAnsi="Roboto"/>
                    <w:sz w:val="24"/>
                    <w:szCs w:val="24"/>
                  </w:rPr>
                </w:rPrChange>
              </w:rPr>
              <w:t>79%</w:t>
            </w:r>
          </w:p>
        </w:tc>
        <w:tc>
          <w:tcPr>
            <w:tcW w:w="2489" w:type="dxa"/>
            <w:tcBorders>
              <w:left w:val="none" w:sz="0" w:space="0" w:color="auto"/>
              <w:right w:val="none" w:sz="0" w:space="0" w:color="auto"/>
            </w:tcBorders>
            <w:shd w:val="clear" w:color="auto" w:fill="auto"/>
            <w:vAlign w:val="center"/>
          </w:tcPr>
          <w:p w14:paraId="4935FBA4" w14:textId="2E58CD54"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58"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59" w:author="Nozimjon Ortiqov" w:date="2026-02-24T09:31:00Z" w16du:dateUtc="2026-02-24T04:31:00Z">
                  <w:rPr>
                    <w:rFonts w:ascii="Roboto" w:hAnsi="Roboto"/>
                    <w:sz w:val="24"/>
                    <w:szCs w:val="24"/>
                  </w:rPr>
                </w:rPrChange>
              </w:rPr>
              <w:t>80%</w:t>
            </w:r>
          </w:p>
        </w:tc>
      </w:tr>
    </w:tbl>
    <w:p w14:paraId="376B2C0E" w14:textId="257B01D9" w:rsidR="00B43CB3" w:rsidRPr="009C4BAE" w:rsidRDefault="00484395">
      <w:pPr>
        <w:spacing w:before="120" w:after="0" w:line="288" w:lineRule="auto"/>
        <w:ind w:firstLine="567"/>
        <w:jc w:val="both"/>
        <w:rPr>
          <w:rFonts w:ascii="Roboto" w:eastAsia="Arial" w:hAnsi="Roboto" w:cstheme="minorHAnsi"/>
          <w:i/>
          <w:iCs/>
          <w:lang w:val="uz-Cyrl-UZ"/>
        </w:rPr>
        <w:pPrChange w:id="2860" w:author="Nozimjon Ortiqov" w:date="2026-02-24T09:31:00Z" w16du:dateUtc="2026-02-24T04:31: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2861" w:author="Nozimjon Ortiqov" w:date="2026-02-23T17:26:00Z" w16du:dateUtc="2026-02-23T12:26:00Z">
        <w:r w:rsidRPr="009C4BAE" w:rsidDel="00615D76">
          <w:rPr>
            <w:rFonts w:ascii="Roboto" w:eastAsia="Arial" w:hAnsi="Roboto" w:cstheme="minorHAnsi"/>
            <w:i/>
            <w:iCs/>
            <w:lang w:val="uz-Cyrl-UZ"/>
          </w:rPr>
          <w:delText xml:space="preserve">сўровнома </w:delText>
        </w:r>
      </w:del>
      <w:ins w:id="2862" w:author="Nozimjon Ortiqov" w:date="2026-02-23T17:26:00Z" w16du:dateUtc="2026-02-23T12:26:00Z">
        <w:r w:rsidR="00615D76"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ACA8AC1" w14:textId="5E66BF67" w:rsidR="004E292B" w:rsidRPr="009C4BAE" w:rsidRDefault="004E292B" w:rsidP="00B77BAE">
      <w:pPr>
        <w:shd w:val="clear" w:color="auto" w:fill="E2EFD9" w:themeFill="accent6" w:themeFillTint="33"/>
        <w:spacing w:beforeLines="60" w:before="144" w:afterLines="60" w:after="144" w:line="288" w:lineRule="auto"/>
        <w:ind w:firstLine="567"/>
        <w:jc w:val="both"/>
        <w:rPr>
          <w:rFonts w:ascii="Roboto" w:hAnsi="Roboto" w:cstheme="minorHAnsi"/>
          <w:sz w:val="26"/>
          <w:szCs w:val="26"/>
          <w:highlight w:val="cyan"/>
          <w:lang w:val="uz-Cyrl-UZ"/>
          <w:rPrChange w:id="2863" w:author="Nozimjon Ortiqov" w:date="2026-02-24T09:31:00Z" w16du:dateUtc="2026-02-24T04:31:00Z">
            <w:rPr>
              <w:rFonts w:ascii="Roboto" w:hAnsi="Roboto" w:cstheme="minorHAnsi"/>
              <w:i/>
              <w:iCs/>
              <w:sz w:val="26"/>
              <w:szCs w:val="26"/>
              <w:highlight w:val="cyan"/>
              <w:lang w:val="uz-Cyrl-UZ"/>
            </w:rPr>
          </w:rPrChange>
        </w:rPr>
      </w:pPr>
      <w:r w:rsidRPr="009C4BAE">
        <w:rPr>
          <w:rFonts w:ascii="Roboto" w:hAnsi="Roboto" w:cstheme="minorHAnsi"/>
          <w:sz w:val="26"/>
          <w:szCs w:val="26"/>
          <w:highlight w:val="cyan"/>
          <w:lang w:val="uz-Cyrl-UZ"/>
          <w:rPrChange w:id="2864" w:author="Nozimjon Ortiqov" w:date="2026-02-24T09:31:00Z" w16du:dateUtc="2026-02-24T04:31:00Z">
            <w:rPr>
              <w:rFonts w:ascii="Roboto" w:hAnsi="Roboto" w:cstheme="minorHAnsi"/>
              <w:i/>
              <w:iCs/>
              <w:sz w:val="26"/>
              <w:szCs w:val="26"/>
              <w:highlight w:val="cyan"/>
              <w:lang w:val="uz-Cyrl-UZ"/>
            </w:rPr>
          </w:rPrChange>
        </w:rPr>
        <w:lastRenderedPageBreak/>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9C4BAE">
        <w:rPr>
          <w:rFonts w:ascii="Roboto" w:hAnsi="Roboto" w:cstheme="minorHAnsi"/>
          <w:color w:val="C00000"/>
          <w:sz w:val="26"/>
          <w:szCs w:val="26"/>
          <w:highlight w:val="cyan"/>
          <w:lang w:val="uz-Cyrl-UZ"/>
          <w:rPrChange w:id="2865" w:author="Nozimjon Ortiqov" w:date="2026-02-24T09:31:00Z" w16du:dateUtc="2026-02-24T04:31:00Z">
            <w:rPr>
              <w:rFonts w:ascii="Roboto" w:hAnsi="Roboto" w:cstheme="minorHAnsi"/>
              <w:i/>
              <w:iCs/>
              <w:color w:val="C00000"/>
              <w:sz w:val="26"/>
              <w:szCs w:val="26"/>
              <w:highlight w:val="cyan"/>
              <w:lang w:val="uz-Cyrl-UZ"/>
            </w:rPr>
          </w:rPrChange>
        </w:rPr>
        <w:t>0,6</w:t>
      </w:r>
      <w:r w:rsidRPr="009C4BAE">
        <w:rPr>
          <w:rFonts w:ascii="Roboto" w:hAnsi="Roboto" w:cstheme="minorHAnsi"/>
          <w:sz w:val="26"/>
          <w:szCs w:val="26"/>
          <w:highlight w:val="cyan"/>
          <w:lang w:val="uz-Cyrl-UZ"/>
          <w:rPrChange w:id="2866" w:author="Nozimjon Ortiqov" w:date="2026-02-24T09:31:00Z" w16du:dateUtc="2026-02-24T04:31:00Z">
            <w:rPr>
              <w:rFonts w:ascii="Roboto" w:hAnsi="Roboto" w:cstheme="minorHAnsi"/>
              <w:i/>
              <w:iCs/>
              <w:sz w:val="26"/>
              <w:szCs w:val="26"/>
              <w:highlight w:val="cyan"/>
              <w:lang w:val="uz-Cyrl-UZ"/>
            </w:rPr>
          </w:rPrChange>
        </w:rPr>
        <w:t xml:space="preserve"> </w:t>
      </w:r>
      <w:r w:rsidRPr="009C4BAE">
        <w:rPr>
          <w:rFonts w:ascii="Roboto" w:hAnsi="Roboto" w:cstheme="minorHAnsi"/>
          <w:color w:val="0070C0"/>
          <w:sz w:val="26"/>
          <w:szCs w:val="26"/>
          <w:highlight w:val="cyan"/>
          <w:lang w:val="uz-Cyrl-UZ"/>
          <w:rPrChange w:id="2867" w:author="Nozimjon Ortiqov" w:date="2026-02-24T09:31:00Z" w16du:dateUtc="2026-02-24T04:31:00Z">
            <w:rPr>
              <w:rFonts w:ascii="Roboto" w:hAnsi="Roboto" w:cstheme="minorHAnsi"/>
              <w:i/>
              <w:iCs/>
              <w:color w:val="0070C0"/>
              <w:sz w:val="26"/>
              <w:szCs w:val="26"/>
              <w:highlight w:val="cyan"/>
              <w:lang w:val="uz-Cyrl-UZ"/>
            </w:rPr>
          </w:rPrChange>
        </w:rPr>
        <w:t xml:space="preserve">фоиз </w:t>
      </w:r>
      <w:r w:rsidRPr="009C4BAE">
        <w:rPr>
          <w:rFonts w:ascii="Roboto" w:hAnsi="Roboto" w:cstheme="minorHAnsi"/>
          <w:sz w:val="26"/>
          <w:szCs w:val="26"/>
          <w:highlight w:val="cyan"/>
          <w:lang w:val="uz-Cyrl-UZ"/>
          <w:rPrChange w:id="2868" w:author="Nozimjon Ortiqov" w:date="2026-02-24T09:31:00Z" w16du:dateUtc="2026-02-24T04:31:00Z">
            <w:rPr>
              <w:rFonts w:ascii="Roboto" w:hAnsi="Roboto" w:cstheme="minorHAnsi"/>
              <w:i/>
              <w:iCs/>
              <w:sz w:val="26"/>
              <w:szCs w:val="26"/>
              <w:highlight w:val="cyan"/>
              <w:lang w:val="uz-Cyrl-UZ"/>
            </w:rPr>
          </w:rPrChange>
        </w:rPr>
        <w:t>пунктга оширади.</w:t>
      </w:r>
    </w:p>
    <w:p w14:paraId="64110BF5" w14:textId="2D17B461" w:rsidR="002C7534" w:rsidRPr="009C4BAE" w:rsidRDefault="001B2465" w:rsidP="00456332">
      <w:pPr>
        <w:shd w:val="clear" w:color="auto" w:fill="E2EFD9" w:themeFill="accent6" w:themeFillTint="33"/>
        <w:spacing w:beforeLines="60" w:before="144" w:afterLines="60" w:after="144" w:line="288" w:lineRule="auto"/>
        <w:ind w:firstLine="567"/>
        <w:jc w:val="both"/>
        <w:rPr>
          <w:rFonts w:ascii="Roboto" w:hAnsi="Roboto" w:cstheme="minorHAnsi"/>
          <w:sz w:val="26"/>
          <w:szCs w:val="26"/>
          <w:lang w:val="uz-Cyrl-UZ"/>
          <w:rPrChange w:id="2869" w:author="Nozimjon Ortiqov" w:date="2026-02-24T09:31:00Z" w16du:dateUtc="2026-02-24T04:31:00Z">
            <w:rPr>
              <w:rFonts w:ascii="Roboto" w:hAnsi="Roboto" w:cstheme="minorHAnsi"/>
              <w:i/>
              <w:iCs/>
              <w:sz w:val="26"/>
              <w:szCs w:val="26"/>
              <w:lang w:val="uz-Cyrl-UZ"/>
            </w:rPr>
          </w:rPrChange>
        </w:rPr>
      </w:pPr>
      <w:r w:rsidRPr="009C4BAE">
        <w:rPr>
          <w:rFonts w:ascii="Roboto" w:hAnsi="Roboto" w:cstheme="minorHAnsi"/>
          <w:sz w:val="26"/>
          <w:szCs w:val="26"/>
          <w:highlight w:val="cyan"/>
          <w:lang w:val="uz-Cyrl-UZ"/>
          <w:rPrChange w:id="2870" w:author="Nozimjon Ortiqov" w:date="2026-02-24T09:31:00Z" w16du:dateUtc="2026-02-24T04:31:00Z">
            <w:rPr>
              <w:rFonts w:ascii="Roboto" w:hAnsi="Roboto" w:cstheme="minorHAnsi"/>
              <w:i/>
              <w:iCs/>
              <w:sz w:val="26"/>
              <w:szCs w:val="26"/>
              <w:highlight w:val="cyan"/>
              <w:lang w:val="uz-Cyrl-UZ"/>
            </w:rPr>
          </w:rPrChange>
        </w:rPr>
        <w:t xml:space="preserve">Эконометрик таҳлил натижаларига кўра, кредит расмийлаштиришдан олдин маслаҳат (консультация) мавжуд бўлган ҳолатда NPLга ўтиш эҳтимоли тахминан </w:t>
      </w:r>
      <w:r w:rsidRPr="009C4BAE">
        <w:rPr>
          <w:rFonts w:ascii="Roboto" w:hAnsi="Roboto" w:cstheme="minorHAnsi"/>
          <w:color w:val="C00000"/>
          <w:sz w:val="26"/>
          <w:szCs w:val="26"/>
          <w:highlight w:val="cyan"/>
          <w:lang w:val="uz-Cyrl-UZ"/>
          <w:rPrChange w:id="2871" w:author="Nozimjon Ortiqov" w:date="2026-02-24T09:31:00Z" w16du:dateUtc="2026-02-24T04:31:00Z">
            <w:rPr>
              <w:rFonts w:ascii="Roboto" w:hAnsi="Roboto" w:cstheme="minorHAnsi"/>
              <w:i/>
              <w:iCs/>
              <w:color w:val="C00000"/>
              <w:sz w:val="26"/>
              <w:szCs w:val="26"/>
              <w:highlight w:val="cyan"/>
              <w:lang w:val="uz-Cyrl-UZ"/>
            </w:rPr>
          </w:rPrChange>
        </w:rPr>
        <w:t xml:space="preserve">12,9 </w:t>
      </w:r>
      <w:r w:rsidRPr="009C4BAE">
        <w:rPr>
          <w:rFonts w:ascii="Roboto" w:hAnsi="Roboto" w:cstheme="minorHAnsi"/>
          <w:color w:val="0070C0"/>
          <w:sz w:val="26"/>
          <w:szCs w:val="26"/>
          <w:highlight w:val="cyan"/>
          <w:lang w:val="uz-Cyrl-UZ"/>
          <w:rPrChange w:id="2872" w:author="Nozimjon Ortiqov" w:date="2026-02-24T09:31:00Z" w16du:dateUtc="2026-02-24T04:31:00Z">
            <w:rPr>
              <w:rFonts w:ascii="Roboto" w:hAnsi="Roboto" w:cstheme="minorHAnsi"/>
              <w:i/>
              <w:iCs/>
              <w:color w:val="0070C0"/>
              <w:sz w:val="26"/>
              <w:szCs w:val="26"/>
              <w:highlight w:val="cyan"/>
              <w:lang w:val="uz-Cyrl-UZ"/>
            </w:rPr>
          </w:rPrChange>
        </w:rPr>
        <w:t xml:space="preserve">фоиз </w:t>
      </w:r>
      <w:r w:rsidRPr="009C4BAE">
        <w:rPr>
          <w:rFonts w:ascii="Roboto" w:hAnsi="Roboto" w:cstheme="minorHAnsi"/>
          <w:sz w:val="26"/>
          <w:szCs w:val="26"/>
          <w:highlight w:val="cyan"/>
          <w:lang w:val="uz-Cyrl-UZ"/>
          <w:rPrChange w:id="2873" w:author="Nozimjon Ortiqov" w:date="2026-02-24T09:31:00Z" w16du:dateUtc="2026-02-24T04:31:00Z">
            <w:rPr>
              <w:rFonts w:ascii="Roboto" w:hAnsi="Roboto" w:cstheme="minorHAnsi"/>
              <w:i/>
              <w:iCs/>
              <w:sz w:val="26"/>
              <w:szCs w:val="26"/>
              <w:highlight w:val="cyan"/>
              <w:lang w:val="uz-Cyrl-UZ"/>
            </w:rPr>
          </w:rPrChange>
        </w:rPr>
        <w:t>пунктга паст бўл</w:t>
      </w:r>
      <w:r w:rsidR="00923EA8" w:rsidRPr="009C4BAE">
        <w:rPr>
          <w:rFonts w:ascii="Roboto" w:hAnsi="Roboto" w:cstheme="minorHAnsi"/>
          <w:sz w:val="26"/>
          <w:szCs w:val="26"/>
          <w:highlight w:val="cyan"/>
          <w:lang w:val="uz-Cyrl-UZ"/>
          <w:rPrChange w:id="2874" w:author="Nozimjon Ortiqov" w:date="2026-02-24T09:31:00Z" w16du:dateUtc="2026-02-24T04:31:00Z">
            <w:rPr>
              <w:rFonts w:ascii="Roboto" w:hAnsi="Roboto" w:cstheme="minorHAnsi"/>
              <w:i/>
              <w:iCs/>
              <w:sz w:val="26"/>
              <w:szCs w:val="26"/>
              <w:highlight w:val="cyan"/>
              <w:lang w:val="uz-Cyrl-UZ"/>
            </w:rPr>
          </w:rPrChange>
        </w:rPr>
        <w:t>ган</w:t>
      </w:r>
      <w:r w:rsidRPr="009C4BAE">
        <w:rPr>
          <w:rFonts w:ascii="Roboto" w:hAnsi="Roboto" w:cstheme="minorHAnsi"/>
          <w:sz w:val="26"/>
          <w:szCs w:val="26"/>
          <w:lang w:val="uz-Cyrl-UZ"/>
          <w:rPrChange w:id="2875" w:author="Nozimjon Ortiqov" w:date="2026-02-24T09:31:00Z" w16du:dateUtc="2026-02-24T04:31:00Z">
            <w:rPr>
              <w:rFonts w:ascii="Roboto" w:hAnsi="Roboto" w:cstheme="minorHAnsi"/>
              <w:i/>
              <w:iCs/>
              <w:sz w:val="26"/>
              <w:szCs w:val="26"/>
              <w:lang w:val="uz-Cyrl-UZ"/>
            </w:rPr>
          </w:rPrChange>
        </w:rPr>
        <w:t>.</w:t>
      </w:r>
    </w:p>
    <w:p w14:paraId="34BCB144" w14:textId="20456951" w:rsidR="0036150A" w:rsidRPr="009C4BAE" w:rsidRDefault="002C7534" w:rsidP="00F543EA">
      <w:pPr>
        <w:spacing w:beforeLines="60" w:before="144" w:afterLines="60" w:after="144" w:line="288" w:lineRule="auto"/>
        <w:ind w:firstLine="567"/>
        <w:jc w:val="both"/>
        <w:rPr>
          <w:rFonts w:ascii="Roboto" w:hAnsi="Roboto" w:cstheme="minorHAnsi"/>
          <w:sz w:val="26"/>
          <w:szCs w:val="26"/>
          <w:lang w:val="uz-Cyrl-UZ"/>
        </w:rPr>
      </w:pPr>
      <w:commentRangeStart w:id="2876"/>
      <w:r w:rsidRPr="009C4BAE">
        <w:rPr>
          <w:rFonts w:ascii="Roboto" w:hAnsi="Roboto" w:cstheme="minorHAnsi"/>
          <w:b/>
          <w:bCs/>
          <w:sz w:val="26"/>
          <w:szCs w:val="26"/>
          <w:lang w:val="uz-Cyrl-UZ"/>
        </w:rPr>
        <w:t>Аҳолининг ўз кредит тарихи бошқарувида фаол иштирок этиши паст даражада қолмоқда.</w:t>
      </w:r>
      <w:r w:rsidR="00F543EA" w:rsidRPr="009C4BAE">
        <w:rPr>
          <w:rFonts w:ascii="Roboto" w:hAnsi="Roboto" w:cstheme="minorHAnsi"/>
          <w:b/>
          <w:bCs/>
          <w:sz w:val="26"/>
          <w:szCs w:val="26"/>
          <w:lang w:val="uz-Cyrl-UZ"/>
        </w:rPr>
        <w:t xml:space="preserve"> </w:t>
      </w:r>
      <w:r w:rsidR="004B5C8B" w:rsidRPr="009C4BAE">
        <w:rPr>
          <w:rFonts w:ascii="Roboto" w:hAnsi="Roboto" w:cstheme="minorHAnsi"/>
          <w:sz w:val="26"/>
          <w:szCs w:val="26"/>
          <w:lang w:val="uz-Cyrl-UZ"/>
        </w:rPr>
        <w:t>Ўзбекистонда 2024 йил июнь ойидан бошлаб Кредит ахборот-таҳлил маркази (KATM) томонидан жорий этилган Freeze хизмати</w:t>
      </w:r>
      <w:r w:rsidR="006E3E8C" w:rsidRPr="009C4BAE">
        <w:rPr>
          <w:rFonts w:ascii="Roboto" w:hAnsi="Roboto" w:cstheme="minorHAnsi"/>
          <w:sz w:val="26"/>
          <w:szCs w:val="26"/>
          <w:lang w:val="uz-Cyrl-UZ"/>
        </w:rPr>
        <w:t>дан</w:t>
      </w:r>
      <w:r w:rsidR="004B5C8B" w:rsidRPr="009C4BAE">
        <w:rPr>
          <w:rFonts w:ascii="Roboto" w:hAnsi="Roboto" w:cstheme="minorHAnsi"/>
          <w:sz w:val="26"/>
          <w:szCs w:val="26"/>
          <w:lang w:val="uz-Cyrl-UZ"/>
        </w:rPr>
        <w:t xml:space="preserve"> ойига ўртача </w:t>
      </w:r>
      <w:r w:rsidR="004B5C8B" w:rsidRPr="009C4BAE">
        <w:rPr>
          <w:rFonts w:ascii="Roboto" w:hAnsi="Roboto" w:cstheme="minorHAnsi"/>
          <w:b/>
          <w:bCs/>
          <w:color w:val="C00000"/>
          <w:sz w:val="26"/>
          <w:szCs w:val="26"/>
          <w:lang w:val="uz-Cyrl-UZ"/>
        </w:rPr>
        <w:t>10,6</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минг</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нафар</w:t>
      </w:r>
      <w:r w:rsidR="004B5C8B" w:rsidRPr="009C4BAE">
        <w:rPr>
          <w:rFonts w:ascii="Roboto" w:hAnsi="Roboto" w:cstheme="minorHAnsi"/>
          <w:sz w:val="26"/>
          <w:szCs w:val="26"/>
          <w:lang w:val="uz-Cyrl-UZ"/>
        </w:rPr>
        <w:t xml:space="preserve"> фуқаро фойдаланмоқда. Жами фойдаланувчилар сони ҳозирг</w:t>
      </w:r>
      <w:r w:rsidR="006E3E8C" w:rsidRPr="009C4BAE">
        <w:rPr>
          <w:rFonts w:ascii="Roboto" w:hAnsi="Roboto" w:cstheme="minorHAnsi"/>
          <w:sz w:val="26"/>
          <w:szCs w:val="26"/>
          <w:lang w:val="uz-Cyrl-UZ"/>
        </w:rPr>
        <w:t>и кунда</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C00000"/>
          <w:sz w:val="26"/>
          <w:szCs w:val="26"/>
          <w:lang w:val="uz-Cyrl-UZ"/>
        </w:rPr>
        <w:t>170</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минг</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нафар</w:t>
      </w:r>
      <w:r w:rsidR="004B5C8B" w:rsidRPr="009C4BAE">
        <w:rPr>
          <w:rFonts w:ascii="Roboto" w:hAnsi="Roboto" w:cstheme="minorHAnsi"/>
          <w:sz w:val="26"/>
          <w:szCs w:val="26"/>
          <w:lang w:val="uz-Cyrl-UZ"/>
        </w:rPr>
        <w:t>га етган.</w:t>
      </w:r>
      <w:commentRangeEnd w:id="2876"/>
      <w:r w:rsidR="00A87071" w:rsidRPr="009C4BAE">
        <w:rPr>
          <w:rStyle w:val="a4"/>
          <w:rFonts w:ascii="Roboto" w:hAnsi="Roboto" w:cstheme="minorHAnsi"/>
          <w:sz w:val="26"/>
          <w:szCs w:val="26"/>
          <w:lang w:val="uz-Cyrl-UZ"/>
        </w:rPr>
        <w:commentReference w:id="2876"/>
      </w:r>
    </w:p>
    <w:p w14:paraId="5B2C3CCD" w14:textId="0A235E99" w:rsidR="00484395" w:rsidRPr="009C4BAE" w:rsidRDefault="00484395" w:rsidP="00F543EA">
      <w:pPr>
        <w:spacing w:beforeLines="60" w:before="144" w:afterLines="60" w:after="144" w:line="288" w:lineRule="auto"/>
        <w:ind w:firstLine="567"/>
        <w:jc w:val="both"/>
        <w:rPr>
          <w:rFonts w:ascii="Roboto" w:hAnsi="Roboto" w:cstheme="minorHAnsi"/>
          <w:sz w:val="26"/>
          <w:szCs w:val="26"/>
          <w:lang w:val="uz-Cyrl-UZ"/>
        </w:rPr>
      </w:pPr>
      <w:commentRangeStart w:id="2877"/>
      <w:r w:rsidRPr="009C4BAE">
        <w:rPr>
          <w:rFonts w:ascii="Roboto" w:hAnsi="Roboto" w:cstheme="minorHAnsi"/>
          <w:sz w:val="26"/>
          <w:szCs w:val="26"/>
          <w:lang w:val="uz-Cyrl-UZ"/>
        </w:rPr>
        <w:t>Таққослаш учун, Қозоғистонда 2022 йилдан буён Биринчи кредит бюроси</w:t>
      </w:r>
      <w:del w:id="2878" w:author="Nozimjon Ortiqov" w:date="2026-02-23T17:40:00Z" w16du:dateUtc="2026-02-23T12:40:00Z">
        <w:r w:rsidRPr="009C4BAE" w:rsidDel="00A87071">
          <w:rPr>
            <w:rFonts w:ascii="Roboto" w:hAnsi="Roboto" w:cstheme="minorHAnsi"/>
            <w:sz w:val="26"/>
            <w:szCs w:val="26"/>
            <w:lang w:val="uz-Cyrl-UZ"/>
          </w:rPr>
          <w:delText xml:space="preserve"> </w:delText>
        </w:r>
      </w:del>
      <w:ins w:id="2879" w:author="Nozimjon Ortiqov" w:date="2026-02-23T17:40:00Z" w16du:dateUtc="2026-02-23T12:40:00Z">
        <w:r w:rsidR="00A87071" w:rsidRPr="009C4BAE">
          <w:rPr>
            <w:rFonts w:ascii="Roboto" w:hAnsi="Roboto" w:cstheme="minorHAnsi"/>
            <w:sz w:val="26"/>
            <w:szCs w:val="26"/>
            <w:lang w:val="uz-Cyrl-UZ"/>
          </w:rPr>
          <w:t> </w:t>
        </w:r>
      </w:ins>
      <w:r w:rsidRPr="009C4BAE">
        <w:rPr>
          <w:rFonts w:ascii="Roboto" w:hAnsi="Roboto" w:cstheme="minorHAnsi"/>
          <w:sz w:val="26"/>
          <w:szCs w:val="26"/>
          <w:lang w:val="uz-Cyrl-UZ"/>
        </w:rPr>
        <w:t xml:space="preserve">(ПКБ) томонидан жорий этилган ўхшаш “Стоп-кредит” хизматидан ойига ўртача </w:t>
      </w:r>
      <w:r w:rsidRPr="009C4BAE">
        <w:rPr>
          <w:rFonts w:ascii="Roboto" w:hAnsi="Roboto" w:cstheme="minorHAnsi"/>
          <w:b/>
          <w:bCs/>
          <w:color w:val="C00000"/>
          <w:sz w:val="26"/>
          <w:szCs w:val="26"/>
          <w:lang w:val="uz-Cyrl-UZ"/>
        </w:rPr>
        <w:t>66</w:t>
      </w:r>
      <w:r w:rsidRPr="009C4BAE">
        <w:rPr>
          <w:rFonts w:ascii="Roboto" w:hAnsi="Roboto" w:cstheme="minorHAnsi"/>
          <w:b/>
          <w:bCs/>
          <w:color w:val="0070C0"/>
          <w:sz w:val="26"/>
          <w:szCs w:val="26"/>
          <w:lang w:val="uz-Cyrl-UZ"/>
        </w:rPr>
        <w:t xml:space="preserve"> мингта</w:t>
      </w:r>
      <w:r w:rsidRPr="009C4BAE">
        <w:rPr>
          <w:rFonts w:ascii="Roboto" w:hAnsi="Roboto" w:cstheme="minorHAnsi"/>
          <w:sz w:val="26"/>
          <w:szCs w:val="26"/>
          <w:lang w:val="uz-Cyrl-UZ"/>
        </w:rPr>
        <w:t xml:space="preserve"> (жами </w:t>
      </w:r>
      <w:r w:rsidRPr="009C4BAE">
        <w:rPr>
          <w:rFonts w:ascii="Roboto" w:hAnsi="Roboto" w:cstheme="minorHAnsi"/>
          <w:b/>
          <w:bCs/>
          <w:color w:val="C00000"/>
          <w:sz w:val="26"/>
          <w:szCs w:val="26"/>
          <w:lang w:val="uz-Cyrl-UZ"/>
        </w:rPr>
        <w:t xml:space="preserve">3 </w:t>
      </w:r>
      <w:r w:rsidRPr="009C4BAE">
        <w:rPr>
          <w:rFonts w:ascii="Roboto" w:hAnsi="Roboto" w:cstheme="minorHAnsi"/>
          <w:b/>
          <w:bCs/>
          <w:color w:val="0070C0"/>
          <w:sz w:val="26"/>
          <w:szCs w:val="26"/>
          <w:lang w:val="uz-Cyrl-UZ"/>
        </w:rPr>
        <w:t>млн</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нафар</w:t>
      </w:r>
      <w:r w:rsidRPr="009C4BAE">
        <w:rPr>
          <w:rFonts w:ascii="Roboto" w:hAnsi="Roboto" w:cstheme="minorHAnsi"/>
          <w:sz w:val="26"/>
          <w:szCs w:val="26"/>
          <w:lang w:val="uz-Cyrl-UZ"/>
        </w:rPr>
        <w:t>) фуқаро фойдаланмоқда.</w:t>
      </w:r>
      <w:commentRangeEnd w:id="2877"/>
      <w:r w:rsidR="00A87071" w:rsidRPr="009C4BAE">
        <w:rPr>
          <w:rStyle w:val="a4"/>
          <w:rFonts w:ascii="Roboto" w:hAnsi="Roboto" w:cstheme="minorHAnsi"/>
          <w:sz w:val="26"/>
          <w:szCs w:val="26"/>
          <w:lang w:val="uz-Cyrl-UZ"/>
        </w:rPr>
        <w:commentReference w:id="2877"/>
      </w:r>
    </w:p>
    <w:p w14:paraId="12C38173" w14:textId="7D27011E" w:rsidR="002E21F2" w:rsidRPr="009C4BAE" w:rsidRDefault="002E21F2" w:rsidP="00000C7B">
      <w:pPr>
        <w:pStyle w:val="2"/>
        <w:ind w:firstLine="567"/>
        <w:rPr>
          <w:rFonts w:ascii="Roboto" w:hAnsi="Roboto"/>
          <w:b/>
          <w:bCs/>
          <w:color w:val="002060"/>
          <w:lang w:val="uz-Cyrl-UZ"/>
        </w:rPr>
      </w:pPr>
      <w:bookmarkStart w:id="2880" w:name="_Toc222630383"/>
      <w:del w:id="2881" w:author="Nozimjon Ortiqov" w:date="2026-02-24T09:31:00Z" w16du:dateUtc="2026-02-24T04:31:00Z">
        <w:r w:rsidRPr="009C4BAE" w:rsidDel="00D430E0">
          <w:rPr>
            <w:rFonts w:ascii="Roboto" w:hAnsi="Roboto"/>
            <w:b/>
            <w:bCs/>
            <w:color w:val="002060"/>
            <w:lang w:val="uz-Cyrl-UZ"/>
          </w:rPr>
          <w:delText>Банк ходимлари томонидан к</w:delText>
        </w:r>
      </w:del>
      <w:ins w:id="2882" w:author="Nozimjon Ortiqov" w:date="2026-02-24T09:31:00Z" w16du:dateUtc="2026-02-24T04:31:00Z">
        <w:r w:rsidR="00D430E0" w:rsidRPr="009C4BAE">
          <w:rPr>
            <w:rFonts w:ascii="Roboto" w:hAnsi="Roboto"/>
            <w:b/>
            <w:bCs/>
            <w:color w:val="002060"/>
            <w:lang w:val="uz-Cyrl-UZ"/>
          </w:rPr>
          <w:t>К</w:t>
        </w:r>
      </w:ins>
      <w:r w:rsidRPr="009C4BAE">
        <w:rPr>
          <w:rFonts w:ascii="Roboto" w:hAnsi="Roboto"/>
          <w:b/>
          <w:bCs/>
          <w:color w:val="002060"/>
          <w:lang w:val="uz-Cyrl-UZ"/>
        </w:rPr>
        <w:t>редит шартларини тушунтириш ҳолати</w:t>
      </w:r>
      <w:bookmarkEnd w:id="2880"/>
    </w:p>
    <w:p w14:paraId="68FFB547" w14:textId="1DD51641" w:rsidR="002C7534" w:rsidRPr="009C4BAE" w:rsidRDefault="00BA4548" w:rsidP="004E743C">
      <w:pPr>
        <w:spacing w:beforeLines="60" w:before="144" w:afterLines="60" w:after="144" w:line="288" w:lineRule="auto"/>
        <w:ind w:firstLine="567"/>
        <w:jc w:val="both"/>
        <w:rPr>
          <w:rFonts w:ascii="Roboto" w:hAnsi="Roboto" w:cstheme="minorHAnsi"/>
          <w:b/>
          <w:bCs/>
          <w:sz w:val="26"/>
          <w:szCs w:val="26"/>
          <w:lang w:val="uz-Cyrl-UZ"/>
        </w:rPr>
      </w:pPr>
      <w:r w:rsidRPr="009C4BAE">
        <w:rPr>
          <w:rFonts w:ascii="Roboto" w:hAnsi="Roboto" w:cstheme="minorHAnsi"/>
          <w:b/>
          <w:bCs/>
          <w:sz w:val="26"/>
          <w:szCs w:val="26"/>
          <w:lang w:val="uz-Cyrl-UZ"/>
        </w:rPr>
        <w:t xml:space="preserve">Банклар томонидан кредит шартлари юзасидан етарли даражада маълумот берилмаслиги </w:t>
      </w:r>
      <w:r w:rsidRPr="009C4BAE">
        <w:rPr>
          <w:rFonts w:ascii="Roboto" w:hAnsi="Roboto" w:cstheme="minorHAnsi"/>
          <w:sz w:val="26"/>
          <w:szCs w:val="26"/>
          <w:lang w:val="uz-Cyrl-UZ"/>
        </w:rPr>
        <w:t>қарз олувчиларнинг ўз мажбуриятларини тўлиқ тушунмаслигига олиб келмоқда.</w:t>
      </w:r>
    </w:p>
    <w:p w14:paraId="390796D6" w14:textId="7642BDD3" w:rsidR="00415BD5"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респондентларнинг </w:t>
      </w:r>
      <w:r w:rsidRPr="009C4BAE">
        <w:rPr>
          <w:rFonts w:ascii="Roboto" w:hAnsi="Roboto" w:cstheme="minorHAnsi"/>
          <w:b/>
          <w:bCs/>
          <w:color w:val="C00000"/>
          <w:sz w:val="26"/>
          <w:szCs w:val="26"/>
          <w:lang w:val="uz-Cyrl-UZ"/>
        </w:rPr>
        <w:t>10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кредит расмийлаштириш жараёнида банк ходимларидан умуман маслаҳат олмаганини билдирган, яна </w:t>
      </w:r>
      <w:r w:rsidRPr="009C4BAE">
        <w:rPr>
          <w:rFonts w:ascii="Roboto" w:hAnsi="Roboto" w:cstheme="minorHAnsi"/>
          <w:b/>
          <w:bCs/>
          <w:color w:val="C00000"/>
          <w:sz w:val="26"/>
          <w:szCs w:val="26"/>
          <w:lang w:val="uz-Cyrl-UZ"/>
        </w:rPr>
        <w:t>8</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эса маслаҳат етарли даражада бўлмаганини қайд этган.</w:t>
      </w:r>
    </w:p>
    <w:p w14:paraId="5A7DA0A7" w14:textId="10C7CD4F" w:rsidR="00EC5836"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Натижада, респондентларнинг </w:t>
      </w:r>
      <w:r w:rsidRPr="009C4BAE">
        <w:rPr>
          <w:rFonts w:ascii="Roboto" w:hAnsi="Roboto" w:cstheme="minorHAnsi"/>
          <w:b/>
          <w:bCs/>
          <w:color w:val="C00000"/>
          <w:sz w:val="26"/>
          <w:szCs w:val="26"/>
          <w:lang w:val="uz-Cyrl-UZ"/>
        </w:rPr>
        <w:t>16</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w:t>
      </w:r>
      <w:r w:rsidRPr="009C4BAE">
        <w:rPr>
          <w:rFonts w:ascii="Roboto" w:hAnsi="Roboto" w:cstheme="minorHAnsi"/>
          <w:i/>
          <w:iCs/>
          <w:sz w:val="26"/>
          <w:szCs w:val="26"/>
          <w:lang w:val="uz-Cyrl-UZ"/>
        </w:rPr>
        <w:t>(қарздорл</w:t>
      </w:r>
      <w:r w:rsidR="005C3FFE" w:rsidRPr="009C4BAE">
        <w:rPr>
          <w:rFonts w:ascii="Roboto" w:hAnsi="Roboto" w:cstheme="minorHAnsi"/>
          <w:i/>
          <w:iCs/>
          <w:sz w:val="26"/>
          <w:szCs w:val="26"/>
          <w:lang w:val="uz-Cyrl-UZ"/>
        </w:rPr>
        <w:t>арда</w:t>
      </w:r>
      <w:r w:rsidRPr="009C4BAE">
        <w:rPr>
          <w:rFonts w:ascii="Roboto" w:hAnsi="Roboto" w:cstheme="minorHAnsi"/>
          <w:i/>
          <w:iCs/>
          <w:sz w:val="26"/>
          <w:szCs w:val="26"/>
          <w:lang w:val="uz-Cyrl-UZ"/>
        </w:rPr>
        <w:t xml:space="preserve"> — </w:t>
      </w:r>
      <w:r w:rsidR="00CB4B2F" w:rsidRPr="009C4BAE">
        <w:rPr>
          <w:rFonts w:ascii="Roboto" w:hAnsi="Roboto" w:cstheme="minorHAnsi"/>
          <w:i/>
          <w:iCs/>
          <w:color w:val="C00000"/>
          <w:sz w:val="26"/>
          <w:szCs w:val="26"/>
          <w:lang w:val="uz-Cyrl-UZ"/>
        </w:rPr>
        <w:t>21</w:t>
      </w:r>
      <w:r w:rsidRPr="009C4BAE">
        <w:rPr>
          <w:rFonts w:ascii="Roboto" w:hAnsi="Roboto" w:cstheme="minorHAnsi"/>
          <w:i/>
          <w:iCs/>
          <w:color w:val="C00000"/>
          <w:sz w:val="26"/>
          <w:szCs w:val="26"/>
          <w:lang w:val="uz-Cyrl-UZ"/>
        </w:rPr>
        <w:t xml:space="preserve">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3C4DAC"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9C4BAE">
        <w:rPr>
          <w:rFonts w:ascii="Roboto" w:hAnsi="Roboto" w:cstheme="minorHAnsi"/>
          <w:sz w:val="26"/>
          <w:szCs w:val="26"/>
          <w:lang w:val="uz-Cyrl-UZ"/>
        </w:rPr>
        <w:t xml:space="preserve">Finlit.uz’нинг Telegram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15,2 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Instagram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15,4</w:t>
      </w:r>
      <w:r w:rsidRPr="009C4BAE">
        <w:rPr>
          <w:rFonts w:ascii="Roboto" w:hAnsi="Roboto" w:cstheme="minorHAnsi"/>
          <w:i/>
          <w:iCs/>
          <w:sz w:val="26"/>
          <w:szCs w:val="26"/>
          <w:lang w:val="uz-Cyrl-UZ"/>
        </w:rPr>
        <w:t xml:space="preserve">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каналларидаги обуначилар сони мамлакатдаги умумий фойдаланувчилардан </w:t>
      </w:r>
      <w:r w:rsidRPr="009C4BAE">
        <w:rPr>
          <w:rFonts w:ascii="Roboto" w:hAnsi="Roboto" w:cstheme="minorHAnsi"/>
          <w:i/>
          <w:iCs/>
          <w:sz w:val="26"/>
          <w:szCs w:val="26"/>
          <w:lang w:val="uz-Cyrl-UZ"/>
        </w:rPr>
        <w:t xml:space="preserve">(мос равишда </w:t>
      </w:r>
      <w:r w:rsidRPr="009C4BAE">
        <w:rPr>
          <w:rFonts w:ascii="Roboto" w:hAnsi="Roboto" w:cstheme="minorHAnsi"/>
          <w:i/>
          <w:iCs/>
          <w:color w:val="C00000"/>
          <w:sz w:val="26"/>
          <w:szCs w:val="26"/>
          <w:lang w:val="uz-Cyrl-UZ"/>
        </w:rPr>
        <w:t xml:space="preserve">25 </w:t>
      </w:r>
      <w:r w:rsidRPr="009C4BAE">
        <w:rPr>
          <w:rFonts w:ascii="Roboto" w:hAnsi="Roboto" w:cstheme="minorHAnsi"/>
          <w:i/>
          <w:iCs/>
          <w:color w:val="0070C0"/>
          <w:sz w:val="26"/>
          <w:szCs w:val="26"/>
          <w:lang w:val="uz-Cyrl-UZ"/>
        </w:rPr>
        <w:t xml:space="preserve">млн </w:t>
      </w:r>
      <w:r w:rsidRPr="009C4BAE">
        <w:rPr>
          <w:rFonts w:ascii="Roboto" w:hAnsi="Roboto" w:cstheme="minorHAnsi"/>
          <w:i/>
          <w:iCs/>
          <w:sz w:val="26"/>
          <w:szCs w:val="26"/>
          <w:lang w:val="uz-Cyrl-UZ"/>
        </w:rPr>
        <w:t xml:space="preserve">ва </w:t>
      </w:r>
      <w:r w:rsidRPr="009C4BAE">
        <w:rPr>
          <w:rFonts w:ascii="Roboto" w:hAnsi="Roboto" w:cstheme="minorHAnsi"/>
          <w:i/>
          <w:iCs/>
          <w:color w:val="C00000"/>
          <w:sz w:val="26"/>
          <w:szCs w:val="26"/>
          <w:lang w:val="uz-Cyrl-UZ"/>
        </w:rPr>
        <w:t xml:space="preserve">14 </w:t>
      </w:r>
      <w:r w:rsidRPr="009C4BAE">
        <w:rPr>
          <w:rFonts w:ascii="Roboto" w:hAnsi="Roboto" w:cstheme="minorHAnsi"/>
          <w:i/>
          <w:iCs/>
          <w:color w:val="0070C0"/>
          <w:sz w:val="26"/>
          <w:szCs w:val="26"/>
          <w:lang w:val="uz-Cyrl-UZ"/>
        </w:rPr>
        <w:t>млн</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кам қисмини қамраб олган</w:t>
      </w:r>
      <w:r w:rsidRPr="009C4BAE">
        <w:rPr>
          <w:rStyle w:val="aff0"/>
          <w:rFonts w:ascii="Roboto" w:hAnsi="Roboto" w:cstheme="minorHAnsi"/>
          <w:sz w:val="26"/>
          <w:szCs w:val="26"/>
          <w:lang w:val="uz-Cyrl-UZ"/>
        </w:rPr>
        <w:footnoteReference w:id="8"/>
      </w:r>
      <w:r w:rsidRPr="009C4BAE">
        <w:rPr>
          <w:rFonts w:ascii="Roboto" w:hAnsi="Roboto" w:cstheme="minorHAnsi"/>
          <w:sz w:val="26"/>
          <w:szCs w:val="26"/>
          <w:lang w:val="uz-Cyrl-UZ"/>
        </w:rPr>
        <w:t>.</w:t>
      </w:r>
    </w:p>
    <w:p w14:paraId="1516F4BC" w14:textId="4047E7D6" w:rsidR="00B010FD" w:rsidRPr="009C4BAE" w:rsidRDefault="00B010FD"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қарз олишдан </w:t>
      </w:r>
      <w:r w:rsidR="005456BD" w:rsidRPr="009C4BAE">
        <w:rPr>
          <w:rFonts w:ascii="Roboto" w:hAnsi="Roboto" w:cstheme="minorHAnsi"/>
          <w:sz w:val="26"/>
          <w:szCs w:val="26"/>
          <w:lang w:val="uz-Cyrl-UZ"/>
        </w:rPr>
        <w:t>афсусланиш</w:t>
      </w:r>
      <w:r w:rsidRPr="009C4BAE">
        <w:rPr>
          <w:rFonts w:ascii="Roboto" w:hAnsi="Roboto" w:cstheme="minorHAnsi"/>
          <w:sz w:val="26"/>
          <w:szCs w:val="26"/>
          <w:lang w:val="uz-Cyrl-UZ"/>
        </w:rPr>
        <w:t xml:space="preserve"> улуши тўлов ҳолатига кўра сезиларли фарқ қилади. Жумладан, муаммоли қарздорлари </w:t>
      </w:r>
      <w:r w:rsidRPr="009C4BAE">
        <w:rPr>
          <w:rFonts w:ascii="Roboto" w:hAnsi="Roboto" w:cstheme="minorHAnsi"/>
          <w:sz w:val="26"/>
          <w:szCs w:val="26"/>
          <w:lang w:val="uz-Cyrl-UZ"/>
        </w:rPr>
        <w:lastRenderedPageBreak/>
        <w:t xml:space="preserve">орасида </w:t>
      </w:r>
      <w:r w:rsidRPr="009C4BAE">
        <w:rPr>
          <w:rFonts w:ascii="Roboto" w:hAnsi="Roboto" w:cstheme="minorHAnsi"/>
          <w:b/>
          <w:color w:val="C00000"/>
          <w:sz w:val="26"/>
          <w:szCs w:val="26"/>
          <w:lang w:val="uz-Cyrl-UZ"/>
        </w:rPr>
        <w:t>4</w:t>
      </w:r>
      <w:r w:rsidR="0037553C" w:rsidRPr="009C4BAE">
        <w:rPr>
          <w:rFonts w:ascii="Roboto" w:hAnsi="Roboto" w:cstheme="minorHAnsi"/>
          <w:b/>
          <w:color w:val="C00000"/>
          <w:sz w:val="26"/>
          <w:szCs w:val="26"/>
          <w:lang w:val="uz-Cyrl-UZ"/>
        </w:rPr>
        <w:t>7</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1–3 ой кечикишдаги қарздорлар орасида </w:t>
      </w:r>
      <w:r w:rsidRPr="009C4BAE">
        <w:rPr>
          <w:rFonts w:ascii="Roboto" w:hAnsi="Roboto" w:cstheme="minorHAnsi"/>
          <w:b/>
          <w:color w:val="C00000"/>
          <w:sz w:val="26"/>
          <w:szCs w:val="26"/>
          <w:lang w:val="uz-Cyrl-UZ"/>
        </w:rPr>
        <w:t>26 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ўз вақтида тўлов қилувчилар орасида эса </w:t>
      </w:r>
      <w:r w:rsidRPr="009C4BAE">
        <w:rPr>
          <w:rFonts w:ascii="Roboto" w:hAnsi="Roboto" w:cstheme="minorHAnsi"/>
          <w:b/>
          <w:color w:val="C00000"/>
          <w:sz w:val="26"/>
          <w:szCs w:val="26"/>
          <w:lang w:val="uz-Cyrl-UZ"/>
        </w:rPr>
        <w:t>2</w:t>
      </w:r>
      <w:r w:rsidR="0037553C" w:rsidRPr="009C4BAE">
        <w:rPr>
          <w:rFonts w:ascii="Roboto" w:hAnsi="Roboto" w:cstheme="minorHAnsi"/>
          <w:b/>
          <w:color w:val="C00000"/>
          <w:sz w:val="26"/>
          <w:szCs w:val="26"/>
          <w:lang w:val="uz-Cyrl-UZ"/>
        </w:rPr>
        <w:t>4</w:t>
      </w:r>
      <w:r w:rsidRPr="009C4BAE">
        <w:rPr>
          <w:rFonts w:ascii="Roboto" w:hAnsi="Roboto" w:cstheme="minorHAnsi"/>
          <w:b/>
          <w:color w:val="C00000"/>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ни ташкил этади.</w:t>
      </w:r>
    </w:p>
    <w:p w14:paraId="20E4AC70" w14:textId="77777777"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sz w:val="26"/>
          <w:szCs w:val="26"/>
          <w:lang w:val="uz-Cyrl-UZ"/>
        </w:rPr>
        <w:t xml:space="preserve">. </w:t>
      </w:r>
    </w:p>
    <w:p w14:paraId="27E97F49" w14:textId="4CCBA135" w:rsidR="00647727" w:rsidRPr="009C4BAE" w:rsidRDefault="000C5FC5"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Шу билан бирга, кредит маҳсулотларини реклама қилиш бўйича назорат етарли эмас.</w:t>
      </w:r>
      <w:r w:rsidR="00BA3C35" w:rsidRPr="009C4BAE">
        <w:rPr>
          <w:rFonts w:ascii="Roboto" w:hAnsi="Roboto" w:cstheme="minorHAnsi"/>
          <w:b/>
          <w:bCs/>
          <w:sz w:val="26"/>
          <w:szCs w:val="26"/>
          <w:lang w:val="uz-Cyrl-UZ"/>
        </w:rPr>
        <w:t xml:space="preserve"> </w:t>
      </w:r>
      <w:r w:rsidR="00BA3C35" w:rsidRPr="009C4BAE">
        <w:rPr>
          <w:rFonts w:ascii="Roboto" w:hAnsi="Roboto" w:cstheme="minorHAnsi"/>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9C4BAE">
        <w:rPr>
          <w:rFonts w:ascii="Roboto" w:hAnsi="Roboto" w:cstheme="minorHAnsi"/>
          <w:sz w:val="26"/>
          <w:szCs w:val="26"/>
          <w:lang w:val="uz-Cyrl-UZ"/>
        </w:rPr>
        <w:t>қабул қилинмаган</w:t>
      </w:r>
      <w:r w:rsidR="00BA3C35" w:rsidRPr="009C4BAE">
        <w:rPr>
          <w:rFonts w:ascii="Roboto" w:hAnsi="Roboto" w:cstheme="minorHAnsi"/>
          <w:sz w:val="26"/>
          <w:szCs w:val="26"/>
          <w:lang w:val="uz-Cyrl-UZ"/>
        </w:rPr>
        <w:t>.</w:t>
      </w:r>
    </w:p>
    <w:p w14:paraId="2AF43F49" w14:textId="472DE9AF" w:rsidR="007032C3" w:rsidRPr="009C4BAE" w:rsidRDefault="00484395">
      <w:pPr>
        <w:shd w:val="clear" w:color="auto" w:fill="E2EFD9" w:themeFill="accent6" w:themeFillTint="33"/>
        <w:spacing w:before="120" w:after="0" w:line="288" w:lineRule="auto"/>
        <w:ind w:firstLine="567"/>
        <w:jc w:val="center"/>
        <w:rPr>
          <w:rFonts w:ascii="Roboto" w:hAnsi="Roboto" w:cstheme="minorHAnsi"/>
          <w:b/>
          <w:bCs/>
          <w:color w:val="0070C0"/>
          <w:sz w:val="24"/>
          <w:szCs w:val="24"/>
          <w:lang w:val="uz-Cyrl-UZ"/>
          <w:rPrChange w:id="2932" w:author="Nozimjon Ortiqov" w:date="2026-02-24T09:31:00Z" w16du:dateUtc="2026-02-24T04:31:00Z">
            <w:rPr>
              <w:rFonts w:ascii="Roboto" w:hAnsi="Roboto" w:cstheme="minorHAnsi"/>
              <w:b/>
              <w:bCs/>
              <w:color w:val="0070C0"/>
              <w:sz w:val="26"/>
              <w:szCs w:val="26"/>
              <w:lang w:val="uz-Cyrl-UZ"/>
            </w:rPr>
          </w:rPrChange>
        </w:rPr>
        <w:pPrChange w:id="2933" w:author="Nozimjon Ortiqov" w:date="2026-02-24T09:32:00Z" w16du:dateUtc="2026-02-24T04:32:00Z">
          <w:pPr>
            <w:shd w:val="clear" w:color="auto" w:fill="E2EFD9" w:themeFill="accent6" w:themeFillTint="33"/>
            <w:spacing w:beforeLines="60" w:before="144" w:afterLines="60" w:after="144" w:line="288" w:lineRule="auto"/>
            <w:ind w:firstLine="567"/>
            <w:jc w:val="center"/>
          </w:pPr>
        </w:pPrChange>
      </w:pPr>
      <w:bookmarkStart w:id="2934" w:name="_Toc222135245"/>
      <w:r w:rsidRPr="009C4BAE">
        <w:rPr>
          <w:rFonts w:ascii="Roboto" w:hAnsi="Roboto" w:cstheme="minorHAnsi"/>
          <w:b/>
          <w:bCs/>
          <w:color w:val="0070C0"/>
          <w:sz w:val="24"/>
          <w:szCs w:val="24"/>
          <w:lang w:val="uz-Cyrl-UZ"/>
          <w:rPrChange w:id="2935" w:author="Nozimjon Ortiqov" w:date="2026-02-24T09:31:00Z" w16du:dateUtc="2026-02-24T04:31:00Z">
            <w:rPr>
              <w:rFonts w:ascii="Roboto" w:hAnsi="Roboto" w:cstheme="minorHAnsi"/>
              <w:b/>
              <w:bCs/>
              <w:color w:val="0070C0"/>
              <w:sz w:val="26"/>
              <w:szCs w:val="26"/>
              <w:lang w:val="uz-Cyrl-UZ"/>
            </w:rPr>
          </w:rPrChange>
        </w:rPr>
        <w:t>3-</w:t>
      </w:r>
      <w:r w:rsidRPr="009C4BAE">
        <w:rPr>
          <w:rFonts w:ascii="Roboto" w:hAnsi="Roboto" w:cstheme="minorHAnsi"/>
          <w:b/>
          <w:bCs/>
          <w:color w:val="0070C0"/>
          <w:sz w:val="24"/>
          <w:szCs w:val="24"/>
          <w:lang w:val="uz-Cyrl-UZ"/>
          <w:rPrChange w:id="2936" w:author="Nozimjon Ortiqov" w:date="2026-02-24T09:31:00Z" w16du:dateUtc="2026-02-24T04:31:00Z">
            <w:rPr>
              <w:rFonts w:ascii="Roboto" w:hAnsi="Roboto" w:cstheme="minorHAnsi"/>
              <w:b/>
              <w:bCs/>
              <w:color w:val="0070C0"/>
              <w:sz w:val="26"/>
              <w:szCs w:val="26"/>
            </w:rPr>
          </w:rPrChange>
        </w:rPr>
        <w:t xml:space="preserve">Бокс. </w:t>
      </w:r>
      <w:r w:rsidR="007032C3" w:rsidRPr="009C4BAE">
        <w:rPr>
          <w:rFonts w:ascii="Roboto" w:hAnsi="Roboto" w:cstheme="minorHAnsi"/>
          <w:b/>
          <w:bCs/>
          <w:color w:val="0070C0"/>
          <w:sz w:val="24"/>
          <w:szCs w:val="24"/>
          <w:lang w:val="uz-Cyrl-UZ"/>
          <w:rPrChange w:id="2937" w:author="Nozimjon Ortiqov" w:date="2026-02-24T09:31:00Z" w16du:dateUtc="2026-02-24T04:31:00Z">
            <w:rPr>
              <w:rFonts w:ascii="Roboto" w:hAnsi="Roboto" w:cstheme="minorHAnsi"/>
              <w:b/>
              <w:bCs/>
              <w:color w:val="0070C0"/>
              <w:sz w:val="26"/>
              <w:szCs w:val="26"/>
              <w:lang w:val="uz-Cyrl-UZ"/>
            </w:rPr>
          </w:rPrChange>
        </w:rPr>
        <w:t>Истеъмол кредитлари рекламаcини тартибга солиш бўйича халқаро тажриба</w:t>
      </w:r>
      <w:bookmarkEnd w:id="2934"/>
    </w:p>
    <w:p w14:paraId="772CA88F" w14:textId="4B1BFD69" w:rsidR="007032C3" w:rsidRPr="009C4BAE" w:rsidDel="00733795" w:rsidRDefault="007032C3">
      <w:pPr>
        <w:shd w:val="clear" w:color="auto" w:fill="E2EFD9" w:themeFill="accent6" w:themeFillTint="33"/>
        <w:spacing w:before="120" w:after="0" w:line="288" w:lineRule="auto"/>
        <w:ind w:firstLine="567"/>
        <w:jc w:val="both"/>
        <w:rPr>
          <w:del w:id="2938" w:author="Nozimjon Ortiqov" w:date="2026-02-23T18:20:00Z" w16du:dateUtc="2026-02-23T13:20:00Z"/>
          <w:rFonts w:ascii="Roboto" w:hAnsi="Roboto" w:cstheme="minorHAnsi"/>
          <w:color w:val="000000" w:themeColor="text1"/>
          <w:sz w:val="24"/>
          <w:szCs w:val="24"/>
          <w:lang w:val="uz-Cyrl-UZ"/>
        </w:rPr>
        <w:pPrChange w:id="2939"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color w:val="000000" w:themeColor="text1"/>
          <w:sz w:val="24"/>
          <w:szCs w:val="24"/>
          <w:lang w:val="uz-Cyrl-UZ"/>
          <w:rPrChange w:id="2940" w:author="Nozimjon Ortiqov" w:date="2026-02-24T09:31:00Z" w16du:dateUtc="2026-02-24T04:31:00Z">
            <w:rPr>
              <w:rFonts w:ascii="Roboto" w:hAnsi="Roboto" w:cstheme="minorHAnsi"/>
              <w:color w:val="000000" w:themeColor="text1"/>
              <w:sz w:val="26"/>
              <w:szCs w:val="26"/>
              <w:lang w:val="uz-Cyrl-UZ"/>
            </w:rPr>
          </w:rPrChange>
        </w:rPr>
        <w:t>Германия ва Францияда истеъмол кредитлари рекламаcи бўйича асосий шартларни аниқ ошкор этиш талаблари қонун билан белгиланган.</w:t>
      </w:r>
    </w:p>
    <w:p w14:paraId="74B3D9E4" w14:textId="77777777" w:rsidR="00733795" w:rsidRPr="009C4BAE" w:rsidRDefault="00733795">
      <w:pPr>
        <w:shd w:val="clear" w:color="auto" w:fill="E2EFD9" w:themeFill="accent6" w:themeFillTint="33"/>
        <w:spacing w:before="120" w:after="0" w:line="288" w:lineRule="auto"/>
        <w:ind w:firstLine="567"/>
        <w:jc w:val="both"/>
        <w:rPr>
          <w:ins w:id="2941" w:author="Nozimjon Ortiqov" w:date="2026-02-23T18:20:00Z" w16du:dateUtc="2026-02-23T13:20:00Z"/>
          <w:rFonts w:ascii="Roboto" w:hAnsi="Roboto" w:cstheme="minorHAnsi"/>
          <w:color w:val="000000" w:themeColor="text1"/>
          <w:sz w:val="24"/>
          <w:szCs w:val="24"/>
          <w:lang w:val="uz-Cyrl-UZ"/>
          <w:rPrChange w:id="2942" w:author="Nozimjon Ortiqov" w:date="2026-02-24T09:31:00Z" w16du:dateUtc="2026-02-24T04:31:00Z">
            <w:rPr>
              <w:ins w:id="2943" w:author="Nozimjon Ortiqov" w:date="2026-02-23T18:20:00Z" w16du:dateUtc="2026-02-23T13:20:00Z"/>
              <w:rFonts w:ascii="Roboto" w:hAnsi="Roboto" w:cstheme="minorHAnsi"/>
              <w:color w:val="000000" w:themeColor="text1"/>
              <w:sz w:val="26"/>
              <w:szCs w:val="26"/>
              <w:lang w:val="uz-Cyrl-UZ"/>
            </w:rPr>
          </w:rPrChange>
        </w:rPr>
        <w:pPrChange w:id="2944"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p>
    <w:p w14:paraId="074B7C60" w14:textId="772E5BFB"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2945" w:author="Nozimjon Ortiqov" w:date="2026-02-24T09:31:00Z" w16du:dateUtc="2026-02-24T04:31:00Z">
            <w:rPr>
              <w:rFonts w:ascii="Roboto" w:hAnsi="Roboto" w:cstheme="minorHAnsi"/>
              <w:sz w:val="26"/>
              <w:szCs w:val="26"/>
              <w:lang w:val="uz-Cyrl-UZ"/>
            </w:rPr>
          </w:rPrChange>
        </w:rPr>
        <w:pPrChange w:id="2946"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del w:id="2947" w:author="Nozimjon Ortiqov" w:date="2026-02-23T18:20:00Z" w16du:dateUtc="2026-02-23T13:20:00Z">
        <w:r w:rsidRPr="009C4BAE" w:rsidDel="00733795">
          <w:rPr>
            <w:rFonts w:ascii="Roboto" w:hAnsi="Roboto" w:cstheme="minorHAnsi"/>
            <w:b/>
            <w:bCs/>
            <w:color w:val="C00000"/>
            <w:sz w:val="24"/>
            <w:szCs w:val="24"/>
            <w:lang w:val="uz-Cyrl-UZ"/>
            <w:rPrChange w:id="2948" w:author="Nozimjon Ortiqov" w:date="2026-02-24T09:31:00Z" w16du:dateUtc="2026-02-24T04:31:00Z">
              <w:rPr>
                <w:rFonts w:ascii="Roboto" w:hAnsi="Roboto" w:cstheme="minorHAnsi"/>
                <w:b/>
                <w:bCs/>
                <w:color w:val="C00000"/>
                <w:sz w:val="26"/>
                <w:szCs w:val="26"/>
                <w:lang w:val="uz-Cyrl-UZ"/>
              </w:rPr>
            </w:rPrChange>
          </w:rPr>
          <w:delText>1</w:delText>
        </w:r>
        <w:r w:rsidRPr="009C4BAE" w:rsidDel="00733795">
          <w:rPr>
            <w:rFonts w:ascii="Roboto" w:hAnsi="Roboto" w:cstheme="minorHAnsi"/>
            <w:sz w:val="24"/>
            <w:szCs w:val="24"/>
            <w:lang w:val="uz-Cyrl-UZ"/>
            <w:rPrChange w:id="2949" w:author="Nozimjon Ortiqov" w:date="2026-02-24T09:31:00Z" w16du:dateUtc="2026-02-24T04:31:00Z">
              <w:rPr>
                <w:rFonts w:ascii="Roboto" w:hAnsi="Roboto" w:cstheme="minorHAnsi"/>
                <w:sz w:val="26"/>
                <w:szCs w:val="26"/>
                <w:lang w:val="uz-Cyrl-UZ"/>
              </w:rPr>
            </w:rPrChange>
          </w:rPr>
          <w:delText>. </w:delText>
        </w:r>
      </w:del>
      <w:r w:rsidRPr="009C4BAE">
        <w:rPr>
          <w:rFonts w:ascii="Roboto" w:hAnsi="Roboto" w:cstheme="minorHAnsi"/>
          <w:b/>
          <w:bCs/>
          <w:color w:val="0070C0"/>
          <w:sz w:val="24"/>
          <w:szCs w:val="24"/>
          <w:lang w:val="uz-Cyrl-UZ"/>
          <w:rPrChange w:id="2950" w:author="Nozimjon Ortiqov" w:date="2026-02-24T09:31:00Z" w16du:dateUtc="2026-02-24T04:31:00Z">
            <w:rPr>
              <w:rFonts w:ascii="Roboto" w:hAnsi="Roboto" w:cstheme="minorHAnsi"/>
              <w:b/>
              <w:bCs/>
              <w:color w:val="0070C0"/>
              <w:sz w:val="26"/>
              <w:szCs w:val="26"/>
              <w:lang w:val="uz-Cyrl-UZ"/>
            </w:rPr>
          </w:rPrChange>
        </w:rPr>
        <w:t>Германияда</w:t>
      </w:r>
      <w:r w:rsidRPr="009C4BAE">
        <w:rPr>
          <w:rFonts w:ascii="Roboto" w:hAnsi="Roboto" w:cstheme="minorHAnsi"/>
          <w:color w:val="0070C0"/>
          <w:sz w:val="24"/>
          <w:szCs w:val="24"/>
          <w:lang w:val="uz-Cyrl-UZ"/>
          <w:rPrChange w:id="2951"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2952" w:author="Nozimjon Ortiqov" w:date="2026-02-24T09:31:00Z" w16du:dateUtc="2026-02-24T04:31:00Z">
            <w:rPr>
              <w:rFonts w:ascii="Roboto" w:hAnsi="Roboto" w:cstheme="minorHAnsi"/>
              <w:b/>
              <w:bCs/>
              <w:sz w:val="26"/>
              <w:szCs w:val="26"/>
              <w:lang w:val="uz-Cyrl-UZ"/>
            </w:rPr>
          </w:rPrChange>
        </w:rPr>
        <w:t>“Нархларни кўрсатиш тартиби тўғрисидаги низом”</w:t>
      </w:r>
      <w:r w:rsidR="004035A6" w:rsidRPr="009C4BAE">
        <w:rPr>
          <w:rFonts w:ascii="Roboto" w:hAnsi="Roboto" w:cstheme="minorHAnsi"/>
          <w:sz w:val="24"/>
          <w:szCs w:val="24"/>
          <w:lang w:val="uz-Cyrl-UZ"/>
          <w:rPrChange w:id="2953" w:author="Nozimjon Ortiqov" w:date="2026-02-24T09:31:00Z" w16du:dateUtc="2026-02-24T04:31:00Z">
            <w:rPr>
              <w:rFonts w:ascii="Roboto" w:hAnsi="Roboto" w:cstheme="minorHAnsi"/>
              <w:sz w:val="26"/>
              <w:szCs w:val="26"/>
              <w:lang w:val="uz-Cyrl-UZ"/>
            </w:rPr>
          </w:rPrChange>
        </w:rPr>
        <w:t>га</w:t>
      </w:r>
      <w:r w:rsidRPr="009C4BAE">
        <w:rPr>
          <w:rFonts w:ascii="Roboto" w:hAnsi="Roboto" w:cstheme="minorHAnsi"/>
          <w:sz w:val="24"/>
          <w:szCs w:val="24"/>
          <w:lang w:val="uz-Cyrl-UZ"/>
          <w:rPrChange w:id="295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2955" w:author="Nozimjon Ortiqov" w:date="2026-02-24T09:31:00Z" w16du:dateUtc="2026-02-24T04:31:00Z">
            <w:rPr>
              <w:rFonts w:ascii="Roboto" w:hAnsi="Roboto" w:cstheme="minorHAnsi"/>
              <w:i/>
              <w:iCs/>
              <w:sz w:val="26"/>
              <w:szCs w:val="26"/>
              <w:lang w:val="uz-Cyrl-UZ"/>
            </w:rPr>
          </w:rPrChange>
        </w:rPr>
        <w:t>(Preisangabenverordnung</w:t>
      </w:r>
      <w:r w:rsidR="005A47B8" w:rsidRPr="009C4BAE">
        <w:rPr>
          <w:rFonts w:ascii="Roboto" w:hAnsi="Roboto" w:cstheme="minorHAnsi"/>
          <w:i/>
          <w:iCs/>
          <w:sz w:val="24"/>
          <w:szCs w:val="24"/>
          <w:lang w:val="uz-Cyrl-UZ"/>
          <w:rPrChange w:id="2956" w:author="Nozimjon Ortiqov" w:date="2026-02-24T09:31:00Z" w16du:dateUtc="2026-02-24T04:31:00Z">
            <w:rPr>
              <w:rFonts w:ascii="Roboto" w:hAnsi="Roboto" w:cstheme="minorHAnsi"/>
              <w:i/>
              <w:iCs/>
              <w:sz w:val="26"/>
              <w:szCs w:val="26"/>
              <w:lang w:val="uz-Cyrl-UZ"/>
            </w:rPr>
          </w:rPrChange>
        </w:rPr>
        <w:t xml:space="preserve"> (</w:t>
      </w:r>
      <w:r w:rsidRPr="009C4BAE">
        <w:rPr>
          <w:rFonts w:ascii="Roboto" w:hAnsi="Roboto" w:cstheme="minorHAnsi"/>
          <w:i/>
          <w:iCs/>
          <w:sz w:val="24"/>
          <w:szCs w:val="24"/>
          <w:lang w:val="uz-Cyrl-UZ"/>
          <w:rPrChange w:id="2957" w:author="Nozimjon Ortiqov" w:date="2026-02-24T09:31:00Z" w16du:dateUtc="2026-02-24T04:31:00Z">
            <w:rPr>
              <w:rFonts w:ascii="Roboto" w:hAnsi="Roboto" w:cstheme="minorHAnsi"/>
              <w:i/>
              <w:iCs/>
              <w:sz w:val="26"/>
              <w:szCs w:val="26"/>
              <w:lang w:val="uz-Cyrl-UZ"/>
            </w:rPr>
          </w:rPrChange>
        </w:rPr>
        <w:t>P</w:t>
      </w:r>
      <w:r w:rsidR="005A47B8" w:rsidRPr="009C4BAE">
        <w:rPr>
          <w:rFonts w:ascii="Roboto" w:hAnsi="Roboto" w:cstheme="minorHAnsi"/>
          <w:i/>
          <w:iCs/>
          <w:sz w:val="24"/>
          <w:szCs w:val="24"/>
          <w:lang w:val="uz-Cyrl-UZ"/>
          <w:rPrChange w:id="2958" w:author="Nozimjon Ortiqov" w:date="2026-02-24T09:31:00Z" w16du:dateUtc="2026-02-24T04:31:00Z">
            <w:rPr>
              <w:rFonts w:ascii="Roboto" w:hAnsi="Roboto" w:cstheme="minorHAnsi"/>
              <w:i/>
              <w:iCs/>
              <w:sz w:val="26"/>
              <w:szCs w:val="26"/>
              <w:lang w:val="uz-Cyrl-UZ"/>
            </w:rPr>
          </w:rPrChange>
        </w:rPr>
        <w:t>a</w:t>
      </w:r>
      <w:r w:rsidRPr="009C4BAE">
        <w:rPr>
          <w:rFonts w:ascii="Roboto" w:hAnsi="Roboto" w:cstheme="minorHAnsi"/>
          <w:i/>
          <w:iCs/>
          <w:sz w:val="24"/>
          <w:szCs w:val="24"/>
          <w:lang w:val="uz-Cyrl-UZ"/>
          <w:rPrChange w:id="2959" w:author="Nozimjon Ortiqov" w:date="2026-02-24T09:31:00Z" w16du:dateUtc="2026-02-24T04:31:00Z">
            <w:rPr>
              <w:rFonts w:ascii="Roboto" w:hAnsi="Roboto" w:cstheme="minorHAnsi"/>
              <w:i/>
              <w:iCs/>
              <w:sz w:val="26"/>
              <w:szCs w:val="26"/>
              <w:lang w:val="uz-Cyrl-UZ"/>
            </w:rPr>
          </w:rPrChange>
        </w:rPr>
        <w:t>ngV</w:t>
      </w:r>
      <w:r w:rsidR="005A47B8" w:rsidRPr="009C4BAE">
        <w:rPr>
          <w:rFonts w:ascii="Roboto" w:hAnsi="Roboto" w:cstheme="minorHAnsi"/>
          <w:i/>
          <w:iCs/>
          <w:sz w:val="24"/>
          <w:szCs w:val="24"/>
          <w:lang w:val="uz-Cyrl-UZ"/>
          <w:rPrChange w:id="2960"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sz w:val="24"/>
          <w:szCs w:val="24"/>
          <w:lang w:val="uz-Cyrl-UZ"/>
          <w:rPrChange w:id="2961" w:author="Nozimjon Ortiqov" w:date="2026-02-24T09:31:00Z" w16du:dateUtc="2026-02-24T04:31:00Z">
            <w:rPr>
              <w:rFonts w:ascii="Roboto" w:hAnsi="Roboto" w:cstheme="minorHAnsi"/>
              <w:i/>
              <w:iCs/>
              <w:sz w:val="26"/>
              <w:szCs w:val="26"/>
              <w:lang w:val="uz-Cyrl-UZ"/>
            </w:rPr>
          </w:rPrChange>
        </w:rPr>
        <w:t xml:space="preserve"> 2022)</w:t>
      </w:r>
      <w:r w:rsidRPr="009C4BAE">
        <w:rPr>
          <w:rFonts w:ascii="Roboto" w:hAnsi="Roboto" w:cstheme="minorHAnsi"/>
          <w:sz w:val="24"/>
          <w:szCs w:val="24"/>
          <w:lang w:val="uz-Cyrl-UZ"/>
          <w:rPrChange w:id="2962" w:author="Nozimjon Ortiqov" w:date="2026-02-24T09:31:00Z" w16du:dateUtc="2026-02-24T04:31:00Z">
            <w:rPr>
              <w:rFonts w:ascii="Roboto" w:hAnsi="Roboto" w:cstheme="minorHAnsi"/>
              <w:sz w:val="26"/>
              <w:szCs w:val="26"/>
              <w:lang w:val="uz-Cyrl-UZ"/>
            </w:rPr>
          </w:rPrChange>
        </w:rPr>
        <w:t xml:space="preserve"> мувофиқ, истеъмол кредитлари бўйича </w:t>
      </w:r>
      <w:r w:rsidRPr="009C4BAE">
        <w:rPr>
          <w:rFonts w:ascii="Roboto" w:hAnsi="Roboto" w:cstheme="minorHAnsi"/>
          <w:b/>
          <w:bCs/>
          <w:color w:val="0070C0"/>
          <w:sz w:val="24"/>
          <w:szCs w:val="24"/>
          <w:lang w:val="uz-Cyrl-UZ"/>
          <w:rPrChange w:id="2963" w:author="Nozimjon Ortiqov" w:date="2026-02-24T09:31:00Z" w16du:dateUtc="2026-02-24T04:31:00Z">
            <w:rPr>
              <w:rFonts w:ascii="Roboto" w:hAnsi="Roboto" w:cstheme="minorHAnsi"/>
              <w:b/>
              <w:bCs/>
              <w:color w:val="0070C0"/>
              <w:sz w:val="26"/>
              <w:szCs w:val="26"/>
              <w:lang w:val="uz-Cyrl-UZ"/>
            </w:rPr>
          </w:rPrChange>
        </w:rPr>
        <w:t xml:space="preserve">реклама </w:t>
      </w:r>
      <w:r w:rsidRPr="009C4BAE">
        <w:rPr>
          <w:rFonts w:ascii="Roboto" w:hAnsi="Roboto" w:cstheme="minorHAnsi"/>
          <w:sz w:val="24"/>
          <w:szCs w:val="24"/>
          <w:lang w:val="uz-Cyrl-UZ"/>
          <w:rPrChange w:id="2964" w:author="Nozimjon Ortiqov" w:date="2026-02-24T09:31:00Z" w16du:dateUtc="2026-02-24T04:31:00Z">
            <w:rPr>
              <w:rFonts w:ascii="Roboto" w:hAnsi="Roboto" w:cstheme="minorHAnsi"/>
              <w:sz w:val="26"/>
              <w:szCs w:val="26"/>
              <w:lang w:val="uz-Cyrl-UZ"/>
            </w:rPr>
          </w:rPrChange>
        </w:rPr>
        <w:t>истеъмолчини чалғитмаслиги лозим.</w:t>
      </w:r>
    </w:p>
    <w:p w14:paraId="75EF1D41" w14:textId="77777777"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2965" w:author="Nozimjon Ortiqov" w:date="2026-02-24T09:31:00Z" w16du:dateUtc="2026-02-24T04:31:00Z">
            <w:rPr>
              <w:rFonts w:ascii="Roboto" w:hAnsi="Roboto" w:cstheme="minorHAnsi"/>
              <w:sz w:val="26"/>
              <w:szCs w:val="26"/>
              <w:lang w:val="uz-Cyrl-UZ"/>
            </w:rPr>
          </w:rPrChange>
        </w:rPr>
        <w:pPrChange w:id="2966"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2967" w:author="Nozimjon Ortiqov" w:date="2026-02-24T09:31:00Z" w16du:dateUtc="2026-02-24T04:31:00Z">
            <w:rPr>
              <w:rFonts w:ascii="Roboto" w:hAnsi="Roboto" w:cstheme="minorHAnsi"/>
              <w:sz w:val="26"/>
              <w:szCs w:val="26"/>
              <w:lang w:val="uz-Cyrl-UZ"/>
            </w:rPr>
          </w:rPrChange>
        </w:rPr>
        <w:t xml:space="preserve">– кредит қиймати ёки кредит олиш имконияти ҳақида нотўғри тасаввур уйғотадиган иборалар қўлланилиши </w:t>
      </w:r>
      <w:r w:rsidRPr="009C4BAE">
        <w:rPr>
          <w:rFonts w:ascii="Roboto" w:hAnsi="Roboto" w:cstheme="minorHAnsi"/>
          <w:b/>
          <w:bCs/>
          <w:color w:val="0070C0"/>
          <w:sz w:val="24"/>
          <w:szCs w:val="24"/>
          <w:lang w:val="uz-Cyrl-UZ"/>
          <w:rPrChange w:id="2968" w:author="Nozimjon Ortiqov" w:date="2026-02-24T09:31:00Z" w16du:dateUtc="2026-02-24T04:31:00Z">
            <w:rPr>
              <w:rFonts w:ascii="Roboto" w:hAnsi="Roboto" w:cstheme="minorHAnsi"/>
              <w:b/>
              <w:bCs/>
              <w:color w:val="0070C0"/>
              <w:sz w:val="26"/>
              <w:szCs w:val="26"/>
              <w:lang w:val="uz-Cyrl-UZ"/>
            </w:rPr>
          </w:rPrChange>
        </w:rPr>
        <w:t>тақиқланади</w:t>
      </w:r>
      <w:r w:rsidRPr="009C4BAE">
        <w:rPr>
          <w:rFonts w:ascii="Roboto" w:hAnsi="Roboto" w:cstheme="minorHAnsi"/>
          <w:sz w:val="24"/>
          <w:szCs w:val="24"/>
          <w:lang w:val="uz-Cyrl-UZ"/>
          <w:rPrChange w:id="2969" w:author="Nozimjon Ortiqov" w:date="2026-02-24T09:31:00Z" w16du:dateUtc="2026-02-24T04:31:00Z">
            <w:rPr>
              <w:rFonts w:ascii="Roboto" w:hAnsi="Roboto" w:cstheme="minorHAnsi"/>
              <w:sz w:val="26"/>
              <w:szCs w:val="26"/>
              <w:lang w:val="uz-Cyrl-UZ"/>
            </w:rPr>
          </w:rPrChange>
        </w:rPr>
        <w:t xml:space="preserve">. </w:t>
      </w:r>
    </w:p>
    <w:p w14:paraId="71423129" w14:textId="77777777"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2970" w:author="Nozimjon Ortiqov" w:date="2026-02-24T09:31:00Z" w16du:dateUtc="2026-02-24T04:31:00Z">
            <w:rPr>
              <w:rFonts w:ascii="Roboto" w:hAnsi="Roboto" w:cstheme="minorHAnsi"/>
              <w:sz w:val="26"/>
              <w:szCs w:val="26"/>
              <w:lang w:val="uz-Cyrl-UZ"/>
            </w:rPr>
          </w:rPrChange>
        </w:rPr>
        <w:pPrChange w:id="2971"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2972" w:author="Nozimjon Ortiqov" w:date="2026-02-24T09:31:00Z" w16du:dateUtc="2026-02-24T04:31:00Z">
            <w:rPr>
              <w:rFonts w:ascii="Roboto" w:hAnsi="Roboto" w:cstheme="minorHAnsi"/>
              <w:sz w:val="26"/>
              <w:szCs w:val="26"/>
              <w:lang w:val="uz-Cyrl-UZ"/>
            </w:rPr>
          </w:rPrChange>
        </w:rPr>
        <w:t xml:space="preserve">– агар рекламада </w:t>
      </w:r>
      <w:r w:rsidRPr="009C4BAE">
        <w:rPr>
          <w:rFonts w:ascii="Roboto" w:hAnsi="Roboto" w:cstheme="minorHAnsi"/>
          <w:b/>
          <w:bCs/>
          <w:sz w:val="24"/>
          <w:szCs w:val="24"/>
          <w:lang w:val="uz-Cyrl-UZ"/>
          <w:rPrChange w:id="2973" w:author="Nozimjon Ortiqov" w:date="2026-02-24T09:31:00Z" w16du:dateUtc="2026-02-24T04:31:00Z">
            <w:rPr>
              <w:rFonts w:ascii="Roboto" w:hAnsi="Roboto" w:cstheme="minorHAnsi"/>
              <w:b/>
              <w:bCs/>
              <w:sz w:val="26"/>
              <w:szCs w:val="26"/>
              <w:lang w:val="uz-Cyrl-UZ"/>
            </w:rPr>
          </w:rPrChange>
        </w:rPr>
        <w:t>фоиз</w:t>
      </w:r>
      <w:r w:rsidRPr="009C4BAE">
        <w:rPr>
          <w:rFonts w:ascii="Roboto" w:hAnsi="Roboto" w:cstheme="minorHAnsi"/>
          <w:sz w:val="24"/>
          <w:szCs w:val="24"/>
          <w:lang w:val="uz-Cyrl-UZ"/>
          <w:rPrChange w:id="297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2975" w:author="Nozimjon Ortiqov" w:date="2026-02-24T09:31:00Z" w16du:dateUtc="2026-02-24T04:31:00Z">
            <w:rPr>
              <w:rFonts w:ascii="Roboto" w:hAnsi="Roboto" w:cstheme="minorHAnsi"/>
              <w:b/>
              <w:bCs/>
              <w:sz w:val="26"/>
              <w:szCs w:val="26"/>
              <w:lang w:val="uz-Cyrl-UZ"/>
            </w:rPr>
          </w:rPrChange>
        </w:rPr>
        <w:t>ставкалари</w:t>
      </w:r>
      <w:r w:rsidRPr="009C4BAE">
        <w:rPr>
          <w:rFonts w:ascii="Roboto" w:hAnsi="Roboto" w:cstheme="minorHAnsi"/>
          <w:sz w:val="24"/>
          <w:szCs w:val="24"/>
          <w:lang w:val="uz-Cyrl-UZ"/>
          <w:rPrChange w:id="2976" w:author="Nozimjon Ortiqov" w:date="2026-02-24T09:31:00Z" w16du:dateUtc="2026-02-24T04:31:00Z">
            <w:rPr>
              <w:rFonts w:ascii="Roboto" w:hAnsi="Roboto" w:cstheme="minorHAnsi"/>
              <w:sz w:val="26"/>
              <w:szCs w:val="26"/>
              <w:lang w:val="uz-Cyrl-UZ"/>
            </w:rPr>
          </w:rPrChange>
        </w:rPr>
        <w:t xml:space="preserve"> ёки қийматга оид ҳар қандай рақамли кўрсаткичлар келтирилса, стандарт параметрлар </w:t>
      </w:r>
      <w:r w:rsidRPr="009C4BAE">
        <w:rPr>
          <w:rFonts w:ascii="Roboto" w:hAnsi="Roboto" w:cstheme="minorHAnsi"/>
          <w:b/>
          <w:bCs/>
          <w:color w:val="0070C0"/>
          <w:sz w:val="24"/>
          <w:szCs w:val="24"/>
          <w:lang w:val="uz-Cyrl-UZ"/>
          <w:rPrChange w:id="2977" w:author="Nozimjon Ortiqov" w:date="2026-02-24T09:31:00Z" w16du:dateUtc="2026-02-24T04:31:00Z">
            <w:rPr>
              <w:rFonts w:ascii="Roboto" w:hAnsi="Roboto" w:cstheme="minorHAnsi"/>
              <w:b/>
              <w:bCs/>
              <w:color w:val="0070C0"/>
              <w:sz w:val="26"/>
              <w:szCs w:val="26"/>
              <w:lang w:val="uz-Cyrl-UZ"/>
            </w:rPr>
          </w:rPrChange>
        </w:rPr>
        <w:t>аниқ</w:t>
      </w:r>
      <w:r w:rsidRPr="009C4BAE">
        <w:rPr>
          <w:rFonts w:ascii="Roboto" w:hAnsi="Roboto" w:cstheme="minorHAnsi"/>
          <w:sz w:val="24"/>
          <w:szCs w:val="24"/>
          <w:lang w:val="uz-Cyrl-UZ"/>
          <w:rPrChange w:id="2978"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2979" w:author="Nozimjon Ortiqov" w:date="2026-02-24T09:31:00Z" w16du:dateUtc="2026-02-24T04:31:00Z">
            <w:rPr>
              <w:rFonts w:ascii="Roboto" w:hAnsi="Roboto" w:cstheme="minorHAnsi"/>
              <w:b/>
              <w:bCs/>
              <w:color w:val="0070C0"/>
              <w:sz w:val="26"/>
              <w:szCs w:val="26"/>
              <w:lang w:val="uz-Cyrl-UZ"/>
            </w:rPr>
          </w:rPrChange>
        </w:rPr>
        <w:t>бир</w:t>
      </w:r>
      <w:r w:rsidRPr="009C4BAE">
        <w:rPr>
          <w:rFonts w:ascii="Roboto" w:hAnsi="Roboto" w:cstheme="minorHAnsi"/>
          <w:color w:val="0070C0"/>
          <w:sz w:val="24"/>
          <w:szCs w:val="24"/>
          <w:lang w:val="uz-Cyrl-UZ"/>
          <w:rPrChange w:id="2980"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color w:val="0070C0"/>
          <w:sz w:val="24"/>
          <w:szCs w:val="24"/>
          <w:lang w:val="uz-Cyrl-UZ"/>
          <w:rPrChange w:id="2981" w:author="Nozimjon Ortiqov" w:date="2026-02-24T09:31:00Z" w16du:dateUtc="2026-02-24T04:31:00Z">
            <w:rPr>
              <w:rFonts w:ascii="Roboto" w:hAnsi="Roboto" w:cstheme="minorHAnsi"/>
              <w:b/>
              <w:bCs/>
              <w:color w:val="0070C0"/>
              <w:sz w:val="26"/>
              <w:szCs w:val="26"/>
              <w:lang w:val="uz-Cyrl-UZ"/>
            </w:rPr>
          </w:rPrChange>
        </w:rPr>
        <w:t>маъноли</w:t>
      </w:r>
      <w:r w:rsidRPr="009C4BAE">
        <w:rPr>
          <w:rFonts w:ascii="Roboto" w:hAnsi="Roboto" w:cstheme="minorHAnsi"/>
          <w:color w:val="0070C0"/>
          <w:sz w:val="24"/>
          <w:szCs w:val="24"/>
          <w:lang w:val="uz-Cyrl-UZ"/>
          <w:rPrChange w:id="2982"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2983" w:author="Nozimjon Ortiqov" w:date="2026-02-24T09:31:00Z" w16du:dateUtc="2026-02-24T04:31:00Z">
            <w:rPr>
              <w:rFonts w:ascii="Roboto" w:hAnsi="Roboto" w:cstheme="minorHAnsi"/>
              <w:sz w:val="26"/>
              <w:szCs w:val="26"/>
              <w:lang w:val="uz-Cyrl-UZ"/>
            </w:rPr>
          </w:rPrChange>
        </w:rPr>
        <w:t xml:space="preserve">ва </w:t>
      </w:r>
      <w:r w:rsidRPr="009C4BAE">
        <w:rPr>
          <w:rFonts w:ascii="Roboto" w:hAnsi="Roboto" w:cstheme="minorHAnsi"/>
          <w:b/>
          <w:bCs/>
          <w:color w:val="0070C0"/>
          <w:sz w:val="24"/>
          <w:szCs w:val="24"/>
          <w:lang w:val="uz-Cyrl-UZ"/>
          <w:rPrChange w:id="2984" w:author="Nozimjon Ortiqov" w:date="2026-02-24T09:31:00Z" w16du:dateUtc="2026-02-24T04:31:00Z">
            <w:rPr>
              <w:rFonts w:ascii="Roboto" w:hAnsi="Roboto" w:cstheme="minorHAnsi"/>
              <w:b/>
              <w:bCs/>
              <w:color w:val="0070C0"/>
              <w:sz w:val="26"/>
              <w:szCs w:val="26"/>
              <w:lang w:val="uz-Cyrl-UZ"/>
            </w:rPr>
          </w:rPrChange>
        </w:rPr>
        <w:t>яққол</w:t>
      </w:r>
      <w:r w:rsidRPr="009C4BAE">
        <w:rPr>
          <w:rFonts w:ascii="Roboto" w:hAnsi="Roboto" w:cstheme="minorHAnsi"/>
          <w:color w:val="0070C0"/>
          <w:sz w:val="24"/>
          <w:szCs w:val="24"/>
          <w:lang w:val="uz-Cyrl-UZ"/>
          <w:rPrChange w:id="2985"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2986" w:author="Nozimjon Ortiqov" w:date="2026-02-24T09:31:00Z" w16du:dateUtc="2026-02-24T04:31:00Z">
            <w:rPr>
              <w:rFonts w:ascii="Roboto" w:hAnsi="Roboto" w:cstheme="minorHAnsi"/>
              <w:sz w:val="26"/>
              <w:szCs w:val="26"/>
              <w:lang w:val="uz-Cyrl-UZ"/>
            </w:rPr>
          </w:rPrChange>
        </w:rPr>
        <w:t>шаклда ошкор этилиши шарт.</w:t>
      </w:r>
    </w:p>
    <w:p w14:paraId="1364D720" w14:textId="2A872D3E"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2987" w:author="Nozimjon Ortiqov" w:date="2026-02-24T09:31:00Z" w16du:dateUtc="2026-02-24T04:31:00Z">
            <w:rPr>
              <w:rFonts w:ascii="Roboto" w:hAnsi="Roboto" w:cstheme="minorHAnsi"/>
              <w:sz w:val="26"/>
              <w:szCs w:val="26"/>
              <w:lang w:val="uz-Cyrl-UZ"/>
            </w:rPr>
          </w:rPrChange>
        </w:rPr>
        <w:pPrChange w:id="2988"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C00000"/>
          <w:sz w:val="24"/>
          <w:szCs w:val="24"/>
          <w:lang w:val="uz-Cyrl-UZ"/>
          <w:rPrChange w:id="2989" w:author="Nozimjon Ortiqov" w:date="2026-02-24T09:31:00Z" w16du:dateUtc="2026-02-24T04:31:00Z">
            <w:rPr>
              <w:rFonts w:ascii="Roboto" w:hAnsi="Roboto" w:cstheme="minorHAnsi"/>
              <w:b/>
              <w:bCs/>
              <w:color w:val="C00000"/>
              <w:sz w:val="26"/>
              <w:szCs w:val="26"/>
              <w:lang w:val="uz-Cyrl-UZ"/>
            </w:rPr>
          </w:rPrChange>
        </w:rPr>
        <w:t>2</w:t>
      </w:r>
      <w:r w:rsidRPr="009C4BAE">
        <w:rPr>
          <w:rFonts w:ascii="Roboto" w:hAnsi="Roboto" w:cstheme="minorHAnsi"/>
          <w:sz w:val="24"/>
          <w:szCs w:val="24"/>
          <w:lang w:val="uz-Cyrl-UZ"/>
          <w:rPrChange w:id="2990" w:author="Nozimjon Ortiqov" w:date="2026-02-24T09:31:00Z" w16du:dateUtc="2026-02-24T04:31:00Z">
            <w:rPr>
              <w:rFonts w:ascii="Roboto" w:hAnsi="Roboto" w:cstheme="minorHAnsi"/>
              <w:sz w:val="26"/>
              <w:szCs w:val="26"/>
              <w:lang w:val="uz-Cyrl-UZ"/>
            </w:rPr>
          </w:rPrChange>
        </w:rPr>
        <w:t>. </w:t>
      </w:r>
      <w:r w:rsidRPr="009C4BAE">
        <w:rPr>
          <w:rFonts w:ascii="Roboto" w:hAnsi="Roboto" w:cstheme="minorHAnsi"/>
          <w:b/>
          <w:bCs/>
          <w:color w:val="0070C0"/>
          <w:sz w:val="24"/>
          <w:szCs w:val="24"/>
          <w:lang w:val="uz-Cyrl-UZ"/>
          <w:rPrChange w:id="2991" w:author="Nozimjon Ortiqov" w:date="2026-02-24T09:31:00Z" w16du:dateUtc="2026-02-24T04:31:00Z">
            <w:rPr>
              <w:rFonts w:ascii="Roboto" w:hAnsi="Roboto" w:cstheme="minorHAnsi"/>
              <w:b/>
              <w:bCs/>
              <w:color w:val="0070C0"/>
              <w:sz w:val="26"/>
              <w:szCs w:val="26"/>
              <w:lang w:val="uz-Cyrl-UZ"/>
            </w:rPr>
          </w:rPrChange>
        </w:rPr>
        <w:t>Францияда</w:t>
      </w:r>
      <w:r w:rsidRPr="009C4BAE">
        <w:rPr>
          <w:rFonts w:ascii="Roboto" w:hAnsi="Roboto" w:cstheme="minorHAnsi"/>
          <w:color w:val="0070C0"/>
          <w:sz w:val="24"/>
          <w:szCs w:val="24"/>
          <w:lang w:val="uz-Cyrl-UZ"/>
          <w:rPrChange w:id="2992"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2993" w:author="Nozimjon Ortiqov" w:date="2026-02-24T09:31:00Z" w16du:dateUtc="2026-02-24T04:31:00Z">
            <w:rPr>
              <w:rFonts w:ascii="Roboto" w:hAnsi="Roboto" w:cstheme="minorHAnsi"/>
              <w:b/>
              <w:bCs/>
              <w:sz w:val="26"/>
              <w:szCs w:val="26"/>
              <w:lang w:val="uz-Cyrl-UZ"/>
            </w:rPr>
          </w:rPrChange>
        </w:rPr>
        <w:t>Истеъмол кодексида</w:t>
      </w:r>
      <w:r w:rsidRPr="009C4BAE">
        <w:rPr>
          <w:rFonts w:ascii="Roboto" w:hAnsi="Roboto" w:cstheme="minorHAnsi"/>
          <w:sz w:val="24"/>
          <w:szCs w:val="24"/>
          <w:lang w:val="uz-Cyrl-UZ"/>
          <w:rPrChange w:id="299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2995" w:author="Nozimjon Ortiqov" w:date="2026-02-24T09:31:00Z" w16du:dateUtc="2026-02-24T04:31:00Z">
            <w:rPr>
              <w:rFonts w:ascii="Roboto" w:hAnsi="Roboto" w:cstheme="minorHAnsi"/>
              <w:i/>
              <w:iCs/>
              <w:sz w:val="26"/>
              <w:szCs w:val="26"/>
              <w:lang w:val="uz-Cyrl-UZ"/>
            </w:rPr>
          </w:rPrChange>
        </w:rPr>
        <w:t xml:space="preserve">(Code de la consommation, </w:t>
      </w:r>
      <w:del w:id="2996" w:author="Nozimjon Ortiqov" w:date="2026-02-23T17:39:00Z" w16du:dateUtc="2026-02-23T12:39:00Z">
        <w:r w:rsidRPr="009C4BAE" w:rsidDel="00A37E76">
          <w:rPr>
            <w:rFonts w:ascii="Roboto" w:hAnsi="Roboto" w:cstheme="minorHAnsi"/>
            <w:i/>
            <w:iCs/>
            <w:sz w:val="24"/>
            <w:szCs w:val="24"/>
            <w:lang w:val="uz-Cyrl-UZ"/>
            <w:rPrChange w:id="2997" w:author="Nozimjon Ortiqov" w:date="2026-02-24T09:31:00Z" w16du:dateUtc="2026-02-24T04:31:00Z">
              <w:rPr>
                <w:rFonts w:ascii="Roboto" w:hAnsi="Roboto" w:cstheme="minorHAnsi"/>
                <w:i/>
                <w:iCs/>
                <w:sz w:val="26"/>
                <w:szCs w:val="26"/>
                <w:lang w:val="uz-Cyrl-UZ"/>
              </w:rPr>
            </w:rPrChange>
          </w:rPr>
          <w:br/>
        </w:r>
      </w:del>
      <w:r w:rsidRPr="009C4BAE">
        <w:rPr>
          <w:rFonts w:ascii="Roboto" w:hAnsi="Roboto" w:cstheme="minorHAnsi"/>
          <w:i/>
          <w:iCs/>
          <w:sz w:val="24"/>
          <w:szCs w:val="24"/>
          <w:lang w:val="uz-Cyrl-UZ"/>
          <w:rPrChange w:id="2998" w:author="Nozimjon Ortiqov" w:date="2026-02-24T09:31:00Z" w16du:dateUtc="2026-02-24T04:31:00Z">
            <w:rPr>
              <w:rFonts w:ascii="Roboto" w:hAnsi="Roboto" w:cstheme="minorHAnsi"/>
              <w:i/>
              <w:iCs/>
              <w:sz w:val="26"/>
              <w:szCs w:val="26"/>
              <w:lang w:val="uz-Cyrl-UZ"/>
            </w:rPr>
          </w:rPrChange>
        </w:rPr>
        <w:t>L312-5 ва L312-6–моддалар)</w:t>
      </w:r>
      <w:r w:rsidRPr="009C4BAE">
        <w:rPr>
          <w:rFonts w:ascii="Roboto" w:hAnsi="Roboto" w:cstheme="minorHAnsi"/>
          <w:sz w:val="24"/>
          <w:szCs w:val="24"/>
          <w:lang w:val="uz-Cyrl-UZ"/>
          <w:rPrChange w:id="2999" w:author="Nozimjon Ortiqov" w:date="2026-02-24T09:31:00Z" w16du:dateUtc="2026-02-24T04:31:00Z">
            <w:rPr>
              <w:rFonts w:ascii="Roboto" w:hAnsi="Roboto" w:cstheme="minorHAnsi"/>
              <w:sz w:val="26"/>
              <w:szCs w:val="26"/>
              <w:lang w:val="uz-Cyrl-UZ"/>
            </w:rPr>
          </w:rPrChange>
        </w:rPr>
        <w:t xml:space="preserve"> қуйидагилар белгиланган:</w:t>
      </w:r>
    </w:p>
    <w:p w14:paraId="1E9DA963" w14:textId="77777777"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3000" w:author="Nozimjon Ortiqov" w:date="2026-02-24T09:31:00Z" w16du:dateUtc="2026-02-24T04:31:00Z">
            <w:rPr>
              <w:rFonts w:ascii="Roboto" w:hAnsi="Roboto" w:cstheme="minorHAnsi"/>
              <w:sz w:val="26"/>
              <w:szCs w:val="26"/>
              <w:lang w:val="uz-Cyrl-UZ"/>
            </w:rPr>
          </w:rPrChange>
        </w:rPr>
        <w:pPrChange w:id="3001"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02" w:author="Nozimjon Ortiqov" w:date="2026-02-24T09:31:00Z" w16du:dateUtc="2026-02-24T04:31:00Z">
            <w:rPr>
              <w:rFonts w:ascii="Roboto" w:hAnsi="Roboto" w:cstheme="minorHAnsi"/>
              <w:sz w:val="26"/>
              <w:szCs w:val="26"/>
              <w:lang w:val="uz-Cyrl-UZ"/>
            </w:rPr>
          </w:rPrChange>
        </w:rPr>
        <w:t xml:space="preserve">– истеъмол кредитлари </w:t>
      </w:r>
      <w:r w:rsidRPr="009C4BAE">
        <w:rPr>
          <w:rFonts w:ascii="Roboto" w:hAnsi="Roboto" w:cstheme="minorHAnsi"/>
          <w:b/>
          <w:bCs/>
          <w:color w:val="0070C0"/>
          <w:sz w:val="24"/>
          <w:szCs w:val="24"/>
          <w:lang w:val="uz-Cyrl-UZ"/>
          <w:rPrChange w:id="3003" w:author="Nozimjon Ortiqov" w:date="2026-02-24T09:31:00Z" w16du:dateUtc="2026-02-24T04:31:00Z">
            <w:rPr>
              <w:rFonts w:ascii="Roboto" w:hAnsi="Roboto" w:cstheme="minorHAnsi"/>
              <w:b/>
              <w:bCs/>
              <w:color w:val="0070C0"/>
              <w:sz w:val="26"/>
              <w:szCs w:val="26"/>
              <w:lang w:val="uz-Cyrl-UZ"/>
            </w:rPr>
          </w:rPrChange>
        </w:rPr>
        <w:t>рекламаcида</w:t>
      </w:r>
      <w:r w:rsidRPr="009C4BAE">
        <w:rPr>
          <w:rFonts w:ascii="Roboto" w:hAnsi="Roboto" w:cstheme="minorHAnsi"/>
          <w:sz w:val="24"/>
          <w:szCs w:val="24"/>
          <w:lang w:val="uz-Cyrl-UZ"/>
          <w:rPrChange w:id="3004" w:author="Nozimjon Ortiqov" w:date="2026-02-24T09:31:00Z" w16du:dateUtc="2026-02-24T04:31:00Z">
            <w:rPr>
              <w:rFonts w:ascii="Roboto" w:hAnsi="Roboto" w:cstheme="minorHAnsi"/>
              <w:sz w:val="26"/>
              <w:szCs w:val="26"/>
              <w:lang w:val="uz-Cyrl-UZ"/>
            </w:rPr>
          </w:rPrChange>
        </w:rPr>
        <w:t xml:space="preserve"> кредит </w:t>
      </w:r>
      <w:r w:rsidRPr="009C4BAE">
        <w:rPr>
          <w:rFonts w:ascii="Roboto" w:hAnsi="Roboto" w:cstheme="minorHAnsi"/>
          <w:b/>
          <w:bCs/>
          <w:sz w:val="24"/>
          <w:szCs w:val="24"/>
          <w:lang w:val="uz-Cyrl-UZ"/>
          <w:rPrChange w:id="3005" w:author="Nozimjon Ortiqov" w:date="2026-02-24T09:31:00Z" w16du:dateUtc="2026-02-24T04:31:00Z">
            <w:rPr>
              <w:rFonts w:ascii="Roboto" w:hAnsi="Roboto" w:cstheme="minorHAnsi"/>
              <w:b/>
              <w:bCs/>
              <w:sz w:val="26"/>
              <w:szCs w:val="26"/>
              <w:lang w:val="uz-Cyrl-UZ"/>
            </w:rPr>
          </w:rPrChange>
        </w:rPr>
        <w:t>мажбурият</w:t>
      </w:r>
      <w:r w:rsidRPr="009C4BAE">
        <w:rPr>
          <w:rFonts w:ascii="Roboto" w:hAnsi="Roboto" w:cstheme="minorHAnsi"/>
          <w:sz w:val="24"/>
          <w:szCs w:val="24"/>
          <w:lang w:val="uz-Cyrl-UZ"/>
          <w:rPrChange w:id="3006"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07" w:author="Nozimjon Ortiqov" w:date="2026-02-24T09:31:00Z" w16du:dateUtc="2026-02-24T04:31:00Z">
            <w:rPr>
              <w:rFonts w:ascii="Roboto" w:hAnsi="Roboto" w:cstheme="minorHAnsi"/>
              <w:b/>
              <w:bCs/>
              <w:sz w:val="26"/>
              <w:szCs w:val="26"/>
              <w:lang w:val="uz-Cyrl-UZ"/>
            </w:rPr>
          </w:rPrChange>
        </w:rPr>
        <w:t>юклашини</w:t>
      </w:r>
      <w:r w:rsidRPr="009C4BAE">
        <w:rPr>
          <w:rFonts w:ascii="Roboto" w:hAnsi="Roboto" w:cstheme="minorHAnsi"/>
          <w:sz w:val="24"/>
          <w:szCs w:val="24"/>
          <w:lang w:val="uz-Cyrl-UZ"/>
          <w:rPrChange w:id="3008"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09" w:author="Nozimjon Ortiqov" w:date="2026-02-24T09:31:00Z" w16du:dateUtc="2026-02-24T04:31:00Z">
            <w:rPr>
              <w:rFonts w:ascii="Roboto" w:hAnsi="Roboto" w:cstheme="minorHAnsi"/>
              <w:b/>
              <w:bCs/>
              <w:sz w:val="26"/>
              <w:szCs w:val="26"/>
              <w:lang w:val="uz-Cyrl-UZ"/>
            </w:rPr>
          </w:rPrChange>
        </w:rPr>
        <w:t>уни</w:t>
      </w:r>
      <w:r w:rsidRPr="009C4BAE">
        <w:rPr>
          <w:rFonts w:ascii="Roboto" w:hAnsi="Roboto" w:cstheme="minorHAnsi"/>
          <w:sz w:val="24"/>
          <w:szCs w:val="24"/>
          <w:lang w:val="uz-Cyrl-UZ"/>
          <w:rPrChange w:id="3010"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11" w:author="Nozimjon Ortiqov" w:date="2026-02-24T09:31:00Z" w16du:dateUtc="2026-02-24T04:31:00Z">
            <w:rPr>
              <w:rFonts w:ascii="Roboto" w:hAnsi="Roboto" w:cstheme="minorHAnsi"/>
              <w:b/>
              <w:bCs/>
              <w:sz w:val="26"/>
              <w:szCs w:val="26"/>
              <w:lang w:val="uz-Cyrl-UZ"/>
            </w:rPr>
          </w:rPrChange>
        </w:rPr>
        <w:t>қайтариш</w:t>
      </w:r>
      <w:r w:rsidRPr="009C4BAE">
        <w:rPr>
          <w:rFonts w:ascii="Roboto" w:hAnsi="Roboto" w:cstheme="minorHAnsi"/>
          <w:sz w:val="24"/>
          <w:szCs w:val="24"/>
          <w:lang w:val="uz-Cyrl-UZ"/>
          <w:rPrChange w:id="3012"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13" w:author="Nozimjon Ortiqov" w:date="2026-02-24T09:31:00Z" w16du:dateUtc="2026-02-24T04:31:00Z">
            <w:rPr>
              <w:rFonts w:ascii="Roboto" w:hAnsi="Roboto" w:cstheme="minorHAnsi"/>
              <w:b/>
              <w:bCs/>
              <w:sz w:val="26"/>
              <w:szCs w:val="26"/>
              <w:lang w:val="uz-Cyrl-UZ"/>
            </w:rPr>
          </w:rPrChange>
        </w:rPr>
        <w:t>шарт</w:t>
      </w:r>
      <w:r w:rsidRPr="009C4BAE">
        <w:rPr>
          <w:rFonts w:ascii="Roboto" w:hAnsi="Roboto" w:cstheme="minorHAnsi"/>
          <w:sz w:val="24"/>
          <w:szCs w:val="24"/>
          <w:lang w:val="uz-Cyrl-UZ"/>
          <w:rPrChange w:id="301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15" w:author="Nozimjon Ortiqov" w:date="2026-02-24T09:31:00Z" w16du:dateUtc="2026-02-24T04:31:00Z">
            <w:rPr>
              <w:rFonts w:ascii="Roboto" w:hAnsi="Roboto" w:cstheme="minorHAnsi"/>
              <w:b/>
              <w:bCs/>
              <w:sz w:val="26"/>
              <w:szCs w:val="26"/>
              <w:lang w:val="uz-Cyrl-UZ"/>
            </w:rPr>
          </w:rPrChange>
        </w:rPr>
        <w:t>эканини</w:t>
      </w:r>
      <w:r w:rsidRPr="009C4BAE">
        <w:rPr>
          <w:rFonts w:ascii="Roboto" w:hAnsi="Roboto" w:cstheme="minorHAnsi"/>
          <w:sz w:val="24"/>
          <w:szCs w:val="24"/>
          <w:lang w:val="uz-Cyrl-UZ"/>
          <w:rPrChange w:id="3016" w:author="Nozimjon Ortiqov" w:date="2026-02-24T09:31:00Z" w16du:dateUtc="2026-02-24T04:31:00Z">
            <w:rPr>
              <w:rFonts w:ascii="Roboto" w:hAnsi="Roboto" w:cstheme="minorHAnsi"/>
              <w:sz w:val="26"/>
              <w:szCs w:val="26"/>
              <w:lang w:val="uz-Cyrl-UZ"/>
            </w:rPr>
          </w:rPrChange>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3017" w:author="Nozimjon Ortiqov" w:date="2026-02-24T09:31:00Z" w16du:dateUtc="2026-02-24T04:31:00Z">
            <w:rPr>
              <w:rFonts w:ascii="Roboto" w:hAnsi="Roboto" w:cstheme="minorHAnsi"/>
              <w:sz w:val="26"/>
              <w:szCs w:val="26"/>
              <w:lang w:val="uz-Cyrl-UZ"/>
            </w:rPr>
          </w:rPrChange>
        </w:rPr>
        <w:pPrChange w:id="3018"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19" w:author="Nozimjon Ortiqov" w:date="2026-02-24T09:31:00Z" w16du:dateUtc="2026-02-24T04:31:00Z">
            <w:rPr>
              <w:rFonts w:ascii="Roboto" w:hAnsi="Roboto" w:cstheme="minorHAnsi"/>
              <w:sz w:val="26"/>
              <w:szCs w:val="26"/>
              <w:lang w:val="uz-Cyrl-UZ"/>
            </w:rPr>
          </w:rPrChange>
        </w:rPr>
        <w:t xml:space="preserve">– агар рекламада </w:t>
      </w:r>
      <w:r w:rsidRPr="009C4BAE">
        <w:rPr>
          <w:rFonts w:ascii="Roboto" w:hAnsi="Roboto" w:cstheme="minorHAnsi"/>
          <w:b/>
          <w:bCs/>
          <w:color w:val="0070C0"/>
          <w:sz w:val="24"/>
          <w:szCs w:val="24"/>
          <w:lang w:val="uz-Cyrl-UZ"/>
          <w:rPrChange w:id="3020" w:author="Nozimjon Ortiqov" w:date="2026-02-24T09:31:00Z" w16du:dateUtc="2026-02-24T04:31:00Z">
            <w:rPr>
              <w:rFonts w:ascii="Roboto" w:hAnsi="Roboto" w:cstheme="minorHAnsi"/>
              <w:b/>
              <w:bCs/>
              <w:color w:val="0070C0"/>
              <w:sz w:val="26"/>
              <w:szCs w:val="26"/>
              <w:lang w:val="uz-Cyrl-UZ"/>
            </w:rPr>
          </w:rPrChange>
        </w:rPr>
        <w:t>фоиз ставкаси</w:t>
      </w:r>
      <w:r w:rsidRPr="009C4BAE">
        <w:rPr>
          <w:rFonts w:ascii="Roboto" w:hAnsi="Roboto" w:cstheme="minorHAnsi"/>
          <w:sz w:val="24"/>
          <w:szCs w:val="24"/>
          <w:lang w:val="uz-Cyrl-UZ"/>
          <w:rPrChange w:id="3021" w:author="Nozimjon Ortiqov" w:date="2026-02-24T09:31:00Z" w16du:dateUtc="2026-02-24T04:31:00Z">
            <w:rPr>
              <w:rFonts w:ascii="Roboto" w:hAnsi="Roboto" w:cstheme="minorHAnsi"/>
              <w:sz w:val="26"/>
              <w:szCs w:val="26"/>
              <w:lang w:val="uz-Cyrl-UZ"/>
            </w:rPr>
          </w:rPrChange>
        </w:rPr>
        <w:t xml:space="preserve"> ёки кредит қийматига оид ҳар қандай рақамлар келтирилса, у </w:t>
      </w:r>
      <w:r w:rsidRPr="009C4BAE">
        <w:rPr>
          <w:rFonts w:ascii="Roboto" w:hAnsi="Roboto" w:cstheme="minorHAnsi"/>
          <w:b/>
          <w:bCs/>
          <w:sz w:val="24"/>
          <w:szCs w:val="24"/>
          <w:lang w:val="uz-Cyrl-UZ"/>
          <w:rPrChange w:id="3022" w:author="Nozimjon Ortiqov" w:date="2026-02-24T09:31:00Z" w16du:dateUtc="2026-02-24T04:31:00Z">
            <w:rPr>
              <w:rFonts w:ascii="Roboto" w:hAnsi="Roboto" w:cstheme="minorHAnsi"/>
              <w:b/>
              <w:bCs/>
              <w:sz w:val="26"/>
              <w:szCs w:val="26"/>
              <w:lang w:val="uz-Cyrl-UZ"/>
            </w:rPr>
          </w:rPrChange>
        </w:rPr>
        <w:t>намуна</w:t>
      </w:r>
      <w:r w:rsidRPr="009C4BAE">
        <w:rPr>
          <w:rFonts w:ascii="Roboto" w:hAnsi="Roboto" w:cstheme="minorHAnsi"/>
          <w:sz w:val="24"/>
          <w:szCs w:val="24"/>
          <w:lang w:val="uz-Cyrl-UZ"/>
          <w:rPrChange w:id="3023" w:author="Nozimjon Ortiqov" w:date="2026-02-24T09:31:00Z" w16du:dateUtc="2026-02-24T04:31:00Z">
            <w:rPr>
              <w:rFonts w:ascii="Roboto" w:hAnsi="Roboto" w:cstheme="minorHAnsi"/>
              <w:sz w:val="26"/>
              <w:szCs w:val="26"/>
              <w:lang w:val="uz-Cyrl-UZ"/>
            </w:rPr>
          </w:rPrChange>
        </w:rPr>
        <w:t xml:space="preserve"> орқали асосий шартларни кўрсатиши лозим: </w:t>
      </w:r>
      <w:r w:rsidRPr="009C4BAE">
        <w:rPr>
          <w:rFonts w:ascii="Roboto" w:hAnsi="Roboto" w:cstheme="minorHAnsi"/>
          <w:b/>
          <w:bCs/>
          <w:sz w:val="24"/>
          <w:szCs w:val="24"/>
          <w:lang w:val="uz-Cyrl-UZ"/>
          <w:rPrChange w:id="3024" w:author="Nozimjon Ortiqov" w:date="2026-02-24T09:31:00Z" w16du:dateUtc="2026-02-24T04:31:00Z">
            <w:rPr>
              <w:rFonts w:ascii="Roboto" w:hAnsi="Roboto" w:cstheme="minorHAnsi"/>
              <w:b/>
              <w:bCs/>
              <w:sz w:val="26"/>
              <w:szCs w:val="26"/>
              <w:lang w:val="uz-Cyrl-UZ"/>
            </w:rPr>
          </w:rPrChange>
        </w:rPr>
        <w:t>ставка</w:t>
      </w:r>
      <w:r w:rsidRPr="009C4BAE">
        <w:rPr>
          <w:rFonts w:ascii="Roboto" w:hAnsi="Roboto" w:cstheme="minorHAnsi"/>
          <w:sz w:val="24"/>
          <w:szCs w:val="24"/>
          <w:lang w:val="uz-Cyrl-UZ"/>
          <w:rPrChange w:id="3025"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26" w:author="Nozimjon Ortiqov" w:date="2026-02-24T09:31:00Z" w16du:dateUtc="2026-02-24T04:31:00Z">
            <w:rPr>
              <w:rFonts w:ascii="Roboto" w:hAnsi="Roboto" w:cstheme="minorHAnsi"/>
              <w:b/>
              <w:bCs/>
              <w:sz w:val="26"/>
              <w:szCs w:val="26"/>
              <w:lang w:val="uz-Cyrl-UZ"/>
            </w:rPr>
          </w:rPrChange>
        </w:rPr>
        <w:t>кредит суммаси ва муддати</w:t>
      </w:r>
      <w:r w:rsidRPr="009C4BAE">
        <w:rPr>
          <w:rFonts w:ascii="Roboto" w:hAnsi="Roboto" w:cstheme="minorHAnsi"/>
          <w:sz w:val="24"/>
          <w:szCs w:val="24"/>
          <w:lang w:val="uz-Cyrl-UZ"/>
          <w:rPrChange w:id="3027"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28" w:author="Nozimjon Ortiqov" w:date="2026-02-24T09:31:00Z" w16du:dateUtc="2026-02-24T04:31:00Z">
            <w:rPr>
              <w:rFonts w:ascii="Roboto" w:hAnsi="Roboto" w:cstheme="minorHAnsi"/>
              <w:b/>
              <w:bCs/>
              <w:sz w:val="26"/>
              <w:szCs w:val="26"/>
              <w:lang w:val="uz-Cyrl-UZ"/>
            </w:rPr>
          </w:rPrChange>
        </w:rPr>
        <w:t>тўлиқ самарали фоиз ставкаси</w:t>
      </w:r>
      <w:r w:rsidRPr="009C4BAE">
        <w:rPr>
          <w:rFonts w:ascii="Roboto" w:hAnsi="Roboto" w:cstheme="minorHAnsi"/>
          <w:sz w:val="24"/>
          <w:szCs w:val="24"/>
          <w:lang w:val="uz-Cyrl-UZ"/>
          <w:rPrChange w:id="302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3030" w:author="Nozimjon Ortiqov" w:date="2026-02-24T09:31:00Z" w16du:dateUtc="2026-02-24T04:31:00Z">
            <w:rPr>
              <w:rFonts w:ascii="Roboto" w:hAnsi="Roboto" w:cstheme="minorHAnsi"/>
              <w:i/>
              <w:iCs/>
              <w:sz w:val="26"/>
              <w:szCs w:val="26"/>
              <w:lang w:val="uz-Cyrl-UZ"/>
            </w:rPr>
          </w:rPrChange>
        </w:rPr>
        <w:t>(TAEG)</w:t>
      </w:r>
      <w:r w:rsidRPr="009C4BAE">
        <w:rPr>
          <w:rFonts w:ascii="Roboto" w:hAnsi="Roboto" w:cstheme="minorHAnsi"/>
          <w:sz w:val="24"/>
          <w:szCs w:val="24"/>
          <w:lang w:val="uz-Cyrl-UZ"/>
          <w:rPrChange w:id="3031"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32" w:author="Nozimjon Ortiqov" w:date="2026-02-24T09:31:00Z" w16du:dateUtc="2026-02-24T04:31:00Z">
            <w:rPr>
              <w:rFonts w:ascii="Roboto" w:hAnsi="Roboto" w:cstheme="minorHAnsi"/>
              <w:b/>
              <w:bCs/>
              <w:sz w:val="26"/>
              <w:szCs w:val="26"/>
              <w:lang w:val="uz-Cyrl-UZ"/>
            </w:rPr>
          </w:rPrChange>
        </w:rPr>
        <w:t>тўловлар миқдори</w:t>
      </w:r>
      <w:r w:rsidRPr="009C4BAE">
        <w:rPr>
          <w:rFonts w:ascii="Roboto" w:hAnsi="Roboto" w:cstheme="minorHAnsi"/>
          <w:sz w:val="24"/>
          <w:szCs w:val="24"/>
          <w:lang w:val="uz-Cyrl-UZ"/>
          <w:rPrChange w:id="3033"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34" w:author="Nozimjon Ortiqov" w:date="2026-02-24T09:31:00Z" w16du:dateUtc="2026-02-24T04:31:00Z">
            <w:rPr>
              <w:rFonts w:ascii="Roboto" w:hAnsi="Roboto" w:cstheme="minorHAnsi"/>
              <w:b/>
              <w:bCs/>
              <w:sz w:val="26"/>
              <w:szCs w:val="26"/>
              <w:lang w:val="uz-Cyrl-UZ"/>
            </w:rPr>
          </w:rPrChange>
        </w:rPr>
        <w:t>сони</w:t>
      </w:r>
      <w:r w:rsidRPr="009C4BAE">
        <w:rPr>
          <w:rFonts w:ascii="Roboto" w:hAnsi="Roboto" w:cstheme="minorHAnsi"/>
          <w:sz w:val="24"/>
          <w:szCs w:val="24"/>
          <w:lang w:val="uz-Cyrl-UZ"/>
          <w:rPrChange w:id="3035" w:author="Nozimjon Ortiqov" w:date="2026-02-24T09:31:00Z" w16du:dateUtc="2026-02-24T04:31:00Z">
            <w:rPr>
              <w:rFonts w:ascii="Roboto" w:hAnsi="Roboto" w:cstheme="minorHAnsi"/>
              <w:sz w:val="26"/>
              <w:szCs w:val="26"/>
              <w:lang w:val="uz-Cyrl-UZ"/>
            </w:rPr>
          </w:rPrChange>
        </w:rPr>
        <w:t xml:space="preserve">, шунингдек </w:t>
      </w:r>
      <w:r w:rsidRPr="009C4BAE">
        <w:rPr>
          <w:rFonts w:ascii="Roboto" w:hAnsi="Roboto" w:cstheme="minorHAnsi"/>
          <w:b/>
          <w:bCs/>
          <w:sz w:val="24"/>
          <w:szCs w:val="24"/>
          <w:lang w:val="uz-Cyrl-UZ"/>
          <w:rPrChange w:id="3036" w:author="Nozimjon Ortiqov" w:date="2026-02-24T09:31:00Z" w16du:dateUtc="2026-02-24T04:31:00Z">
            <w:rPr>
              <w:rFonts w:ascii="Roboto" w:hAnsi="Roboto" w:cstheme="minorHAnsi"/>
              <w:b/>
              <w:bCs/>
              <w:sz w:val="26"/>
              <w:szCs w:val="26"/>
              <w:lang w:val="uz-Cyrl-UZ"/>
            </w:rPr>
          </w:rPrChange>
        </w:rPr>
        <w:t>жами тўланадиган сумма.</w:t>
      </w:r>
      <w:r w:rsidRPr="009C4BAE">
        <w:rPr>
          <w:rFonts w:ascii="Roboto" w:hAnsi="Roboto" w:cstheme="minorHAnsi"/>
          <w:sz w:val="24"/>
          <w:szCs w:val="24"/>
          <w:lang w:val="uz-Cyrl-UZ"/>
          <w:rPrChange w:id="3037" w:author="Nozimjon Ortiqov" w:date="2026-02-24T09:31:00Z" w16du:dateUtc="2026-02-24T04:31:00Z">
            <w:rPr>
              <w:rFonts w:ascii="Roboto" w:hAnsi="Roboto" w:cstheme="minorHAnsi"/>
              <w:sz w:val="26"/>
              <w:szCs w:val="26"/>
              <w:lang w:val="uz-Cyrl-UZ"/>
            </w:rPr>
          </w:rPrChange>
        </w:rPr>
        <w:t xml:space="preserve"> </w:t>
      </w:r>
      <w:r w:rsidR="00C570E8" w:rsidRPr="009C4BAE">
        <w:rPr>
          <w:rFonts w:ascii="Roboto" w:hAnsi="Roboto" w:cstheme="minorHAnsi"/>
          <w:sz w:val="24"/>
          <w:szCs w:val="24"/>
          <w:lang w:val="uz-Cyrl-UZ"/>
          <w:rPrChange w:id="3038" w:author="Nozimjon Ortiqov" w:date="2026-02-24T09:31:00Z" w16du:dateUtc="2026-02-24T04:31:00Z">
            <w:rPr>
              <w:rFonts w:ascii="Roboto" w:hAnsi="Roboto" w:cstheme="minorHAnsi"/>
              <w:sz w:val="26"/>
              <w:szCs w:val="26"/>
              <w:lang w:val="uz-Cyrl-UZ"/>
            </w:rPr>
          </w:rPrChange>
        </w:rPr>
        <w:t xml:space="preserve">Кредит </w:t>
      </w:r>
      <w:r w:rsidRPr="009C4BAE">
        <w:rPr>
          <w:rFonts w:ascii="Roboto" w:hAnsi="Roboto" w:cstheme="minorHAnsi"/>
          <w:sz w:val="24"/>
          <w:szCs w:val="24"/>
          <w:lang w:val="uz-Cyrl-UZ"/>
          <w:rPrChange w:id="3039" w:author="Nozimjon Ortiqov" w:date="2026-02-24T09:31:00Z" w16du:dateUtc="2026-02-24T04:31:00Z">
            <w:rPr>
              <w:rFonts w:ascii="Roboto" w:hAnsi="Roboto" w:cstheme="minorHAnsi"/>
              <w:sz w:val="26"/>
              <w:szCs w:val="26"/>
              <w:lang w:val="uz-Cyrl-UZ"/>
            </w:rPr>
          </w:rPrChange>
        </w:rPr>
        <w:t xml:space="preserve">олиш учун қўшимча хизмат </w:t>
      </w:r>
      <w:r w:rsidRPr="009C4BAE">
        <w:rPr>
          <w:rFonts w:ascii="Roboto" w:hAnsi="Roboto" w:cstheme="minorHAnsi"/>
          <w:i/>
          <w:iCs/>
          <w:sz w:val="24"/>
          <w:szCs w:val="24"/>
          <w:lang w:val="uz-Cyrl-UZ"/>
          <w:rPrChange w:id="3040" w:author="Nozimjon Ortiqov" w:date="2026-02-24T09:31:00Z" w16du:dateUtc="2026-02-24T04:31:00Z">
            <w:rPr>
              <w:rFonts w:ascii="Roboto" w:hAnsi="Roboto" w:cstheme="minorHAnsi"/>
              <w:i/>
              <w:iCs/>
              <w:sz w:val="26"/>
              <w:szCs w:val="26"/>
              <w:lang w:val="uz-Cyrl-UZ"/>
            </w:rPr>
          </w:rPrChange>
        </w:rPr>
        <w:t xml:space="preserve">(масалан, суғурта) </w:t>
      </w:r>
      <w:r w:rsidRPr="009C4BAE">
        <w:rPr>
          <w:rFonts w:ascii="Roboto" w:hAnsi="Roboto" w:cstheme="minorHAnsi"/>
          <w:sz w:val="24"/>
          <w:szCs w:val="24"/>
          <w:lang w:val="uz-Cyrl-UZ"/>
          <w:rPrChange w:id="3041" w:author="Nozimjon Ortiqov" w:date="2026-02-24T09:31:00Z" w16du:dateUtc="2026-02-24T04:31:00Z">
            <w:rPr>
              <w:rFonts w:ascii="Roboto" w:hAnsi="Roboto" w:cstheme="minorHAnsi"/>
              <w:sz w:val="26"/>
              <w:szCs w:val="26"/>
              <w:lang w:val="uz-Cyrl-UZ"/>
            </w:rPr>
          </w:rPrChange>
        </w:rPr>
        <w:t>мажбурий бўлса, бу ҳолат алоҳида кўрсатилиши керак.</w:t>
      </w:r>
    </w:p>
    <w:p w14:paraId="15DA1EFC" w14:textId="77777777"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3042" w:author="Nozimjon Ortiqov" w:date="2026-02-24T09:31:00Z" w16du:dateUtc="2026-02-24T04:31:00Z">
            <w:rPr>
              <w:rFonts w:ascii="Roboto" w:hAnsi="Roboto" w:cstheme="minorHAnsi"/>
              <w:sz w:val="26"/>
              <w:szCs w:val="26"/>
              <w:lang w:val="uz-Cyrl-UZ"/>
            </w:rPr>
          </w:rPrChange>
        </w:rPr>
        <w:pPrChange w:id="3043"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44" w:author="Nozimjon Ortiqov" w:date="2026-02-24T09:31:00Z" w16du:dateUtc="2026-02-24T04:31:00Z">
            <w:rPr>
              <w:rFonts w:ascii="Roboto" w:hAnsi="Roboto" w:cstheme="minorHAnsi"/>
              <w:sz w:val="26"/>
              <w:szCs w:val="26"/>
              <w:lang w:val="uz-Cyrl-UZ"/>
            </w:rPr>
          </w:rPrChange>
        </w:rPr>
        <w:t xml:space="preserve">– кредит бўйича асосий </w:t>
      </w:r>
      <w:r w:rsidRPr="009C4BAE">
        <w:rPr>
          <w:rFonts w:ascii="Roboto" w:hAnsi="Roboto" w:cstheme="minorHAnsi"/>
          <w:b/>
          <w:bCs/>
          <w:sz w:val="24"/>
          <w:szCs w:val="24"/>
          <w:lang w:val="uz-Cyrl-UZ"/>
          <w:rPrChange w:id="3045" w:author="Nozimjon Ortiqov" w:date="2026-02-24T09:31:00Z" w16du:dateUtc="2026-02-24T04:31:00Z">
            <w:rPr>
              <w:rFonts w:ascii="Roboto" w:hAnsi="Roboto" w:cstheme="minorHAnsi"/>
              <w:b/>
              <w:bCs/>
              <w:sz w:val="26"/>
              <w:szCs w:val="26"/>
              <w:lang w:val="uz-Cyrl-UZ"/>
            </w:rPr>
          </w:rPrChange>
        </w:rPr>
        <w:t>маълумотлар</w:t>
      </w:r>
      <w:r w:rsidRPr="009C4BAE">
        <w:rPr>
          <w:rFonts w:ascii="Roboto" w:hAnsi="Roboto" w:cstheme="minorHAnsi"/>
          <w:sz w:val="24"/>
          <w:szCs w:val="24"/>
          <w:lang w:val="uz-Cyrl-UZ"/>
          <w:rPrChange w:id="3046"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47" w:author="Nozimjon Ortiqov" w:date="2026-02-24T09:31:00Z" w16du:dateUtc="2026-02-24T04:31:00Z">
            <w:rPr>
              <w:rFonts w:ascii="Roboto" w:hAnsi="Roboto" w:cstheme="minorHAnsi"/>
              <w:b/>
              <w:bCs/>
              <w:sz w:val="26"/>
              <w:szCs w:val="26"/>
              <w:lang w:val="uz-Cyrl-UZ"/>
            </w:rPr>
          </w:rPrChange>
        </w:rPr>
        <w:t xml:space="preserve">мажбурий </w:t>
      </w:r>
      <w:r w:rsidRPr="009C4BAE">
        <w:rPr>
          <w:rFonts w:ascii="Roboto" w:hAnsi="Roboto" w:cstheme="minorHAnsi"/>
          <w:b/>
          <w:bCs/>
          <w:color w:val="0070C0"/>
          <w:sz w:val="24"/>
          <w:szCs w:val="24"/>
          <w:lang w:val="uz-Cyrl-UZ"/>
          <w:rPrChange w:id="3048" w:author="Nozimjon Ortiqov" w:date="2026-02-24T09:31:00Z" w16du:dateUtc="2026-02-24T04:31:00Z">
            <w:rPr>
              <w:rFonts w:ascii="Roboto" w:hAnsi="Roboto" w:cstheme="minorHAnsi"/>
              <w:b/>
              <w:bCs/>
              <w:color w:val="0070C0"/>
              <w:sz w:val="26"/>
              <w:szCs w:val="26"/>
              <w:lang w:val="uz-Cyrl-UZ"/>
            </w:rPr>
          </w:rPrChange>
        </w:rPr>
        <w:t>огоҳлантириш</w:t>
      </w:r>
      <w:r w:rsidRPr="009C4BAE">
        <w:rPr>
          <w:rFonts w:ascii="Roboto" w:hAnsi="Roboto" w:cstheme="minorHAnsi"/>
          <w:color w:val="0070C0"/>
          <w:sz w:val="24"/>
          <w:szCs w:val="24"/>
          <w:lang w:val="uz-Cyrl-UZ"/>
          <w:rPrChange w:id="3049"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3050" w:author="Nozimjon Ortiqov" w:date="2026-02-24T09:31:00Z" w16du:dateUtc="2026-02-24T04:31:00Z">
            <w:rPr>
              <w:rFonts w:ascii="Roboto" w:hAnsi="Roboto" w:cstheme="minorHAnsi"/>
              <w:b/>
              <w:bCs/>
              <w:sz w:val="26"/>
              <w:szCs w:val="26"/>
              <w:lang w:val="uz-Cyrl-UZ"/>
            </w:rPr>
          </w:rPrChange>
        </w:rPr>
        <w:t>реклама</w:t>
      </w:r>
      <w:r w:rsidRPr="009C4BAE">
        <w:rPr>
          <w:rFonts w:ascii="Roboto" w:hAnsi="Roboto" w:cstheme="minorHAnsi"/>
          <w:sz w:val="24"/>
          <w:szCs w:val="24"/>
          <w:lang w:val="uz-Cyrl-UZ"/>
          <w:rPrChange w:id="3051" w:author="Nozimjon Ortiqov" w:date="2026-02-24T09:31:00Z" w16du:dateUtc="2026-02-24T04:31:00Z">
            <w:rPr>
              <w:rFonts w:ascii="Roboto" w:hAnsi="Roboto" w:cstheme="minorHAnsi"/>
              <w:sz w:val="26"/>
              <w:szCs w:val="26"/>
              <w:lang w:val="uz-Cyrl-UZ"/>
            </w:rPr>
          </w:rPrChange>
        </w:rPr>
        <w:t xml:space="preserve"> шартларига нисбатан алоҳида ажратиб кўрсатилиши лозим.</w:t>
      </w:r>
    </w:p>
    <w:p w14:paraId="41FF4D31" w14:textId="606A7427" w:rsidR="007032C3" w:rsidRPr="009C4BAE" w:rsidRDefault="007032C3">
      <w:pPr>
        <w:shd w:val="clear" w:color="auto" w:fill="E2EFD9" w:themeFill="accent6" w:themeFillTint="33"/>
        <w:spacing w:before="120" w:after="0" w:line="288" w:lineRule="auto"/>
        <w:ind w:firstLine="567"/>
        <w:jc w:val="both"/>
        <w:rPr>
          <w:rFonts w:ascii="Roboto" w:hAnsi="Roboto" w:cstheme="minorHAnsi"/>
          <w:sz w:val="24"/>
          <w:szCs w:val="24"/>
          <w:lang w:val="uz-Cyrl-UZ"/>
          <w:rPrChange w:id="3052" w:author="Nozimjon Ortiqov" w:date="2026-02-24T09:31:00Z" w16du:dateUtc="2026-02-24T04:31:00Z">
            <w:rPr>
              <w:rFonts w:ascii="Roboto" w:hAnsi="Roboto" w:cstheme="minorHAnsi"/>
              <w:sz w:val="26"/>
              <w:szCs w:val="26"/>
              <w:lang w:val="uz-Cyrl-UZ"/>
            </w:rPr>
          </w:rPrChange>
        </w:rPr>
        <w:pPrChange w:id="3053"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54" w:author="Nozimjon Ortiqov" w:date="2026-02-24T09:31:00Z" w16du:dateUtc="2026-02-24T04:31:00Z">
            <w:rPr>
              <w:rFonts w:ascii="Roboto" w:hAnsi="Roboto" w:cstheme="minorHAnsi"/>
              <w:sz w:val="26"/>
              <w:szCs w:val="26"/>
              <w:lang w:val="uz-Cyrl-UZ"/>
            </w:rPr>
          </w:rPrChange>
        </w:rPr>
        <w:lastRenderedPageBreak/>
        <w:t xml:space="preserve">– кредит таклифини қабул қилиш </w:t>
      </w:r>
      <w:r w:rsidRPr="009C4BAE">
        <w:rPr>
          <w:rFonts w:ascii="Roboto" w:hAnsi="Roboto" w:cstheme="minorHAnsi"/>
          <w:i/>
          <w:iCs/>
          <w:sz w:val="24"/>
          <w:szCs w:val="24"/>
          <w:lang w:val="uz-Cyrl-UZ"/>
          <w:rPrChange w:id="3055" w:author="Nozimjon Ortiqov" w:date="2026-02-24T09:31:00Z" w16du:dateUtc="2026-02-24T04:31:00Z">
            <w:rPr>
              <w:rFonts w:ascii="Roboto" w:hAnsi="Roboto" w:cstheme="minorHAnsi"/>
              <w:i/>
              <w:iCs/>
              <w:sz w:val="26"/>
              <w:szCs w:val="26"/>
              <w:lang w:val="uz-Cyrl-UZ"/>
            </w:rPr>
          </w:rPrChange>
        </w:rPr>
        <w:t>(расмийлаштириш)</w:t>
      </w:r>
      <w:r w:rsidRPr="009C4BAE">
        <w:rPr>
          <w:rFonts w:ascii="Roboto" w:hAnsi="Roboto" w:cstheme="minorHAnsi"/>
          <w:sz w:val="24"/>
          <w:szCs w:val="24"/>
          <w:lang w:val="uz-Cyrl-UZ"/>
          <w:rPrChange w:id="3056" w:author="Nozimjon Ortiqov" w:date="2026-02-24T09:31:00Z" w16du:dateUtc="2026-02-24T04:31:00Z">
            <w:rPr>
              <w:rFonts w:ascii="Roboto" w:hAnsi="Roboto" w:cstheme="minorHAnsi"/>
              <w:sz w:val="26"/>
              <w:szCs w:val="26"/>
              <w:lang w:val="uz-Cyrl-UZ"/>
            </w:rPr>
          </w:rPrChange>
        </w:rPr>
        <w:t xml:space="preserve"> билан тўғридан-тўғри боғланган </w:t>
      </w:r>
      <w:r w:rsidRPr="009C4BAE">
        <w:rPr>
          <w:rFonts w:ascii="Roboto" w:hAnsi="Roboto" w:cstheme="minorHAnsi"/>
          <w:b/>
          <w:bCs/>
          <w:sz w:val="24"/>
          <w:szCs w:val="24"/>
          <w:lang w:val="uz-Cyrl-UZ"/>
          <w:rPrChange w:id="3057" w:author="Nozimjon Ortiqov" w:date="2026-02-24T09:31:00Z" w16du:dateUtc="2026-02-24T04:31:00Z">
            <w:rPr>
              <w:rFonts w:ascii="Roboto" w:hAnsi="Roboto" w:cstheme="minorHAnsi"/>
              <w:b/>
              <w:bCs/>
              <w:sz w:val="26"/>
              <w:szCs w:val="26"/>
              <w:lang w:val="uz-Cyrl-UZ"/>
            </w:rPr>
          </w:rPrChange>
        </w:rPr>
        <w:t>лотереялар</w:t>
      </w:r>
      <w:r w:rsidRPr="009C4BAE">
        <w:rPr>
          <w:rFonts w:ascii="Roboto" w:hAnsi="Roboto" w:cstheme="minorHAnsi"/>
          <w:sz w:val="24"/>
          <w:szCs w:val="24"/>
          <w:lang w:val="uz-Cyrl-UZ"/>
          <w:rPrChange w:id="3058"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59" w:author="Nozimjon Ortiqov" w:date="2026-02-24T09:31:00Z" w16du:dateUtc="2026-02-24T04:31:00Z">
            <w:rPr>
              <w:rFonts w:ascii="Roboto" w:hAnsi="Roboto" w:cstheme="minorHAnsi"/>
              <w:b/>
              <w:bCs/>
              <w:sz w:val="26"/>
              <w:szCs w:val="26"/>
              <w:lang w:val="uz-Cyrl-UZ"/>
            </w:rPr>
          </w:rPrChange>
        </w:rPr>
        <w:t>совғалар</w:t>
      </w:r>
      <w:r w:rsidRPr="009C4BAE">
        <w:rPr>
          <w:rFonts w:ascii="Roboto" w:hAnsi="Roboto" w:cstheme="minorHAnsi"/>
          <w:sz w:val="24"/>
          <w:szCs w:val="24"/>
          <w:lang w:val="uz-Cyrl-UZ"/>
          <w:rPrChange w:id="3060" w:author="Nozimjon Ortiqov" w:date="2026-02-24T09:31:00Z" w16du:dateUtc="2026-02-24T04:31:00Z">
            <w:rPr>
              <w:rFonts w:ascii="Roboto" w:hAnsi="Roboto" w:cstheme="minorHAnsi"/>
              <w:sz w:val="26"/>
              <w:szCs w:val="26"/>
              <w:lang w:val="uz-Cyrl-UZ"/>
            </w:rPr>
          </w:rPrChange>
        </w:rPr>
        <w:t xml:space="preserve"> ёки </w:t>
      </w:r>
      <w:r w:rsidRPr="009C4BAE">
        <w:rPr>
          <w:rFonts w:ascii="Roboto" w:hAnsi="Roboto" w:cstheme="minorHAnsi"/>
          <w:b/>
          <w:bCs/>
          <w:sz w:val="24"/>
          <w:szCs w:val="24"/>
          <w:lang w:val="uz-Cyrl-UZ"/>
          <w:rPrChange w:id="3061" w:author="Nozimjon Ortiqov" w:date="2026-02-24T09:31:00Z" w16du:dateUtc="2026-02-24T04:31:00Z">
            <w:rPr>
              <w:rFonts w:ascii="Roboto" w:hAnsi="Roboto" w:cstheme="minorHAnsi"/>
              <w:b/>
              <w:bCs/>
              <w:sz w:val="26"/>
              <w:szCs w:val="26"/>
              <w:lang w:val="uz-Cyrl-UZ"/>
            </w:rPr>
          </w:rPrChange>
        </w:rPr>
        <w:t>бошқа рағбатлантирувчи</w:t>
      </w:r>
      <w:r w:rsidRPr="009C4BAE">
        <w:rPr>
          <w:rFonts w:ascii="Roboto" w:hAnsi="Roboto" w:cstheme="minorHAnsi"/>
          <w:sz w:val="24"/>
          <w:szCs w:val="24"/>
          <w:lang w:val="uz-Cyrl-UZ"/>
          <w:rPrChange w:id="3062" w:author="Nozimjon Ortiqov" w:date="2026-02-24T09:31:00Z" w16du:dateUtc="2026-02-24T04:31:00Z">
            <w:rPr>
              <w:rFonts w:ascii="Roboto" w:hAnsi="Roboto" w:cstheme="minorHAnsi"/>
              <w:sz w:val="26"/>
              <w:szCs w:val="26"/>
              <w:lang w:val="uz-Cyrl-UZ"/>
            </w:rPr>
          </w:rPrChange>
        </w:rPr>
        <w:t xml:space="preserve"> акциялардан фойдаланиш тақиқланади.</w:t>
      </w:r>
    </w:p>
    <w:p w14:paraId="52DE24F1" w14:textId="77777777" w:rsidR="00484395" w:rsidRPr="009C4BAE" w:rsidRDefault="00484395">
      <w:pPr>
        <w:shd w:val="clear" w:color="auto" w:fill="E2EFD9" w:themeFill="accent6" w:themeFillTint="33"/>
        <w:spacing w:before="120" w:after="0" w:line="288" w:lineRule="auto"/>
        <w:ind w:firstLine="567"/>
        <w:jc w:val="both"/>
        <w:rPr>
          <w:rFonts w:ascii="Roboto" w:hAnsi="Roboto" w:cstheme="minorHAnsi"/>
          <w:sz w:val="24"/>
          <w:szCs w:val="24"/>
          <w:lang w:val="uz-Cyrl-UZ"/>
          <w:rPrChange w:id="3063" w:author="Nozimjon Ortiqov" w:date="2026-02-24T09:31:00Z" w16du:dateUtc="2026-02-24T04:31:00Z">
            <w:rPr>
              <w:rFonts w:ascii="Roboto" w:hAnsi="Roboto" w:cstheme="minorHAnsi"/>
              <w:sz w:val="26"/>
              <w:szCs w:val="26"/>
              <w:lang w:val="uz-Cyrl-UZ"/>
            </w:rPr>
          </w:rPrChange>
        </w:rPr>
        <w:pPrChange w:id="3064"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0070C0"/>
          <w:sz w:val="24"/>
          <w:szCs w:val="24"/>
          <w:lang w:val="uz-Cyrl-UZ"/>
          <w:rPrChange w:id="3065" w:author="Nozimjon Ortiqov" w:date="2026-02-24T09:31:00Z" w16du:dateUtc="2026-02-24T04:31:00Z">
            <w:rPr>
              <w:rFonts w:ascii="Roboto" w:hAnsi="Roboto" w:cstheme="minorHAnsi"/>
              <w:b/>
              <w:bCs/>
              <w:color w:val="0070C0"/>
              <w:sz w:val="26"/>
              <w:szCs w:val="26"/>
              <w:lang w:val="uz-Cyrl-UZ"/>
            </w:rPr>
          </w:rPrChange>
        </w:rPr>
        <w:t>Россияда</w:t>
      </w:r>
      <w:r w:rsidRPr="009C4BAE">
        <w:rPr>
          <w:rFonts w:ascii="Roboto" w:hAnsi="Roboto" w:cstheme="minorHAnsi"/>
          <w:sz w:val="24"/>
          <w:szCs w:val="24"/>
          <w:lang w:val="uz-Cyrl-UZ"/>
          <w:rPrChange w:id="3066" w:author="Nozimjon Ortiqov" w:date="2026-02-24T09:31:00Z" w16du:dateUtc="2026-02-24T04:31:00Z">
            <w:rPr>
              <w:rFonts w:ascii="Roboto" w:hAnsi="Roboto" w:cstheme="minorHAnsi"/>
              <w:sz w:val="26"/>
              <w:szCs w:val="26"/>
              <w:lang w:val="uz-Cyrl-UZ"/>
            </w:rPr>
          </w:rPrChange>
        </w:rPr>
        <w:t xml:space="preserve"> мажбурий </w:t>
      </w:r>
      <w:r w:rsidRPr="009C4BAE">
        <w:rPr>
          <w:rFonts w:ascii="Roboto" w:hAnsi="Roboto" w:cstheme="minorHAnsi"/>
          <w:b/>
          <w:bCs/>
          <w:sz w:val="24"/>
          <w:szCs w:val="24"/>
          <w:lang w:val="uz-Cyrl-UZ"/>
          <w:rPrChange w:id="3067" w:author="Nozimjon Ortiqov" w:date="2026-02-24T09:31:00Z" w16du:dateUtc="2026-02-24T04:31:00Z">
            <w:rPr>
              <w:rFonts w:ascii="Roboto" w:hAnsi="Roboto" w:cstheme="minorHAnsi"/>
              <w:b/>
              <w:bCs/>
              <w:sz w:val="26"/>
              <w:szCs w:val="26"/>
              <w:lang w:val="uz-Cyrl-UZ"/>
            </w:rPr>
          </w:rPrChange>
        </w:rPr>
        <w:t>“совиш даври”</w:t>
      </w:r>
      <w:r w:rsidRPr="009C4BAE">
        <w:rPr>
          <w:rFonts w:ascii="Roboto" w:hAnsi="Roboto" w:cstheme="minorHAnsi"/>
          <w:sz w:val="24"/>
          <w:szCs w:val="24"/>
          <w:lang w:val="uz-Cyrl-UZ"/>
          <w:rPrChange w:id="3068" w:author="Nozimjon Ortiqov" w:date="2026-02-24T09:31:00Z" w16du:dateUtc="2026-02-24T04:31:00Z">
            <w:rPr>
              <w:rFonts w:ascii="Roboto" w:hAnsi="Roboto" w:cstheme="minorHAnsi"/>
              <w:sz w:val="26"/>
              <w:szCs w:val="26"/>
              <w:lang w:val="uz-Cyrl-UZ"/>
            </w:rPr>
          </w:rPrChange>
        </w:rPr>
        <w:t xml:space="preserve"> 13.02.2025 йилда қабул қилинган Федерал қонун билан жорий этилган бўлиб, №353-ФЗ </w:t>
      </w:r>
      <w:r w:rsidRPr="009C4BAE">
        <w:rPr>
          <w:rFonts w:ascii="Roboto" w:hAnsi="Roboto" w:cstheme="minorHAnsi"/>
          <w:i/>
          <w:iCs/>
          <w:sz w:val="24"/>
          <w:szCs w:val="24"/>
          <w:lang w:val="uz-Cyrl-UZ"/>
          <w:rPrChange w:id="3069" w:author="Nozimjon Ortiqov" w:date="2026-02-24T09:31:00Z" w16du:dateUtc="2026-02-24T04:31:00Z">
            <w:rPr>
              <w:rFonts w:ascii="Roboto" w:hAnsi="Roboto" w:cstheme="minorHAnsi"/>
              <w:i/>
              <w:iCs/>
              <w:sz w:val="26"/>
              <w:szCs w:val="26"/>
              <w:lang w:val="uz-Cyrl-UZ"/>
            </w:rPr>
          </w:rPrChange>
        </w:rPr>
        <w:t>(21.12.2023 йил)</w:t>
      </w:r>
      <w:r w:rsidRPr="009C4BAE">
        <w:rPr>
          <w:rFonts w:ascii="Roboto" w:hAnsi="Roboto" w:cstheme="minorHAnsi"/>
          <w:sz w:val="24"/>
          <w:szCs w:val="24"/>
          <w:lang w:val="uz-Cyrl-UZ"/>
          <w:rPrChange w:id="3070" w:author="Nozimjon Ortiqov" w:date="2026-02-24T09:31:00Z" w16du:dateUtc="2026-02-24T04:31:00Z">
            <w:rPr>
              <w:rFonts w:ascii="Roboto" w:hAnsi="Roboto" w:cstheme="minorHAnsi"/>
              <w:sz w:val="26"/>
              <w:szCs w:val="26"/>
              <w:lang w:val="uz-Cyrl-UZ"/>
            </w:rPr>
          </w:rPrChange>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9C4BAE">
        <w:rPr>
          <w:rFonts w:ascii="Roboto" w:hAnsi="Roboto" w:cstheme="minorHAnsi"/>
          <w:b/>
          <w:bCs/>
          <w:color w:val="C00000"/>
          <w:sz w:val="24"/>
          <w:szCs w:val="24"/>
          <w:lang w:val="uz-Cyrl-UZ"/>
          <w:rPrChange w:id="3071" w:author="Nozimjon Ortiqov" w:date="2026-02-24T09:31:00Z" w16du:dateUtc="2026-02-24T04:31:00Z">
            <w:rPr>
              <w:rFonts w:ascii="Roboto" w:hAnsi="Roboto" w:cstheme="minorHAnsi"/>
              <w:b/>
              <w:bCs/>
              <w:color w:val="C00000"/>
              <w:sz w:val="26"/>
              <w:szCs w:val="26"/>
              <w:lang w:val="uz-Cyrl-UZ"/>
            </w:rPr>
          </w:rPrChange>
        </w:rPr>
        <w:t xml:space="preserve">4 </w:t>
      </w:r>
      <w:r w:rsidRPr="009C4BAE">
        <w:rPr>
          <w:rFonts w:ascii="Roboto" w:hAnsi="Roboto" w:cstheme="minorHAnsi"/>
          <w:b/>
          <w:bCs/>
          <w:color w:val="0070C0"/>
          <w:sz w:val="24"/>
          <w:szCs w:val="24"/>
          <w:lang w:val="uz-Cyrl-UZ"/>
          <w:rPrChange w:id="3072"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073"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074"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075" w:author="Nozimjon Ortiqov" w:date="2026-02-24T09:31:00Z" w16du:dateUtc="2026-02-24T04:31:00Z">
            <w:rPr>
              <w:rFonts w:ascii="Roboto" w:hAnsi="Roboto" w:cstheme="minorHAnsi"/>
              <w:i/>
              <w:iCs/>
              <w:color w:val="C00000"/>
              <w:sz w:val="26"/>
              <w:szCs w:val="26"/>
              <w:lang w:val="uz-Cyrl-UZ"/>
            </w:rPr>
          </w:rPrChange>
        </w:rPr>
        <w:t>0,7</w:t>
      </w:r>
      <w:r w:rsidRPr="009C4BAE">
        <w:rPr>
          <w:rFonts w:ascii="Roboto" w:hAnsi="Roboto" w:cstheme="minorHAnsi"/>
          <w:i/>
          <w:iCs/>
          <w:sz w:val="24"/>
          <w:szCs w:val="24"/>
          <w:lang w:val="uz-Cyrl-UZ"/>
          <w:rPrChange w:id="3076"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077" w:author="Nozimjon Ortiqov" w:date="2026-02-24T09:31:00Z" w16du:dateUtc="2026-02-24T04:31:00Z">
            <w:rPr>
              <w:rFonts w:ascii="Roboto" w:hAnsi="Roboto" w:cstheme="minorHAnsi"/>
              <w:i/>
              <w:iCs/>
              <w:color w:val="C00000"/>
              <w:sz w:val="26"/>
              <w:szCs w:val="26"/>
              <w:lang w:val="uz-Cyrl-UZ"/>
            </w:rPr>
          </w:rPrChange>
        </w:rPr>
        <w:t>2,6 </w:t>
      </w:r>
      <w:r w:rsidRPr="009C4BAE">
        <w:rPr>
          <w:rFonts w:ascii="Roboto" w:hAnsi="Roboto" w:cstheme="minorHAnsi"/>
          <w:i/>
          <w:iCs/>
          <w:color w:val="0070C0"/>
          <w:sz w:val="24"/>
          <w:szCs w:val="24"/>
          <w:lang w:val="uz-Cyrl-UZ"/>
          <w:rPrChange w:id="3078" w:author="Nozimjon Ortiqov" w:date="2026-02-24T09:31:00Z" w16du:dateUtc="2026-02-24T04:31:00Z">
            <w:rPr>
              <w:rFonts w:ascii="Roboto" w:hAnsi="Roboto" w:cstheme="minorHAnsi"/>
              <w:i/>
              <w:iCs/>
              <w:color w:val="0070C0"/>
              <w:sz w:val="26"/>
              <w:szCs w:val="26"/>
              <w:lang w:val="uz-Cyrl-UZ"/>
            </w:rPr>
          </w:rPrChange>
        </w:rPr>
        <w:t>минг </w:t>
      </w:r>
      <w:r w:rsidRPr="009C4BAE">
        <w:rPr>
          <w:rFonts w:ascii="Roboto" w:hAnsi="Roboto" w:cstheme="minorHAnsi"/>
          <w:i/>
          <w:iCs/>
          <w:sz w:val="24"/>
          <w:szCs w:val="24"/>
          <w:lang w:val="uz-Cyrl-UZ"/>
          <w:rPrChange w:id="3079" w:author="Nozimjon Ortiqov" w:date="2026-02-24T09:31:00Z" w16du:dateUtc="2026-02-24T04:31:00Z">
            <w:rPr>
              <w:rFonts w:ascii="Roboto" w:hAnsi="Roboto" w:cstheme="minorHAnsi"/>
              <w:i/>
              <w:iCs/>
              <w:sz w:val="26"/>
              <w:szCs w:val="26"/>
              <w:lang w:val="uz-Cyrl-UZ"/>
            </w:rPr>
          </w:rPrChange>
        </w:rPr>
        <w:t>доллгача)</w:t>
      </w:r>
      <w:r w:rsidRPr="009C4BAE">
        <w:rPr>
          <w:rFonts w:ascii="Roboto" w:hAnsi="Roboto" w:cstheme="minorHAnsi"/>
          <w:sz w:val="24"/>
          <w:szCs w:val="24"/>
          <w:lang w:val="uz-Cyrl-UZ"/>
          <w:rPrChange w:id="3080" w:author="Nozimjon Ortiqov" w:date="2026-02-24T09:31:00Z" w16du:dateUtc="2026-02-24T04:31:00Z">
            <w:rPr>
              <w:rFonts w:ascii="Roboto" w:hAnsi="Roboto" w:cstheme="minorHAnsi"/>
              <w:sz w:val="26"/>
              <w:szCs w:val="26"/>
              <w:lang w:val="uz-Cyrl-UZ"/>
            </w:rPr>
          </w:rPrChange>
        </w:rPr>
        <w:t xml:space="preserve"> ёки </w:t>
      </w:r>
      <w:r w:rsidRPr="009C4BAE">
        <w:rPr>
          <w:rFonts w:ascii="Roboto" w:hAnsi="Roboto" w:cstheme="minorHAnsi"/>
          <w:b/>
          <w:bCs/>
          <w:color w:val="C00000"/>
          <w:sz w:val="24"/>
          <w:szCs w:val="24"/>
          <w:lang w:val="uz-Cyrl-UZ"/>
          <w:rPrChange w:id="3081" w:author="Nozimjon Ortiqov" w:date="2026-02-24T09:31:00Z" w16du:dateUtc="2026-02-24T04:31:00Z">
            <w:rPr>
              <w:rFonts w:ascii="Roboto" w:hAnsi="Roboto" w:cstheme="minorHAnsi"/>
              <w:b/>
              <w:bCs/>
              <w:color w:val="C00000"/>
              <w:sz w:val="26"/>
              <w:szCs w:val="26"/>
              <w:lang w:val="uz-Cyrl-UZ"/>
            </w:rPr>
          </w:rPrChange>
        </w:rPr>
        <w:t>48 </w:t>
      </w:r>
      <w:r w:rsidRPr="009C4BAE">
        <w:rPr>
          <w:rFonts w:ascii="Roboto" w:hAnsi="Roboto" w:cstheme="minorHAnsi"/>
          <w:b/>
          <w:bCs/>
          <w:color w:val="0070C0"/>
          <w:sz w:val="24"/>
          <w:szCs w:val="24"/>
          <w:lang w:val="uz-Cyrl-UZ"/>
          <w:rPrChange w:id="3082"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sz w:val="24"/>
          <w:szCs w:val="24"/>
          <w:lang w:val="uz-Cyrl-UZ"/>
          <w:rPrChange w:id="3083" w:author="Nozimjon Ortiqov" w:date="2026-02-24T09:31:00Z" w16du:dateUtc="2026-02-24T04:31:00Z">
            <w:rPr>
              <w:rFonts w:ascii="Roboto" w:hAnsi="Roboto" w:cstheme="minorHAnsi"/>
              <w:sz w:val="26"/>
              <w:szCs w:val="26"/>
              <w:lang w:val="uz-Cyrl-UZ"/>
            </w:rPr>
          </w:rPrChange>
        </w:rPr>
        <w:t>дан</w:t>
      </w:r>
      <w:r w:rsidRPr="009C4BAE">
        <w:rPr>
          <w:rFonts w:ascii="Roboto" w:hAnsi="Roboto" w:cstheme="minorHAnsi"/>
          <w:color w:val="0070C0"/>
          <w:sz w:val="24"/>
          <w:szCs w:val="24"/>
          <w:lang w:val="uz-Cyrl-UZ"/>
          <w:rPrChange w:id="3084"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085"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086" w:author="Nozimjon Ortiqov" w:date="2026-02-24T09:31:00Z" w16du:dateUtc="2026-02-24T04:31:00Z">
            <w:rPr>
              <w:rFonts w:ascii="Roboto" w:hAnsi="Roboto" w:cstheme="minorHAnsi"/>
              <w:i/>
              <w:iCs/>
              <w:color w:val="C00000"/>
              <w:sz w:val="26"/>
              <w:szCs w:val="26"/>
              <w:lang w:val="uz-Cyrl-UZ"/>
            </w:rPr>
          </w:rPrChange>
        </w:rPr>
        <w:t>2,6 </w:t>
      </w:r>
      <w:r w:rsidRPr="009C4BAE">
        <w:rPr>
          <w:rFonts w:ascii="Roboto" w:hAnsi="Roboto" w:cstheme="minorHAnsi"/>
          <w:i/>
          <w:iCs/>
          <w:color w:val="0070C0"/>
          <w:sz w:val="24"/>
          <w:szCs w:val="24"/>
          <w:lang w:val="uz-Cyrl-UZ"/>
          <w:rPrChange w:id="3087" w:author="Nozimjon Ortiqov" w:date="2026-02-24T09:31:00Z" w16du:dateUtc="2026-02-24T04:31:00Z">
            <w:rPr>
              <w:rFonts w:ascii="Roboto" w:hAnsi="Roboto" w:cstheme="minorHAnsi"/>
              <w:i/>
              <w:iCs/>
              <w:color w:val="0070C0"/>
              <w:sz w:val="26"/>
              <w:szCs w:val="26"/>
              <w:lang w:val="uz-Cyrl-UZ"/>
            </w:rPr>
          </w:rPrChange>
        </w:rPr>
        <w:t>минг </w:t>
      </w:r>
      <w:r w:rsidRPr="009C4BAE">
        <w:rPr>
          <w:rFonts w:ascii="Roboto" w:hAnsi="Roboto" w:cstheme="minorHAnsi"/>
          <w:i/>
          <w:iCs/>
          <w:sz w:val="24"/>
          <w:szCs w:val="24"/>
          <w:lang w:val="uz-Cyrl-UZ"/>
          <w:rPrChange w:id="3088" w:author="Nozimjon Ortiqov" w:date="2026-02-24T09:31:00Z" w16du:dateUtc="2026-02-24T04:31:00Z">
            <w:rPr>
              <w:rFonts w:ascii="Roboto" w:hAnsi="Roboto" w:cstheme="minorHAnsi"/>
              <w:i/>
              <w:iCs/>
              <w:sz w:val="26"/>
              <w:szCs w:val="26"/>
              <w:lang w:val="uz-Cyrl-UZ"/>
            </w:rPr>
          </w:rPrChange>
        </w:rPr>
        <w:t>долларга)</w:t>
      </w:r>
      <w:r w:rsidRPr="009C4BAE">
        <w:rPr>
          <w:rFonts w:ascii="Roboto" w:hAnsi="Roboto" w:cstheme="minorHAnsi"/>
          <w:sz w:val="24"/>
          <w:szCs w:val="24"/>
          <w:lang w:val="uz-Cyrl-UZ"/>
          <w:rPrChange w:id="3089" w:author="Nozimjon Ortiqov" w:date="2026-02-24T09:31:00Z" w16du:dateUtc="2026-02-24T04:31:00Z">
            <w:rPr>
              <w:rFonts w:ascii="Roboto" w:hAnsi="Roboto" w:cstheme="minorHAnsi"/>
              <w:sz w:val="26"/>
              <w:szCs w:val="26"/>
              <w:lang w:val="uz-Cyrl-UZ"/>
            </w:rPr>
          </w:rPrChange>
        </w:rPr>
        <w:t xml:space="preserve"> ўтказиб берилади.</w:t>
      </w:r>
    </w:p>
    <w:p w14:paraId="2F3C1129" w14:textId="77777777" w:rsidR="00484395" w:rsidRPr="009C4BAE" w:rsidRDefault="00484395">
      <w:pPr>
        <w:shd w:val="clear" w:color="auto" w:fill="E2EFD9" w:themeFill="accent6" w:themeFillTint="33"/>
        <w:spacing w:before="120" w:after="0" w:line="288" w:lineRule="auto"/>
        <w:ind w:firstLine="567"/>
        <w:jc w:val="both"/>
        <w:rPr>
          <w:rFonts w:ascii="Roboto" w:hAnsi="Roboto" w:cstheme="minorHAnsi"/>
          <w:sz w:val="24"/>
          <w:szCs w:val="24"/>
          <w:lang w:val="uz-Cyrl-UZ"/>
          <w:rPrChange w:id="3090" w:author="Nozimjon Ortiqov" w:date="2026-02-24T09:31:00Z" w16du:dateUtc="2026-02-24T04:31:00Z">
            <w:rPr>
              <w:rFonts w:ascii="Roboto" w:hAnsi="Roboto" w:cstheme="minorHAnsi"/>
              <w:sz w:val="26"/>
              <w:szCs w:val="26"/>
              <w:lang w:val="uz-Cyrl-UZ"/>
            </w:rPr>
          </w:rPrChange>
        </w:rPr>
        <w:pPrChange w:id="3091"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0070C0"/>
          <w:sz w:val="24"/>
          <w:szCs w:val="24"/>
          <w:lang w:val="uz-Cyrl-UZ"/>
          <w:rPrChange w:id="3092" w:author="Nozimjon Ortiqov" w:date="2026-02-24T09:31:00Z" w16du:dateUtc="2026-02-24T04:31:00Z">
            <w:rPr>
              <w:rFonts w:ascii="Roboto" w:hAnsi="Roboto" w:cstheme="minorHAnsi"/>
              <w:b/>
              <w:bCs/>
              <w:color w:val="0070C0"/>
              <w:sz w:val="26"/>
              <w:szCs w:val="26"/>
              <w:lang w:val="uz-Cyrl-UZ"/>
            </w:rPr>
          </w:rPrChange>
        </w:rPr>
        <w:t>Канадада</w:t>
      </w:r>
      <w:r w:rsidRPr="009C4BAE">
        <w:rPr>
          <w:rFonts w:ascii="Roboto" w:hAnsi="Roboto" w:cstheme="minorHAnsi"/>
          <w:color w:val="0070C0"/>
          <w:sz w:val="24"/>
          <w:szCs w:val="24"/>
          <w:lang w:val="uz-Cyrl-UZ"/>
          <w:rPrChange w:id="3093"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094" w:author="Nozimjon Ortiqov" w:date="2026-02-24T09:31:00Z" w16du:dateUtc="2026-02-24T04:31:00Z">
            <w:rPr>
              <w:rFonts w:ascii="Roboto" w:hAnsi="Roboto" w:cstheme="minorHAnsi"/>
              <w:i/>
              <w:iCs/>
              <w:sz w:val="26"/>
              <w:szCs w:val="26"/>
              <w:lang w:val="uz-Cyrl-UZ"/>
            </w:rPr>
          </w:rPrChange>
        </w:rPr>
        <w:t>(провинциялар даражасида)</w:t>
      </w:r>
      <w:r w:rsidRPr="009C4BAE">
        <w:rPr>
          <w:rFonts w:ascii="Roboto" w:hAnsi="Roboto" w:cstheme="minorHAnsi"/>
          <w:sz w:val="24"/>
          <w:szCs w:val="24"/>
          <w:lang w:val="uz-Cyrl-UZ"/>
          <w:rPrChange w:id="3095"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96" w:author="Nozimjon Ortiqov" w:date="2026-02-24T09:31:00Z" w16du:dateUtc="2026-02-24T04:31:00Z">
            <w:rPr>
              <w:rFonts w:ascii="Roboto" w:hAnsi="Roboto" w:cstheme="minorHAnsi"/>
              <w:b/>
              <w:bCs/>
              <w:sz w:val="26"/>
              <w:szCs w:val="26"/>
              <w:lang w:val="uz-Cyrl-UZ"/>
            </w:rPr>
          </w:rPrChange>
        </w:rPr>
        <w:t>payday loans</w:t>
      </w:r>
      <w:r w:rsidRPr="009C4BAE">
        <w:rPr>
          <w:rFonts w:ascii="Roboto" w:hAnsi="Roboto" w:cstheme="minorHAnsi"/>
          <w:sz w:val="24"/>
          <w:szCs w:val="24"/>
          <w:lang w:val="uz-Cyrl-UZ"/>
          <w:rPrChange w:id="3097"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3098" w:author="Nozimjon Ortiqov" w:date="2026-02-24T09:31:00Z" w16du:dateUtc="2026-02-24T04:31:00Z">
            <w:rPr>
              <w:rFonts w:ascii="Roboto" w:hAnsi="Roboto" w:cstheme="minorHAnsi"/>
              <w:i/>
              <w:iCs/>
              <w:sz w:val="26"/>
              <w:szCs w:val="26"/>
              <w:lang w:val="uz-Cyrl-UZ"/>
            </w:rPr>
          </w:rPrChange>
        </w:rPr>
        <w:t>(ойлик маошгача бериладиган қисқа муддатли қарзлар)</w:t>
      </w:r>
      <w:r w:rsidRPr="009C4BAE">
        <w:rPr>
          <w:rFonts w:ascii="Roboto" w:hAnsi="Roboto" w:cstheme="minorHAnsi"/>
          <w:sz w:val="24"/>
          <w:szCs w:val="24"/>
          <w:lang w:val="uz-Cyrl-UZ"/>
          <w:rPrChange w:id="3099" w:author="Nozimjon Ortiqov" w:date="2026-02-24T09:31:00Z" w16du:dateUtc="2026-02-24T04:31:00Z">
            <w:rPr>
              <w:rFonts w:ascii="Roboto" w:hAnsi="Roboto" w:cstheme="minorHAnsi"/>
              <w:sz w:val="26"/>
              <w:szCs w:val="26"/>
              <w:lang w:val="uz-Cyrl-UZ"/>
            </w:rPr>
          </w:rPrChange>
        </w:rPr>
        <w:t xml:space="preserve"> учун </w:t>
      </w:r>
      <w:r w:rsidRPr="009C4BAE">
        <w:rPr>
          <w:rFonts w:ascii="Roboto" w:hAnsi="Roboto" w:cstheme="minorHAnsi"/>
          <w:b/>
          <w:bCs/>
          <w:sz w:val="24"/>
          <w:szCs w:val="24"/>
          <w:lang w:val="uz-Cyrl-UZ"/>
          <w:rPrChange w:id="3100" w:author="Nozimjon Ortiqov" w:date="2026-02-24T09:31:00Z" w16du:dateUtc="2026-02-24T04:31:00Z">
            <w:rPr>
              <w:rFonts w:ascii="Roboto" w:hAnsi="Roboto" w:cstheme="minorHAnsi"/>
              <w:b/>
              <w:bCs/>
              <w:sz w:val="26"/>
              <w:szCs w:val="26"/>
              <w:lang w:val="uz-Cyrl-UZ"/>
            </w:rPr>
          </w:rPrChange>
        </w:rPr>
        <w:t>“совиш даври”</w:t>
      </w:r>
      <w:r w:rsidRPr="009C4BAE">
        <w:rPr>
          <w:rFonts w:ascii="Roboto" w:hAnsi="Roboto" w:cstheme="minorHAnsi"/>
          <w:sz w:val="24"/>
          <w:szCs w:val="24"/>
          <w:lang w:val="uz-Cyrl-UZ"/>
          <w:rPrChange w:id="3101" w:author="Nozimjon Ortiqov" w:date="2026-02-24T09:31:00Z" w16du:dateUtc="2026-02-24T04:31:00Z">
            <w:rPr>
              <w:rFonts w:ascii="Roboto" w:hAnsi="Roboto" w:cstheme="minorHAnsi"/>
              <w:sz w:val="26"/>
              <w:szCs w:val="26"/>
              <w:lang w:val="uz-Cyrl-UZ"/>
            </w:rPr>
          </w:rPrChange>
        </w:rPr>
        <w:t xml:space="preserve"> назарда тутилган. Бунда, қарз олувчи шартномани </w:t>
      </w:r>
      <w:r w:rsidRPr="009C4BAE">
        <w:rPr>
          <w:rFonts w:ascii="Roboto" w:hAnsi="Roboto" w:cstheme="minorHAnsi"/>
          <w:b/>
          <w:bCs/>
          <w:color w:val="C00000"/>
          <w:sz w:val="24"/>
          <w:szCs w:val="24"/>
          <w:lang w:val="uz-Cyrl-UZ"/>
          <w:rPrChange w:id="3102" w:author="Nozimjon Ortiqov" w:date="2026-02-24T09:31:00Z" w16du:dateUtc="2026-02-24T04:31:00Z">
            <w:rPr>
              <w:rFonts w:ascii="Roboto" w:hAnsi="Roboto" w:cstheme="minorHAnsi"/>
              <w:b/>
              <w:bCs/>
              <w:color w:val="C00000"/>
              <w:sz w:val="26"/>
              <w:szCs w:val="26"/>
              <w:lang w:val="uz-Cyrl-UZ"/>
            </w:rPr>
          </w:rPrChange>
        </w:rPr>
        <w:t xml:space="preserve">48 </w:t>
      </w:r>
      <w:r w:rsidRPr="009C4BAE">
        <w:rPr>
          <w:rFonts w:ascii="Roboto" w:hAnsi="Roboto" w:cstheme="minorHAnsi"/>
          <w:b/>
          <w:bCs/>
          <w:color w:val="0070C0"/>
          <w:sz w:val="24"/>
          <w:szCs w:val="24"/>
          <w:lang w:val="uz-Cyrl-UZ"/>
          <w:rPrChange w:id="3103"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104"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05" w:author="Nozimjon Ortiqov" w:date="2026-02-24T09:31:00Z" w16du:dateUtc="2026-02-24T04:31:00Z">
            <w:rPr>
              <w:rFonts w:ascii="Roboto" w:hAnsi="Roboto" w:cstheme="minorHAnsi"/>
              <w:sz w:val="26"/>
              <w:szCs w:val="26"/>
              <w:lang w:val="uz-Cyrl-UZ"/>
            </w:rPr>
          </w:rPrChange>
        </w:rPr>
        <w:t xml:space="preserve">ёки </w:t>
      </w:r>
      <w:r w:rsidRPr="009C4BAE">
        <w:rPr>
          <w:rFonts w:ascii="Roboto" w:hAnsi="Roboto" w:cstheme="minorHAnsi"/>
          <w:b/>
          <w:bCs/>
          <w:color w:val="C00000"/>
          <w:sz w:val="24"/>
          <w:szCs w:val="24"/>
          <w:lang w:val="uz-Cyrl-UZ"/>
          <w:rPrChange w:id="3106" w:author="Nozimjon Ortiqov" w:date="2026-02-24T09:31:00Z" w16du:dateUtc="2026-02-24T04:31:00Z">
            <w:rPr>
              <w:rFonts w:ascii="Roboto" w:hAnsi="Roboto" w:cstheme="minorHAnsi"/>
              <w:b/>
              <w:bCs/>
              <w:color w:val="C00000"/>
              <w:sz w:val="26"/>
              <w:szCs w:val="26"/>
              <w:lang w:val="uz-Cyrl-UZ"/>
            </w:rPr>
          </w:rPrChange>
        </w:rPr>
        <w:t xml:space="preserve">2 </w:t>
      </w:r>
      <w:r w:rsidRPr="009C4BAE">
        <w:rPr>
          <w:rFonts w:ascii="Roboto" w:hAnsi="Roboto" w:cstheme="minorHAnsi"/>
          <w:b/>
          <w:bCs/>
          <w:color w:val="0070C0"/>
          <w:sz w:val="24"/>
          <w:szCs w:val="24"/>
          <w:lang w:val="uz-Cyrl-UZ"/>
          <w:rPrChange w:id="3107" w:author="Nozimjon Ortiqov" w:date="2026-02-24T09:31:00Z" w16du:dateUtc="2026-02-24T04:31:00Z">
            <w:rPr>
              <w:rFonts w:ascii="Roboto" w:hAnsi="Roboto" w:cstheme="minorHAnsi"/>
              <w:b/>
              <w:bCs/>
              <w:color w:val="0070C0"/>
              <w:sz w:val="26"/>
              <w:szCs w:val="26"/>
              <w:lang w:val="uz-Cyrl-UZ"/>
            </w:rPr>
          </w:rPrChange>
        </w:rPr>
        <w:t>иш куни</w:t>
      </w:r>
      <w:r w:rsidRPr="009C4BAE">
        <w:rPr>
          <w:rFonts w:ascii="Roboto" w:hAnsi="Roboto" w:cstheme="minorHAnsi"/>
          <w:color w:val="0070C0"/>
          <w:sz w:val="24"/>
          <w:szCs w:val="24"/>
          <w:lang w:val="uz-Cyrl-UZ"/>
          <w:rPrChange w:id="3108"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09" w:author="Nozimjon Ortiqov" w:date="2026-02-24T09:31:00Z" w16du:dateUtc="2026-02-24T04:31:00Z">
            <w:rPr>
              <w:rFonts w:ascii="Roboto" w:hAnsi="Roboto" w:cstheme="minorHAnsi"/>
              <w:sz w:val="26"/>
              <w:szCs w:val="26"/>
              <w:lang w:val="uz-Cyrl-UZ"/>
            </w:rPr>
          </w:rPrChange>
        </w:rPr>
        <w:t xml:space="preserve">ичида </w:t>
      </w:r>
      <w:r w:rsidRPr="009C4BAE">
        <w:rPr>
          <w:rFonts w:ascii="Roboto" w:hAnsi="Roboto" w:cstheme="minorHAnsi"/>
          <w:i/>
          <w:iCs/>
          <w:sz w:val="24"/>
          <w:szCs w:val="24"/>
          <w:lang w:val="uz-Cyrl-UZ"/>
          <w:rPrChange w:id="3110" w:author="Nozimjon Ortiqov" w:date="2026-02-24T09:31:00Z" w16du:dateUtc="2026-02-24T04:31:00Z">
            <w:rPr>
              <w:rFonts w:ascii="Roboto" w:hAnsi="Roboto" w:cstheme="minorHAnsi"/>
              <w:i/>
              <w:iCs/>
              <w:sz w:val="26"/>
              <w:szCs w:val="26"/>
              <w:lang w:val="uz-Cyrl-UZ"/>
            </w:rPr>
          </w:rPrChange>
        </w:rPr>
        <w:t>(провинцияга қараб)</w:t>
      </w:r>
      <w:r w:rsidRPr="009C4BAE">
        <w:rPr>
          <w:rFonts w:ascii="Roboto" w:hAnsi="Roboto" w:cstheme="minorHAnsi"/>
          <w:sz w:val="24"/>
          <w:szCs w:val="24"/>
          <w:lang w:val="uz-Cyrl-UZ"/>
          <w:rPrChange w:id="3111" w:author="Nozimjon Ortiqov" w:date="2026-02-24T09:31:00Z" w16du:dateUtc="2026-02-24T04:31:00Z">
            <w:rPr>
              <w:rFonts w:ascii="Roboto" w:hAnsi="Roboto" w:cstheme="minorHAnsi"/>
              <w:sz w:val="26"/>
              <w:szCs w:val="26"/>
              <w:lang w:val="uz-Cyrl-UZ"/>
            </w:rPr>
          </w:rPrChange>
        </w:rPr>
        <w:t xml:space="preserve"> жаримасиз бекор қилиш ҳуқуқига эга.</w:t>
      </w:r>
    </w:p>
    <w:p w14:paraId="1B0033FE" w14:textId="32CD80B8" w:rsidR="00484395" w:rsidRPr="009C4BAE" w:rsidRDefault="00484395">
      <w:pPr>
        <w:shd w:val="clear" w:color="auto" w:fill="E2EFD9" w:themeFill="accent6" w:themeFillTint="33"/>
        <w:spacing w:before="120" w:after="0" w:line="288" w:lineRule="auto"/>
        <w:ind w:firstLine="567"/>
        <w:jc w:val="both"/>
        <w:rPr>
          <w:rFonts w:ascii="Roboto" w:hAnsi="Roboto" w:cstheme="minorHAnsi"/>
          <w:sz w:val="24"/>
          <w:szCs w:val="24"/>
          <w:lang w:val="uz-Cyrl-UZ"/>
          <w:rPrChange w:id="3112" w:author="Nozimjon Ortiqov" w:date="2026-02-24T09:31:00Z" w16du:dateUtc="2026-02-24T04:31:00Z">
            <w:rPr>
              <w:rFonts w:ascii="Roboto" w:hAnsi="Roboto" w:cstheme="minorHAnsi"/>
              <w:sz w:val="26"/>
              <w:szCs w:val="26"/>
              <w:lang w:val="uz-Cyrl-UZ"/>
            </w:rPr>
          </w:rPrChange>
        </w:rPr>
        <w:pPrChange w:id="3113"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114" w:author="Nozimjon Ortiqov" w:date="2026-02-24T09:31:00Z" w16du:dateUtc="2026-02-24T04:31:00Z">
            <w:rPr>
              <w:rFonts w:ascii="Roboto" w:hAnsi="Roboto" w:cstheme="minorHAnsi"/>
              <w:sz w:val="26"/>
              <w:szCs w:val="26"/>
              <w:lang w:val="uz-Cyrl-UZ"/>
            </w:rPr>
          </w:rPrChange>
        </w:rPr>
        <w:t xml:space="preserve">Масалан, </w:t>
      </w:r>
      <w:r w:rsidRPr="009C4BAE">
        <w:rPr>
          <w:rFonts w:ascii="Roboto" w:hAnsi="Roboto" w:cstheme="minorHAnsi"/>
          <w:b/>
          <w:bCs/>
          <w:color w:val="0070C0"/>
          <w:sz w:val="24"/>
          <w:szCs w:val="24"/>
          <w:lang w:val="uz-Cyrl-UZ"/>
          <w:rPrChange w:id="3115" w:author="Nozimjon Ortiqov" w:date="2026-02-24T09:31:00Z" w16du:dateUtc="2026-02-24T04:31:00Z">
            <w:rPr>
              <w:rFonts w:ascii="Roboto" w:hAnsi="Roboto" w:cstheme="minorHAnsi"/>
              <w:b/>
              <w:bCs/>
              <w:color w:val="0070C0"/>
              <w:sz w:val="26"/>
              <w:szCs w:val="26"/>
              <w:lang w:val="uz-Cyrl-UZ"/>
            </w:rPr>
          </w:rPrChange>
        </w:rPr>
        <w:t>Нова Скотия</w:t>
      </w:r>
      <w:r w:rsidRPr="009C4BAE">
        <w:rPr>
          <w:rFonts w:ascii="Roboto" w:hAnsi="Roboto" w:cstheme="minorHAnsi"/>
          <w:color w:val="0070C0"/>
          <w:sz w:val="24"/>
          <w:szCs w:val="24"/>
          <w:lang w:val="uz-Cyrl-UZ"/>
          <w:rPrChange w:id="3116"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17" w:author="Nozimjon Ortiqov" w:date="2026-02-24T09:31:00Z" w16du:dateUtc="2026-02-24T04:31:00Z">
            <w:rPr>
              <w:rFonts w:ascii="Roboto" w:hAnsi="Roboto" w:cstheme="minorHAnsi"/>
              <w:sz w:val="26"/>
              <w:szCs w:val="26"/>
              <w:lang w:val="uz-Cyrl-UZ"/>
            </w:rPr>
          </w:rPrChange>
        </w:rPr>
        <w:t xml:space="preserve">провинциясида онлайн </w:t>
      </w:r>
      <w:r w:rsidRPr="009C4BAE">
        <w:rPr>
          <w:rFonts w:ascii="Roboto" w:hAnsi="Roboto" w:cstheme="minorHAnsi"/>
          <w:b/>
          <w:bCs/>
          <w:sz w:val="24"/>
          <w:szCs w:val="24"/>
          <w:lang w:val="uz-Cyrl-UZ"/>
          <w:rPrChange w:id="3118" w:author="Nozimjon Ortiqov" w:date="2026-02-24T09:31:00Z" w16du:dateUtc="2026-02-24T04:31:00Z">
            <w:rPr>
              <w:rFonts w:ascii="Roboto" w:hAnsi="Roboto" w:cstheme="minorHAnsi"/>
              <w:b/>
              <w:bCs/>
              <w:sz w:val="26"/>
              <w:szCs w:val="26"/>
              <w:lang w:val="uz-Cyrl-UZ"/>
            </w:rPr>
          </w:rPrChange>
        </w:rPr>
        <w:t>payday loans</w:t>
      </w:r>
      <w:r w:rsidRPr="009C4BAE">
        <w:rPr>
          <w:rFonts w:ascii="Roboto" w:hAnsi="Roboto" w:cstheme="minorHAnsi"/>
          <w:sz w:val="24"/>
          <w:szCs w:val="24"/>
          <w:lang w:val="uz-Cyrl-UZ"/>
          <w:rPrChange w:id="3119" w:author="Nozimjon Ortiqov" w:date="2026-02-24T09:31:00Z" w16du:dateUtc="2026-02-24T04:31:00Z">
            <w:rPr>
              <w:rFonts w:ascii="Roboto" w:hAnsi="Roboto" w:cstheme="minorHAnsi"/>
              <w:sz w:val="26"/>
              <w:szCs w:val="26"/>
              <w:lang w:val="uz-Cyrl-UZ"/>
            </w:rPr>
          </w:rPrChange>
        </w:rPr>
        <w:t xml:space="preserve"> бўйича маблағ олинганидан кейин </w:t>
      </w:r>
      <w:r w:rsidRPr="009C4BAE">
        <w:rPr>
          <w:rFonts w:ascii="Roboto" w:hAnsi="Roboto" w:cstheme="minorHAnsi"/>
          <w:b/>
          <w:bCs/>
          <w:color w:val="C00000"/>
          <w:sz w:val="24"/>
          <w:szCs w:val="24"/>
          <w:lang w:val="uz-Cyrl-UZ"/>
          <w:rPrChange w:id="3120" w:author="Nozimjon Ortiqov" w:date="2026-02-24T09:31:00Z" w16du:dateUtc="2026-02-24T04:31:00Z">
            <w:rPr>
              <w:rFonts w:ascii="Roboto" w:hAnsi="Roboto" w:cstheme="minorHAnsi"/>
              <w:b/>
              <w:bCs/>
              <w:color w:val="C00000"/>
              <w:sz w:val="26"/>
              <w:szCs w:val="26"/>
              <w:lang w:val="uz-Cyrl-UZ"/>
            </w:rPr>
          </w:rPrChange>
        </w:rPr>
        <w:t xml:space="preserve">48 </w:t>
      </w:r>
      <w:r w:rsidRPr="009C4BAE">
        <w:rPr>
          <w:rFonts w:ascii="Roboto" w:hAnsi="Roboto" w:cstheme="minorHAnsi"/>
          <w:b/>
          <w:bCs/>
          <w:color w:val="0070C0"/>
          <w:sz w:val="24"/>
          <w:szCs w:val="24"/>
          <w:lang w:val="uz-Cyrl-UZ"/>
          <w:rPrChange w:id="3121"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122"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23" w:author="Nozimjon Ortiqov" w:date="2026-02-24T09:31:00Z" w16du:dateUtc="2026-02-24T04:31:00Z">
            <w:rPr>
              <w:rFonts w:ascii="Roboto" w:hAnsi="Roboto" w:cstheme="minorHAnsi"/>
              <w:sz w:val="26"/>
              <w:szCs w:val="26"/>
              <w:lang w:val="uz-Cyrl-UZ"/>
            </w:rPr>
          </w:rPrChange>
        </w:rPr>
        <w:t>ичида шартномани бекор қилиш мумкин.</w:t>
      </w:r>
      <w:del w:id="3124" w:author="Nozimjon Ortiqov" w:date="2026-02-23T17:39:00Z" w16du:dateUtc="2026-02-23T12:39:00Z">
        <w:r w:rsidRPr="009C4BAE" w:rsidDel="00A37E76">
          <w:rPr>
            <w:rFonts w:ascii="Roboto" w:hAnsi="Roboto" w:cstheme="minorHAnsi"/>
            <w:sz w:val="24"/>
            <w:szCs w:val="24"/>
            <w:lang w:val="uz-Cyrl-UZ"/>
            <w:rPrChange w:id="3125" w:author="Nozimjon Ortiqov" w:date="2026-02-24T09:31:00Z" w16du:dateUtc="2026-02-24T04:31:00Z">
              <w:rPr>
                <w:rFonts w:ascii="Roboto" w:hAnsi="Roboto" w:cstheme="minorHAnsi"/>
                <w:sz w:val="26"/>
                <w:szCs w:val="26"/>
                <w:lang w:val="uz-Cyrl-UZ"/>
              </w:rPr>
            </w:rPrChange>
          </w:rPr>
          <w:delText xml:space="preserve"> </w:delText>
        </w:r>
      </w:del>
    </w:p>
    <w:p w14:paraId="7BE3337C" w14:textId="563B08D7" w:rsidR="00484395" w:rsidRPr="009C4BAE" w:rsidRDefault="00484395" w:rsidP="00484395">
      <w:pPr>
        <w:rPr>
          <w:rFonts w:ascii="Roboto" w:hAnsi="Roboto" w:cstheme="minorHAnsi"/>
          <w:sz w:val="26"/>
          <w:szCs w:val="26"/>
          <w:lang w:val="uz-Cyrl-UZ"/>
        </w:rPr>
      </w:pPr>
      <w:r w:rsidRPr="009C4BAE">
        <w:rPr>
          <w:rFonts w:ascii="Roboto" w:hAnsi="Roboto" w:cstheme="minorHAnsi"/>
          <w:sz w:val="26"/>
          <w:szCs w:val="26"/>
          <w:lang w:val="uz-Cyrl-UZ"/>
        </w:rPr>
        <w:br w:type="page"/>
      </w:r>
    </w:p>
    <w:tbl>
      <w:tblPr>
        <w:tblW w:w="9639" w:type="dxa"/>
        <w:tblCellMar>
          <w:left w:w="10" w:type="dxa"/>
          <w:right w:w="10" w:type="dxa"/>
        </w:tblCellMar>
        <w:tblLook w:val="04A0" w:firstRow="1" w:lastRow="0" w:firstColumn="1" w:lastColumn="0" w:noHBand="0" w:noVBand="1"/>
      </w:tblPr>
      <w:tblGrid>
        <w:gridCol w:w="9639"/>
      </w:tblGrid>
      <w:tr w:rsidR="00F325B6" w:rsidRPr="009C4BAE"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9C4BAE" w:rsidRDefault="00484395" w:rsidP="00795BC0">
            <w:pPr>
              <w:spacing w:after="0"/>
              <w:ind w:firstLine="544"/>
              <w:jc w:val="both"/>
              <w:rPr>
                <w:rFonts w:ascii="Roboto" w:hAnsi="Roboto"/>
                <w:b/>
                <w:sz w:val="26"/>
                <w:szCs w:val="26"/>
                <w:lang w:val="uz-Cyrl-UZ"/>
                <w:rPrChange w:id="3126" w:author="Nozimjon Ortiqov" w:date="2026-02-24T09:31:00Z" w16du:dateUtc="2026-02-24T04:31:00Z">
                  <w:rPr>
                    <w:b/>
                    <w:sz w:val="26"/>
                    <w:szCs w:val="26"/>
                    <w:lang w:val="uz-Cyrl-UZ"/>
                  </w:rPr>
                </w:rPrChange>
              </w:rPr>
            </w:pPr>
            <w:r w:rsidRPr="009C4BAE">
              <w:rPr>
                <w:rFonts w:ascii="Roboto" w:hAnsi="Roboto" w:cstheme="minorHAnsi"/>
                <w:b/>
                <w:color w:val="C00000"/>
                <w:sz w:val="26"/>
                <w:szCs w:val="26"/>
                <w:lang w:val="uz-Cyrl-UZ"/>
              </w:rPr>
              <w:lastRenderedPageBreak/>
              <w:t>Т</w:t>
            </w:r>
            <w:r w:rsidR="00F325B6" w:rsidRPr="009C4BAE">
              <w:rPr>
                <w:rFonts w:ascii="Roboto" w:hAnsi="Roboto" w:cstheme="minorHAnsi"/>
                <w:b/>
                <w:color w:val="C00000"/>
                <w:sz w:val="26"/>
                <w:szCs w:val="26"/>
                <w:lang w:val="uz-Cyrl-UZ"/>
              </w:rPr>
              <w:t>аклифлар:</w:t>
            </w:r>
          </w:p>
        </w:tc>
      </w:tr>
      <w:tr w:rsidR="00F325B6" w:rsidRPr="009C4BAE" w14:paraId="67FE3613" w14:textId="77777777" w:rsidTr="00484395">
        <w:tc>
          <w:tcPr>
            <w:tcW w:w="9639" w:type="dxa"/>
            <w:shd w:val="clear" w:color="auto" w:fill="FFFDE7"/>
            <w:tcMar>
              <w:top w:w="60" w:type="dxa"/>
              <w:left w:w="200" w:type="dxa"/>
              <w:bottom w:w="60" w:type="dxa"/>
              <w:right w:w="160" w:type="dxa"/>
            </w:tcMar>
          </w:tcPr>
          <w:p w14:paraId="149D0CBC" w14:textId="709873CF" w:rsidR="00F325B6" w:rsidRPr="009C4BAE" w:rsidRDefault="00F325B6" w:rsidP="00795BC0">
            <w:pPr>
              <w:spacing w:after="0"/>
              <w:ind w:firstLine="544"/>
              <w:jc w:val="both"/>
              <w:rPr>
                <w:rFonts w:ascii="Roboto" w:hAnsi="Roboto"/>
                <w:sz w:val="26"/>
                <w:szCs w:val="26"/>
                <w:lang w:val="uz-Cyrl-UZ"/>
                <w:rPrChange w:id="3127" w:author="Nozimjon Ortiqov" w:date="2026-02-24T09:31:00Z" w16du:dateUtc="2026-02-24T04:31:00Z">
                  <w:rPr>
                    <w:sz w:val="26"/>
                    <w:szCs w:val="26"/>
                    <w:lang w:val="uz-Cyrl-UZ"/>
                  </w:rPr>
                </w:rPrChange>
              </w:rPr>
            </w:pPr>
            <w:r w:rsidRPr="009C4BAE">
              <w:rPr>
                <w:rFonts w:ascii="Roboto" w:hAnsi="Roboto" w:cstheme="minorHAnsi"/>
                <w:bCs/>
                <w:sz w:val="26"/>
                <w:szCs w:val="26"/>
                <w:lang w:val="uz-Cyrl-UZ"/>
              </w:rPr>
              <w:t>1. </w:t>
            </w:r>
            <w:r w:rsidR="007D0C88" w:rsidRPr="009C4BAE">
              <w:rPr>
                <w:rFonts w:ascii="Roboto" w:hAnsi="Roboto" w:cstheme="minorHAnsi"/>
                <w:sz w:val="26"/>
                <w:szCs w:val="26"/>
                <w:lang w:val="uz-Cyrl-UZ"/>
              </w:rPr>
              <w:t xml:space="preserve">Микроқарз бўйича шартномаларнинг дастлабки қисмида шартноманинг асосий юзасининг камида </w:t>
            </w:r>
            <w:r w:rsidR="007D0C88" w:rsidRPr="009C4BAE">
              <w:rPr>
                <w:rFonts w:ascii="Roboto" w:hAnsi="Roboto" w:cstheme="minorHAnsi"/>
                <w:b/>
                <w:bCs/>
                <w:color w:val="C00000"/>
                <w:sz w:val="26"/>
                <w:szCs w:val="26"/>
                <w:lang w:val="uz-Cyrl-UZ"/>
              </w:rPr>
              <w:t>30 </w:t>
            </w:r>
            <w:r w:rsidR="007D0C88" w:rsidRPr="009C4BAE">
              <w:rPr>
                <w:rFonts w:ascii="Roboto" w:hAnsi="Roboto" w:cstheme="minorHAnsi"/>
                <w:b/>
                <w:bCs/>
                <w:color w:val="0070C0"/>
                <w:sz w:val="26"/>
                <w:szCs w:val="26"/>
                <w:lang w:val="uz-Cyrl-UZ"/>
              </w:rPr>
              <w:t>фоиз</w:t>
            </w:r>
            <w:r w:rsidR="007D0C88" w:rsidRPr="009C4BAE">
              <w:rPr>
                <w:rFonts w:ascii="Roboto" w:hAnsi="Roboto" w:cstheme="minorHAnsi"/>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таъминланади.</w:t>
            </w:r>
          </w:p>
        </w:tc>
      </w:tr>
      <w:tr w:rsidR="007D0C88" w:rsidRPr="009C4BAE" w14:paraId="1A56D424" w14:textId="77777777" w:rsidTr="00484395">
        <w:tc>
          <w:tcPr>
            <w:tcW w:w="9639" w:type="dxa"/>
            <w:shd w:val="clear" w:color="auto" w:fill="FFFDE7"/>
            <w:tcMar>
              <w:top w:w="60" w:type="dxa"/>
              <w:left w:w="200" w:type="dxa"/>
              <w:bottom w:w="60" w:type="dxa"/>
              <w:right w:w="160" w:type="dxa"/>
            </w:tcMar>
          </w:tcPr>
          <w:p w14:paraId="3E7E9CEC" w14:textId="59E8701A"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hAnsi="Roboto" w:cstheme="minorHAnsi"/>
                <w:b/>
                <w:bCs/>
                <w:sz w:val="26"/>
                <w:szCs w:val="26"/>
                <w:lang w:val="uz-Cyrl-UZ"/>
              </w:rPr>
              <w:t>2.</w:t>
            </w:r>
            <w:r w:rsidRPr="009C4BAE">
              <w:rPr>
                <w:rFonts w:ascii="Roboto" w:hAnsi="Roboto" w:cstheme="minorHAnsi"/>
                <w:sz w:val="26"/>
                <w:szCs w:val="26"/>
                <w:lang w:val="uz-Cyrl-UZ"/>
              </w:rPr>
              <w:t> Истеъмолчини чалғитувчи деб топилган кредит маҳсулотларини вақтинчалик ёки доимий тақиқлаш амалиёти жорий этилади.</w:t>
            </w:r>
          </w:p>
        </w:tc>
      </w:tr>
      <w:tr w:rsidR="007D0C88" w:rsidRPr="009C4BAE" w14:paraId="2BE311C9" w14:textId="77777777" w:rsidTr="00484395">
        <w:tc>
          <w:tcPr>
            <w:tcW w:w="9639" w:type="dxa"/>
            <w:shd w:val="clear" w:color="auto" w:fill="FFFDE7"/>
            <w:tcMar>
              <w:top w:w="60" w:type="dxa"/>
              <w:left w:w="200" w:type="dxa"/>
              <w:bottom w:w="60" w:type="dxa"/>
              <w:right w:w="160" w:type="dxa"/>
            </w:tcMar>
          </w:tcPr>
          <w:p w14:paraId="6504E983" w14:textId="77777777" w:rsidR="007D0C88" w:rsidRPr="009C4BAE" w:rsidRDefault="007D0C88" w:rsidP="00795BC0">
            <w:pPr>
              <w:spacing w:after="0"/>
              <w:ind w:firstLine="544"/>
              <w:jc w:val="both"/>
              <w:rPr>
                <w:rFonts w:ascii="Roboto" w:eastAsia="Arial" w:hAnsi="Roboto" w:cstheme="minorHAnsi"/>
                <w:sz w:val="26"/>
                <w:szCs w:val="26"/>
                <w:lang w:val="uz-Cyrl-UZ"/>
              </w:rPr>
            </w:pPr>
            <w:r w:rsidRPr="009C4BAE">
              <w:rPr>
                <w:rFonts w:ascii="Roboto" w:hAnsi="Roboto" w:cstheme="minorHAnsi"/>
                <w:b/>
                <w:bCs/>
                <w:sz w:val="26"/>
                <w:szCs w:val="26"/>
                <w:lang w:val="uz-Cyrl-UZ"/>
              </w:rPr>
              <w:t>3. </w:t>
            </w:r>
            <w:r w:rsidRPr="009C4BAE">
              <w:rPr>
                <w:rFonts w:ascii="Roboto" w:eastAsia="Arial" w:hAnsi="Roboto" w:cstheme="minorHAnsi"/>
                <w:sz w:val="26"/>
                <w:szCs w:val="26"/>
                <w:lang w:val="uz-Cyrl-UZ"/>
              </w:rPr>
              <w:t xml:space="preserve">Аҳоли ўртасида молиявий саводхонликни оширишга қаратилган миллий медиакампанияни бошлаш. Бунда, </w:t>
            </w:r>
            <w:r w:rsidRPr="009C4BAE">
              <w:rPr>
                <w:rFonts w:ascii="Roboto" w:hAnsi="Roboto" w:cstheme="minorHAnsi"/>
                <w:b/>
                <w:bCs/>
                <w:color w:val="C00000"/>
                <w:sz w:val="26"/>
                <w:szCs w:val="26"/>
                <w:lang w:val="uz-Cyrl-UZ"/>
              </w:rPr>
              <w:t>1</w:t>
            </w:r>
            <w:r w:rsidRPr="009C4BAE">
              <w:rPr>
                <w:rFonts w:ascii="Roboto" w:hAnsi="Roboto" w:cstheme="minorHAnsi"/>
                <w:b/>
                <w:bCs/>
                <w:color w:val="0070C0"/>
                <w:sz w:val="26"/>
                <w:szCs w:val="26"/>
                <w:lang w:val="uz-Cyrl-UZ"/>
              </w:rPr>
              <w:t> дақиқа</w:t>
            </w:r>
            <w:r w:rsidRPr="009C4BAE">
              <w:rPr>
                <w:rFonts w:ascii="Roboto" w:eastAsia="Arial" w:hAnsi="Roboto" w:cstheme="minorHAnsi"/>
                <w:b/>
                <w:bCs/>
                <w:sz w:val="26"/>
                <w:szCs w:val="26"/>
                <w:lang w:val="uz-Cyrl-UZ"/>
              </w:rPr>
              <w:t>гача</w:t>
            </w:r>
            <w:r w:rsidRPr="009C4BAE">
              <w:rPr>
                <w:rFonts w:ascii="Roboto" w:eastAsia="Arial" w:hAnsi="Roboto" w:cstheme="minorHAnsi"/>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p>
          <w:p w14:paraId="087F34F7" w14:textId="46240BE3" w:rsidR="007D0C88" w:rsidRPr="009C4BAE" w:rsidRDefault="007D0C88" w:rsidP="00795BC0">
            <w:pPr>
              <w:spacing w:after="0" w:line="288" w:lineRule="auto"/>
              <w:ind w:firstLine="567"/>
              <w:jc w:val="both"/>
              <w:rPr>
                <w:rFonts w:ascii="Roboto" w:eastAsia="Arial" w:hAnsi="Roboto" w:cstheme="minorHAnsi"/>
                <w:i/>
                <w:iCs/>
                <w:sz w:val="26"/>
                <w:szCs w:val="26"/>
                <w:lang w:val="uz-Cyrl-UZ"/>
              </w:rPr>
            </w:pPr>
            <w:commentRangeStart w:id="3128"/>
            <w:r w:rsidRPr="009C4BAE">
              <w:rPr>
                <w:rFonts w:ascii="Roboto" w:eastAsia="Arial" w:hAnsi="Roboto" w:cstheme="minorHAnsi"/>
                <w:i/>
                <w:iCs/>
                <w:sz w:val="26"/>
                <w:szCs w:val="26"/>
                <w:lang w:val="uz-Cyrl-UZ"/>
              </w:rPr>
              <w:t xml:space="preserve">Маълумот учун: Марказий Банкнинг “Finlit.uz” телеграм каналида </w:t>
            </w:r>
            <w:r w:rsidRPr="009C4BAE">
              <w:rPr>
                <w:rFonts w:ascii="Roboto" w:eastAsia="Arial" w:hAnsi="Roboto" w:cstheme="minorHAnsi"/>
                <w:i/>
                <w:iCs/>
                <w:color w:val="C00000"/>
                <w:sz w:val="26"/>
                <w:szCs w:val="26"/>
                <w:lang w:val="uz-Cyrl-UZ"/>
              </w:rPr>
              <w:t>1–1,5</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0070C0"/>
                <w:sz w:val="26"/>
                <w:szCs w:val="26"/>
                <w:lang w:val="uz-Cyrl-UZ"/>
              </w:rPr>
              <w:t>дақиқа</w:t>
            </w:r>
            <w:r w:rsidRPr="009C4BAE">
              <w:rPr>
                <w:rFonts w:ascii="Roboto" w:eastAsia="Arial" w:hAnsi="Roboto" w:cstheme="minorHAnsi"/>
                <w:i/>
                <w:iCs/>
                <w:sz w:val="26"/>
                <w:szCs w:val="26"/>
                <w:lang w:val="uz-Cyrl-UZ"/>
              </w:rPr>
              <w:t xml:space="preserve">гача видеолар ўртача </w:t>
            </w:r>
            <w:r w:rsidRPr="009C4BAE">
              <w:rPr>
                <w:rFonts w:ascii="Roboto" w:eastAsia="Arial" w:hAnsi="Roboto" w:cstheme="minorHAnsi"/>
                <w:i/>
                <w:iCs/>
                <w:color w:val="C00000"/>
                <w:sz w:val="26"/>
                <w:szCs w:val="26"/>
                <w:lang w:val="uz-Cyrl-UZ"/>
              </w:rPr>
              <w:t xml:space="preserve">200 </w:t>
            </w:r>
            <w:r w:rsidRPr="009C4BAE">
              <w:rPr>
                <w:rFonts w:ascii="Roboto" w:eastAsia="Arial" w:hAnsi="Roboto" w:cstheme="minorHAnsi"/>
                <w:i/>
                <w:iCs/>
                <w:color w:val="0070C0"/>
                <w:sz w:val="26"/>
                <w:szCs w:val="26"/>
                <w:lang w:val="uz-Cyrl-UZ"/>
              </w:rPr>
              <w:t>минг</w:t>
            </w:r>
            <w:r w:rsidRPr="009C4BAE">
              <w:rPr>
                <w:rFonts w:ascii="Roboto" w:eastAsia="Arial" w:hAnsi="Roboto" w:cstheme="minorHAnsi"/>
                <w:i/>
                <w:iCs/>
                <w:sz w:val="26"/>
                <w:szCs w:val="26"/>
                <w:lang w:val="uz-Cyrl-UZ"/>
              </w:rPr>
              <w:t>, бошқа видеолар –</w:t>
            </w:r>
            <w:r w:rsidR="00795BC0"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 xml:space="preserve">3–4 </w:t>
            </w:r>
            <w:r w:rsidRPr="009C4BAE">
              <w:rPr>
                <w:rFonts w:ascii="Roboto" w:eastAsia="Arial" w:hAnsi="Roboto" w:cstheme="minorHAnsi"/>
                <w:i/>
                <w:iCs/>
                <w:color w:val="0070C0"/>
                <w:sz w:val="26"/>
                <w:szCs w:val="26"/>
                <w:lang w:val="uz-Cyrl-UZ"/>
              </w:rPr>
              <w:t xml:space="preserve">минг </w:t>
            </w:r>
            <w:r w:rsidRPr="009C4BAE">
              <w:rPr>
                <w:rFonts w:ascii="Roboto" w:eastAsia="Arial" w:hAnsi="Roboto" w:cstheme="minorHAnsi"/>
                <w:i/>
                <w:iCs/>
                <w:sz w:val="26"/>
                <w:szCs w:val="26"/>
                <w:lang w:val="uz-Cyrl-UZ"/>
              </w:rPr>
              <w:t>маротаба кўрилган.</w:t>
            </w:r>
            <w:commentRangeEnd w:id="3128"/>
            <w:r w:rsidR="009C4BAE" w:rsidRPr="009C4BAE">
              <w:rPr>
                <w:rStyle w:val="a4"/>
                <w:rFonts w:ascii="Roboto" w:eastAsia="Arial" w:hAnsi="Roboto" w:cstheme="minorHAnsi"/>
                <w:i/>
                <w:iCs/>
                <w:sz w:val="26"/>
                <w:szCs w:val="26"/>
                <w:lang w:val="uz-Cyrl-UZ"/>
              </w:rPr>
              <w:commentReference w:id="3128"/>
            </w:r>
          </w:p>
          <w:p w14:paraId="4D8CC15E" w14:textId="681569D3"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4.</w:t>
            </w:r>
            <w:r w:rsidR="00795BC0" w:rsidRPr="009C4BAE">
              <w:rPr>
                <w:rFonts w:ascii="Roboto" w:eastAsia="Arial" w:hAnsi="Roboto" w:cstheme="minorHAnsi"/>
                <w:b/>
                <w:bCs/>
                <w:sz w:val="26"/>
                <w:szCs w:val="26"/>
                <w:lang w:val="uz-Cyrl-UZ"/>
              </w:rPr>
              <w:t> </w:t>
            </w:r>
            <w:r w:rsidRPr="009C4BAE">
              <w:rPr>
                <w:rFonts w:ascii="Roboto" w:eastAsia="Arial" w:hAnsi="Roboto" w:cstheme="minorHAnsi"/>
                <w:sz w:val="26"/>
                <w:szCs w:val="26"/>
                <w:lang w:val="uz-Cyrl-UZ"/>
              </w:rPr>
              <w:t xml:space="preserve">Кредитни расмийлаштиришдан олдин мижозга </w:t>
            </w:r>
            <w:r w:rsidRPr="009C4BAE">
              <w:rPr>
                <w:rFonts w:ascii="Roboto" w:eastAsia="Arial" w:hAnsi="Roboto" w:cstheme="minorHAnsi"/>
                <w:b/>
                <w:bCs/>
                <w:color w:val="C00000"/>
                <w:sz w:val="26"/>
                <w:szCs w:val="26"/>
                <w:lang w:val="uz-Cyrl-UZ"/>
              </w:rPr>
              <w:t xml:space="preserve">2–3 </w:t>
            </w:r>
            <w:r w:rsidRPr="009C4BAE">
              <w:rPr>
                <w:rFonts w:ascii="Roboto" w:hAnsi="Roboto" w:cstheme="minorHAnsi"/>
                <w:b/>
                <w:bCs/>
                <w:color w:val="0070C0"/>
                <w:sz w:val="26"/>
                <w:szCs w:val="26"/>
                <w:lang w:val="uz-Cyrl-UZ"/>
              </w:rPr>
              <w:t>дақиқа</w:t>
            </w:r>
            <w:r w:rsidRPr="009C4BAE">
              <w:rPr>
                <w:rFonts w:ascii="Roboto" w:eastAsia="Arial" w:hAnsi="Roboto" w:cstheme="minorHAnsi"/>
                <w:sz w:val="26"/>
                <w:szCs w:val="26"/>
                <w:lang w:val="uz-Cyrl-UZ"/>
              </w:rPr>
              <w:t>лик аудио ёки видео форматда шартноманинг асосий шартлари тушунтирилиши мажбурий қилиш.</w:t>
            </w:r>
          </w:p>
        </w:tc>
      </w:tr>
      <w:tr w:rsidR="00E53BB3" w:rsidRPr="009C4BAE" w14:paraId="37352E88" w14:textId="77777777" w:rsidTr="00484395">
        <w:tc>
          <w:tcPr>
            <w:tcW w:w="9639" w:type="dxa"/>
            <w:shd w:val="clear" w:color="auto" w:fill="FFFDE7"/>
            <w:tcMar>
              <w:top w:w="60" w:type="dxa"/>
              <w:left w:w="200" w:type="dxa"/>
              <w:bottom w:w="60" w:type="dxa"/>
              <w:right w:w="160" w:type="dxa"/>
            </w:tcMar>
          </w:tcPr>
          <w:p w14:paraId="0E46F405" w14:textId="77777777" w:rsidR="00E53BB3" w:rsidRPr="009C4BAE" w:rsidRDefault="00E53BB3" w:rsidP="00795BC0">
            <w:pPr>
              <w:spacing w:after="0" w:line="288" w:lineRule="auto"/>
              <w:ind w:firstLine="567"/>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5. </w:t>
            </w:r>
            <w:r w:rsidRPr="009C4BAE">
              <w:rPr>
                <w:rFonts w:ascii="Roboto" w:hAnsi="Roboto" w:cstheme="minorHAnsi"/>
                <w:sz w:val="26"/>
                <w:szCs w:val="26"/>
                <w:lang w:val="uz-Cyrl-UZ"/>
              </w:rPr>
              <w:t xml:space="preserve">Микромолия ташкилотлари ва банкларга </w:t>
            </w:r>
            <w:r w:rsidRPr="009C4BAE">
              <w:rPr>
                <w:rFonts w:ascii="Roboto" w:hAnsi="Roboto" w:cstheme="minorHAnsi"/>
                <w:b/>
                <w:color w:val="C00000"/>
                <w:sz w:val="26"/>
                <w:szCs w:val="26"/>
                <w:lang w:val="uz-Cyrl-UZ"/>
              </w:rPr>
              <w:t>5 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ортиқ </w:t>
            </w:r>
            <w:r w:rsidRPr="009C4BAE">
              <w:rPr>
                <w:rFonts w:ascii="Roboto" w:hAnsi="Roboto" w:cstheme="minorHAnsi"/>
                <w:bCs/>
                <w:sz w:val="26"/>
                <w:szCs w:val="26"/>
                <w:lang w:val="uz-Cyrl-UZ"/>
              </w:rPr>
              <w:t xml:space="preserve">онлайн микроқарзларда маблағларни </w:t>
            </w:r>
            <w:r w:rsidRPr="009C4BAE">
              <w:rPr>
                <w:rFonts w:ascii="Roboto" w:hAnsi="Roboto" w:cstheme="minorHAnsi"/>
                <w:b/>
                <w:color w:val="C00000"/>
                <w:sz w:val="26"/>
                <w:szCs w:val="26"/>
                <w:lang w:val="uz-Cyrl-UZ"/>
              </w:rPr>
              <w:t>4</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соат</w:t>
            </w:r>
            <w:r w:rsidRPr="009C4BAE">
              <w:rPr>
                <w:rFonts w:ascii="Roboto" w:hAnsi="Roboto" w:cstheme="minorHAnsi"/>
                <w:bCs/>
                <w:sz w:val="26"/>
                <w:szCs w:val="26"/>
                <w:lang w:val="uz-Cyrl-UZ"/>
              </w:rPr>
              <w:t xml:space="preserve">дан сўнг ўтказиш талабини киритиш </w:t>
            </w:r>
            <w:r w:rsidRPr="009C4BAE">
              <w:rPr>
                <w:rFonts w:ascii="Roboto" w:hAnsi="Roboto" w:cstheme="minorHAnsi"/>
                <w:bCs/>
                <w:i/>
                <w:iCs/>
                <w:sz w:val="26"/>
                <w:szCs w:val="26"/>
                <w:lang w:val="uz-Cyrl-UZ"/>
              </w:rPr>
              <w:t xml:space="preserve">(ушбу вақт оралиғида мижоз кредитни рад этиш имконияти яратилади). </w:t>
            </w:r>
            <w:r w:rsidRPr="009C4BAE">
              <w:rPr>
                <w:rFonts w:ascii="Roboto" w:hAnsi="Roboto" w:cstheme="minorHAnsi"/>
                <w:bCs/>
                <w:sz w:val="26"/>
                <w:szCs w:val="26"/>
                <w:lang w:val="uz-Cyrl-UZ"/>
              </w:rPr>
              <w:t xml:space="preserve">Бу орқали кибержиноятлар </w:t>
            </w:r>
            <w:r w:rsidRPr="009C4BAE">
              <w:rPr>
                <w:rFonts w:ascii="Roboto" w:hAnsi="Roboto" w:cstheme="minorHAnsi"/>
                <w:bCs/>
                <w:i/>
                <w:iCs/>
                <w:sz w:val="26"/>
                <w:szCs w:val="26"/>
                <w:lang w:val="uz-Cyrl-UZ"/>
              </w:rPr>
              <w:t>(фирибгарлик)</w:t>
            </w:r>
            <w:r w:rsidRPr="009C4BAE">
              <w:rPr>
                <w:rFonts w:ascii="Roboto" w:hAnsi="Roboto" w:cstheme="minorHAnsi"/>
                <w:bCs/>
                <w:sz w:val="26"/>
                <w:szCs w:val="26"/>
                <w:lang w:val="uz-Cyrl-UZ"/>
              </w:rPr>
              <w:t xml:space="preserve"> ва шошма–шошарлик билан </w:t>
            </w:r>
            <w:r w:rsidRPr="009C4BAE">
              <w:rPr>
                <w:rFonts w:ascii="Roboto" w:hAnsi="Roboto" w:cstheme="minorHAnsi"/>
                <w:i/>
                <w:iCs/>
                <w:sz w:val="26"/>
                <w:szCs w:val="26"/>
                <w:lang w:val="uz-Cyrl-UZ"/>
              </w:rPr>
              <w:t xml:space="preserve">(импулсив) </w:t>
            </w:r>
            <w:r w:rsidRPr="009C4BAE">
              <w:rPr>
                <w:rFonts w:ascii="Roboto" w:hAnsi="Roboto" w:cstheme="minorHAnsi"/>
                <w:bCs/>
                <w:sz w:val="26"/>
                <w:szCs w:val="26"/>
                <w:lang w:val="uz-Cyrl-UZ"/>
              </w:rPr>
              <w:t>кредит олиш ҳолатлари камаяди.</w:t>
            </w:r>
          </w:p>
          <w:p w14:paraId="243242B0" w14:textId="530C2AC6" w:rsidR="00E53BB3" w:rsidRPr="009C4BAE" w:rsidRDefault="00E53BB3" w:rsidP="00795BC0">
            <w:pPr>
              <w:spacing w:after="0"/>
              <w:ind w:firstLine="544"/>
              <w:jc w:val="both"/>
              <w:rPr>
                <w:rFonts w:ascii="Roboto" w:hAnsi="Roboto" w:cstheme="minorHAnsi"/>
                <w:b/>
                <w:bCs/>
                <w:sz w:val="26"/>
                <w:szCs w:val="26"/>
                <w:lang w:val="uz-Cyrl-UZ"/>
              </w:rPr>
            </w:pPr>
            <w:commentRangeStart w:id="3129"/>
            <w:r w:rsidRPr="009C4BAE">
              <w:rPr>
                <w:rFonts w:ascii="Roboto" w:hAnsi="Roboto" w:cstheme="minorHAnsi"/>
                <w:i/>
                <w:iCs/>
                <w:sz w:val="26"/>
                <w:szCs w:val="26"/>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commentRangeEnd w:id="3129"/>
            <w:r w:rsidR="00733795" w:rsidRPr="009C4BAE">
              <w:rPr>
                <w:rStyle w:val="a4"/>
                <w:rFonts w:ascii="Roboto" w:hAnsi="Roboto" w:cstheme="minorHAnsi"/>
                <w:b/>
                <w:bCs/>
                <w:sz w:val="26"/>
                <w:szCs w:val="26"/>
                <w:lang w:val="uz-Cyrl-UZ"/>
              </w:rPr>
              <w:commentReference w:id="3129"/>
            </w:r>
          </w:p>
        </w:tc>
      </w:tr>
    </w:tbl>
    <w:p w14:paraId="15260991" w14:textId="25F1A456" w:rsidR="00484395" w:rsidRPr="009C4BAE" w:rsidRDefault="00484395" w:rsidP="00484395">
      <w:pPr>
        <w:spacing w:beforeLines="60" w:before="144" w:afterLines="60" w:after="144" w:line="288" w:lineRule="auto"/>
        <w:rPr>
          <w:rFonts w:ascii="Roboto" w:hAnsi="Roboto" w:cstheme="minorHAnsi"/>
          <w:b/>
          <w:bCs/>
          <w:color w:val="0070C0"/>
          <w:sz w:val="26"/>
          <w:szCs w:val="26"/>
          <w:lang w:val="uz-Cyrl-UZ"/>
        </w:rPr>
      </w:pPr>
    </w:p>
    <w:p w14:paraId="709BD970" w14:textId="4EE14B5B" w:rsidR="00484395" w:rsidRPr="009C4BAE" w:rsidRDefault="00484395" w:rsidP="00484395">
      <w:pPr>
        <w:rPr>
          <w:rFonts w:ascii="Roboto" w:hAnsi="Roboto" w:cstheme="minorHAnsi"/>
          <w:b/>
          <w:bCs/>
          <w:color w:val="0070C0"/>
          <w:sz w:val="26"/>
          <w:szCs w:val="26"/>
          <w:lang w:val="uz-Cyrl-UZ"/>
        </w:rPr>
      </w:pPr>
      <w:r w:rsidRPr="009C4BAE">
        <w:rPr>
          <w:rFonts w:ascii="Roboto" w:hAnsi="Roboto" w:cstheme="minorHAnsi"/>
          <w:b/>
          <w:bCs/>
          <w:color w:val="0070C0"/>
          <w:sz w:val="26"/>
          <w:szCs w:val="26"/>
          <w:lang w:val="uz-Cyrl-UZ"/>
        </w:rPr>
        <w:br w:type="page"/>
      </w:r>
    </w:p>
    <w:p w14:paraId="2B48E691" w14:textId="21B29C76" w:rsidR="00A93352" w:rsidRPr="009C4BAE" w:rsidRDefault="00484395" w:rsidP="00484395">
      <w:pPr>
        <w:shd w:val="clear" w:color="auto" w:fill="E2EFD9" w:themeFill="accent6" w:themeFillTint="33"/>
        <w:spacing w:beforeLines="60" w:before="144" w:afterLines="60" w:after="144" w:line="288" w:lineRule="auto"/>
        <w:jc w:val="center"/>
        <w:rPr>
          <w:rFonts w:ascii="Roboto" w:hAnsi="Roboto" w:cstheme="minorHAnsi"/>
          <w:b/>
          <w:bCs/>
          <w:color w:val="0070C0"/>
          <w:sz w:val="24"/>
          <w:szCs w:val="24"/>
          <w:lang w:val="uz-Cyrl-UZ"/>
          <w:rPrChange w:id="3130" w:author="Nozimjon Ortiqov" w:date="2026-02-24T09:31:00Z" w16du:dateUtc="2026-02-24T04:31:00Z">
            <w:rPr>
              <w:rFonts w:ascii="Roboto" w:hAnsi="Roboto" w:cstheme="minorHAnsi"/>
              <w:b/>
              <w:bCs/>
              <w:color w:val="0070C0"/>
              <w:sz w:val="26"/>
              <w:szCs w:val="26"/>
              <w:lang w:val="uz-Cyrl-UZ"/>
            </w:rPr>
          </w:rPrChange>
        </w:rPr>
      </w:pPr>
      <w:r w:rsidRPr="009C4BAE">
        <w:rPr>
          <w:rFonts w:ascii="Roboto" w:hAnsi="Roboto" w:cstheme="minorHAnsi"/>
          <w:b/>
          <w:bCs/>
          <w:color w:val="0070C0"/>
          <w:sz w:val="24"/>
          <w:szCs w:val="24"/>
          <w:lang w:val="uz-Cyrl-UZ"/>
          <w:rPrChange w:id="3131" w:author="Nozimjon Ortiqov" w:date="2026-02-24T09:31:00Z" w16du:dateUtc="2026-02-24T04:31:00Z">
            <w:rPr>
              <w:rFonts w:ascii="Roboto" w:hAnsi="Roboto" w:cstheme="minorHAnsi"/>
              <w:b/>
              <w:bCs/>
              <w:color w:val="0070C0"/>
              <w:sz w:val="26"/>
              <w:szCs w:val="26"/>
              <w:lang w:val="uz-Cyrl-UZ"/>
            </w:rPr>
          </w:rPrChange>
        </w:rPr>
        <w:lastRenderedPageBreak/>
        <w:t>4</w:t>
      </w:r>
      <w:r w:rsidRPr="009C4BAE">
        <w:rPr>
          <w:rFonts w:ascii="Roboto" w:hAnsi="Roboto" w:cstheme="minorHAnsi"/>
          <w:b/>
          <w:bCs/>
          <w:color w:val="0070C0"/>
          <w:sz w:val="24"/>
          <w:szCs w:val="24"/>
          <w:lang w:val="uz-Cyrl-UZ"/>
          <w:rPrChange w:id="3132" w:author="Nozimjon Ortiqov" w:date="2026-02-24T09:31:00Z" w16du:dateUtc="2026-02-24T04:31:00Z">
            <w:rPr>
              <w:rFonts w:ascii="Roboto" w:hAnsi="Roboto" w:cstheme="minorHAnsi"/>
              <w:b/>
              <w:bCs/>
              <w:color w:val="0070C0"/>
              <w:sz w:val="26"/>
              <w:szCs w:val="26"/>
            </w:rPr>
          </w:rPrChange>
        </w:rPr>
        <w:t xml:space="preserve">-Бокс. </w:t>
      </w:r>
      <w:r w:rsidR="00A93352" w:rsidRPr="009C4BAE">
        <w:rPr>
          <w:rFonts w:ascii="Roboto" w:hAnsi="Roboto" w:cstheme="minorHAnsi"/>
          <w:b/>
          <w:bCs/>
          <w:color w:val="0070C0"/>
          <w:sz w:val="24"/>
          <w:szCs w:val="24"/>
          <w:lang w:val="uz-Cyrl-UZ"/>
          <w:rPrChange w:id="3133" w:author="Nozimjon Ortiqov" w:date="2026-02-24T09:31:00Z" w16du:dateUtc="2026-02-24T04:31:00Z">
            <w:rPr>
              <w:rFonts w:ascii="Roboto" w:hAnsi="Roboto" w:cstheme="minorHAnsi"/>
              <w:b/>
              <w:bCs/>
              <w:color w:val="0070C0"/>
              <w:sz w:val="26"/>
              <w:szCs w:val="26"/>
              <w:lang w:val="uz-Cyrl-UZ"/>
            </w:rPr>
          </w:rPrChange>
        </w:rPr>
        <w:t>Молиявий саводхонликни ошириш бўйича халқаро амалиёт</w:t>
      </w:r>
    </w:p>
    <w:p w14:paraId="05499A72" w14:textId="0E0685D5"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34"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sz w:val="24"/>
          <w:szCs w:val="24"/>
          <w:lang w:val="uz-Cyrl-UZ"/>
          <w:rPrChange w:id="3135" w:author="Nozimjon Ortiqov" w:date="2026-02-24T09:31:00Z" w16du:dateUtc="2026-02-24T04:31:00Z">
            <w:rPr>
              <w:rFonts w:ascii="Roboto" w:hAnsi="Roboto" w:cstheme="minorHAnsi"/>
              <w:sz w:val="26"/>
              <w:szCs w:val="26"/>
              <w:lang w:val="uz-Cyrl-UZ"/>
            </w:rPr>
          </w:rPrChange>
        </w:rPr>
        <w:t xml:space="preserve">Жаҳон тажрибасида молиявий саводхонликни ошириш бўйича </w:t>
      </w:r>
      <w:r w:rsidRPr="009C4BAE">
        <w:rPr>
          <w:rFonts w:ascii="Roboto" w:hAnsi="Roboto" w:cstheme="minorHAnsi"/>
          <w:b/>
          <w:bCs/>
          <w:sz w:val="24"/>
          <w:szCs w:val="24"/>
          <w:lang w:val="uz-Cyrl-UZ"/>
          <w:rPrChange w:id="3136" w:author="Nozimjon Ortiqov" w:date="2026-02-24T09:31:00Z" w16du:dateUtc="2026-02-24T04:31:00Z">
            <w:rPr>
              <w:rFonts w:ascii="Roboto" w:hAnsi="Roboto" w:cstheme="minorHAnsi"/>
              <w:b/>
              <w:bCs/>
              <w:sz w:val="26"/>
              <w:szCs w:val="26"/>
              <w:lang w:val="uz-Cyrl-UZ"/>
            </w:rPr>
          </w:rPrChange>
        </w:rPr>
        <w:t xml:space="preserve">давлат дастурлари доирасида </w:t>
      </w:r>
      <w:r w:rsidRPr="009C4BAE">
        <w:rPr>
          <w:rFonts w:ascii="Roboto" w:hAnsi="Roboto" w:cstheme="minorHAnsi"/>
          <w:sz w:val="24"/>
          <w:szCs w:val="24"/>
          <w:lang w:val="uz-Cyrl-UZ"/>
          <w:rPrChange w:id="3137" w:author="Nozimjon Ortiqov" w:date="2026-02-24T09:31:00Z" w16du:dateUtc="2026-02-24T04:31:00Z">
            <w:rPr>
              <w:rFonts w:ascii="Roboto" w:hAnsi="Roboto" w:cstheme="minorHAnsi"/>
              <w:sz w:val="26"/>
              <w:szCs w:val="26"/>
              <w:lang w:val="uz-Cyrl-UZ"/>
            </w:rPr>
          </w:rPrChange>
        </w:rPr>
        <w:t>қуйидаги асосий инструментлар қўлланилган:</w:t>
      </w:r>
    </w:p>
    <w:p w14:paraId="73B6AA67" w14:textId="722B68B0" w:rsidR="00EC5836" w:rsidRPr="009C4BAE"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Change w:id="3138" w:author="Nozimjon Ortiqov" w:date="2026-02-24T09:31:00Z" w16du:dateUtc="2026-02-24T04:31:00Z">
            <w:rPr>
              <w:rFonts w:ascii="Roboto" w:hAnsi="Roboto" w:cstheme="minorHAnsi"/>
              <w:b/>
              <w:bCs/>
              <w:sz w:val="26"/>
              <w:szCs w:val="26"/>
              <w:lang w:val="uz-Cyrl-UZ"/>
            </w:rPr>
          </w:rPrChange>
        </w:rPr>
      </w:pPr>
      <w:ins w:id="3139" w:author="Nozimjon Ortiqov" w:date="2026-02-23T18:36:00Z" w16du:dateUtc="2026-02-23T13:36:00Z">
        <w:r w:rsidRPr="009C4BAE">
          <w:rPr>
            <w:rFonts w:ascii="Roboto" w:hAnsi="Roboto" w:cstheme="minorHAnsi"/>
            <w:b/>
            <w:bCs/>
            <w:sz w:val="24"/>
            <w:szCs w:val="24"/>
            <w:lang w:val="uz-Cyrl-UZ"/>
          </w:rPr>
          <w:t>1. </w:t>
        </w:r>
      </w:ins>
      <w:r w:rsidR="00811F2B" w:rsidRPr="009C4BAE">
        <w:rPr>
          <w:rFonts w:ascii="Roboto" w:hAnsi="Roboto" w:cstheme="minorHAnsi"/>
          <w:b/>
          <w:bCs/>
          <w:sz w:val="24"/>
          <w:szCs w:val="24"/>
          <w:lang w:val="uz-Cyrl-UZ"/>
          <w:rPrChange w:id="3140" w:author="Nozimjon Ortiqov" w:date="2026-02-24T09:31:00Z" w16du:dateUtc="2026-02-24T04:31:00Z">
            <w:rPr>
              <w:rFonts w:ascii="Roboto" w:hAnsi="Roboto" w:cstheme="minorHAnsi"/>
              <w:b/>
              <w:bCs/>
              <w:sz w:val="26"/>
              <w:szCs w:val="26"/>
              <w:lang w:val="uz-Cyrl-UZ"/>
            </w:rPr>
          </w:rPrChange>
        </w:rPr>
        <w:t xml:space="preserve">Шахсий </w:t>
      </w:r>
      <w:r w:rsidR="00D71F90" w:rsidRPr="009C4BAE">
        <w:rPr>
          <w:rFonts w:ascii="Roboto" w:hAnsi="Roboto" w:cstheme="minorHAnsi"/>
          <w:b/>
          <w:bCs/>
          <w:sz w:val="24"/>
          <w:szCs w:val="24"/>
          <w:lang w:val="uz-Cyrl-UZ"/>
          <w:rPrChange w:id="3141" w:author="Nozimjon Ortiqov" w:date="2026-02-24T09:31:00Z" w16du:dateUtc="2026-02-24T04:31:00Z">
            <w:rPr>
              <w:rFonts w:ascii="Roboto" w:hAnsi="Roboto" w:cstheme="minorHAnsi"/>
              <w:b/>
              <w:bCs/>
              <w:sz w:val="26"/>
              <w:szCs w:val="26"/>
              <w:lang w:val="uz-Cyrl-UZ"/>
            </w:rPr>
          </w:rPrChange>
        </w:rPr>
        <w:t>молияни бошқариш</w:t>
      </w:r>
      <w:r w:rsidR="00811F2B" w:rsidRPr="009C4BAE">
        <w:rPr>
          <w:rFonts w:ascii="Roboto" w:hAnsi="Roboto" w:cstheme="minorHAnsi"/>
          <w:b/>
          <w:bCs/>
          <w:sz w:val="24"/>
          <w:szCs w:val="24"/>
          <w:lang w:val="uz-Cyrl-UZ"/>
          <w:rPrChange w:id="3142" w:author="Nozimjon Ortiqov" w:date="2026-02-24T09:31:00Z" w16du:dateUtc="2026-02-24T04:31:00Z">
            <w:rPr>
              <w:rFonts w:ascii="Roboto" w:hAnsi="Roboto" w:cstheme="minorHAnsi"/>
              <w:b/>
              <w:bCs/>
              <w:sz w:val="26"/>
              <w:szCs w:val="26"/>
              <w:lang w:val="uz-Cyrl-UZ"/>
            </w:rPr>
          </w:rPrChange>
        </w:rPr>
        <w:t xml:space="preserve"> </w:t>
      </w:r>
      <w:r w:rsidR="00EC5836" w:rsidRPr="009C4BAE">
        <w:rPr>
          <w:rFonts w:ascii="Roboto" w:hAnsi="Roboto" w:cstheme="minorHAnsi"/>
          <w:b/>
          <w:bCs/>
          <w:sz w:val="24"/>
          <w:szCs w:val="24"/>
          <w:lang w:val="uz-Cyrl-UZ"/>
          <w:rPrChange w:id="3143" w:author="Nozimjon Ortiqov" w:date="2026-02-24T09:31:00Z" w16du:dateUtc="2026-02-24T04:31:00Z">
            <w:rPr>
              <w:rFonts w:ascii="Roboto" w:hAnsi="Roboto" w:cstheme="minorHAnsi"/>
              <w:b/>
              <w:bCs/>
              <w:sz w:val="26"/>
              <w:szCs w:val="26"/>
              <w:lang w:val="uz-Cyrl-UZ"/>
            </w:rPr>
          </w:rPrChange>
        </w:rPr>
        <w:t>бўйича мажбурий курслар</w:t>
      </w:r>
      <w:del w:id="3144" w:author="Nozimjon Ortiqov" w:date="2026-02-23T17:41:00Z" w16du:dateUtc="2026-02-23T12:41:00Z">
        <w:r w:rsidR="00EC5836" w:rsidRPr="009C4BAE" w:rsidDel="00A87071">
          <w:rPr>
            <w:rFonts w:ascii="Roboto" w:hAnsi="Roboto" w:cstheme="minorHAnsi"/>
            <w:b/>
            <w:bCs/>
            <w:sz w:val="24"/>
            <w:szCs w:val="24"/>
            <w:lang w:val="uz-Cyrl-UZ"/>
            <w:rPrChange w:id="3145" w:author="Nozimjon Ortiqov" w:date="2026-02-24T09:31:00Z" w16du:dateUtc="2026-02-24T04:31:00Z">
              <w:rPr>
                <w:rFonts w:ascii="Roboto" w:hAnsi="Roboto" w:cstheme="minorHAnsi"/>
                <w:b/>
                <w:bCs/>
                <w:sz w:val="26"/>
                <w:szCs w:val="26"/>
                <w:lang w:val="uz-Cyrl-UZ"/>
              </w:rPr>
            </w:rPrChange>
          </w:rPr>
          <w:delText>.</w:delText>
        </w:r>
      </w:del>
    </w:p>
    <w:p w14:paraId="41B42AF4" w14:textId="77777777"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46"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47" w:author="Nozimjon Ortiqov" w:date="2026-02-24T09:31:00Z" w16du:dateUtc="2026-02-24T04:31:00Z">
            <w:rPr>
              <w:rFonts w:ascii="Roboto" w:hAnsi="Roboto" w:cstheme="minorHAnsi"/>
              <w:b/>
              <w:bCs/>
              <w:color w:val="0070C0"/>
              <w:sz w:val="26"/>
              <w:szCs w:val="26"/>
              <w:lang w:val="uz-Cyrl-UZ"/>
            </w:rPr>
          </w:rPrChange>
        </w:rPr>
        <w:t>АҚШ</w:t>
      </w:r>
      <w:r w:rsidRPr="009C4BAE">
        <w:rPr>
          <w:rFonts w:ascii="Roboto" w:hAnsi="Roboto" w:cstheme="minorHAnsi"/>
          <w:sz w:val="24"/>
          <w:szCs w:val="24"/>
          <w:lang w:val="uz-Cyrl-UZ"/>
          <w:rPrChange w:id="3148" w:author="Nozimjon Ortiqov" w:date="2026-02-24T09:31:00Z" w16du:dateUtc="2026-02-24T04:31:00Z">
            <w:rPr>
              <w:rFonts w:ascii="Roboto" w:hAnsi="Roboto" w:cstheme="minorHAnsi"/>
              <w:sz w:val="26"/>
              <w:szCs w:val="26"/>
              <w:lang w:val="uz-Cyrl-UZ"/>
            </w:rPr>
          </w:rPrChange>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9C4BAE">
        <w:rPr>
          <w:rFonts w:ascii="Roboto" w:hAnsi="Roboto" w:cstheme="minorHAnsi"/>
          <w:b/>
          <w:bCs/>
          <w:color w:val="C00000"/>
          <w:sz w:val="24"/>
          <w:szCs w:val="24"/>
          <w:lang w:val="uz-Cyrl-UZ"/>
          <w:rPrChange w:id="3149" w:author="Nozimjon Ortiqov" w:date="2026-02-24T09:31:00Z" w16du:dateUtc="2026-02-24T04:31:00Z">
            <w:rPr>
              <w:rFonts w:ascii="Roboto" w:hAnsi="Roboto" w:cstheme="minorHAnsi"/>
              <w:b/>
              <w:bCs/>
              <w:color w:val="C00000"/>
              <w:sz w:val="26"/>
              <w:szCs w:val="26"/>
              <w:lang w:val="uz-Cyrl-UZ"/>
            </w:rPr>
          </w:rPrChange>
        </w:rPr>
        <w:t>8</w:t>
      </w:r>
      <w:r w:rsidRPr="009C4BAE">
        <w:rPr>
          <w:rFonts w:ascii="Roboto" w:hAnsi="Roboto" w:cstheme="minorHAnsi"/>
          <w:sz w:val="24"/>
          <w:szCs w:val="24"/>
          <w:lang w:val="uz-Cyrl-UZ"/>
          <w:rPrChange w:id="3150"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51"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152" w:author="Nozimjon Ortiqov" w:date="2026-02-24T09:31:00Z" w16du:dateUtc="2026-02-24T04:31:00Z">
            <w:rPr>
              <w:rFonts w:ascii="Roboto" w:hAnsi="Roboto" w:cstheme="minorHAnsi"/>
              <w:sz w:val="26"/>
              <w:szCs w:val="26"/>
              <w:lang w:val="uz-Cyrl-UZ"/>
            </w:rPr>
          </w:rPrChange>
        </w:rPr>
        <w:t xml:space="preserve">дан </w:t>
      </w:r>
      <w:r w:rsidRPr="009C4BAE">
        <w:rPr>
          <w:rFonts w:ascii="Roboto" w:hAnsi="Roboto" w:cstheme="minorHAnsi"/>
          <w:b/>
          <w:bCs/>
          <w:color w:val="C00000"/>
          <w:sz w:val="24"/>
          <w:szCs w:val="24"/>
          <w:lang w:val="uz-Cyrl-UZ"/>
          <w:rPrChange w:id="3153" w:author="Nozimjon Ortiqov" w:date="2026-02-24T09:31:00Z" w16du:dateUtc="2026-02-24T04:31:00Z">
            <w:rPr>
              <w:rFonts w:ascii="Roboto" w:hAnsi="Roboto" w:cstheme="minorHAnsi"/>
              <w:b/>
              <w:bCs/>
              <w:color w:val="C00000"/>
              <w:sz w:val="26"/>
              <w:szCs w:val="26"/>
              <w:lang w:val="uz-Cyrl-UZ"/>
            </w:rPr>
          </w:rPrChange>
        </w:rPr>
        <w:t>26</w:t>
      </w:r>
      <w:r w:rsidRPr="009C4BAE">
        <w:rPr>
          <w:rFonts w:ascii="Roboto" w:hAnsi="Roboto" w:cstheme="minorHAnsi"/>
          <w:sz w:val="24"/>
          <w:szCs w:val="24"/>
          <w:lang w:val="uz-Cyrl-UZ"/>
          <w:rPrChange w:id="315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55"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156" w:author="Nozimjon Ortiqov" w:date="2026-02-24T09:31:00Z" w16du:dateUtc="2026-02-24T04:31:00Z">
            <w:rPr>
              <w:rFonts w:ascii="Roboto" w:hAnsi="Roboto" w:cstheme="minorHAnsi"/>
              <w:sz w:val="26"/>
              <w:szCs w:val="26"/>
              <w:lang w:val="uz-Cyrl-UZ"/>
            </w:rPr>
          </w:rPrChange>
        </w:rPr>
        <w:t>гача ошди. 2014 йилги Федерал резерв тадқиқотига кўра, шахсий молия курсини тамомлаган битирувчиларнинг қарздорлик даражаси пастроқ бўлган.</w:t>
      </w:r>
    </w:p>
    <w:p w14:paraId="37E09E18" w14:textId="5477C2F2"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57"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58" w:author="Nozimjon Ortiqov" w:date="2026-02-24T09:31:00Z" w16du:dateUtc="2026-02-24T04:31:00Z">
            <w:rPr>
              <w:rFonts w:ascii="Roboto" w:hAnsi="Roboto" w:cstheme="minorHAnsi"/>
              <w:b/>
              <w:bCs/>
              <w:color w:val="0070C0"/>
              <w:sz w:val="26"/>
              <w:szCs w:val="26"/>
              <w:lang w:val="uz-Cyrl-UZ"/>
            </w:rPr>
          </w:rPrChange>
        </w:rPr>
        <w:t>Бразилия</w:t>
      </w:r>
      <w:r w:rsidRPr="009C4BAE">
        <w:rPr>
          <w:rFonts w:ascii="Roboto" w:hAnsi="Roboto" w:cstheme="minorHAnsi"/>
          <w:sz w:val="24"/>
          <w:szCs w:val="24"/>
          <w:lang w:val="uz-Cyrl-UZ"/>
          <w:rPrChange w:id="3159" w:author="Nozimjon Ortiqov" w:date="2026-02-24T09:31:00Z" w16du:dateUtc="2026-02-24T04:31:00Z">
            <w:rPr>
              <w:rFonts w:ascii="Roboto" w:hAnsi="Roboto" w:cstheme="minorHAnsi"/>
              <w:sz w:val="26"/>
              <w:szCs w:val="26"/>
              <w:lang w:val="uz-Cyrl-UZ"/>
            </w:rPr>
          </w:rPrChange>
        </w:rPr>
        <w:t xml:space="preserve">да 2010-йиллардан бошлаб </w:t>
      </w:r>
      <w:r w:rsidRPr="009C4BAE">
        <w:rPr>
          <w:rFonts w:ascii="Roboto" w:hAnsi="Roboto" w:cstheme="minorHAnsi"/>
          <w:b/>
          <w:bCs/>
          <w:sz w:val="24"/>
          <w:szCs w:val="24"/>
          <w:lang w:val="uz-Cyrl-UZ"/>
          <w:rPrChange w:id="3160" w:author="Nozimjon Ortiqov" w:date="2026-02-24T09:31:00Z" w16du:dateUtc="2026-02-24T04:31:00Z">
            <w:rPr>
              <w:rFonts w:ascii="Roboto" w:hAnsi="Roboto" w:cstheme="minorHAnsi"/>
              <w:b/>
              <w:bCs/>
              <w:sz w:val="26"/>
              <w:szCs w:val="26"/>
              <w:lang w:val="uz-Cyrl-UZ"/>
            </w:rPr>
          </w:rPrChange>
        </w:rPr>
        <w:t xml:space="preserve">Миллий молиявий таълим стратегияси </w:t>
      </w:r>
      <w:r w:rsidRPr="009C4BAE">
        <w:rPr>
          <w:rFonts w:ascii="Roboto" w:hAnsi="Roboto" w:cstheme="minorHAnsi"/>
          <w:sz w:val="24"/>
          <w:szCs w:val="24"/>
          <w:lang w:val="uz-Cyrl-UZ"/>
          <w:rPrChange w:id="3161" w:author="Nozimjon Ortiqov" w:date="2026-02-24T09:31:00Z" w16du:dateUtc="2026-02-24T04:31:00Z">
            <w:rPr>
              <w:rFonts w:ascii="Roboto" w:hAnsi="Roboto" w:cstheme="minorHAnsi"/>
              <w:sz w:val="26"/>
              <w:szCs w:val="26"/>
              <w:lang w:val="uz-Cyrl-UZ"/>
            </w:rPr>
          </w:rPrChange>
        </w:rPr>
        <w:t xml:space="preserve">(ENEF) доирасида </w:t>
      </w:r>
      <w:r w:rsidRPr="009C4BAE">
        <w:rPr>
          <w:rFonts w:ascii="Roboto" w:hAnsi="Roboto" w:cstheme="minorHAnsi"/>
          <w:b/>
          <w:bCs/>
          <w:color w:val="C00000"/>
          <w:sz w:val="24"/>
          <w:szCs w:val="24"/>
          <w:lang w:val="uz-Cyrl-UZ"/>
          <w:rPrChange w:id="3162" w:author="Nozimjon Ortiqov" w:date="2026-02-24T09:31:00Z" w16du:dateUtc="2026-02-24T04:31:00Z">
            <w:rPr>
              <w:rFonts w:ascii="Roboto" w:hAnsi="Roboto" w:cstheme="minorHAnsi"/>
              <w:b/>
              <w:bCs/>
              <w:color w:val="C00000"/>
              <w:sz w:val="26"/>
              <w:szCs w:val="26"/>
              <w:lang w:val="uz-Cyrl-UZ"/>
            </w:rPr>
          </w:rPrChange>
        </w:rPr>
        <w:t>6</w:t>
      </w:r>
      <w:r w:rsidRPr="009C4BAE">
        <w:rPr>
          <w:rFonts w:ascii="Roboto" w:hAnsi="Roboto" w:cstheme="minorHAnsi"/>
          <w:sz w:val="24"/>
          <w:szCs w:val="24"/>
          <w:lang w:val="uz-Cyrl-UZ"/>
          <w:rPrChange w:id="3163"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64"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165" w:author="Nozimjon Ortiqov" w:date="2026-02-24T09:31:00Z" w16du:dateUtc="2026-02-24T04:31:00Z">
            <w:rPr>
              <w:rFonts w:ascii="Roboto" w:hAnsi="Roboto" w:cstheme="minorHAnsi"/>
              <w:sz w:val="26"/>
              <w:szCs w:val="26"/>
              <w:lang w:val="uz-Cyrl-UZ"/>
            </w:rPr>
          </w:rPrChange>
        </w:rPr>
        <w:t xml:space="preserve"> штат мактабларида молиявий саводхонлик бўйича пилот курс</w:t>
      </w:r>
      <w:r w:rsidR="00D71F90" w:rsidRPr="009C4BAE">
        <w:rPr>
          <w:rFonts w:ascii="Roboto" w:hAnsi="Roboto" w:cstheme="minorHAnsi"/>
          <w:sz w:val="24"/>
          <w:szCs w:val="24"/>
          <w:lang w:val="uz-Cyrl-UZ"/>
          <w:rPrChange w:id="3166" w:author="Nozimjon Ortiqov" w:date="2026-02-24T09:31:00Z" w16du:dateUtc="2026-02-24T04:31:00Z">
            <w:rPr>
              <w:rFonts w:ascii="Roboto" w:hAnsi="Roboto" w:cstheme="minorHAnsi"/>
              <w:sz w:val="26"/>
              <w:szCs w:val="26"/>
              <w:lang w:val="uz-Cyrl-UZ"/>
            </w:rPr>
          </w:rPrChange>
        </w:rPr>
        <w:t>лар муваффақиятли</w:t>
      </w:r>
      <w:r w:rsidRPr="009C4BAE">
        <w:rPr>
          <w:rFonts w:ascii="Roboto" w:hAnsi="Roboto" w:cstheme="minorHAnsi"/>
          <w:sz w:val="24"/>
          <w:szCs w:val="24"/>
          <w:lang w:val="uz-Cyrl-UZ"/>
          <w:rPrChange w:id="3167" w:author="Nozimjon Ortiqov" w:date="2026-02-24T09:31:00Z" w16du:dateUtc="2026-02-24T04:31:00Z">
            <w:rPr>
              <w:rFonts w:ascii="Roboto" w:hAnsi="Roboto" w:cstheme="minorHAnsi"/>
              <w:sz w:val="26"/>
              <w:szCs w:val="26"/>
              <w:lang w:val="uz-Cyrl-UZ"/>
            </w:rPr>
          </w:rPrChange>
        </w:rPr>
        <w:t xml:space="preserve"> амалга оширилиб, кейинчалик молиявий таълим ўқув дастури</w:t>
      </w:r>
      <w:r w:rsidR="00811F2B" w:rsidRPr="009C4BAE">
        <w:rPr>
          <w:rFonts w:ascii="Roboto" w:hAnsi="Roboto" w:cstheme="minorHAnsi"/>
          <w:sz w:val="24"/>
          <w:szCs w:val="24"/>
          <w:lang w:val="uz-Cyrl-UZ"/>
          <w:rPrChange w:id="3168" w:author="Nozimjon Ortiqov" w:date="2026-02-24T09:31:00Z" w16du:dateUtc="2026-02-24T04:31:00Z">
            <w:rPr>
              <w:rFonts w:ascii="Roboto" w:hAnsi="Roboto" w:cstheme="minorHAnsi"/>
              <w:sz w:val="26"/>
              <w:szCs w:val="26"/>
              <w:lang w:val="uz-Cyrl-UZ"/>
            </w:rPr>
          </w:rPrChange>
        </w:rPr>
        <w:t>га киритилган</w:t>
      </w:r>
      <w:r w:rsidRPr="009C4BAE">
        <w:rPr>
          <w:rFonts w:ascii="Roboto" w:hAnsi="Roboto" w:cstheme="minorHAnsi"/>
          <w:sz w:val="24"/>
          <w:szCs w:val="24"/>
          <w:lang w:val="uz-Cyrl-UZ"/>
          <w:rPrChange w:id="3169" w:author="Nozimjon Ortiqov" w:date="2026-02-24T09:31:00Z" w16du:dateUtc="2026-02-24T04:31:00Z">
            <w:rPr>
              <w:rFonts w:ascii="Roboto" w:hAnsi="Roboto" w:cstheme="minorHAnsi"/>
              <w:sz w:val="26"/>
              <w:szCs w:val="26"/>
              <w:lang w:val="uz-Cyrl-UZ"/>
            </w:rPr>
          </w:rPrChange>
        </w:rPr>
        <w:t>.</w:t>
      </w:r>
    </w:p>
    <w:p w14:paraId="3F1DD530" w14:textId="7434E4DD" w:rsidR="00EC5836" w:rsidRPr="009C4BAE"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Change w:id="3170" w:author="Nozimjon Ortiqov" w:date="2026-02-24T09:31:00Z" w16du:dateUtc="2026-02-24T04:31:00Z">
            <w:rPr>
              <w:rFonts w:ascii="Roboto" w:hAnsi="Roboto" w:cstheme="minorHAnsi"/>
              <w:b/>
              <w:bCs/>
              <w:sz w:val="26"/>
              <w:szCs w:val="26"/>
              <w:lang w:val="uz-Cyrl-UZ"/>
            </w:rPr>
          </w:rPrChange>
        </w:rPr>
      </w:pPr>
      <w:ins w:id="3171" w:author="Nozimjon Ortiqov" w:date="2026-02-23T18:36:00Z" w16du:dateUtc="2026-02-23T13:36:00Z">
        <w:r w:rsidRPr="009C4BAE">
          <w:rPr>
            <w:rFonts w:ascii="Roboto" w:hAnsi="Roboto" w:cstheme="minorHAnsi"/>
            <w:b/>
            <w:bCs/>
            <w:sz w:val="24"/>
            <w:szCs w:val="24"/>
            <w:lang w:val="uz-Cyrl-UZ"/>
          </w:rPr>
          <w:t>2. </w:t>
        </w:r>
      </w:ins>
      <w:r w:rsidR="00EC5836" w:rsidRPr="009C4BAE">
        <w:rPr>
          <w:rFonts w:ascii="Roboto" w:hAnsi="Roboto" w:cstheme="minorHAnsi"/>
          <w:b/>
          <w:bCs/>
          <w:sz w:val="24"/>
          <w:szCs w:val="24"/>
          <w:lang w:val="uz-Cyrl-UZ"/>
          <w:rPrChange w:id="3172" w:author="Nozimjon Ortiqov" w:date="2026-02-24T09:31:00Z" w16du:dateUtc="2026-02-24T04:31:00Z">
            <w:rPr>
              <w:rFonts w:ascii="Roboto" w:hAnsi="Roboto" w:cstheme="minorHAnsi"/>
              <w:b/>
              <w:bCs/>
              <w:sz w:val="26"/>
              <w:szCs w:val="26"/>
              <w:lang w:val="uz-Cyrl-UZ"/>
            </w:rPr>
          </w:rPrChange>
        </w:rPr>
        <w:t>Кредит рейтинги бўйича хабардорликни оширишга қаратилган медиалойиҳалар.</w:t>
      </w:r>
    </w:p>
    <w:p w14:paraId="76885D70" w14:textId="4CBCCF1A"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73"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74" w:author="Nozimjon Ortiqov" w:date="2026-02-24T09:31:00Z" w16du:dateUtc="2026-02-24T04:31:00Z">
            <w:rPr>
              <w:rFonts w:ascii="Roboto" w:hAnsi="Roboto" w:cstheme="minorHAnsi"/>
              <w:b/>
              <w:bCs/>
              <w:color w:val="0070C0"/>
              <w:sz w:val="26"/>
              <w:szCs w:val="26"/>
              <w:lang w:val="uz-Cyrl-UZ"/>
            </w:rPr>
          </w:rPrChange>
        </w:rPr>
        <w:t>АҚШ</w:t>
      </w:r>
      <w:r w:rsidRPr="009C4BAE">
        <w:rPr>
          <w:rFonts w:ascii="Roboto" w:hAnsi="Roboto" w:cstheme="minorHAnsi"/>
          <w:sz w:val="24"/>
          <w:szCs w:val="24"/>
          <w:lang w:val="uz-Cyrl-UZ"/>
          <w:rPrChange w:id="3175" w:author="Nozimjon Ortiqov" w:date="2026-02-24T09:31:00Z" w16du:dateUtc="2026-02-24T04:31:00Z">
            <w:rPr>
              <w:rFonts w:ascii="Roboto" w:hAnsi="Roboto" w:cstheme="minorHAnsi"/>
              <w:sz w:val="26"/>
              <w:szCs w:val="26"/>
              <w:lang w:val="uz-Cyrl-UZ"/>
            </w:rPr>
          </w:rPrChange>
        </w:rPr>
        <w:t>да 2008 йилда ўтказилган «</w:t>
      </w:r>
      <w:r w:rsidRPr="009C4BAE">
        <w:rPr>
          <w:rFonts w:ascii="Roboto" w:hAnsi="Roboto" w:cstheme="minorHAnsi"/>
          <w:b/>
          <w:bCs/>
          <w:color w:val="0070C0"/>
          <w:sz w:val="24"/>
          <w:szCs w:val="24"/>
          <w:lang w:val="uz-Cyrl-UZ"/>
          <w:rPrChange w:id="3176" w:author="Nozimjon Ortiqov" w:date="2026-02-24T09:31:00Z" w16du:dateUtc="2026-02-24T04:31:00Z">
            <w:rPr>
              <w:rFonts w:ascii="Roboto" w:hAnsi="Roboto" w:cstheme="minorHAnsi"/>
              <w:b/>
              <w:bCs/>
              <w:color w:val="0070C0"/>
              <w:sz w:val="26"/>
              <w:szCs w:val="26"/>
              <w:lang w:val="uz-Cyrl-UZ"/>
            </w:rPr>
          </w:rPrChange>
        </w:rPr>
        <w:t>Credit Score PSA Campaign</w:t>
      </w:r>
      <w:r w:rsidRPr="009C4BAE">
        <w:rPr>
          <w:rFonts w:ascii="Roboto" w:hAnsi="Roboto" w:cstheme="minorHAnsi"/>
          <w:sz w:val="24"/>
          <w:szCs w:val="24"/>
          <w:lang w:val="uz-Cyrl-UZ"/>
          <w:rPrChange w:id="3177" w:author="Nozimjon Ortiqov" w:date="2026-02-24T09:31:00Z" w16du:dateUtc="2026-02-24T04:31:00Z">
            <w:rPr>
              <w:rFonts w:ascii="Roboto" w:hAnsi="Roboto" w:cstheme="minorHAnsi"/>
              <w:sz w:val="26"/>
              <w:szCs w:val="26"/>
              <w:lang w:val="uz-Cyrl-UZ"/>
            </w:rPr>
          </w:rPrChange>
        </w:rPr>
        <w:t xml:space="preserve">» ижтимоий реклама </w:t>
      </w:r>
      <w:r w:rsidR="003922F5" w:rsidRPr="009C4BAE">
        <w:rPr>
          <w:rFonts w:ascii="Roboto" w:hAnsi="Roboto" w:cstheme="minorHAnsi"/>
          <w:sz w:val="24"/>
          <w:szCs w:val="24"/>
          <w:lang w:val="uz-Cyrl-UZ"/>
          <w:rPrChange w:id="3178" w:author="Nozimjon Ortiqov" w:date="2026-02-24T09:31:00Z" w16du:dateUtc="2026-02-24T04:31:00Z">
            <w:rPr>
              <w:rFonts w:ascii="Roboto" w:hAnsi="Roboto" w:cstheme="minorHAnsi"/>
              <w:sz w:val="26"/>
              <w:szCs w:val="26"/>
              <w:lang w:val="uz-Cyrl-UZ"/>
            </w:rPr>
          </w:rPrChange>
        </w:rPr>
        <w:t>сиёсати</w:t>
      </w:r>
      <w:r w:rsidRPr="009C4BAE">
        <w:rPr>
          <w:rFonts w:ascii="Roboto" w:hAnsi="Roboto" w:cstheme="minorHAnsi"/>
          <w:sz w:val="24"/>
          <w:szCs w:val="24"/>
          <w:lang w:val="uz-Cyrl-UZ"/>
          <w:rPrChange w:id="3179" w:author="Nozimjon Ortiqov" w:date="2026-02-24T09:31:00Z" w16du:dateUtc="2026-02-24T04:31:00Z">
            <w:rPr>
              <w:rFonts w:ascii="Roboto" w:hAnsi="Roboto" w:cstheme="minorHAnsi"/>
              <w:sz w:val="26"/>
              <w:szCs w:val="26"/>
              <w:lang w:val="uz-Cyrl-UZ"/>
            </w:rPr>
          </w:rPrChange>
        </w:rPr>
        <w:t xml:space="preserve"> (телевидение, радио ва интернет орқали) аҳолини кредит рейтинги ҳақида маълумот берувчи CreditFairy.org сайтига йўналтирган.</w:t>
      </w:r>
    </w:p>
    <w:p w14:paraId="2B408C05" w14:textId="3B96123A" w:rsidR="00C54BF1"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80"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81" w:author="Nozimjon Ortiqov" w:date="2026-02-24T09:31:00Z" w16du:dateUtc="2026-02-24T04:31:00Z">
            <w:rPr>
              <w:rFonts w:ascii="Roboto" w:hAnsi="Roboto" w:cstheme="minorHAnsi"/>
              <w:b/>
              <w:bCs/>
              <w:color w:val="0070C0"/>
              <w:sz w:val="26"/>
              <w:szCs w:val="26"/>
              <w:lang w:val="uz-Cyrl-UZ"/>
            </w:rPr>
          </w:rPrChange>
        </w:rPr>
        <w:t>Буюк Британия</w:t>
      </w:r>
      <w:r w:rsidRPr="009C4BAE">
        <w:rPr>
          <w:rFonts w:ascii="Roboto" w:hAnsi="Roboto" w:cstheme="minorHAnsi"/>
          <w:sz w:val="24"/>
          <w:szCs w:val="24"/>
          <w:lang w:val="uz-Cyrl-UZ"/>
          <w:rPrChange w:id="3182" w:author="Nozimjon Ortiqov" w:date="2026-02-24T09:31:00Z" w16du:dateUtc="2026-02-24T04:31:00Z">
            <w:rPr>
              <w:rFonts w:ascii="Roboto" w:hAnsi="Roboto" w:cstheme="minorHAnsi"/>
              <w:sz w:val="26"/>
              <w:szCs w:val="26"/>
              <w:lang w:val="uz-Cyrl-UZ"/>
            </w:rPr>
          </w:rPrChange>
        </w:rPr>
        <w:t xml:space="preserve">да 2017 йилдан буён ҳар йили </w:t>
      </w:r>
      <w:r w:rsidRPr="009C4BAE">
        <w:rPr>
          <w:rFonts w:ascii="Roboto" w:hAnsi="Roboto" w:cstheme="minorHAnsi"/>
          <w:b/>
          <w:bCs/>
          <w:color w:val="0070C0"/>
          <w:sz w:val="24"/>
          <w:szCs w:val="24"/>
          <w:lang w:val="uz-Cyrl-UZ"/>
          <w:rPrChange w:id="3183" w:author="Nozimjon Ortiqov" w:date="2026-02-24T09:31:00Z" w16du:dateUtc="2026-02-24T04:31:00Z">
            <w:rPr>
              <w:rFonts w:ascii="Roboto" w:hAnsi="Roboto" w:cstheme="minorHAnsi"/>
              <w:b/>
              <w:bCs/>
              <w:color w:val="0070C0"/>
              <w:sz w:val="26"/>
              <w:szCs w:val="26"/>
              <w:lang w:val="uz-Cyrl-UZ"/>
            </w:rPr>
          </w:rPrChange>
        </w:rPr>
        <w:t xml:space="preserve">Credit Awareness Week </w:t>
      </w:r>
      <w:r w:rsidRPr="009C4BAE">
        <w:rPr>
          <w:rFonts w:ascii="Roboto" w:hAnsi="Roboto" w:cstheme="minorHAnsi"/>
          <w:sz w:val="24"/>
          <w:szCs w:val="24"/>
          <w:lang w:val="uz-Cyrl-UZ"/>
          <w:rPrChange w:id="3184" w:author="Nozimjon Ortiqov" w:date="2026-02-24T09:31:00Z" w16du:dateUtc="2026-02-24T04:31:00Z">
            <w:rPr>
              <w:rFonts w:ascii="Roboto" w:hAnsi="Roboto" w:cstheme="minorHAnsi"/>
              <w:sz w:val="26"/>
              <w:szCs w:val="26"/>
              <w:lang w:val="uz-Cyrl-UZ"/>
            </w:rPr>
          </w:rPrChange>
        </w:rPr>
        <w:t>ўтказиб келинади. Ташаббус доирасида медиакомпаниялар ташкил этил</w:t>
      </w:r>
      <w:r w:rsidR="003922F5" w:rsidRPr="009C4BAE">
        <w:rPr>
          <w:rFonts w:ascii="Roboto" w:hAnsi="Roboto" w:cstheme="minorHAnsi"/>
          <w:sz w:val="24"/>
          <w:szCs w:val="24"/>
          <w:lang w:val="uz-Cyrl-UZ"/>
          <w:rPrChange w:id="3185" w:author="Nozimjon Ortiqov" w:date="2026-02-24T09:31:00Z" w16du:dateUtc="2026-02-24T04:31:00Z">
            <w:rPr>
              <w:rFonts w:ascii="Roboto" w:hAnsi="Roboto" w:cstheme="minorHAnsi"/>
              <w:sz w:val="26"/>
              <w:szCs w:val="26"/>
              <w:lang w:val="uz-Cyrl-UZ"/>
            </w:rPr>
          </w:rPrChange>
        </w:rPr>
        <w:t>ган</w:t>
      </w:r>
      <w:r w:rsidRPr="009C4BAE">
        <w:rPr>
          <w:rFonts w:ascii="Roboto" w:hAnsi="Roboto" w:cstheme="minorHAnsi"/>
          <w:sz w:val="24"/>
          <w:szCs w:val="24"/>
          <w:lang w:val="uz-Cyrl-UZ"/>
          <w:rPrChange w:id="3186" w:author="Nozimjon Ortiqov" w:date="2026-02-24T09:31:00Z" w16du:dateUtc="2026-02-24T04:31:00Z">
            <w:rPr>
              <w:rFonts w:ascii="Roboto" w:hAnsi="Roboto" w:cstheme="minorHAnsi"/>
              <w:sz w:val="26"/>
              <w:szCs w:val="26"/>
              <w:lang w:val="uz-Cyrl-UZ"/>
            </w:rPr>
          </w:rPrChange>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9C4BAE">
        <w:rPr>
          <w:rFonts w:ascii="Roboto" w:hAnsi="Roboto" w:cstheme="minorHAnsi"/>
          <w:b/>
          <w:bCs/>
          <w:color w:val="C00000"/>
          <w:sz w:val="24"/>
          <w:szCs w:val="24"/>
          <w:lang w:val="uz-Cyrl-UZ"/>
          <w:rPrChange w:id="3187" w:author="Nozimjon Ortiqov" w:date="2026-02-24T09:31:00Z" w16du:dateUtc="2026-02-24T04:31:00Z">
            <w:rPr>
              <w:rFonts w:ascii="Roboto" w:hAnsi="Roboto" w:cstheme="minorHAnsi"/>
              <w:b/>
              <w:bCs/>
              <w:color w:val="C00000"/>
              <w:sz w:val="26"/>
              <w:szCs w:val="26"/>
              <w:lang w:val="uz-Cyrl-UZ"/>
            </w:rPr>
          </w:rPrChange>
        </w:rPr>
        <w:t>55</w:t>
      </w:r>
      <w:r w:rsidRPr="009C4BAE">
        <w:rPr>
          <w:rFonts w:ascii="Roboto" w:hAnsi="Roboto" w:cstheme="minorHAnsi"/>
          <w:sz w:val="24"/>
          <w:szCs w:val="24"/>
          <w:lang w:val="uz-Cyrl-UZ"/>
          <w:rPrChange w:id="3188"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89"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sz w:val="24"/>
          <w:szCs w:val="24"/>
          <w:lang w:val="uz-Cyrl-UZ"/>
          <w:rPrChange w:id="3190" w:author="Nozimjon Ortiqov" w:date="2026-02-24T09:31:00Z" w16du:dateUtc="2026-02-24T04:31:00Z">
            <w:rPr>
              <w:rFonts w:ascii="Roboto" w:hAnsi="Roboto" w:cstheme="minorHAnsi"/>
              <w:sz w:val="26"/>
              <w:szCs w:val="26"/>
              <w:lang w:val="uz-Cyrl-UZ"/>
            </w:rPr>
          </w:rPrChange>
        </w:rPr>
        <w:t xml:space="preserve">дан </w:t>
      </w:r>
      <w:r w:rsidRPr="009C4BAE">
        <w:rPr>
          <w:rFonts w:ascii="Roboto" w:hAnsi="Roboto" w:cstheme="minorHAnsi"/>
          <w:b/>
          <w:bCs/>
          <w:color w:val="C00000"/>
          <w:sz w:val="24"/>
          <w:szCs w:val="24"/>
          <w:lang w:val="uz-Cyrl-UZ"/>
          <w:rPrChange w:id="3191" w:author="Nozimjon Ortiqov" w:date="2026-02-24T09:31:00Z" w16du:dateUtc="2026-02-24T04:31:00Z">
            <w:rPr>
              <w:rFonts w:ascii="Roboto" w:hAnsi="Roboto" w:cstheme="minorHAnsi"/>
              <w:b/>
              <w:bCs/>
              <w:color w:val="C00000"/>
              <w:sz w:val="26"/>
              <w:szCs w:val="26"/>
              <w:lang w:val="uz-Cyrl-UZ"/>
            </w:rPr>
          </w:rPrChange>
        </w:rPr>
        <w:t>46</w:t>
      </w:r>
      <w:r w:rsidRPr="009C4BAE">
        <w:rPr>
          <w:rFonts w:ascii="Roboto" w:hAnsi="Roboto" w:cstheme="minorHAnsi"/>
          <w:sz w:val="24"/>
          <w:szCs w:val="24"/>
          <w:lang w:val="uz-Cyrl-UZ"/>
          <w:rPrChange w:id="3192"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93"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sz w:val="24"/>
          <w:szCs w:val="24"/>
          <w:lang w:val="uz-Cyrl-UZ"/>
          <w:rPrChange w:id="3194" w:author="Nozimjon Ortiqov" w:date="2026-02-24T09:31:00Z" w16du:dateUtc="2026-02-24T04:31:00Z">
            <w:rPr>
              <w:rFonts w:ascii="Roboto" w:hAnsi="Roboto" w:cstheme="minorHAnsi"/>
              <w:sz w:val="26"/>
              <w:szCs w:val="26"/>
              <w:lang w:val="uz-Cyrl-UZ"/>
            </w:rPr>
          </w:rPrChange>
        </w:rPr>
        <w:t>гача камайган.</w:t>
      </w:r>
      <w:bookmarkStart w:id="3195" w:name="_Toc220157899"/>
    </w:p>
    <w:p w14:paraId="1713BDD0" w14:textId="77777777" w:rsidR="00BA0549" w:rsidRPr="009C4BAE" w:rsidRDefault="00BA0549">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057E576F" w14:textId="7B26413E" w:rsidR="00DD51F4" w:rsidRPr="00513E00" w:rsidRDefault="007F29C7" w:rsidP="00484395">
      <w:pPr>
        <w:pStyle w:val="1"/>
        <w:spacing w:after="240" w:line="288" w:lineRule="auto"/>
        <w:ind w:firstLine="567"/>
        <w:rPr>
          <w:rFonts w:ascii="Roboto" w:hAnsi="Roboto" w:cstheme="minorHAnsi"/>
          <w:b/>
          <w:bCs/>
          <w:color w:val="002060"/>
          <w:sz w:val="30"/>
          <w:szCs w:val="30"/>
          <w:lang w:val="uz-Cyrl-UZ"/>
          <w:rPrChange w:id="3196" w:author="Nozimjon Ortiqov" w:date="2026-02-24T13:02:00Z" w16du:dateUtc="2026-02-24T08:02:00Z">
            <w:rPr>
              <w:rFonts w:ascii="Roboto" w:hAnsi="Roboto" w:cstheme="minorHAnsi"/>
              <w:b/>
              <w:bCs/>
              <w:color w:val="002060"/>
              <w:lang w:val="uz-Cyrl-UZ"/>
            </w:rPr>
          </w:rPrChange>
        </w:rPr>
      </w:pPr>
      <w:bookmarkStart w:id="3197" w:name="_Toc222630384"/>
      <w:r w:rsidRPr="00513E00">
        <w:rPr>
          <w:rFonts w:ascii="Roboto" w:hAnsi="Roboto" w:cstheme="minorHAnsi"/>
          <w:b/>
          <w:bCs/>
          <w:color w:val="002060"/>
          <w:sz w:val="30"/>
          <w:szCs w:val="30"/>
          <w:lang w:val="uz-Cyrl-UZ"/>
          <w:rPrChange w:id="3198" w:author="Nozimjon Ortiqov" w:date="2026-02-24T13:02:00Z" w16du:dateUtc="2026-02-24T08:02:00Z">
            <w:rPr>
              <w:rFonts w:ascii="Roboto" w:hAnsi="Roboto" w:cstheme="minorHAnsi"/>
              <w:b/>
              <w:bCs/>
              <w:color w:val="002060"/>
              <w:lang w:val="uz-Cyrl-UZ"/>
            </w:rPr>
          </w:rPrChange>
        </w:rPr>
        <w:lastRenderedPageBreak/>
        <w:t>V</w:t>
      </w:r>
      <w:r w:rsidR="00151E57" w:rsidRPr="00513E00">
        <w:rPr>
          <w:rFonts w:ascii="Roboto" w:hAnsi="Roboto" w:cstheme="minorHAnsi"/>
          <w:b/>
          <w:bCs/>
          <w:color w:val="002060"/>
          <w:sz w:val="30"/>
          <w:szCs w:val="30"/>
          <w:lang w:val="uz-Cyrl-UZ"/>
          <w:rPrChange w:id="3199" w:author="Nozimjon Ortiqov" w:date="2026-02-24T13:02:00Z" w16du:dateUtc="2026-02-24T08:02:00Z">
            <w:rPr>
              <w:rFonts w:ascii="Roboto" w:hAnsi="Roboto" w:cstheme="minorHAnsi"/>
              <w:b/>
              <w:bCs/>
              <w:color w:val="002060"/>
              <w:lang w:val="uz-Cyrl-UZ"/>
            </w:rPr>
          </w:rPrChange>
        </w:rPr>
        <w:t>I</w:t>
      </w:r>
      <w:r w:rsidR="004D4FF9" w:rsidRPr="00513E00">
        <w:rPr>
          <w:rFonts w:ascii="Roboto" w:hAnsi="Roboto" w:cstheme="minorHAnsi"/>
          <w:b/>
          <w:bCs/>
          <w:color w:val="002060"/>
          <w:sz w:val="30"/>
          <w:szCs w:val="30"/>
          <w:lang w:val="uz-Cyrl-UZ"/>
          <w:rPrChange w:id="3200" w:author="Nozimjon Ortiqov" w:date="2026-02-24T13:02:00Z" w16du:dateUtc="2026-02-24T08:02:00Z">
            <w:rPr>
              <w:rFonts w:ascii="Roboto" w:hAnsi="Roboto" w:cstheme="minorHAnsi"/>
              <w:b/>
              <w:bCs/>
              <w:color w:val="002060"/>
              <w:lang w:val="uz-Cyrl-UZ"/>
            </w:rPr>
          </w:rPrChange>
        </w:rPr>
        <w:t>. </w:t>
      </w:r>
      <w:bookmarkStart w:id="3201" w:name="_Hlk220422188"/>
      <w:r w:rsidR="004D4FF9" w:rsidRPr="00513E00">
        <w:rPr>
          <w:rFonts w:ascii="Roboto" w:hAnsi="Roboto" w:cstheme="minorHAnsi"/>
          <w:b/>
          <w:bCs/>
          <w:color w:val="002060"/>
          <w:sz w:val="30"/>
          <w:szCs w:val="30"/>
          <w:lang w:val="uz-Cyrl-UZ"/>
          <w:rPrChange w:id="3202" w:author="Nozimjon Ortiqov" w:date="2026-02-24T13:02:00Z" w16du:dateUtc="2026-02-24T08:02:00Z">
            <w:rPr>
              <w:rFonts w:ascii="Roboto" w:hAnsi="Roboto" w:cstheme="minorHAnsi"/>
              <w:b/>
              <w:bCs/>
              <w:color w:val="002060"/>
              <w:lang w:val="uz-Cyrl-UZ"/>
            </w:rPr>
          </w:rPrChange>
        </w:rPr>
        <w:t>Кредит ундириш жараёнидаги ҳолат</w:t>
      </w:r>
      <w:bookmarkEnd w:id="3195"/>
      <w:bookmarkEnd w:id="3197"/>
      <w:bookmarkEnd w:id="3201"/>
    </w:p>
    <w:p w14:paraId="1AE385AB" w14:textId="7C768D1A" w:rsidR="00EA6E6C" w:rsidRPr="009C4BAE" w:rsidRDefault="00EA6E6C" w:rsidP="00EA6E6C">
      <w:pPr>
        <w:spacing w:beforeLines="60" w:before="144" w:afterLines="60" w:after="144" w:line="288" w:lineRule="auto"/>
        <w:ind w:firstLine="567"/>
        <w:jc w:val="both"/>
        <w:rPr>
          <w:rFonts w:ascii="Roboto" w:eastAsia="Arial" w:hAnsi="Roboto" w:cstheme="minorHAnsi"/>
          <w:sz w:val="26"/>
          <w:szCs w:val="26"/>
          <w:lang w:val="uz-Cyrl-UZ"/>
          <w:rPrChange w:id="3203" w:author="Nozimjon Ortiqov" w:date="2026-02-24T09:31:00Z" w16du:dateUtc="2026-02-24T04:31:00Z">
            <w:rPr>
              <w:rFonts w:ascii="Roboto" w:eastAsia="Arial" w:hAnsi="Roboto" w:cstheme="minorHAnsi"/>
              <w:b/>
              <w:bCs/>
              <w:sz w:val="26"/>
              <w:szCs w:val="26"/>
              <w:lang w:val="uz-Cyrl-UZ"/>
            </w:rPr>
          </w:rPrChange>
        </w:rPr>
      </w:pPr>
      <w:r w:rsidRPr="009C4BAE">
        <w:rPr>
          <w:rFonts w:ascii="Roboto" w:eastAsia="Arial" w:hAnsi="Roboto" w:cstheme="minorHAnsi"/>
          <w:sz w:val="26"/>
          <w:szCs w:val="26"/>
          <w:lang w:val="uz-Cyrl-UZ"/>
          <w:rPrChange w:id="3204" w:author="Nozimjon Ortiqov" w:date="2026-02-24T09:31:00Z" w16du:dateUtc="2026-02-24T04:31:00Z">
            <w:rPr>
              <w:rFonts w:ascii="Roboto" w:eastAsia="Arial" w:hAnsi="Roboto" w:cstheme="minorHAnsi"/>
              <w:b/>
              <w:bCs/>
              <w:sz w:val="26"/>
              <w:szCs w:val="26"/>
              <w:lang w:val="uz-Cyrl-UZ"/>
            </w:rPr>
          </w:rPrChange>
        </w:rPr>
        <w:t xml:space="preserve">Бугунги кунда тижорат банкларида халқаро амалиётга мувофиқ </w:t>
      </w:r>
      <w:del w:id="3205" w:author="Nozimjon Ortiqov" w:date="2026-02-23T18:21:00Z" w16du:dateUtc="2026-02-23T13:21:00Z">
        <w:r w:rsidRPr="009C4BAE" w:rsidDel="00733795">
          <w:rPr>
            <w:rFonts w:ascii="Roboto" w:eastAsia="Arial" w:hAnsi="Roboto" w:cstheme="minorHAnsi"/>
            <w:sz w:val="26"/>
            <w:szCs w:val="26"/>
            <w:lang w:val="uz-Cyrl-UZ"/>
            <w:rPrChange w:id="3206" w:author="Nozimjon Ortiqov" w:date="2026-02-24T09:31:00Z" w16du:dateUtc="2026-02-24T04:31:00Z">
              <w:rPr>
                <w:rFonts w:ascii="Roboto" w:eastAsia="Arial" w:hAnsi="Roboto" w:cstheme="minorHAnsi"/>
                <w:b/>
                <w:bCs/>
                <w:sz w:val="26"/>
                <w:szCs w:val="26"/>
                <w:lang w:val="uz-Cyrl-UZ"/>
              </w:rPr>
            </w:rPrChange>
          </w:rPr>
          <w:br/>
        </w:r>
      </w:del>
      <w:ins w:id="3207" w:author="Nozimjon Ortiqov" w:date="2026-02-23T18:21:00Z" w16du:dateUtc="2026-02-23T13:21:00Z">
        <w:r w:rsidR="00733795" w:rsidRPr="009C4BAE">
          <w:rPr>
            <w:rFonts w:ascii="Roboto" w:eastAsia="Arial" w:hAnsi="Roboto" w:cstheme="minorHAnsi"/>
            <w:sz w:val="26"/>
            <w:szCs w:val="26"/>
            <w:lang w:val="uz-Cyrl-UZ"/>
            <w:rPrChange w:id="3208" w:author="Nozimjon Ortiqov" w:date="2026-02-24T09:31:00Z" w16du:dateUtc="2026-02-24T04:31:00Z">
              <w:rPr>
                <w:rFonts w:ascii="Roboto" w:eastAsia="Arial" w:hAnsi="Roboto" w:cstheme="minorHAnsi"/>
                <w:b/>
                <w:bCs/>
                <w:sz w:val="26"/>
                <w:szCs w:val="26"/>
                <w:lang w:val="uz-Cyrl-UZ"/>
              </w:rPr>
            </w:rPrChange>
          </w:rPr>
          <w:br/>
        </w:r>
      </w:ins>
      <w:r w:rsidRPr="009C4BAE">
        <w:rPr>
          <w:rFonts w:ascii="Roboto" w:eastAsia="Arial" w:hAnsi="Roboto" w:cstheme="minorHAnsi"/>
          <w:sz w:val="26"/>
          <w:szCs w:val="26"/>
          <w:lang w:val="uz-Cyrl-UZ"/>
          <w:rPrChange w:id="3209" w:author="Nozimjon Ortiqov" w:date="2026-02-24T09:31:00Z" w16du:dateUtc="2026-02-24T04:31:00Z">
            <w:rPr>
              <w:rFonts w:ascii="Roboto" w:eastAsia="Arial" w:hAnsi="Roboto" w:cstheme="minorHAnsi"/>
              <w:b/>
              <w:bCs/>
              <w:sz w:val="26"/>
              <w:szCs w:val="26"/>
              <w:lang w:val="uz-Cyrl-UZ"/>
            </w:rPr>
          </w:rPrChange>
        </w:rPr>
        <w:t xml:space="preserve">4 босқичли </w:t>
      </w:r>
      <w:r w:rsidRPr="009C4BAE">
        <w:rPr>
          <w:rFonts w:ascii="Roboto" w:eastAsia="Arial" w:hAnsi="Roboto" w:cstheme="minorHAnsi"/>
          <w:i/>
          <w:iCs/>
          <w:sz w:val="26"/>
          <w:szCs w:val="26"/>
          <w:lang w:val="uz-Cyrl-UZ"/>
          <w:rPrChange w:id="3210" w:author="Nozimjon Ortiqov" w:date="2026-02-24T09:31:00Z" w16du:dateUtc="2026-02-24T04:31:00Z">
            <w:rPr>
              <w:rFonts w:ascii="Roboto" w:eastAsia="Arial" w:hAnsi="Roboto" w:cstheme="minorHAnsi"/>
              <w:b/>
              <w:bCs/>
              <w:i/>
              <w:iCs/>
              <w:sz w:val="26"/>
              <w:szCs w:val="26"/>
              <w:lang w:val="uz-Cyrl-UZ"/>
            </w:rPr>
          </w:rPrChange>
        </w:rPr>
        <w:t xml:space="preserve">(pre, soft, hard, legal) </w:t>
      </w:r>
      <w:r w:rsidRPr="009C4BAE">
        <w:rPr>
          <w:rFonts w:ascii="Roboto" w:eastAsia="Arial" w:hAnsi="Roboto" w:cstheme="minorHAnsi"/>
          <w:sz w:val="26"/>
          <w:szCs w:val="26"/>
          <w:lang w:val="uz-Cyrl-UZ"/>
          <w:rPrChange w:id="3211" w:author="Nozimjon Ortiqov" w:date="2026-02-24T09:31:00Z" w16du:dateUtc="2026-02-24T04:31:00Z">
            <w:rPr>
              <w:rFonts w:ascii="Roboto" w:eastAsia="Arial" w:hAnsi="Roboto" w:cstheme="minorHAnsi"/>
              <w:b/>
              <w:bCs/>
              <w:sz w:val="26"/>
              <w:szCs w:val="26"/>
              <w:lang w:val="uz-Cyrl-UZ"/>
            </w:rPr>
          </w:rPrChange>
        </w:rPr>
        <w:t>кредитларни ундириш тизими жорий этилган.</w:t>
      </w:r>
    </w:p>
    <w:p w14:paraId="6F4BCCB9" w14:textId="0C5CD7F5" w:rsidR="00BA0549" w:rsidRPr="009C4BAE" w:rsidRDefault="00BA0549" w:rsidP="00000C7B">
      <w:pPr>
        <w:pStyle w:val="2"/>
        <w:ind w:firstLine="567"/>
        <w:rPr>
          <w:rFonts w:ascii="Roboto" w:hAnsi="Roboto"/>
          <w:b/>
          <w:bCs/>
          <w:color w:val="002060"/>
          <w:lang w:val="uz-Cyrl-UZ"/>
        </w:rPr>
      </w:pPr>
      <w:bookmarkStart w:id="3212" w:name="_Toc222630385"/>
      <w:r w:rsidRPr="009C4BAE">
        <w:rPr>
          <w:rFonts w:ascii="Roboto" w:hAnsi="Roboto"/>
          <w:b/>
          <w:bCs/>
          <w:color w:val="002060"/>
          <w:lang w:val="uz-Cyrl-UZ"/>
        </w:rPr>
        <w:t xml:space="preserve">Самарали </w:t>
      </w:r>
      <w:ins w:id="3213" w:author="Nozimjon Ortiqov" w:date="2026-02-23T18:21:00Z" w16du:dateUtc="2026-02-23T13:21:00Z">
        <w:r w:rsidR="00733795" w:rsidRPr="009C4BAE">
          <w:rPr>
            <w:rFonts w:ascii="Roboto" w:hAnsi="Roboto"/>
            <w:b/>
            <w:bCs/>
            <w:color w:val="002060"/>
            <w:lang w:val="uz-Cyrl-UZ"/>
          </w:rPr>
          <w:t>“</w:t>
        </w:r>
      </w:ins>
      <w:r w:rsidRPr="009C4BAE">
        <w:rPr>
          <w:rFonts w:ascii="Roboto" w:hAnsi="Roboto"/>
          <w:b/>
          <w:bCs/>
          <w:color w:val="002060"/>
          <w:lang w:val="uz-Cyrl-UZ"/>
        </w:rPr>
        <w:t>soft-collection</w:t>
      </w:r>
      <w:ins w:id="3214" w:author="Nozimjon Ortiqov" w:date="2026-02-23T18:21:00Z" w16du:dateUtc="2026-02-23T13:21:00Z">
        <w:r w:rsidR="00733795" w:rsidRPr="009C4BAE">
          <w:rPr>
            <w:rFonts w:ascii="Roboto" w:hAnsi="Roboto"/>
            <w:b/>
            <w:bCs/>
            <w:color w:val="002060"/>
            <w:lang w:val="uz-Cyrl-UZ"/>
          </w:rPr>
          <w:t>”</w:t>
        </w:r>
      </w:ins>
      <w:r w:rsidRPr="009C4BAE">
        <w:rPr>
          <w:rFonts w:ascii="Roboto" w:hAnsi="Roboto"/>
          <w:b/>
          <w:bCs/>
          <w:color w:val="002060"/>
          <w:lang w:val="uz-Cyrl-UZ"/>
        </w:rPr>
        <w:t xml:space="preserve"> ундириш усуллари</w:t>
      </w:r>
      <w:bookmarkEnd w:id="3212"/>
    </w:p>
    <w:p w14:paraId="7480C855" w14:textId="5A10E7D7" w:rsidR="00BD6967" w:rsidRPr="009C4BAE" w:rsidRDefault="00BD6967" w:rsidP="00684AF8">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Қарздорлар фикрига кўра, ундиришнинг энг самарали усуллари телефон қўнғироқлари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65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смс хабарномалар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61 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шахсий тушунтириш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ва банк иловаси</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C00000"/>
          <w:sz w:val="26"/>
          <w:szCs w:val="26"/>
          <w:lang w:val="uz-Cyrl-UZ"/>
        </w:rPr>
        <w:t>1</w:t>
      </w:r>
      <w:r w:rsidR="007A3D8B" w:rsidRPr="009C4BAE">
        <w:rPr>
          <w:rFonts w:ascii="Roboto" w:eastAsia="Arial" w:hAnsi="Roboto" w:cstheme="minorHAnsi"/>
          <w:bCs/>
          <w:i/>
          <w:color w:val="C00000"/>
          <w:sz w:val="26"/>
          <w:szCs w:val="26"/>
          <w:lang w:val="uz-Cyrl-UZ"/>
        </w:rPr>
        <w:t>1</w:t>
      </w:r>
      <w:r w:rsidRPr="009C4BAE">
        <w:rPr>
          <w:rFonts w:ascii="Roboto" w:eastAsia="Arial" w:hAnsi="Roboto" w:cstheme="minorHAnsi"/>
          <w:bCs/>
          <w:i/>
          <w:color w:val="C00000"/>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эканлиги маълум қилинган. Мессенжерлар эса кам самарали</w:t>
      </w:r>
      <w:r w:rsidR="007A3D8B" w:rsidRPr="009C4BAE">
        <w:rPr>
          <w:rFonts w:ascii="Roboto" w:eastAsia="Arial" w:hAnsi="Roboto" w:cstheme="minorHAnsi"/>
          <w:bCs/>
          <w:sz w:val="26"/>
          <w:szCs w:val="26"/>
          <w:lang w:val="uz-Cyrl-UZ"/>
        </w:rPr>
        <w:t xml:space="preserve"> воситаси</w:t>
      </w:r>
      <w:r w:rsidRPr="009C4BAE">
        <w:rPr>
          <w:rFonts w:ascii="Roboto" w:eastAsia="Arial" w:hAnsi="Roboto" w:cstheme="minorHAnsi"/>
          <w:bCs/>
          <w:sz w:val="26"/>
          <w:szCs w:val="26"/>
          <w:lang w:val="uz-Cyrl-UZ"/>
        </w:rPr>
        <w:t xml:space="preserve"> ҳисобланади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w:t>
      </w:r>
    </w:p>
    <w:p w14:paraId="22C062E0" w14:textId="14A24AFA" w:rsidR="00EA6E6C" w:rsidRPr="009C4BAE" w:rsidRDefault="009635B2" w:rsidP="0080779A">
      <w:pPr>
        <w:pStyle w:val="aff5"/>
        <w:jc w:val="center"/>
        <w:rPr>
          <w:rFonts w:ascii="Roboto" w:hAnsi="Roboto" w:cstheme="minorHAnsi"/>
          <w:b/>
          <w:bCs/>
          <w:i w:val="0"/>
          <w:iCs w:val="0"/>
          <w:color w:val="0070C0"/>
          <w:sz w:val="26"/>
          <w:szCs w:val="26"/>
          <w:lang w:val="uz-Cyrl-UZ"/>
        </w:rPr>
      </w:pPr>
      <w:bookmarkStart w:id="3215" w:name="_Toc222583170"/>
      <w:r w:rsidRPr="009C4BAE">
        <w:rPr>
          <w:rFonts w:ascii="Roboto" w:hAnsi="Roboto" w:cstheme="minorHAnsi"/>
          <w:b/>
          <w:bCs/>
          <w:i w:val="0"/>
          <w:iCs w:val="0"/>
          <w:color w:val="0070C0"/>
          <w:sz w:val="26"/>
          <w:szCs w:val="26"/>
          <w:lang w:val="uz-Cyrl-UZ"/>
        </w:rPr>
        <w:t>4-</w:t>
      </w:r>
      <w:r w:rsidR="0080779A" w:rsidRPr="009C4BAE">
        <w:rPr>
          <w:rFonts w:ascii="Roboto" w:hAnsi="Roboto" w:cstheme="minorHAnsi"/>
          <w:b/>
          <w:bCs/>
          <w:i w:val="0"/>
          <w:iCs w:val="0"/>
          <w:color w:val="0070C0"/>
          <w:sz w:val="26"/>
          <w:szCs w:val="26"/>
          <w:lang w:val="uz-Cyrl-UZ"/>
        </w:rPr>
        <w:t xml:space="preserve">жадвал. </w:t>
      </w:r>
      <w:r w:rsidR="00EA6E6C" w:rsidRPr="009C4BAE">
        <w:rPr>
          <w:rFonts w:ascii="Roboto" w:hAnsi="Roboto" w:cstheme="minorHAnsi"/>
          <w:b/>
          <w:bCs/>
          <w:i w:val="0"/>
          <w:iCs w:val="0"/>
          <w:color w:val="0070C0"/>
          <w:sz w:val="26"/>
          <w:szCs w:val="26"/>
          <w:lang w:val="uz-Cyrl-UZ"/>
        </w:rPr>
        <w:t>Тўлов ҳолати бўйича қарзни қайтариш усуллари</w:t>
      </w:r>
      <w:bookmarkEnd w:id="3215"/>
    </w:p>
    <w:tbl>
      <w:tblPr>
        <w:tblStyle w:val="-1"/>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216" w:author="Nozimjon Ortiqov" w:date="2026-02-23T18:21:00Z" w16du:dateUtc="2026-02-23T13:21:00Z">
          <w:tblPr>
            <w:tblStyle w:val="-1"/>
            <w:tblW w:w="9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484"/>
        <w:gridCol w:w="2484"/>
        <w:gridCol w:w="2484"/>
        <w:gridCol w:w="2484"/>
        <w:tblGridChange w:id="3217">
          <w:tblGrid>
            <w:gridCol w:w="2484"/>
            <w:gridCol w:w="3"/>
            <w:gridCol w:w="2481"/>
            <w:gridCol w:w="6"/>
            <w:gridCol w:w="2478"/>
            <w:gridCol w:w="9"/>
            <w:gridCol w:w="2475"/>
            <w:gridCol w:w="12"/>
          </w:tblGrid>
        </w:tblGridChange>
      </w:tblGrid>
      <w:tr w:rsidR="00084BE6" w:rsidRPr="009C4BAE" w14:paraId="0DA83F32" w14:textId="77777777" w:rsidTr="00345092">
        <w:trPr>
          <w:cnfStyle w:val="100000000000" w:firstRow="1" w:lastRow="0" w:firstColumn="0" w:lastColumn="0" w:oddVBand="0" w:evenVBand="0" w:oddHBand="0" w:evenHBand="0" w:firstRowFirstColumn="0" w:firstRowLastColumn="0" w:lastRowFirstColumn="0" w:lastRowLastColumn="0"/>
          <w:trHeight w:val="809"/>
          <w:jc w:val="center"/>
          <w:trPrChange w:id="3218"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19"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499DF926" w14:textId="5CE1CD36" w:rsidR="00EA6E6C" w:rsidRPr="00013B68" w:rsidRDefault="00EA6E6C" w:rsidP="00EA6E6C">
            <w:pPr>
              <w:jc w:val="center"/>
              <w:cnfStyle w:val="101000000000" w:firstRow="1" w:lastRow="0" w:firstColumn="1"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20"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highlight w:val="yellow"/>
                <w:lang w:val="uz-Cyrl-UZ"/>
                <w:rPrChange w:id="3221" w:author="Nozimjon Ortiqov" w:date="2026-02-25T11:44:00Z" w16du:dateUtc="2026-02-25T06:44:00Z">
                  <w:rPr>
                    <w:rFonts w:ascii="Robo" w:hAnsi="Robo" w:hint="eastAsia"/>
                    <w:sz w:val="26"/>
                    <w:szCs w:val="26"/>
                    <w:lang w:val="uz-Cyrl-UZ"/>
                  </w:rPr>
                </w:rPrChange>
              </w:rPr>
              <w:t>Усул</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22"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4C6C1579" w14:textId="5FE1AEC7" w:rsidR="00EA6E6C" w:rsidRPr="00013B68"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23"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highlight w:val="yellow"/>
                <w:lang w:val="uz-Cyrl-UZ"/>
                <w:rPrChange w:id="3224" w:author="Nozimjon Ortiqov" w:date="2026-02-25T11:44:00Z" w16du:dateUtc="2026-02-25T06:44:00Z">
                  <w:rPr>
                    <w:rFonts w:ascii="Robo" w:hAnsi="Robo" w:hint="eastAsia"/>
                    <w:sz w:val="26"/>
                    <w:szCs w:val="26"/>
                    <w:lang w:val="uz-Cyrl-UZ"/>
                  </w:rPr>
                </w:rPrChange>
              </w:rPr>
              <w:t>Барча</w:t>
            </w:r>
            <w:r w:rsidRPr="00013B68">
              <w:rPr>
                <w:rFonts w:ascii="Roboto" w:hAnsi="Roboto"/>
                <w:sz w:val="24"/>
                <w:szCs w:val="24"/>
                <w:highlight w:val="yellow"/>
                <w:lang w:val="uz-Cyrl-UZ"/>
                <w:rPrChange w:id="3225" w:author="Nozimjon Ortiqov" w:date="2026-02-25T11:44:00Z" w16du:dateUtc="2026-02-25T06:44:00Z">
                  <w:rPr>
                    <w:rFonts w:ascii="Robo" w:hAnsi="Robo"/>
                    <w:sz w:val="26"/>
                    <w:szCs w:val="26"/>
                    <w:lang w:val="uz-Cyrl-UZ"/>
                  </w:rPr>
                </w:rPrChange>
              </w:rPr>
              <w:t xml:space="preserve"> қ</w:t>
            </w:r>
            <w:r w:rsidRPr="00013B68">
              <w:rPr>
                <w:rFonts w:ascii="Roboto" w:hAnsi="Roboto"/>
                <w:sz w:val="24"/>
                <w:szCs w:val="24"/>
                <w:highlight w:val="yellow"/>
                <w:lang w:val="uz-Cyrl-UZ"/>
                <w:rPrChange w:id="3226" w:author="Nozimjon Ortiqov" w:date="2026-02-25T11:44:00Z" w16du:dateUtc="2026-02-25T06:44:00Z">
                  <w:rPr>
                    <w:rFonts w:ascii="Robo" w:hAnsi="Robo" w:hint="eastAsia"/>
                    <w:sz w:val="26"/>
                    <w:szCs w:val="26"/>
                    <w:lang w:val="uz-Cyrl-UZ"/>
                  </w:rPr>
                </w:rPrChange>
              </w:rPr>
              <w:t>арздорлар</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27"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6980A7A9" w14:textId="77777777" w:rsidR="00EA6E6C" w:rsidRPr="00013B68"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28" w:author="Nozimjon Ortiqov" w:date="2026-02-25T11:44:00Z" w16du:dateUtc="2026-02-25T06:44:00Z">
                  <w:rPr>
                    <w:rFonts w:ascii="Robo" w:hAnsi="Robo"/>
                    <w:color w:val="auto"/>
                    <w:sz w:val="26"/>
                    <w:szCs w:val="26"/>
                  </w:rPr>
                </w:rPrChange>
              </w:rPr>
            </w:pPr>
            <w:r w:rsidRPr="00013B68">
              <w:rPr>
                <w:rFonts w:ascii="Roboto" w:hAnsi="Roboto"/>
                <w:sz w:val="24"/>
                <w:szCs w:val="24"/>
                <w:highlight w:val="yellow"/>
                <w:lang w:val="uz-Cyrl-UZ"/>
                <w:rPrChange w:id="3229" w:author="Nozimjon Ortiqov" w:date="2026-02-25T11:44:00Z" w16du:dateUtc="2026-02-25T06:44:00Z">
                  <w:rPr>
                    <w:rFonts w:ascii="Robo" w:hAnsi="Robo"/>
                    <w:sz w:val="26"/>
                    <w:szCs w:val="26"/>
                  </w:rPr>
                </w:rPrChange>
              </w:rPr>
              <w:t>NPL</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30"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07ACDD08" w14:textId="253D3104" w:rsidR="00EA6E6C" w:rsidRPr="00013B68"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31"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highlight w:val="yellow"/>
                <w:lang w:val="uz-Cyrl-UZ"/>
                <w:rPrChange w:id="3232" w:author="Nozimjon Ortiqov" w:date="2026-02-25T11:44:00Z" w16du:dateUtc="2026-02-25T06:44:00Z">
                  <w:rPr>
                    <w:rFonts w:ascii="Robo" w:hAnsi="Robo" w:hint="eastAsia"/>
                    <w:sz w:val="26"/>
                    <w:szCs w:val="26"/>
                    <w:lang w:val="uz-Cyrl-UZ"/>
                  </w:rPr>
                </w:rPrChange>
              </w:rPr>
              <w:t>Ўз</w:t>
            </w:r>
            <w:r w:rsidRPr="00013B68">
              <w:rPr>
                <w:rFonts w:ascii="Roboto" w:hAnsi="Roboto"/>
                <w:sz w:val="24"/>
                <w:szCs w:val="24"/>
                <w:highlight w:val="yellow"/>
                <w:lang w:val="uz-Cyrl-UZ"/>
                <w:rPrChange w:id="3233" w:author="Nozimjon Ortiqov" w:date="2026-02-25T11:44:00Z" w16du:dateUtc="2026-02-25T06:44:00Z">
                  <w:rPr>
                    <w:rFonts w:ascii="Robo" w:hAnsi="Robo"/>
                    <w:sz w:val="26"/>
                    <w:szCs w:val="26"/>
                    <w:lang w:val="uz-Cyrl-UZ"/>
                  </w:rPr>
                </w:rPrChange>
              </w:rPr>
              <w:t xml:space="preserve"> </w:t>
            </w:r>
            <w:r w:rsidRPr="00013B68">
              <w:rPr>
                <w:rFonts w:ascii="Roboto" w:hAnsi="Roboto"/>
                <w:sz w:val="24"/>
                <w:szCs w:val="24"/>
                <w:highlight w:val="yellow"/>
                <w:lang w:val="uz-Cyrl-UZ"/>
                <w:rPrChange w:id="3234" w:author="Nozimjon Ortiqov" w:date="2026-02-25T11:44:00Z" w16du:dateUtc="2026-02-25T06:44:00Z">
                  <w:rPr>
                    <w:rFonts w:ascii="Robo" w:hAnsi="Robo" w:hint="eastAsia"/>
                    <w:sz w:val="26"/>
                    <w:szCs w:val="26"/>
                    <w:lang w:val="uz-Cyrl-UZ"/>
                  </w:rPr>
                </w:rPrChange>
              </w:rPr>
              <w:t>ва</w:t>
            </w:r>
            <w:r w:rsidRPr="00013B68">
              <w:rPr>
                <w:rFonts w:ascii="Roboto" w:hAnsi="Roboto"/>
                <w:sz w:val="24"/>
                <w:szCs w:val="24"/>
                <w:highlight w:val="yellow"/>
                <w:lang w:val="uz-Cyrl-UZ"/>
                <w:rPrChange w:id="3235" w:author="Nozimjon Ortiqov" w:date="2026-02-25T11:44:00Z" w16du:dateUtc="2026-02-25T06:44:00Z">
                  <w:rPr>
                    <w:rFonts w:ascii="Robo" w:hAnsi="Robo"/>
                    <w:sz w:val="26"/>
                    <w:szCs w:val="26"/>
                    <w:lang w:val="uz-Cyrl-UZ"/>
                  </w:rPr>
                </w:rPrChange>
              </w:rPr>
              <w:t>қ</w:t>
            </w:r>
            <w:r w:rsidRPr="00013B68">
              <w:rPr>
                <w:rFonts w:ascii="Roboto" w:hAnsi="Roboto"/>
                <w:sz w:val="24"/>
                <w:szCs w:val="24"/>
                <w:highlight w:val="yellow"/>
                <w:lang w:val="uz-Cyrl-UZ"/>
                <w:rPrChange w:id="3236" w:author="Nozimjon Ortiqov" w:date="2026-02-25T11:44:00Z" w16du:dateUtc="2026-02-25T06:44:00Z">
                  <w:rPr>
                    <w:rFonts w:ascii="Robo" w:hAnsi="Robo" w:hint="eastAsia"/>
                    <w:sz w:val="26"/>
                    <w:szCs w:val="26"/>
                    <w:lang w:val="uz-Cyrl-UZ"/>
                  </w:rPr>
                </w:rPrChange>
              </w:rPr>
              <w:t>тида</w:t>
            </w:r>
            <w:r w:rsidRPr="00013B68">
              <w:rPr>
                <w:rFonts w:ascii="Roboto" w:hAnsi="Roboto"/>
                <w:sz w:val="24"/>
                <w:szCs w:val="24"/>
                <w:highlight w:val="yellow"/>
                <w:lang w:val="uz-Cyrl-UZ"/>
                <w:rPrChange w:id="3237" w:author="Nozimjon Ortiqov" w:date="2026-02-25T11:44:00Z" w16du:dateUtc="2026-02-25T06:44:00Z">
                  <w:rPr>
                    <w:rFonts w:ascii="Robo" w:hAnsi="Robo"/>
                    <w:sz w:val="26"/>
                    <w:szCs w:val="26"/>
                    <w:lang w:val="uz-Cyrl-UZ"/>
                  </w:rPr>
                </w:rPrChange>
              </w:rPr>
              <w:t xml:space="preserve"> </w:t>
            </w:r>
            <w:r w:rsidRPr="00013B68">
              <w:rPr>
                <w:rFonts w:ascii="Roboto" w:hAnsi="Roboto"/>
                <w:sz w:val="24"/>
                <w:szCs w:val="24"/>
                <w:highlight w:val="yellow"/>
                <w:lang w:val="uz-Cyrl-UZ"/>
                <w:rPrChange w:id="3238" w:author="Nozimjon Ortiqov" w:date="2026-02-25T11:44:00Z" w16du:dateUtc="2026-02-25T06:44:00Z">
                  <w:rPr>
                    <w:rFonts w:ascii="Robo" w:hAnsi="Robo" w:hint="eastAsia"/>
                    <w:sz w:val="26"/>
                    <w:szCs w:val="26"/>
                    <w:lang w:val="uz-Cyrl-UZ"/>
                  </w:rPr>
                </w:rPrChange>
              </w:rPr>
              <w:t>тўловлар</w:t>
            </w:r>
          </w:p>
        </w:tc>
      </w:tr>
      <w:tr w:rsidR="00084BE6" w:rsidRPr="009C4BAE" w14:paraId="47C0EFFD" w14:textId="77777777" w:rsidTr="00345092">
        <w:trPr>
          <w:cnfStyle w:val="000000100000" w:firstRow="0" w:lastRow="0" w:firstColumn="0" w:lastColumn="0" w:oddVBand="0" w:evenVBand="0" w:oddHBand="1" w:evenHBand="0" w:firstRowFirstColumn="0" w:firstRowLastColumn="0" w:lastRowFirstColumn="0" w:lastRowLastColumn="0"/>
          <w:trHeight w:val="809"/>
          <w:jc w:val="center"/>
          <w:trPrChange w:id="3239"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240"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0A8D18FD" w14:textId="11FD42A8" w:rsidR="00EA6E6C" w:rsidRPr="00013B68"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241"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42" w:author="Nozimjon Ortiqov" w:date="2026-02-25T11:44:00Z" w16du:dateUtc="2026-02-25T06:44:00Z">
                  <w:rPr>
                    <w:rFonts w:ascii="Robo" w:hAnsi="Robo" w:hint="eastAsia"/>
                    <w:sz w:val="26"/>
                    <w:szCs w:val="26"/>
                  </w:rPr>
                </w:rPrChange>
              </w:rPr>
              <w:t>Телефон</w:t>
            </w:r>
            <w:r w:rsidRPr="00013B68">
              <w:rPr>
                <w:rFonts w:ascii="Roboto" w:hAnsi="Roboto"/>
                <w:sz w:val="24"/>
                <w:szCs w:val="24"/>
                <w:lang w:val="uz-Cyrl-UZ"/>
                <w:rPrChange w:id="3243" w:author="Nozimjon Ortiqov" w:date="2026-02-25T11:44:00Z" w16du:dateUtc="2026-02-25T06:44:00Z">
                  <w:rPr>
                    <w:rFonts w:ascii="Robo" w:hAnsi="Robo"/>
                    <w:sz w:val="26"/>
                    <w:szCs w:val="26"/>
                  </w:rPr>
                </w:rPrChange>
              </w:rPr>
              <w:t xml:space="preserve"> қ</w:t>
            </w:r>
            <w:r w:rsidRPr="00013B68">
              <w:rPr>
                <w:rFonts w:ascii="Roboto" w:hAnsi="Roboto"/>
                <w:sz w:val="24"/>
                <w:szCs w:val="24"/>
                <w:lang w:val="uz-Cyrl-UZ"/>
                <w:rPrChange w:id="3244" w:author="Nozimjon Ortiqov" w:date="2026-02-25T11:44:00Z" w16du:dateUtc="2026-02-25T06:44:00Z">
                  <w:rPr>
                    <w:rFonts w:ascii="Robo" w:hAnsi="Robo" w:hint="eastAsia"/>
                    <w:sz w:val="26"/>
                    <w:szCs w:val="26"/>
                  </w:rPr>
                </w:rPrChange>
              </w:rPr>
              <w:t>ўн</w:t>
            </w:r>
            <w:r w:rsidRPr="00013B68">
              <w:rPr>
                <w:rFonts w:ascii="Roboto" w:hAnsi="Roboto"/>
                <w:sz w:val="24"/>
                <w:szCs w:val="24"/>
                <w:lang w:val="uz-Cyrl-UZ"/>
                <w:rPrChange w:id="3245" w:author="Nozimjon Ortiqov" w:date="2026-02-25T11:44:00Z" w16du:dateUtc="2026-02-25T06:44:00Z">
                  <w:rPr>
                    <w:rFonts w:ascii="Robo" w:hAnsi="Robo"/>
                    <w:sz w:val="26"/>
                    <w:szCs w:val="26"/>
                  </w:rPr>
                </w:rPrChange>
              </w:rPr>
              <w:t>ғ</w:t>
            </w:r>
            <w:r w:rsidRPr="00013B68">
              <w:rPr>
                <w:rFonts w:ascii="Roboto" w:hAnsi="Roboto"/>
                <w:sz w:val="24"/>
                <w:szCs w:val="24"/>
                <w:lang w:val="uz-Cyrl-UZ"/>
                <w:rPrChange w:id="3246" w:author="Nozimjon Ortiqov" w:date="2026-02-25T11:44:00Z" w16du:dateUtc="2026-02-25T06:44:00Z">
                  <w:rPr>
                    <w:rFonts w:ascii="Robo" w:hAnsi="Robo" w:hint="eastAsia"/>
                    <w:sz w:val="26"/>
                    <w:szCs w:val="26"/>
                  </w:rPr>
                </w:rPrChange>
              </w:rPr>
              <w:t>иро</w:t>
            </w:r>
            <w:r w:rsidRPr="00013B68">
              <w:rPr>
                <w:rFonts w:ascii="Roboto" w:hAnsi="Roboto"/>
                <w:sz w:val="24"/>
                <w:szCs w:val="24"/>
                <w:lang w:val="uz-Cyrl-UZ"/>
                <w:rPrChange w:id="3247" w:author="Nozimjon Ortiqov" w:date="2026-02-25T11:44:00Z" w16du:dateUtc="2026-02-25T06:44:00Z">
                  <w:rPr>
                    <w:rFonts w:ascii="Robo" w:hAnsi="Robo"/>
                    <w:sz w:val="26"/>
                    <w:szCs w:val="26"/>
                  </w:rPr>
                </w:rPrChange>
              </w:rPr>
              <w:t>қ</w:t>
            </w:r>
            <w:r w:rsidRPr="00013B68">
              <w:rPr>
                <w:rFonts w:ascii="Roboto" w:hAnsi="Roboto"/>
                <w:sz w:val="24"/>
                <w:szCs w:val="24"/>
                <w:lang w:val="uz-Cyrl-UZ"/>
                <w:rPrChange w:id="3248" w:author="Nozimjon Ortiqov" w:date="2026-02-25T11:44:00Z" w16du:dateUtc="2026-02-25T06:44:00Z">
                  <w:rPr>
                    <w:rFonts w:ascii="Robo" w:hAnsi="Robo" w:hint="eastAsia"/>
                    <w:sz w:val="26"/>
                    <w:szCs w:val="26"/>
                  </w:rPr>
                </w:rPrChange>
              </w:rPr>
              <w:t>лари</w:t>
            </w:r>
          </w:p>
        </w:tc>
        <w:tc>
          <w:tcPr>
            <w:tcW w:w="2484" w:type="dxa"/>
            <w:tcBorders>
              <w:left w:val="none" w:sz="0" w:space="0" w:color="auto"/>
              <w:right w:val="none" w:sz="0" w:space="0" w:color="auto"/>
            </w:tcBorders>
            <w:shd w:val="clear" w:color="auto" w:fill="auto"/>
            <w:vAlign w:val="center"/>
            <w:tcPrChange w:id="3249"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20461BF"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50"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51" w:author="Nozimjon Ortiqov" w:date="2026-02-25T11:44:00Z" w16du:dateUtc="2026-02-25T06:44:00Z">
                  <w:rPr>
                    <w:rFonts w:ascii="Robo" w:hAnsi="Robo"/>
                    <w:sz w:val="26"/>
                    <w:szCs w:val="26"/>
                  </w:rPr>
                </w:rPrChange>
              </w:rPr>
              <w:t>74,3%</w:t>
            </w:r>
          </w:p>
        </w:tc>
        <w:tc>
          <w:tcPr>
            <w:tcW w:w="2484" w:type="dxa"/>
            <w:tcBorders>
              <w:left w:val="none" w:sz="0" w:space="0" w:color="auto"/>
              <w:right w:val="none" w:sz="0" w:space="0" w:color="auto"/>
            </w:tcBorders>
            <w:shd w:val="clear" w:color="auto" w:fill="auto"/>
            <w:vAlign w:val="center"/>
            <w:tcPrChange w:id="3252"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D26D34C"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53"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54" w:author="Nozimjon Ortiqov" w:date="2026-02-25T11:44:00Z" w16du:dateUtc="2026-02-25T06:44:00Z">
                  <w:rPr>
                    <w:rFonts w:ascii="Robo" w:hAnsi="Robo"/>
                    <w:sz w:val="26"/>
                    <w:szCs w:val="26"/>
                  </w:rPr>
                </w:rPrChange>
              </w:rPr>
              <w:t>81,3%</w:t>
            </w:r>
          </w:p>
        </w:tc>
        <w:tc>
          <w:tcPr>
            <w:tcW w:w="2484" w:type="dxa"/>
            <w:tcBorders>
              <w:left w:val="none" w:sz="0" w:space="0" w:color="auto"/>
              <w:right w:val="none" w:sz="0" w:space="0" w:color="auto"/>
            </w:tcBorders>
            <w:shd w:val="clear" w:color="auto" w:fill="auto"/>
            <w:vAlign w:val="center"/>
            <w:tcPrChange w:id="3255"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584EE91"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56"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57" w:author="Nozimjon Ortiqov" w:date="2026-02-25T11:44:00Z" w16du:dateUtc="2026-02-25T06:44:00Z">
                  <w:rPr>
                    <w:rFonts w:ascii="Robo" w:hAnsi="Robo"/>
                    <w:sz w:val="26"/>
                    <w:szCs w:val="26"/>
                  </w:rPr>
                </w:rPrChange>
              </w:rPr>
              <w:t>43,7%</w:t>
            </w:r>
          </w:p>
        </w:tc>
      </w:tr>
      <w:tr w:rsidR="00084BE6" w:rsidRPr="009C4BAE" w14:paraId="1B1B1C55" w14:textId="77777777" w:rsidTr="00345092">
        <w:trPr>
          <w:trHeight w:val="404"/>
          <w:jc w:val="center"/>
          <w:trPrChange w:id="3258"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259" w:author="Nozimjon Ortiqov" w:date="2026-02-23T18:21:00Z" w16du:dateUtc="2026-02-23T13:21:00Z">
              <w:tcPr>
                <w:tcW w:w="2487" w:type="dxa"/>
                <w:gridSpan w:val="2"/>
                <w:vAlign w:val="center"/>
              </w:tcPr>
            </w:tcPrChange>
          </w:tcPr>
          <w:p w14:paraId="4FC3A968" w14:textId="23B7D9D5" w:rsidR="00EA6E6C" w:rsidRPr="00013B68" w:rsidRDefault="00EA6E6C" w:rsidP="00EA6E6C">
            <w:pPr>
              <w:jc w:val="center"/>
              <w:rPr>
                <w:rFonts w:ascii="Roboto" w:hAnsi="Roboto"/>
                <w:color w:val="auto"/>
                <w:sz w:val="24"/>
                <w:szCs w:val="24"/>
                <w:lang w:val="uz-Cyrl-UZ"/>
                <w:rPrChange w:id="3260"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61" w:author="Nozimjon Ortiqov" w:date="2026-02-25T11:44:00Z" w16du:dateUtc="2026-02-25T06:44:00Z">
                  <w:rPr>
                    <w:rFonts w:ascii="Robo" w:hAnsi="Robo"/>
                    <w:sz w:val="26"/>
                    <w:szCs w:val="26"/>
                  </w:rPr>
                </w:rPrChange>
              </w:rPr>
              <w:t>SMS-</w:t>
            </w:r>
            <w:r w:rsidRPr="00013B68">
              <w:rPr>
                <w:rFonts w:ascii="Roboto" w:hAnsi="Roboto"/>
                <w:sz w:val="24"/>
                <w:szCs w:val="24"/>
                <w:lang w:val="uz-Cyrl-UZ"/>
                <w:rPrChange w:id="3262" w:author="Nozimjon Ortiqov" w:date="2026-02-25T11:44:00Z" w16du:dateUtc="2026-02-25T06:44:00Z">
                  <w:rPr>
                    <w:rFonts w:ascii="Robo" w:hAnsi="Robo" w:hint="eastAsia"/>
                    <w:sz w:val="26"/>
                    <w:szCs w:val="26"/>
                  </w:rPr>
                </w:rPrChange>
              </w:rPr>
              <w:t>эслатмалар</w:t>
            </w:r>
          </w:p>
        </w:tc>
        <w:tc>
          <w:tcPr>
            <w:tcW w:w="2484" w:type="dxa"/>
            <w:vAlign w:val="center"/>
            <w:tcPrChange w:id="3263" w:author="Nozimjon Ortiqov" w:date="2026-02-23T18:21:00Z" w16du:dateUtc="2026-02-23T13:21:00Z">
              <w:tcPr>
                <w:tcW w:w="2487" w:type="dxa"/>
                <w:gridSpan w:val="2"/>
                <w:vAlign w:val="center"/>
              </w:tcPr>
            </w:tcPrChange>
          </w:tcPr>
          <w:p w14:paraId="2046D539"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264"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65" w:author="Nozimjon Ortiqov" w:date="2026-02-25T11:44:00Z" w16du:dateUtc="2026-02-25T06:44:00Z">
                  <w:rPr>
                    <w:rFonts w:ascii="Robo" w:hAnsi="Robo"/>
                    <w:sz w:val="26"/>
                    <w:szCs w:val="26"/>
                  </w:rPr>
                </w:rPrChange>
              </w:rPr>
              <w:t>60,5%</w:t>
            </w:r>
          </w:p>
        </w:tc>
        <w:tc>
          <w:tcPr>
            <w:tcW w:w="2484" w:type="dxa"/>
            <w:vAlign w:val="center"/>
            <w:tcPrChange w:id="3266" w:author="Nozimjon Ortiqov" w:date="2026-02-23T18:21:00Z" w16du:dateUtc="2026-02-23T13:21:00Z">
              <w:tcPr>
                <w:tcW w:w="2487" w:type="dxa"/>
                <w:gridSpan w:val="2"/>
                <w:vAlign w:val="center"/>
              </w:tcPr>
            </w:tcPrChange>
          </w:tcPr>
          <w:p w14:paraId="586EA866"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267"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68" w:author="Nozimjon Ortiqov" w:date="2026-02-25T11:44:00Z" w16du:dateUtc="2026-02-25T06:44:00Z">
                  <w:rPr>
                    <w:rFonts w:ascii="Robo" w:hAnsi="Robo"/>
                    <w:sz w:val="26"/>
                    <w:szCs w:val="26"/>
                  </w:rPr>
                </w:rPrChange>
              </w:rPr>
              <w:t>63,7%</w:t>
            </w:r>
          </w:p>
        </w:tc>
        <w:tc>
          <w:tcPr>
            <w:tcW w:w="2484" w:type="dxa"/>
            <w:vAlign w:val="center"/>
            <w:tcPrChange w:id="3269" w:author="Nozimjon Ortiqov" w:date="2026-02-23T18:21:00Z" w16du:dateUtc="2026-02-23T13:21:00Z">
              <w:tcPr>
                <w:tcW w:w="2487" w:type="dxa"/>
                <w:gridSpan w:val="2"/>
                <w:vAlign w:val="center"/>
              </w:tcPr>
            </w:tcPrChange>
          </w:tcPr>
          <w:p w14:paraId="283F2FD7"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270"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71" w:author="Nozimjon Ortiqov" w:date="2026-02-25T11:44:00Z" w16du:dateUtc="2026-02-25T06:44:00Z">
                  <w:rPr>
                    <w:rFonts w:ascii="Robo" w:hAnsi="Robo"/>
                    <w:sz w:val="26"/>
                    <w:szCs w:val="26"/>
                  </w:rPr>
                </w:rPrChange>
              </w:rPr>
              <w:t>49,5%</w:t>
            </w:r>
          </w:p>
        </w:tc>
      </w:tr>
      <w:tr w:rsidR="00084BE6" w:rsidRPr="009C4BAE" w14:paraId="49B7A696" w14:textId="77777777" w:rsidTr="00345092">
        <w:trPr>
          <w:cnfStyle w:val="000000100000" w:firstRow="0" w:lastRow="0" w:firstColumn="0" w:lastColumn="0" w:oddVBand="0" w:evenVBand="0" w:oddHBand="1" w:evenHBand="0" w:firstRowFirstColumn="0" w:firstRowLastColumn="0" w:lastRowFirstColumn="0" w:lastRowLastColumn="0"/>
          <w:trHeight w:val="809"/>
          <w:jc w:val="center"/>
          <w:trPrChange w:id="3272"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273"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7A1A9875" w14:textId="6AC36138" w:rsidR="00EA6E6C" w:rsidRPr="00013B68"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274"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75" w:author="Nozimjon Ortiqov" w:date="2026-02-25T11:44:00Z" w16du:dateUtc="2026-02-25T06:44:00Z">
                  <w:rPr>
                    <w:rFonts w:ascii="Robo" w:hAnsi="Robo" w:hint="eastAsia"/>
                    <w:sz w:val="26"/>
                    <w:szCs w:val="26"/>
                  </w:rPr>
                </w:rPrChange>
              </w:rPr>
              <w:t>Банк</w:t>
            </w:r>
            <w:r w:rsidRPr="00013B68">
              <w:rPr>
                <w:rFonts w:ascii="Roboto" w:hAnsi="Roboto"/>
                <w:sz w:val="24"/>
                <w:szCs w:val="24"/>
                <w:lang w:val="uz-Cyrl-UZ"/>
                <w:rPrChange w:id="3276" w:author="Nozimjon Ortiqov" w:date="2026-02-25T11:44:00Z" w16du:dateUtc="2026-02-25T06:44:00Z">
                  <w:rPr>
                    <w:rFonts w:ascii="Robo" w:hAnsi="Robo"/>
                    <w:sz w:val="26"/>
                    <w:szCs w:val="26"/>
                  </w:rPr>
                </w:rPrChange>
              </w:rPr>
              <w:t xml:space="preserve"> </w:t>
            </w:r>
            <w:r w:rsidRPr="00013B68">
              <w:rPr>
                <w:rFonts w:ascii="Roboto" w:hAnsi="Roboto"/>
                <w:sz w:val="24"/>
                <w:szCs w:val="24"/>
                <w:lang w:val="uz-Cyrl-UZ"/>
                <w:rPrChange w:id="3277" w:author="Nozimjon Ortiqov" w:date="2026-02-25T11:44:00Z" w16du:dateUtc="2026-02-25T06:44:00Z">
                  <w:rPr>
                    <w:rFonts w:ascii="Robo" w:hAnsi="Robo" w:hint="eastAsia"/>
                    <w:sz w:val="26"/>
                    <w:szCs w:val="26"/>
                  </w:rPr>
                </w:rPrChange>
              </w:rPr>
              <w:t>ходимининг</w:t>
            </w:r>
            <w:r w:rsidRPr="00013B68">
              <w:rPr>
                <w:rFonts w:ascii="Roboto" w:hAnsi="Roboto"/>
                <w:sz w:val="24"/>
                <w:szCs w:val="24"/>
                <w:lang w:val="uz-Cyrl-UZ"/>
                <w:rPrChange w:id="3278" w:author="Nozimjon Ortiqov" w:date="2026-02-25T11:44:00Z" w16du:dateUtc="2026-02-25T06:44:00Z">
                  <w:rPr>
                    <w:rFonts w:ascii="Robo" w:hAnsi="Robo"/>
                    <w:sz w:val="26"/>
                    <w:szCs w:val="26"/>
                  </w:rPr>
                </w:rPrChange>
              </w:rPr>
              <w:t xml:space="preserve"> </w:t>
            </w:r>
            <w:r w:rsidRPr="00013B68">
              <w:rPr>
                <w:rFonts w:ascii="Roboto" w:hAnsi="Roboto"/>
                <w:sz w:val="24"/>
                <w:szCs w:val="24"/>
                <w:lang w:val="uz-Cyrl-UZ"/>
                <w:rPrChange w:id="3279" w:author="Nozimjon Ortiqov" w:date="2026-02-25T11:44:00Z" w16du:dateUtc="2026-02-25T06:44:00Z">
                  <w:rPr>
                    <w:rFonts w:ascii="Robo" w:hAnsi="Robo" w:hint="eastAsia"/>
                    <w:sz w:val="26"/>
                    <w:szCs w:val="26"/>
                  </w:rPr>
                </w:rPrChange>
              </w:rPr>
              <w:t>ташрифи</w:t>
            </w:r>
          </w:p>
        </w:tc>
        <w:tc>
          <w:tcPr>
            <w:tcW w:w="2484" w:type="dxa"/>
            <w:tcBorders>
              <w:left w:val="none" w:sz="0" w:space="0" w:color="auto"/>
              <w:right w:val="none" w:sz="0" w:space="0" w:color="auto"/>
            </w:tcBorders>
            <w:shd w:val="clear" w:color="auto" w:fill="auto"/>
            <w:vAlign w:val="center"/>
            <w:tcPrChange w:id="3280"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957A774"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81"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82" w:author="Nozimjon Ortiqov" w:date="2026-02-25T11:44:00Z" w16du:dateUtc="2026-02-25T06:44:00Z">
                  <w:rPr>
                    <w:rFonts w:ascii="Robo" w:hAnsi="Robo"/>
                    <w:sz w:val="26"/>
                    <w:szCs w:val="26"/>
                  </w:rPr>
                </w:rPrChange>
              </w:rPr>
              <w:t>33,8%</w:t>
            </w:r>
          </w:p>
        </w:tc>
        <w:tc>
          <w:tcPr>
            <w:tcW w:w="2484" w:type="dxa"/>
            <w:tcBorders>
              <w:left w:val="none" w:sz="0" w:space="0" w:color="auto"/>
              <w:right w:val="none" w:sz="0" w:space="0" w:color="auto"/>
            </w:tcBorders>
            <w:shd w:val="clear" w:color="auto" w:fill="auto"/>
            <w:vAlign w:val="center"/>
            <w:tcPrChange w:id="3283"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2BFFD28"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84"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85" w:author="Nozimjon Ortiqov" w:date="2026-02-25T11:44:00Z" w16du:dateUtc="2026-02-25T06:44:00Z">
                  <w:rPr>
                    <w:rFonts w:ascii="Robo" w:hAnsi="Robo"/>
                    <w:sz w:val="26"/>
                    <w:szCs w:val="26"/>
                  </w:rPr>
                </w:rPrChange>
              </w:rPr>
              <w:t>47,2%</w:t>
            </w:r>
          </w:p>
        </w:tc>
        <w:tc>
          <w:tcPr>
            <w:tcW w:w="2484" w:type="dxa"/>
            <w:tcBorders>
              <w:left w:val="none" w:sz="0" w:space="0" w:color="auto"/>
              <w:right w:val="none" w:sz="0" w:space="0" w:color="auto"/>
            </w:tcBorders>
            <w:shd w:val="clear" w:color="auto" w:fill="auto"/>
            <w:vAlign w:val="center"/>
            <w:tcPrChange w:id="3286"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7A5FD692"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87"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88" w:author="Nozimjon Ortiqov" w:date="2026-02-25T11:44:00Z" w16du:dateUtc="2026-02-25T06:44:00Z">
                  <w:rPr>
                    <w:rFonts w:ascii="Robo" w:hAnsi="Robo"/>
                    <w:sz w:val="26"/>
                    <w:szCs w:val="26"/>
                  </w:rPr>
                </w:rPrChange>
              </w:rPr>
              <w:t>7,0%</w:t>
            </w:r>
          </w:p>
        </w:tc>
      </w:tr>
      <w:tr w:rsidR="00084BE6" w:rsidRPr="009C4BAE" w14:paraId="2D365D9B" w14:textId="77777777" w:rsidTr="00345092">
        <w:trPr>
          <w:trHeight w:val="796"/>
          <w:jc w:val="center"/>
          <w:trPrChange w:id="3289" w:author="Nozimjon Ortiqov" w:date="2026-02-23T18:21:00Z" w16du:dateUtc="2026-02-23T13:21:00Z">
            <w:trPr>
              <w:trHeight w:val="720"/>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290" w:author="Nozimjon Ortiqov" w:date="2026-02-23T18:21:00Z" w16du:dateUtc="2026-02-23T13:21:00Z">
              <w:tcPr>
                <w:tcW w:w="2487" w:type="dxa"/>
                <w:gridSpan w:val="2"/>
                <w:vAlign w:val="center"/>
              </w:tcPr>
            </w:tcPrChange>
          </w:tcPr>
          <w:p w14:paraId="257E9299" w14:textId="56D33DF4" w:rsidR="00EA6E6C" w:rsidRPr="00013B68" w:rsidRDefault="00EA6E6C" w:rsidP="00EA6E6C">
            <w:pPr>
              <w:jc w:val="center"/>
              <w:rPr>
                <w:rFonts w:ascii="Roboto" w:hAnsi="Roboto"/>
                <w:color w:val="auto"/>
                <w:sz w:val="24"/>
                <w:szCs w:val="24"/>
                <w:lang w:val="uz-Cyrl-UZ"/>
                <w:rPrChange w:id="3291"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92" w:author="Nozimjon Ortiqov" w:date="2026-02-25T11:44:00Z" w16du:dateUtc="2026-02-25T06:44:00Z">
                  <w:rPr>
                    <w:rFonts w:ascii="Robo" w:hAnsi="Robo" w:hint="eastAsia"/>
                    <w:sz w:val="26"/>
                    <w:szCs w:val="26"/>
                  </w:rPr>
                </w:rPrChange>
              </w:rPr>
              <w:t>Расмий</w:t>
            </w:r>
            <w:r w:rsidRPr="00013B68">
              <w:rPr>
                <w:rFonts w:ascii="Roboto" w:hAnsi="Roboto"/>
                <w:sz w:val="24"/>
                <w:szCs w:val="24"/>
                <w:lang w:val="uz-Cyrl-UZ"/>
                <w:rPrChange w:id="3293" w:author="Nozimjon Ortiqov" w:date="2026-02-25T11:44:00Z" w16du:dateUtc="2026-02-25T06:44:00Z">
                  <w:rPr>
                    <w:rFonts w:ascii="Robo" w:hAnsi="Robo"/>
                    <w:sz w:val="26"/>
                    <w:szCs w:val="26"/>
                  </w:rPr>
                </w:rPrChange>
              </w:rPr>
              <w:t xml:space="preserve"> </w:t>
            </w:r>
            <w:r w:rsidRPr="00013B68">
              <w:rPr>
                <w:rFonts w:ascii="Roboto" w:hAnsi="Roboto"/>
                <w:sz w:val="24"/>
                <w:szCs w:val="24"/>
                <w:lang w:val="uz-Cyrl-UZ"/>
                <w:rPrChange w:id="3294" w:author="Nozimjon Ortiqov" w:date="2026-02-25T11:44:00Z" w16du:dateUtc="2026-02-25T06:44:00Z">
                  <w:rPr>
                    <w:rFonts w:ascii="Robo" w:hAnsi="Robo" w:hint="eastAsia"/>
                    <w:sz w:val="26"/>
                    <w:szCs w:val="26"/>
                  </w:rPr>
                </w:rPrChange>
              </w:rPr>
              <w:t>ого</w:t>
            </w:r>
            <w:r w:rsidRPr="00013B68">
              <w:rPr>
                <w:rFonts w:ascii="Roboto" w:hAnsi="Roboto"/>
                <w:sz w:val="24"/>
                <w:szCs w:val="24"/>
                <w:lang w:val="uz-Cyrl-UZ"/>
                <w:rPrChange w:id="3295" w:author="Nozimjon Ortiqov" w:date="2026-02-25T11:44:00Z" w16du:dateUtc="2026-02-25T06:44:00Z">
                  <w:rPr>
                    <w:rFonts w:ascii="Robo" w:hAnsi="Robo"/>
                    <w:sz w:val="26"/>
                    <w:szCs w:val="26"/>
                  </w:rPr>
                </w:rPrChange>
              </w:rPr>
              <w:t>ҳ</w:t>
            </w:r>
            <w:r w:rsidRPr="00013B68">
              <w:rPr>
                <w:rFonts w:ascii="Roboto" w:hAnsi="Roboto"/>
                <w:sz w:val="24"/>
                <w:szCs w:val="24"/>
                <w:lang w:val="uz-Cyrl-UZ"/>
                <w:rPrChange w:id="3296" w:author="Nozimjon Ortiqov" w:date="2026-02-25T11:44:00Z" w16du:dateUtc="2026-02-25T06:44:00Z">
                  <w:rPr>
                    <w:rFonts w:ascii="Robo" w:hAnsi="Robo" w:hint="eastAsia"/>
                    <w:sz w:val="26"/>
                    <w:szCs w:val="26"/>
                  </w:rPr>
                </w:rPrChange>
              </w:rPr>
              <w:t>лантириш</w:t>
            </w:r>
          </w:p>
        </w:tc>
        <w:tc>
          <w:tcPr>
            <w:tcW w:w="2484" w:type="dxa"/>
            <w:vAlign w:val="center"/>
            <w:tcPrChange w:id="3297" w:author="Nozimjon Ortiqov" w:date="2026-02-23T18:21:00Z" w16du:dateUtc="2026-02-23T13:21:00Z">
              <w:tcPr>
                <w:tcW w:w="2487" w:type="dxa"/>
                <w:gridSpan w:val="2"/>
                <w:vAlign w:val="center"/>
              </w:tcPr>
            </w:tcPrChange>
          </w:tcPr>
          <w:p w14:paraId="03CAC3B7"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298"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299" w:author="Nozimjon Ortiqov" w:date="2026-02-25T11:44:00Z" w16du:dateUtc="2026-02-25T06:44:00Z">
                  <w:rPr>
                    <w:rFonts w:ascii="Robo" w:hAnsi="Robo"/>
                    <w:sz w:val="26"/>
                    <w:szCs w:val="26"/>
                  </w:rPr>
                </w:rPrChange>
              </w:rPr>
              <w:t>9,9%</w:t>
            </w:r>
          </w:p>
        </w:tc>
        <w:tc>
          <w:tcPr>
            <w:tcW w:w="2484" w:type="dxa"/>
            <w:vAlign w:val="center"/>
            <w:tcPrChange w:id="3300" w:author="Nozimjon Ortiqov" w:date="2026-02-23T18:21:00Z" w16du:dateUtc="2026-02-23T13:21:00Z">
              <w:tcPr>
                <w:tcW w:w="2487" w:type="dxa"/>
                <w:gridSpan w:val="2"/>
                <w:vAlign w:val="center"/>
              </w:tcPr>
            </w:tcPrChange>
          </w:tcPr>
          <w:p w14:paraId="14C2E593"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01"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02" w:author="Nozimjon Ortiqov" w:date="2026-02-25T11:44:00Z" w16du:dateUtc="2026-02-25T06:44:00Z">
                  <w:rPr>
                    <w:rFonts w:ascii="Robo" w:hAnsi="Robo"/>
                    <w:sz w:val="26"/>
                    <w:szCs w:val="26"/>
                  </w:rPr>
                </w:rPrChange>
              </w:rPr>
              <w:t>14,5%</w:t>
            </w:r>
          </w:p>
        </w:tc>
        <w:tc>
          <w:tcPr>
            <w:tcW w:w="2484" w:type="dxa"/>
            <w:vAlign w:val="center"/>
            <w:tcPrChange w:id="3303" w:author="Nozimjon Ortiqov" w:date="2026-02-23T18:21:00Z" w16du:dateUtc="2026-02-23T13:21:00Z">
              <w:tcPr>
                <w:tcW w:w="2487" w:type="dxa"/>
                <w:gridSpan w:val="2"/>
                <w:vAlign w:val="center"/>
              </w:tcPr>
            </w:tcPrChange>
          </w:tcPr>
          <w:p w14:paraId="13EE04AF"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04"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05" w:author="Nozimjon Ortiqov" w:date="2026-02-25T11:44:00Z" w16du:dateUtc="2026-02-25T06:44:00Z">
                  <w:rPr>
                    <w:rFonts w:ascii="Robo" w:hAnsi="Robo"/>
                    <w:sz w:val="26"/>
                    <w:szCs w:val="26"/>
                  </w:rPr>
                </w:rPrChange>
              </w:rPr>
              <w:t>1,5%</w:t>
            </w:r>
          </w:p>
        </w:tc>
      </w:tr>
      <w:tr w:rsidR="00084BE6" w:rsidRPr="009C4BAE" w14:paraId="696F5457" w14:textId="77777777" w:rsidTr="00345092">
        <w:trPr>
          <w:cnfStyle w:val="000000100000" w:firstRow="0" w:lastRow="0" w:firstColumn="0" w:lastColumn="0" w:oddVBand="0" w:evenVBand="0" w:oddHBand="1" w:evenHBand="0" w:firstRowFirstColumn="0" w:firstRowLastColumn="0" w:lastRowFirstColumn="0" w:lastRowLastColumn="0"/>
          <w:trHeight w:val="404"/>
          <w:jc w:val="center"/>
          <w:trPrChange w:id="3306"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307"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B1C759" w14:textId="1EEBBC0B" w:rsidR="00EA6E6C" w:rsidRPr="00013B68"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308"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lang w:val="uz-Cyrl-UZ"/>
                <w:rPrChange w:id="3309" w:author="Nozimjon Ortiqov" w:date="2026-02-25T11:44:00Z" w16du:dateUtc="2026-02-25T06:44:00Z">
                  <w:rPr>
                    <w:rFonts w:ascii="Robo" w:hAnsi="Robo" w:hint="eastAsia"/>
                    <w:sz w:val="26"/>
                    <w:szCs w:val="26"/>
                  </w:rPr>
                </w:rPrChange>
              </w:rPr>
              <w:t>МИБ</w:t>
            </w:r>
            <w:r w:rsidRPr="00013B68">
              <w:rPr>
                <w:rFonts w:ascii="Roboto" w:hAnsi="Roboto"/>
                <w:sz w:val="24"/>
                <w:szCs w:val="24"/>
                <w:lang w:val="uz-Cyrl-UZ"/>
                <w:rPrChange w:id="3310" w:author="Nozimjon Ortiqov" w:date="2026-02-25T11:44:00Z" w16du:dateUtc="2026-02-25T06:44:00Z">
                  <w:rPr>
                    <w:rFonts w:ascii="Robo" w:hAnsi="Robo"/>
                    <w:sz w:val="26"/>
                    <w:szCs w:val="26"/>
                    <w:lang w:val="uz-Cyrl-UZ"/>
                  </w:rPr>
                </w:rPrChange>
              </w:rPr>
              <w:t xml:space="preserve"> </w:t>
            </w:r>
            <w:r w:rsidRPr="00013B68">
              <w:rPr>
                <w:rFonts w:ascii="Roboto" w:hAnsi="Roboto"/>
                <w:sz w:val="24"/>
                <w:szCs w:val="24"/>
                <w:lang w:val="uz-Cyrl-UZ"/>
                <w:rPrChange w:id="3311" w:author="Nozimjon Ortiqov" w:date="2026-02-25T11:44:00Z" w16du:dateUtc="2026-02-25T06:44:00Z">
                  <w:rPr>
                    <w:rFonts w:ascii="Robo" w:hAnsi="Robo" w:hint="eastAsia"/>
                    <w:sz w:val="26"/>
                    <w:szCs w:val="26"/>
                    <w:lang w:val="uz-Cyrl-UZ"/>
                  </w:rPr>
                </w:rPrChange>
              </w:rPr>
              <w:t>ташрифи</w:t>
            </w:r>
          </w:p>
        </w:tc>
        <w:tc>
          <w:tcPr>
            <w:tcW w:w="2484" w:type="dxa"/>
            <w:tcBorders>
              <w:left w:val="none" w:sz="0" w:space="0" w:color="auto"/>
              <w:right w:val="none" w:sz="0" w:space="0" w:color="auto"/>
            </w:tcBorders>
            <w:shd w:val="clear" w:color="auto" w:fill="auto"/>
            <w:vAlign w:val="center"/>
            <w:tcPrChange w:id="3312"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439521C"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13"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14" w:author="Nozimjon Ortiqov" w:date="2026-02-25T11:44:00Z" w16du:dateUtc="2026-02-25T06:44:00Z">
                  <w:rPr>
                    <w:rFonts w:ascii="Robo" w:hAnsi="Robo"/>
                    <w:sz w:val="26"/>
                    <w:szCs w:val="26"/>
                  </w:rPr>
                </w:rPrChange>
              </w:rPr>
              <w:t>6,4%</w:t>
            </w:r>
          </w:p>
        </w:tc>
        <w:tc>
          <w:tcPr>
            <w:tcW w:w="2484" w:type="dxa"/>
            <w:tcBorders>
              <w:left w:val="none" w:sz="0" w:space="0" w:color="auto"/>
              <w:right w:val="none" w:sz="0" w:space="0" w:color="auto"/>
            </w:tcBorders>
            <w:shd w:val="clear" w:color="auto" w:fill="auto"/>
            <w:vAlign w:val="center"/>
            <w:tcPrChange w:id="3315"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60FDF87"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16"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17" w:author="Nozimjon Ortiqov" w:date="2026-02-25T11:44:00Z" w16du:dateUtc="2026-02-25T06:44:00Z">
                  <w:rPr>
                    <w:rFonts w:ascii="Robo" w:hAnsi="Robo"/>
                    <w:sz w:val="26"/>
                    <w:szCs w:val="26"/>
                  </w:rPr>
                </w:rPrChange>
              </w:rPr>
              <w:t>10,4%</w:t>
            </w:r>
          </w:p>
        </w:tc>
        <w:tc>
          <w:tcPr>
            <w:tcW w:w="2484" w:type="dxa"/>
            <w:tcBorders>
              <w:left w:val="none" w:sz="0" w:space="0" w:color="auto"/>
              <w:right w:val="none" w:sz="0" w:space="0" w:color="auto"/>
            </w:tcBorders>
            <w:shd w:val="clear" w:color="auto" w:fill="auto"/>
            <w:vAlign w:val="center"/>
            <w:tcPrChange w:id="3318"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FF1257"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19"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20" w:author="Nozimjon Ortiqov" w:date="2026-02-25T11:44:00Z" w16du:dateUtc="2026-02-25T06:44:00Z">
                  <w:rPr>
                    <w:rFonts w:ascii="Robo" w:hAnsi="Robo"/>
                    <w:sz w:val="26"/>
                    <w:szCs w:val="26"/>
                  </w:rPr>
                </w:rPrChange>
              </w:rPr>
              <w:t>0,0%</w:t>
            </w:r>
          </w:p>
        </w:tc>
      </w:tr>
      <w:tr w:rsidR="00084BE6" w:rsidRPr="009C4BAE" w14:paraId="421E258A" w14:textId="77777777" w:rsidTr="00345092">
        <w:trPr>
          <w:trHeight w:val="404"/>
          <w:jc w:val="center"/>
          <w:trPrChange w:id="3321"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322" w:author="Nozimjon Ortiqov" w:date="2026-02-23T18:21:00Z" w16du:dateUtc="2026-02-23T13:21:00Z">
              <w:tcPr>
                <w:tcW w:w="2487" w:type="dxa"/>
                <w:gridSpan w:val="2"/>
                <w:vAlign w:val="center"/>
              </w:tcPr>
            </w:tcPrChange>
          </w:tcPr>
          <w:p w14:paraId="6F038B68" w14:textId="58EF887B" w:rsidR="00EA6E6C" w:rsidRPr="00013B68" w:rsidRDefault="00EA6E6C" w:rsidP="00EA6E6C">
            <w:pPr>
              <w:jc w:val="center"/>
              <w:rPr>
                <w:rFonts w:ascii="Roboto" w:hAnsi="Roboto"/>
                <w:color w:val="auto"/>
                <w:sz w:val="24"/>
                <w:szCs w:val="24"/>
                <w:lang w:val="uz-Cyrl-UZ"/>
                <w:rPrChange w:id="3323"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lang w:val="uz-Cyrl-UZ"/>
                <w:rPrChange w:id="3324" w:author="Nozimjon Ortiqov" w:date="2026-02-25T11:44:00Z" w16du:dateUtc="2026-02-25T06:44:00Z">
                  <w:rPr>
                    <w:rFonts w:ascii="Robo" w:hAnsi="Robo" w:hint="eastAsia"/>
                    <w:sz w:val="26"/>
                    <w:szCs w:val="26"/>
                    <w:lang w:val="uz-Cyrl-UZ"/>
                  </w:rPr>
                </w:rPrChange>
              </w:rPr>
              <w:t>Суд</w:t>
            </w:r>
            <w:r w:rsidRPr="00013B68">
              <w:rPr>
                <w:rFonts w:ascii="Roboto" w:hAnsi="Roboto"/>
                <w:sz w:val="24"/>
                <w:szCs w:val="24"/>
                <w:lang w:val="uz-Cyrl-UZ"/>
                <w:rPrChange w:id="3325" w:author="Nozimjon Ortiqov" w:date="2026-02-25T11:44:00Z" w16du:dateUtc="2026-02-25T06:44:00Z">
                  <w:rPr>
                    <w:rFonts w:ascii="Robo" w:hAnsi="Robo"/>
                    <w:sz w:val="26"/>
                    <w:szCs w:val="26"/>
                    <w:lang w:val="uz-Cyrl-UZ"/>
                  </w:rPr>
                </w:rPrChange>
              </w:rPr>
              <w:t xml:space="preserve"> </w:t>
            </w:r>
            <w:r w:rsidRPr="00013B68">
              <w:rPr>
                <w:rFonts w:ascii="Roboto" w:hAnsi="Roboto"/>
                <w:sz w:val="24"/>
                <w:szCs w:val="24"/>
                <w:lang w:val="uz-Cyrl-UZ"/>
                <w:rPrChange w:id="3326" w:author="Nozimjon Ortiqov" w:date="2026-02-25T11:44:00Z" w16du:dateUtc="2026-02-25T06:44:00Z">
                  <w:rPr>
                    <w:rFonts w:ascii="Robo" w:hAnsi="Robo" w:hint="eastAsia"/>
                    <w:sz w:val="26"/>
                    <w:szCs w:val="26"/>
                    <w:lang w:val="uz-Cyrl-UZ"/>
                  </w:rPr>
                </w:rPrChange>
              </w:rPr>
              <w:t>ишлари</w:t>
            </w:r>
          </w:p>
        </w:tc>
        <w:tc>
          <w:tcPr>
            <w:tcW w:w="2484" w:type="dxa"/>
            <w:vAlign w:val="center"/>
            <w:tcPrChange w:id="3327" w:author="Nozimjon Ortiqov" w:date="2026-02-23T18:21:00Z" w16du:dateUtc="2026-02-23T13:21:00Z">
              <w:tcPr>
                <w:tcW w:w="2487" w:type="dxa"/>
                <w:gridSpan w:val="2"/>
                <w:vAlign w:val="center"/>
              </w:tcPr>
            </w:tcPrChange>
          </w:tcPr>
          <w:p w14:paraId="76081402"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28"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29" w:author="Nozimjon Ortiqov" w:date="2026-02-25T11:44:00Z" w16du:dateUtc="2026-02-25T06:44:00Z">
                  <w:rPr>
                    <w:rFonts w:ascii="Robo" w:hAnsi="Robo"/>
                    <w:sz w:val="26"/>
                    <w:szCs w:val="26"/>
                  </w:rPr>
                </w:rPrChange>
              </w:rPr>
              <w:t>2,4%</w:t>
            </w:r>
          </w:p>
        </w:tc>
        <w:tc>
          <w:tcPr>
            <w:tcW w:w="2484" w:type="dxa"/>
            <w:vAlign w:val="center"/>
            <w:tcPrChange w:id="3330" w:author="Nozimjon Ortiqov" w:date="2026-02-23T18:21:00Z" w16du:dateUtc="2026-02-23T13:21:00Z">
              <w:tcPr>
                <w:tcW w:w="2487" w:type="dxa"/>
                <w:gridSpan w:val="2"/>
                <w:vAlign w:val="center"/>
              </w:tcPr>
            </w:tcPrChange>
          </w:tcPr>
          <w:p w14:paraId="2EF47B0D"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31"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32" w:author="Nozimjon Ortiqov" w:date="2026-02-25T11:44:00Z" w16du:dateUtc="2026-02-25T06:44:00Z">
                  <w:rPr>
                    <w:rFonts w:ascii="Robo" w:hAnsi="Robo"/>
                    <w:sz w:val="26"/>
                    <w:szCs w:val="26"/>
                  </w:rPr>
                </w:rPrChange>
              </w:rPr>
              <w:t>4,0%</w:t>
            </w:r>
          </w:p>
        </w:tc>
        <w:tc>
          <w:tcPr>
            <w:tcW w:w="2484" w:type="dxa"/>
            <w:vAlign w:val="center"/>
            <w:tcPrChange w:id="3333" w:author="Nozimjon Ortiqov" w:date="2026-02-23T18:21:00Z" w16du:dateUtc="2026-02-23T13:21:00Z">
              <w:tcPr>
                <w:tcW w:w="2487" w:type="dxa"/>
                <w:gridSpan w:val="2"/>
                <w:vAlign w:val="center"/>
              </w:tcPr>
            </w:tcPrChange>
          </w:tcPr>
          <w:p w14:paraId="742171F8" w14:textId="77777777" w:rsidR="00EA6E6C" w:rsidRPr="00013B68"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34"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35" w:author="Nozimjon Ortiqov" w:date="2026-02-25T11:44:00Z" w16du:dateUtc="2026-02-25T06:44:00Z">
                  <w:rPr>
                    <w:rFonts w:ascii="Robo" w:hAnsi="Robo"/>
                    <w:sz w:val="26"/>
                    <w:szCs w:val="26"/>
                  </w:rPr>
                </w:rPrChange>
              </w:rPr>
              <w:t>0,0%</w:t>
            </w:r>
          </w:p>
        </w:tc>
      </w:tr>
      <w:tr w:rsidR="00084BE6" w:rsidRPr="009C4BAE" w14:paraId="2C2EB447" w14:textId="77777777" w:rsidTr="00345092">
        <w:trPr>
          <w:cnfStyle w:val="000000100000" w:firstRow="0" w:lastRow="0" w:firstColumn="0" w:lastColumn="0" w:oddVBand="0" w:evenVBand="0" w:oddHBand="1" w:evenHBand="0" w:firstRowFirstColumn="0" w:firstRowLastColumn="0" w:lastRowFirstColumn="0" w:lastRowLastColumn="0"/>
          <w:trHeight w:val="404"/>
          <w:jc w:val="center"/>
          <w:trPrChange w:id="3336"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337"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92EF15" w14:textId="0FABF3A2" w:rsidR="00EA6E6C" w:rsidRPr="00013B68"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338" w:author="Nozimjon Ortiqov" w:date="2026-02-25T11:44:00Z" w16du:dateUtc="2026-02-25T06:44:00Z">
                  <w:rPr>
                    <w:rFonts w:ascii="Robo" w:hAnsi="Robo"/>
                    <w:color w:val="auto"/>
                    <w:sz w:val="26"/>
                    <w:szCs w:val="26"/>
                    <w:lang w:val="uz-Cyrl-UZ"/>
                  </w:rPr>
                </w:rPrChange>
              </w:rPr>
            </w:pPr>
            <w:r w:rsidRPr="00013B68">
              <w:rPr>
                <w:rFonts w:ascii="Roboto" w:hAnsi="Roboto"/>
                <w:sz w:val="24"/>
                <w:szCs w:val="24"/>
                <w:lang w:val="uz-Cyrl-UZ"/>
                <w:rPrChange w:id="3339" w:author="Nozimjon Ortiqov" w:date="2026-02-25T11:44:00Z" w16du:dateUtc="2026-02-25T06:44:00Z">
                  <w:rPr>
                    <w:rFonts w:ascii="Robo" w:hAnsi="Robo"/>
                    <w:sz w:val="26"/>
                    <w:szCs w:val="26"/>
                    <w:lang w:val="uz-Cyrl-UZ"/>
                  </w:rPr>
                </w:rPrChange>
              </w:rPr>
              <w:t>Қ</w:t>
            </w:r>
            <w:r w:rsidRPr="00013B68">
              <w:rPr>
                <w:rFonts w:ascii="Roboto" w:hAnsi="Roboto"/>
                <w:sz w:val="24"/>
                <w:szCs w:val="24"/>
                <w:lang w:val="uz-Cyrl-UZ"/>
                <w:rPrChange w:id="3340" w:author="Nozimjon Ortiqov" w:date="2026-02-25T11:44:00Z" w16du:dateUtc="2026-02-25T06:44:00Z">
                  <w:rPr>
                    <w:rFonts w:ascii="Robo" w:hAnsi="Robo" w:hint="eastAsia"/>
                    <w:sz w:val="26"/>
                    <w:szCs w:val="26"/>
                    <w:lang w:val="uz-Cyrl-UZ"/>
                  </w:rPr>
                </w:rPrChange>
              </w:rPr>
              <w:t>ўлланилмаган</w:t>
            </w:r>
          </w:p>
        </w:tc>
        <w:tc>
          <w:tcPr>
            <w:tcW w:w="2484" w:type="dxa"/>
            <w:tcBorders>
              <w:left w:val="none" w:sz="0" w:space="0" w:color="auto"/>
              <w:right w:val="none" w:sz="0" w:space="0" w:color="auto"/>
            </w:tcBorders>
            <w:shd w:val="clear" w:color="auto" w:fill="auto"/>
            <w:vAlign w:val="center"/>
            <w:tcPrChange w:id="3341"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4EACB33"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42"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43" w:author="Nozimjon Ortiqov" w:date="2026-02-25T11:44:00Z" w16du:dateUtc="2026-02-25T06:44:00Z">
                  <w:rPr>
                    <w:rFonts w:ascii="Robo" w:hAnsi="Robo"/>
                    <w:sz w:val="26"/>
                    <w:szCs w:val="26"/>
                  </w:rPr>
                </w:rPrChange>
              </w:rPr>
              <w:t>9,4%</w:t>
            </w:r>
          </w:p>
        </w:tc>
        <w:tc>
          <w:tcPr>
            <w:tcW w:w="2484" w:type="dxa"/>
            <w:tcBorders>
              <w:left w:val="none" w:sz="0" w:space="0" w:color="auto"/>
              <w:right w:val="none" w:sz="0" w:space="0" w:color="auto"/>
            </w:tcBorders>
            <w:shd w:val="clear" w:color="auto" w:fill="auto"/>
            <w:vAlign w:val="center"/>
            <w:tcPrChange w:id="3344"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2E8243D0"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45"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46" w:author="Nozimjon Ortiqov" w:date="2026-02-25T11:44:00Z" w16du:dateUtc="2026-02-25T06:44:00Z">
                  <w:rPr>
                    <w:rFonts w:ascii="Robo" w:hAnsi="Robo"/>
                    <w:sz w:val="26"/>
                    <w:szCs w:val="26"/>
                  </w:rPr>
                </w:rPrChange>
              </w:rPr>
              <w:t>2,6%</w:t>
            </w:r>
          </w:p>
        </w:tc>
        <w:tc>
          <w:tcPr>
            <w:tcW w:w="2484" w:type="dxa"/>
            <w:tcBorders>
              <w:left w:val="none" w:sz="0" w:space="0" w:color="auto"/>
              <w:right w:val="none" w:sz="0" w:space="0" w:color="auto"/>
            </w:tcBorders>
            <w:shd w:val="clear" w:color="auto" w:fill="auto"/>
            <w:vAlign w:val="center"/>
            <w:tcPrChange w:id="3347"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67045B2" w14:textId="77777777" w:rsidR="00EA6E6C" w:rsidRPr="00013B68"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48" w:author="Nozimjon Ortiqov" w:date="2026-02-25T11:44:00Z" w16du:dateUtc="2026-02-25T06:44:00Z">
                  <w:rPr>
                    <w:rFonts w:ascii="Robo" w:hAnsi="Robo"/>
                    <w:color w:val="auto"/>
                    <w:sz w:val="26"/>
                    <w:szCs w:val="26"/>
                  </w:rPr>
                </w:rPrChange>
              </w:rPr>
            </w:pPr>
            <w:r w:rsidRPr="00013B68">
              <w:rPr>
                <w:rFonts w:ascii="Roboto" w:hAnsi="Roboto"/>
                <w:sz w:val="24"/>
                <w:szCs w:val="24"/>
                <w:lang w:val="uz-Cyrl-UZ"/>
                <w:rPrChange w:id="3349" w:author="Nozimjon Ortiqov" w:date="2026-02-25T11:44:00Z" w16du:dateUtc="2026-02-25T06:44:00Z">
                  <w:rPr>
                    <w:rFonts w:ascii="Robo" w:hAnsi="Robo"/>
                    <w:sz w:val="26"/>
                    <w:szCs w:val="26"/>
                  </w:rPr>
                </w:rPrChange>
              </w:rPr>
              <w:t>30,6%</w:t>
            </w:r>
          </w:p>
        </w:tc>
      </w:tr>
    </w:tbl>
    <w:p w14:paraId="487762EC" w14:textId="3F175448" w:rsidR="00484395" w:rsidRDefault="00484395" w:rsidP="009C4BAE">
      <w:pPr>
        <w:spacing w:before="120" w:after="0" w:line="288" w:lineRule="auto"/>
        <w:ind w:firstLine="567"/>
        <w:jc w:val="both"/>
        <w:rPr>
          <w:ins w:id="3350" w:author="Nozimjon Ortiqov" w:date="2026-02-24T13:02:00Z" w16du:dateUtc="2026-02-24T08:02:00Z"/>
          <w:rFonts w:ascii="Roboto" w:eastAsia="Arial" w:hAnsi="Roboto" w:cstheme="minorHAnsi"/>
          <w:i/>
          <w:iCs/>
          <w:lang w:val="uz-Cyrl-UZ"/>
        </w:rPr>
      </w:pPr>
      <w:r w:rsidRPr="009C4BAE">
        <w:rPr>
          <w:rFonts w:ascii="Roboto" w:eastAsia="Arial" w:hAnsi="Roboto" w:cstheme="minorHAnsi"/>
          <w:i/>
          <w:iCs/>
          <w:lang w:val="uz-Cyrl-UZ"/>
        </w:rPr>
        <w:t xml:space="preserve">Манба: </w:t>
      </w:r>
      <w:del w:id="3351" w:author="Nozimjon Ortiqov" w:date="2026-02-23T17:41:00Z" w16du:dateUtc="2026-02-23T12:41:00Z">
        <w:r w:rsidRPr="009C4BAE" w:rsidDel="006D3F6E">
          <w:rPr>
            <w:rFonts w:ascii="Roboto" w:eastAsia="Arial" w:hAnsi="Roboto" w:cstheme="minorHAnsi"/>
            <w:i/>
            <w:iCs/>
            <w:lang w:val="uz-Cyrl-UZ"/>
          </w:rPr>
          <w:delText xml:space="preserve">сўровнома </w:delText>
        </w:r>
      </w:del>
      <w:ins w:id="3352" w:author="Nozimjon Ortiqov" w:date="2026-02-23T17:41:00Z" w16du:dateUtc="2026-02-23T12:41:00Z">
        <w:r w:rsidR="006D3F6E"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1BD9AA3C" w14:textId="045E7A1C" w:rsidR="00230CDC" w:rsidRPr="009C4BAE" w:rsidRDefault="00230CDC">
      <w:pPr>
        <w:spacing w:before="120" w:after="0" w:line="288" w:lineRule="auto"/>
        <w:ind w:firstLine="567"/>
        <w:jc w:val="both"/>
        <w:rPr>
          <w:rFonts w:ascii="Roboto" w:eastAsia="Arial" w:hAnsi="Roboto" w:cstheme="minorHAnsi"/>
          <w:i/>
          <w:iCs/>
          <w:lang w:val="uz-Cyrl-UZ"/>
        </w:rPr>
        <w:pPrChange w:id="3353" w:author="Nozimjon Ortiqov" w:date="2026-02-24T09:33:00Z" w16du:dateUtc="2026-02-24T04:33:00Z">
          <w:pPr>
            <w:spacing w:afterLines="60" w:after="144" w:line="288" w:lineRule="auto"/>
            <w:ind w:firstLine="567"/>
            <w:jc w:val="both"/>
          </w:pPr>
        </w:pPrChange>
      </w:pPr>
      <w:ins w:id="3354" w:author="Nozimjon Ortiqov" w:date="2026-02-24T13:02:00Z" w16du:dateUtc="2026-02-24T08:02:00Z">
        <w:r w:rsidRPr="00230CDC">
          <w:rPr>
            <w:rFonts w:ascii="Roboto" w:eastAsia="Arial" w:hAnsi="Roboto" w:cstheme="minorHAnsi"/>
            <w:sz w:val="26"/>
            <w:szCs w:val="26"/>
            <w:highlight w:val="yellow"/>
            <w:lang w:val="uz-Cyrl-UZ"/>
            <w:rPrChange w:id="3355" w:author="Nozimjon Ortiqov" w:date="2026-02-24T13:03:00Z" w16du:dateUtc="2026-02-24T08:03:00Z">
              <w:rPr>
                <w:rFonts w:ascii="Roboto" w:eastAsia="Arial" w:hAnsi="Roboto" w:cstheme="minorHAnsi"/>
                <w:sz w:val="26"/>
                <w:szCs w:val="26"/>
                <w:lang w:val="uz-Cyrl-UZ"/>
              </w:rPr>
            </w:rPrChange>
          </w:rPr>
          <w:t>Фокус г</w:t>
        </w:r>
      </w:ins>
      <w:ins w:id="3356" w:author="Nozimjon Ortiqov" w:date="2026-02-24T13:03:00Z" w16du:dateUtc="2026-02-24T08:03:00Z">
        <w:r w:rsidRPr="00230CDC">
          <w:rPr>
            <w:rFonts w:ascii="Roboto" w:eastAsia="Arial" w:hAnsi="Roboto" w:cstheme="minorHAnsi"/>
            <w:sz w:val="26"/>
            <w:szCs w:val="26"/>
            <w:highlight w:val="yellow"/>
            <w:lang w:val="uz-Cyrl-UZ"/>
            <w:rPrChange w:id="3357" w:author="Nozimjon Ortiqov" w:date="2026-02-24T13:03:00Z" w16du:dateUtc="2026-02-24T08:03:00Z">
              <w:rPr>
                <w:rFonts w:ascii="Roboto" w:eastAsia="Arial" w:hAnsi="Roboto" w:cstheme="minorHAnsi"/>
                <w:sz w:val="26"/>
                <w:szCs w:val="26"/>
                <w:lang w:val="uz-Cyrl-UZ"/>
              </w:rPr>
            </w:rPrChange>
          </w:rPr>
          <w:t>уруҳлар натижалари бўйича банклар фикрлари</w:t>
        </w:r>
        <w:r>
          <w:rPr>
            <w:rFonts w:ascii="Roboto" w:eastAsia="Arial" w:hAnsi="Roboto" w:cstheme="minorHAnsi"/>
            <w:sz w:val="26"/>
            <w:szCs w:val="26"/>
            <w:lang w:val="uz-Cyrl-UZ"/>
          </w:rPr>
          <w:t xml:space="preserve"> +</w:t>
        </w:r>
      </w:ins>
    </w:p>
    <w:p w14:paraId="30EBDB7C" w14:textId="7DCA7342" w:rsidR="00BA0549" w:rsidRPr="009C4BAE" w:rsidRDefault="00BA0549">
      <w:pPr>
        <w:pStyle w:val="2"/>
        <w:spacing w:before="120"/>
        <w:ind w:firstLine="567"/>
        <w:rPr>
          <w:rFonts w:ascii="Roboto" w:hAnsi="Roboto"/>
          <w:b/>
          <w:bCs/>
          <w:color w:val="002060"/>
          <w:lang w:val="uz-Cyrl-UZ"/>
        </w:rPr>
        <w:pPrChange w:id="3358" w:author="Nozimjon Ortiqov" w:date="2026-02-24T09:33:00Z" w16du:dateUtc="2026-02-24T04:33:00Z">
          <w:pPr>
            <w:pStyle w:val="2"/>
            <w:ind w:firstLine="567"/>
          </w:pPr>
        </w:pPrChange>
      </w:pPr>
      <w:bookmarkStart w:id="3359" w:name="_Toc222630386"/>
      <w:r w:rsidRPr="009C4BAE">
        <w:rPr>
          <w:rFonts w:ascii="Roboto" w:hAnsi="Roboto"/>
          <w:b/>
          <w:bCs/>
          <w:color w:val="002060"/>
          <w:lang w:val="uz-Cyrl-UZ"/>
        </w:rPr>
        <w:t>Коллекторлик фаолияти</w:t>
      </w:r>
      <w:bookmarkEnd w:id="3359"/>
      <w:r w:rsidRPr="009C4BAE">
        <w:rPr>
          <w:rFonts w:ascii="Roboto" w:hAnsi="Roboto"/>
          <w:b/>
          <w:bCs/>
          <w:color w:val="002060"/>
          <w:lang w:val="uz-Cyrl-UZ"/>
        </w:rPr>
        <w:t xml:space="preserve"> </w:t>
      </w:r>
    </w:p>
    <w:p w14:paraId="035726E5" w14:textId="02D5AD76" w:rsidR="0073501E" w:rsidRPr="009C4BAE" w:rsidRDefault="0073501E"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Халқаро амалиётда банклар кредит портфелини соғломлаштириш м</w:t>
      </w:r>
      <w:r w:rsidR="004D6B6C" w:rsidRPr="009C4BAE">
        <w:rPr>
          <w:rFonts w:ascii="Roboto" w:eastAsia="Arial" w:hAnsi="Roboto" w:cstheme="minorHAnsi"/>
          <w:sz w:val="26"/>
          <w:szCs w:val="26"/>
          <w:lang w:val="uz-Cyrl-UZ"/>
        </w:rPr>
        <w:t>а</w:t>
      </w:r>
      <w:r w:rsidRPr="009C4BAE">
        <w:rPr>
          <w:rFonts w:ascii="Roboto" w:eastAsia="Arial" w:hAnsi="Roboto" w:cstheme="minorHAnsi"/>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9C4BAE">
        <w:rPr>
          <w:rFonts w:ascii="Roboto" w:eastAsia="Arial" w:hAnsi="Roboto" w:cstheme="minorHAnsi"/>
          <w:sz w:val="26"/>
          <w:szCs w:val="26"/>
          <w:lang w:val="uz-Cyrl-UZ"/>
        </w:rPr>
        <w:t>.</w:t>
      </w:r>
    </w:p>
    <w:p w14:paraId="32E5B94F" w14:textId="160D718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eastAsia="Arial" w:hAnsi="Roboto" w:cstheme="minorHAnsi"/>
          <w:sz w:val="26"/>
          <w:szCs w:val="26"/>
          <w:lang w:val="uz-Cyrl-UZ"/>
        </w:rPr>
        <w:t xml:space="preserve">АҚШ, Россия ва Қозоғистонда қатъий тартибга солинадиган коллекторлик агентликлари ҳам қарз олувчилар учун, ҳам банклар учун самарали механизм сифатида ишламоқда </w:t>
      </w:r>
      <w:r w:rsidRPr="009C4BAE">
        <w:rPr>
          <w:rFonts w:ascii="Roboto" w:hAnsi="Roboto" w:cstheme="minorHAnsi"/>
          <w:i/>
          <w:iCs/>
          <w:sz w:val="24"/>
          <w:szCs w:val="24"/>
          <w:highlight w:val="yellow"/>
          <w:lang w:val="uz-Cyrl-UZ"/>
          <w:rPrChange w:id="3360" w:author="Nozimjon Ortiqov" w:date="2026-02-24T09:31:00Z" w16du:dateUtc="2026-02-24T04:31:00Z">
            <w:rPr>
              <w:rFonts w:ascii="Roboto" w:hAnsi="Roboto" w:cstheme="minorHAnsi"/>
              <w:i/>
              <w:iCs/>
              <w:sz w:val="24"/>
              <w:szCs w:val="24"/>
              <w:lang w:val="uz-Cyrl-UZ"/>
            </w:rPr>
          </w:rPrChange>
        </w:rPr>
        <w:t>(батафсил маълумот 5-боксда келтирилган</w:t>
      </w:r>
      <w:r w:rsidRPr="009C4BAE">
        <w:rPr>
          <w:rFonts w:ascii="Roboto" w:hAnsi="Roboto" w:cstheme="minorHAnsi"/>
          <w:i/>
          <w:iCs/>
          <w:sz w:val="24"/>
          <w:szCs w:val="24"/>
          <w:lang w:val="uz-Cyrl-UZ"/>
        </w:rPr>
        <w:t>)</w:t>
      </w:r>
      <w:r w:rsidRPr="009C4BAE">
        <w:rPr>
          <w:rFonts w:ascii="Roboto" w:hAnsi="Roboto" w:cstheme="minorHAnsi"/>
          <w:bCs/>
          <w:sz w:val="26"/>
          <w:szCs w:val="26"/>
          <w:lang w:val="uz-Cyrl-UZ"/>
        </w:rPr>
        <w:t>.</w:t>
      </w:r>
    </w:p>
    <w:p w14:paraId="3B9FD566" w14:textId="3202E8FC" w:rsidR="00484395" w:rsidRPr="009C4BAE" w:rsidRDefault="00484395" w:rsidP="00484395">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Ўзбекистонда ҳам ушбу хизматларга юқори талаб мавжуд, бироқ бозорни тартибга солувчи аниқ норматив–ҳуқуқий база мавжуд эмас. FSAP доирасида </w:t>
      </w:r>
      <w:r w:rsidRPr="009C4BAE">
        <w:rPr>
          <w:rFonts w:ascii="Roboto" w:eastAsia="Arial" w:hAnsi="Roboto" w:cstheme="minorHAnsi"/>
          <w:sz w:val="26"/>
          <w:szCs w:val="26"/>
          <w:lang w:val="uz-Cyrl-UZ"/>
        </w:rPr>
        <w:lastRenderedPageBreak/>
        <w:t>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9C4BAE" w:rsidRDefault="00345F6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Тижорат банклари қарзларни ундириш тизимининг айрим босқичларида </w:t>
      </w:r>
      <w:r w:rsidRPr="009C4BAE">
        <w:rPr>
          <w:rFonts w:ascii="Roboto" w:eastAsia="Arial" w:hAnsi="Roboto" w:cstheme="minorHAnsi"/>
          <w:b/>
          <w:bCs/>
          <w:i/>
          <w:iCs/>
          <w:sz w:val="26"/>
          <w:szCs w:val="26"/>
          <w:lang w:val="uz-Cyrl-UZ"/>
        </w:rPr>
        <w:t>(soft, hard ва legal)</w:t>
      </w:r>
      <w:r w:rsidRPr="009C4BAE">
        <w:rPr>
          <w:rFonts w:ascii="Roboto" w:eastAsia="Arial" w:hAnsi="Roboto" w:cstheme="minorHAnsi"/>
          <w:b/>
          <w:bCs/>
          <w:sz w:val="26"/>
          <w:szCs w:val="26"/>
          <w:lang w:val="uz-Cyrl-UZ"/>
        </w:rPr>
        <w:t xml:space="preserve"> консалтинг компаниялари хизматларидан фойдаланмоқда.</w:t>
      </w:r>
      <w:r w:rsidRPr="009C4BAE">
        <w:rPr>
          <w:rFonts w:ascii="Roboto" w:eastAsia="Arial" w:hAnsi="Roboto" w:cstheme="minorHAnsi"/>
          <w:sz w:val="26"/>
          <w:szCs w:val="26"/>
          <w:lang w:val="uz-Cyrl-UZ"/>
        </w:rPr>
        <w:t xml:space="preserve"> “Банк сири тўғрисида”ги қонун</w:t>
      </w:r>
      <w:r w:rsidR="000F6DF9" w:rsidRPr="009C4BAE">
        <w:rPr>
          <w:rFonts w:ascii="Roboto" w:eastAsia="Arial" w:hAnsi="Roboto" w:cstheme="minorHAnsi"/>
          <w:sz w:val="26"/>
          <w:szCs w:val="26"/>
          <w:lang w:val="uz-Cyrl-UZ"/>
        </w:rPr>
        <w:t>да</w:t>
      </w:r>
      <w:r w:rsidRPr="009C4BAE">
        <w:rPr>
          <w:rFonts w:ascii="Roboto" w:eastAsia="Arial" w:hAnsi="Roboto" w:cstheme="minorHAnsi"/>
          <w:sz w:val="26"/>
          <w:szCs w:val="26"/>
          <w:lang w:val="uz-Cyrl-UZ"/>
        </w:rPr>
        <w:t xml:space="preserve"> банкларга қарздорлар ҳақидаги маълумотларни белгиланган тартибда консалтинг компанияларига тақдим этишга рухсат берилган.</w:t>
      </w:r>
      <w:r w:rsidR="000F6DF9"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lang w:val="uz-Cyrl-UZ"/>
        </w:rPr>
        <w:t xml:space="preserve">Айни пайтда, мамлакатда қарзларни ундириш жараёнида банкларга ёрдам кўрсатувчи </w:t>
      </w:r>
      <w:r w:rsidRPr="009C4BAE">
        <w:rPr>
          <w:rFonts w:ascii="Roboto" w:eastAsia="Arial" w:hAnsi="Roboto" w:cstheme="minorHAnsi"/>
          <w:b/>
          <w:bCs/>
          <w:color w:val="C00000"/>
          <w:sz w:val="26"/>
          <w:szCs w:val="26"/>
          <w:lang w:val="uz-Cyrl-UZ"/>
        </w:rPr>
        <w:t>6</w:t>
      </w:r>
      <w:r w:rsidR="00D4110C" w:rsidRPr="009C4BAE">
        <w:rPr>
          <w:rFonts w:ascii="Roboto" w:eastAsia="Arial" w:hAnsi="Roboto" w:cstheme="minorHAnsi"/>
          <w:b/>
          <w:bCs/>
          <w:color w:val="C00000"/>
          <w:sz w:val="26"/>
          <w:szCs w:val="26"/>
          <w:lang w:val="uz-Cyrl-UZ"/>
        </w:rPr>
        <w:t> </w:t>
      </w:r>
      <w:r w:rsidRPr="009C4BAE">
        <w:rPr>
          <w:rFonts w:ascii="Roboto" w:eastAsia="Arial" w:hAnsi="Roboto" w:cstheme="minorHAnsi"/>
          <w:b/>
          <w:bCs/>
          <w:color w:val="0070C0"/>
          <w:sz w:val="26"/>
          <w:szCs w:val="26"/>
          <w:lang w:val="uz-Cyrl-UZ"/>
        </w:rPr>
        <w:t>та</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консалтинг компанияси фаолият юритмоқда</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4</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color w:val="0070C0"/>
          <w:sz w:val="26"/>
          <w:szCs w:val="26"/>
          <w:lang w:val="uz-Cyrl-UZ"/>
        </w:rPr>
        <w:t>илова</w:t>
      </w:r>
      <w:r w:rsidRPr="009C4BAE">
        <w:rPr>
          <w:rFonts w:ascii="Roboto" w:eastAsia="Arial" w:hAnsi="Roboto" w:cstheme="minorHAnsi"/>
          <w:i/>
          <w:iCs/>
          <w:sz w:val="26"/>
          <w:szCs w:val="26"/>
          <w:lang w:val="uz-Cyrl-UZ"/>
        </w:rPr>
        <w:t>)</w:t>
      </w:r>
      <w:r w:rsidRPr="009C4BAE">
        <w:rPr>
          <w:rFonts w:ascii="Roboto" w:eastAsia="Arial" w:hAnsi="Roboto" w:cstheme="minorHAnsi"/>
          <w:sz w:val="26"/>
          <w:szCs w:val="26"/>
          <w:lang w:val="uz-Cyrl-UZ"/>
        </w:rPr>
        <w:t>.</w:t>
      </w:r>
    </w:p>
    <w:p w14:paraId="68EF13EF" w14:textId="1F54C161" w:rsidR="0073501E" w:rsidRPr="009C4BAE" w:rsidRDefault="0073501E"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eastAsia="Arial" w:hAnsi="Roboto" w:cstheme="minorHAnsi"/>
          <w:sz w:val="26"/>
          <w:szCs w:val="26"/>
          <w:lang w:val="uz-Cyrl-UZ"/>
        </w:rPr>
        <w:t xml:space="preserve">Ўрганиш натижаларига кўра, суд жараёнига қадар кредит ундиришда энг самарали усуллар сифатида </w:t>
      </w:r>
      <w:r w:rsidRPr="009C4BAE">
        <w:rPr>
          <w:rFonts w:ascii="Roboto" w:eastAsia="Arial" w:hAnsi="Roboto" w:cstheme="minorHAnsi"/>
          <w:b/>
          <w:bCs/>
          <w:sz w:val="26"/>
          <w:szCs w:val="26"/>
          <w:lang w:val="uz-Cyrl-UZ"/>
        </w:rPr>
        <w:t>автоматик тарзда маблағни ечиб олиш, уйига бориб тушунтириш ҳамда мижоз билан телефон орқали боғланиш ҳисобланади</w:t>
      </w:r>
      <w:r w:rsidRPr="009C4BAE">
        <w:rPr>
          <w:rFonts w:ascii="Roboto" w:eastAsia="Arial" w:hAnsi="Roboto" w:cstheme="minorHAnsi"/>
          <w:sz w:val="26"/>
          <w:szCs w:val="26"/>
          <w:lang w:val="uz-Cyrl-UZ"/>
        </w:rPr>
        <w:t xml:space="preserve">. Ушбу жараёнлар билан боғлиқ қуйидаги </w:t>
      </w:r>
      <w:r w:rsidRPr="009C4BAE">
        <w:rPr>
          <w:rFonts w:ascii="Roboto" w:hAnsi="Roboto" w:cstheme="minorHAnsi"/>
          <w:b/>
          <w:bCs/>
          <w:sz w:val="26"/>
          <w:szCs w:val="26"/>
          <w:lang w:val="uz-Cyrl-UZ"/>
        </w:rPr>
        <w:t>муаммолар мавжуд:</w:t>
      </w:r>
    </w:p>
    <w:p w14:paraId="36DCAA04" w14:textId="5CEA2546" w:rsidR="0073501E" w:rsidRPr="009C4BAE" w:rsidRDefault="0073501E"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hAnsi="Roboto" w:cstheme="minorHAnsi"/>
          <w:sz w:val="26"/>
          <w:szCs w:val="26"/>
          <w:lang w:val="uz-Cyrl-UZ"/>
        </w:rPr>
        <w:t>– </w:t>
      </w:r>
      <w:del w:id="3361" w:author="Nozimjon Ortiqov" w:date="2026-02-23T17:41:00Z" w16du:dateUtc="2026-02-23T12:41:00Z">
        <w:r w:rsidRPr="009C4BAE" w:rsidDel="003569E1">
          <w:rPr>
            <w:rFonts w:ascii="Roboto" w:eastAsia="Arial" w:hAnsi="Roboto" w:cstheme="minorHAnsi"/>
            <w:sz w:val="26"/>
            <w:szCs w:val="26"/>
            <w:lang w:val="uz-Cyrl-UZ"/>
          </w:rPr>
          <w:delText xml:space="preserve">Пассив </w:delText>
        </w:r>
      </w:del>
      <w:ins w:id="3362" w:author="Nozimjon Ortiqov" w:date="2026-02-23T17:41:00Z" w16du:dateUtc="2026-02-23T12:41:00Z">
        <w:r w:rsidR="003569E1" w:rsidRPr="009C4BAE">
          <w:rPr>
            <w:rFonts w:ascii="Roboto" w:eastAsia="Arial" w:hAnsi="Roboto" w:cstheme="minorHAnsi"/>
            <w:sz w:val="26"/>
            <w:szCs w:val="26"/>
            <w:lang w:val="uz-Cyrl-UZ"/>
          </w:rPr>
          <w:t xml:space="preserve">пассив </w:t>
        </w:r>
      </w:ins>
      <w:r w:rsidRPr="009C4BAE">
        <w:rPr>
          <w:rFonts w:ascii="Roboto" w:eastAsia="Arial" w:hAnsi="Roboto" w:cstheme="minorHAnsi"/>
          <w:sz w:val="26"/>
          <w:szCs w:val="26"/>
          <w:lang w:val="uz-Cyrl-UZ"/>
        </w:rPr>
        <w:t xml:space="preserve">статусдаги </w:t>
      </w:r>
      <w:r w:rsidRPr="009C4BAE">
        <w:rPr>
          <w:rFonts w:ascii="Roboto" w:eastAsia="Arial" w:hAnsi="Roboto" w:cstheme="minorHAnsi"/>
          <w:i/>
          <w:iCs/>
          <w:sz w:val="26"/>
          <w:szCs w:val="26"/>
          <w:lang w:val="uz-Cyrl-UZ"/>
        </w:rPr>
        <w:t>(блокланган, SMS</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sz w:val="26"/>
          <w:szCs w:val="26"/>
          <w:lang w:val="uz-Cyrl-UZ"/>
        </w:rPr>
        <w:t>хабарнома уланмаган ёки телефон ўчирилган)</w:t>
      </w:r>
      <w:r w:rsidRPr="009C4BAE">
        <w:rPr>
          <w:rFonts w:ascii="Roboto" w:eastAsia="Arial" w:hAnsi="Roboto" w:cstheme="minorHAnsi"/>
          <w:sz w:val="26"/>
          <w:szCs w:val="26"/>
          <w:lang w:val="uz-Cyrl-UZ"/>
        </w:rPr>
        <w:t xml:space="preserve"> UzCard ва Humo карталардан қарзни </w:t>
      </w:r>
      <w:r w:rsidRPr="009C4BAE">
        <w:rPr>
          <w:rFonts w:ascii="Roboto" w:eastAsia="Arial" w:hAnsi="Roboto" w:cstheme="minorHAnsi"/>
          <w:b/>
          <w:bCs/>
          <w:sz w:val="26"/>
          <w:szCs w:val="26"/>
          <w:lang w:val="uz-Cyrl-UZ"/>
        </w:rPr>
        <w:t>автоматик тарзда ечиб олиш имконияти мавжуд эмас.</w:t>
      </w:r>
      <w:r w:rsidR="00345F64" w:rsidRPr="009C4BAE">
        <w:rPr>
          <w:rFonts w:ascii="Roboto" w:eastAsia="Arial" w:hAnsi="Roboto" w:cstheme="minorHAnsi"/>
          <w:b/>
          <w:bCs/>
          <w:sz w:val="26"/>
          <w:szCs w:val="26"/>
          <w:lang w:val="uz-Cyrl-UZ"/>
        </w:rPr>
        <w:t xml:space="preserve"> </w:t>
      </w:r>
      <w:r w:rsidR="00345F64" w:rsidRPr="009C4BAE">
        <w:rPr>
          <w:rFonts w:ascii="Roboto" w:eastAsia="Arial" w:hAnsi="Roboto" w:cstheme="minorHAnsi"/>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48B53928" w14:textId="60A4541E" w:rsidR="00684AF8" w:rsidRPr="009C4BAE" w:rsidRDefault="0073501E" w:rsidP="000B3B30">
      <w:pPr>
        <w:spacing w:beforeLines="60" w:before="144" w:after="120" w:line="288" w:lineRule="auto"/>
        <w:ind w:firstLine="567"/>
        <w:jc w:val="both"/>
        <w:rPr>
          <w:rFonts w:ascii="Roboto" w:eastAsia="Arial" w:hAnsi="Roboto" w:cstheme="minorHAnsi"/>
          <w:sz w:val="26"/>
          <w:szCs w:val="26"/>
          <w:lang w:val="uz-Cyrl-UZ"/>
        </w:rPr>
      </w:pPr>
      <w:r w:rsidRPr="009C4BAE">
        <w:rPr>
          <w:rFonts w:ascii="Roboto" w:hAnsi="Roboto" w:cstheme="minorHAnsi"/>
          <w:sz w:val="26"/>
          <w:szCs w:val="26"/>
          <w:lang w:val="uz-Cyrl-UZ"/>
        </w:rPr>
        <w:t>–</w:t>
      </w:r>
      <w:r w:rsidR="00D633BA" w:rsidRPr="009C4BAE">
        <w:rPr>
          <w:rFonts w:ascii="Roboto" w:hAnsi="Roboto" w:cstheme="minorHAnsi"/>
          <w:sz w:val="26"/>
          <w:szCs w:val="26"/>
          <w:lang w:val="uz-Cyrl-UZ"/>
        </w:rPr>
        <w:t> </w:t>
      </w:r>
      <w:del w:id="3363" w:author="Nozimjon Ortiqov" w:date="2026-02-23T17:41:00Z" w16du:dateUtc="2026-02-23T12:41:00Z">
        <w:r w:rsidRPr="009C4BAE" w:rsidDel="003569E1">
          <w:rPr>
            <w:rFonts w:ascii="Roboto" w:eastAsia="Arial" w:hAnsi="Roboto" w:cstheme="minorHAnsi"/>
            <w:bCs/>
            <w:sz w:val="26"/>
            <w:szCs w:val="26"/>
            <w:lang w:val="uz-Cyrl-UZ"/>
          </w:rPr>
          <w:delText xml:space="preserve">Қарздорлар </w:delText>
        </w:r>
      </w:del>
      <w:ins w:id="3364" w:author="Nozimjon Ortiqov" w:date="2026-02-23T17:41:00Z" w16du:dateUtc="2026-02-23T12:41:00Z">
        <w:r w:rsidR="003569E1" w:rsidRPr="009C4BAE">
          <w:rPr>
            <w:rFonts w:ascii="Roboto" w:eastAsia="Arial" w:hAnsi="Roboto" w:cstheme="minorHAnsi"/>
            <w:bCs/>
            <w:sz w:val="26"/>
            <w:szCs w:val="26"/>
            <w:lang w:val="uz-Cyrl-UZ"/>
          </w:rPr>
          <w:t xml:space="preserve">қарздорлар </w:t>
        </w:r>
      </w:ins>
      <w:r w:rsidRPr="009C4BAE">
        <w:rPr>
          <w:rFonts w:ascii="Roboto" w:eastAsia="Arial" w:hAnsi="Roboto" w:cstheme="minorHAnsi"/>
          <w:bCs/>
          <w:sz w:val="26"/>
          <w:szCs w:val="26"/>
          <w:lang w:val="uz-Cyrl-UZ"/>
        </w:rPr>
        <w:t>билан алоқа самарадорлиги паст.</w:t>
      </w:r>
      <w:r w:rsidR="00345F64" w:rsidRPr="009C4BAE">
        <w:rPr>
          <w:rFonts w:ascii="Roboto" w:eastAsia="Arial" w:hAnsi="Roboto" w:cstheme="minorHAnsi"/>
          <w:bCs/>
          <w:sz w:val="26"/>
          <w:szCs w:val="26"/>
          <w:lang w:val="uz-Cyrl-UZ"/>
        </w:rPr>
        <w:t xml:space="preserve"> Мисол учун, “soft</w:t>
      </w:r>
      <w:r w:rsidR="005E6518" w:rsidRPr="009C4BAE">
        <w:rPr>
          <w:rFonts w:ascii="Roboto" w:eastAsia="Arial" w:hAnsi="Roboto" w:cstheme="minorHAnsi"/>
          <w:bCs/>
          <w:sz w:val="26"/>
          <w:szCs w:val="26"/>
          <w:lang w:val="uz-Cyrl-UZ"/>
        </w:rPr>
        <w:t> </w:t>
      </w:r>
      <w:r w:rsidR="00345F64" w:rsidRPr="009C4BAE">
        <w:rPr>
          <w:rFonts w:ascii="Roboto" w:eastAsia="Arial" w:hAnsi="Roboto" w:cstheme="minorHAnsi"/>
          <w:bCs/>
          <w:sz w:val="26"/>
          <w:szCs w:val="26"/>
          <w:lang w:val="uz-Cyrl-UZ"/>
        </w:rPr>
        <w:t xml:space="preserve">collection” орқали Ипотека банкда </w:t>
      </w:r>
      <w:r w:rsidR="00345F64" w:rsidRPr="009C4BAE">
        <w:rPr>
          <w:rFonts w:ascii="Roboto" w:eastAsia="Arial" w:hAnsi="Roboto" w:cstheme="minorHAnsi"/>
          <w:b/>
          <w:color w:val="C00000"/>
          <w:sz w:val="26"/>
          <w:szCs w:val="26"/>
          <w:lang w:val="uz-Cyrl-UZ"/>
        </w:rPr>
        <w:t>40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Микрокредитбанкда </w:t>
      </w:r>
      <w:r w:rsidR="00345F64" w:rsidRPr="009C4BAE">
        <w:rPr>
          <w:rFonts w:ascii="Roboto" w:eastAsia="Arial" w:hAnsi="Roboto" w:cstheme="minorHAnsi"/>
          <w:b/>
          <w:color w:val="C00000"/>
          <w:sz w:val="26"/>
          <w:szCs w:val="26"/>
          <w:lang w:val="uz-Cyrl-UZ"/>
        </w:rPr>
        <w:t>50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мижозларга алоқага чиқиш имконсиз.</w:t>
      </w:r>
      <w:r w:rsidR="004D18A5"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 xml:space="preserve">Бунга, </w:t>
      </w:r>
      <w:r w:rsidRPr="009C4BAE">
        <w:rPr>
          <w:rFonts w:ascii="Roboto" w:eastAsia="Arial" w:hAnsi="Roboto" w:cstheme="minorHAnsi"/>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bookmarkStart w:id="3365" w:name="_Toc222135247"/>
      <w:bookmarkStart w:id="3366" w:name="_Toc222078381"/>
    </w:p>
    <w:tbl>
      <w:tblPr>
        <w:tblW w:w="9639" w:type="dxa"/>
        <w:tblCellMar>
          <w:left w:w="10" w:type="dxa"/>
          <w:right w:w="10" w:type="dxa"/>
        </w:tblCellMar>
        <w:tblLook w:val="04A0" w:firstRow="1" w:lastRow="0" w:firstColumn="1" w:lastColumn="0" w:noHBand="0" w:noVBand="1"/>
      </w:tblPr>
      <w:tblGrid>
        <w:gridCol w:w="9639"/>
      </w:tblGrid>
      <w:tr w:rsidR="00026D0A" w:rsidRPr="009C4BAE" w14:paraId="266F06B0" w14:textId="77777777" w:rsidTr="00BD07A2">
        <w:tc>
          <w:tcPr>
            <w:tcW w:w="9639" w:type="dxa"/>
            <w:shd w:val="clear" w:color="auto" w:fill="FFF2CC"/>
            <w:tcMar>
              <w:top w:w="80" w:type="dxa"/>
              <w:left w:w="160" w:type="dxa"/>
              <w:bottom w:w="40" w:type="dxa"/>
              <w:right w:w="160" w:type="dxa"/>
            </w:tcMar>
          </w:tcPr>
          <w:p w14:paraId="415CF6A6" w14:textId="7308CD1A" w:rsidR="00026D0A" w:rsidRPr="009C4BAE" w:rsidRDefault="00026D0A" w:rsidP="007D5959">
            <w:pPr>
              <w:ind w:firstLine="544"/>
              <w:jc w:val="both"/>
              <w:rPr>
                <w:rFonts w:ascii="Roboto" w:hAnsi="Roboto"/>
                <w:b/>
                <w:sz w:val="26"/>
                <w:szCs w:val="26"/>
                <w:lang w:val="uz-Cyrl-UZ"/>
                <w:rPrChange w:id="3367" w:author="Nozimjon Ortiqov" w:date="2026-02-24T09:31:00Z" w16du:dateUtc="2026-02-24T04:31:00Z">
                  <w:rPr>
                    <w:b/>
                    <w:sz w:val="26"/>
                    <w:szCs w:val="26"/>
                    <w:lang w:val="uz-Cyrl-UZ"/>
                  </w:rPr>
                </w:rPrChange>
              </w:rPr>
            </w:pPr>
            <w:r w:rsidRPr="009C4BAE">
              <w:rPr>
                <w:rFonts w:ascii="Roboto" w:hAnsi="Roboto" w:cstheme="minorHAnsi"/>
                <w:b/>
                <w:sz w:val="26"/>
                <w:szCs w:val="26"/>
                <w:lang w:val="uz-Cyrl-UZ"/>
              </w:rPr>
              <w:t xml:space="preserve">Soft-collection вақтида кредитни ундириш ва мижоз билан </w:t>
            </w:r>
            <w:r w:rsidR="008B7828" w:rsidRPr="009C4BAE">
              <w:rPr>
                <w:rFonts w:ascii="Roboto" w:hAnsi="Roboto" w:cstheme="minorHAnsi"/>
                <w:b/>
                <w:sz w:val="26"/>
                <w:szCs w:val="26"/>
                <w:lang w:val="uz-Cyrl-UZ"/>
              </w:rPr>
              <w:t>боғланиш даражасини ошириш</w:t>
            </w:r>
            <w:r w:rsidRPr="009C4BAE">
              <w:rPr>
                <w:rFonts w:ascii="Roboto" w:hAnsi="Roboto" w:cstheme="minorHAnsi"/>
                <w:b/>
                <w:sz w:val="26"/>
                <w:szCs w:val="26"/>
                <w:lang w:val="uz-Cyrl-UZ"/>
              </w:rPr>
              <w:t xml:space="preserve"> бўйича </w:t>
            </w:r>
            <w:r w:rsidRPr="009C4BAE">
              <w:rPr>
                <w:rFonts w:ascii="Roboto" w:hAnsi="Roboto" w:cstheme="minorHAnsi"/>
                <w:b/>
                <w:color w:val="C00000"/>
                <w:sz w:val="26"/>
                <w:szCs w:val="26"/>
                <w:lang w:val="uz-Cyrl-UZ"/>
              </w:rPr>
              <w:t>таклифлар:</w:t>
            </w:r>
          </w:p>
        </w:tc>
      </w:tr>
      <w:tr w:rsidR="00026D0A" w:rsidRPr="009C4BAE" w14:paraId="66667266" w14:textId="77777777" w:rsidTr="00BD07A2">
        <w:tc>
          <w:tcPr>
            <w:tcW w:w="9639" w:type="dxa"/>
            <w:shd w:val="clear" w:color="auto" w:fill="FFFDE7"/>
            <w:tcMar>
              <w:top w:w="60" w:type="dxa"/>
              <w:left w:w="200" w:type="dxa"/>
              <w:bottom w:w="60" w:type="dxa"/>
              <w:right w:w="160" w:type="dxa"/>
            </w:tcMar>
          </w:tcPr>
          <w:p w14:paraId="0C605340" w14:textId="3E634594" w:rsidR="00026D0A" w:rsidRPr="009C4BAE" w:rsidRDefault="008B7828">
            <w:pPr>
              <w:spacing w:before="120" w:after="0" w:line="288" w:lineRule="auto"/>
              <w:ind w:firstLine="567"/>
              <w:jc w:val="both"/>
              <w:rPr>
                <w:rFonts w:ascii="Roboto" w:eastAsia="Arial" w:hAnsi="Roboto" w:cstheme="minorHAnsi"/>
                <w:sz w:val="26"/>
                <w:szCs w:val="26"/>
                <w:lang w:val="uz-Cyrl-UZ"/>
              </w:rPr>
              <w:pPrChange w:id="3368" w:author="Nozimjon Ortiqov" w:date="2026-02-24T09:33:00Z" w16du:dateUtc="2026-02-24T04:33:00Z">
                <w:pPr>
                  <w:spacing w:after="60" w:line="288" w:lineRule="auto"/>
                  <w:ind w:firstLine="567"/>
                  <w:jc w:val="both"/>
                </w:pPr>
              </w:pPrChange>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xml:space="preserve"> UzCard, Humo карталарининг статусидан қатъий назар, тижорат банкларига тегишли IP–адреслар </w:t>
            </w:r>
            <w:r w:rsidRPr="009C4BAE">
              <w:rPr>
                <w:rFonts w:ascii="Roboto" w:eastAsia="Arial" w:hAnsi="Roboto" w:cstheme="minorHAnsi"/>
                <w:i/>
                <w:iCs/>
                <w:sz w:val="26"/>
                <w:szCs w:val="26"/>
                <w:lang w:val="uz-Cyrl-UZ"/>
              </w:rPr>
              <w:t>(1 банкка 1 та)</w:t>
            </w:r>
            <w:r w:rsidRPr="009C4BAE">
              <w:rPr>
                <w:rFonts w:ascii="Roboto" w:eastAsia="Arial" w:hAnsi="Roboto" w:cstheme="minorHAnsi"/>
                <w:sz w:val="26"/>
                <w:szCs w:val="26"/>
                <w:lang w:val="uz-Cyrl-UZ"/>
              </w:rPr>
              <w:t xml:space="preserve"> учун автоматик тарзда ечиб олиш имкониятини яратиш.</w:t>
            </w:r>
          </w:p>
        </w:tc>
      </w:tr>
      <w:tr w:rsidR="008B7828" w:rsidRPr="009C4BAE" w14:paraId="460E0D9D" w14:textId="77777777" w:rsidTr="00BD07A2">
        <w:tc>
          <w:tcPr>
            <w:tcW w:w="9639" w:type="dxa"/>
            <w:shd w:val="clear" w:color="auto" w:fill="FFFDE7"/>
            <w:tcMar>
              <w:top w:w="60" w:type="dxa"/>
              <w:left w:w="200" w:type="dxa"/>
              <w:bottom w:w="60" w:type="dxa"/>
              <w:right w:w="160" w:type="dxa"/>
            </w:tcMar>
          </w:tcPr>
          <w:p w14:paraId="68EF7951" w14:textId="524FD080" w:rsidR="008B7828" w:rsidRPr="009C4BAE" w:rsidRDefault="008B7828">
            <w:pPr>
              <w:spacing w:before="120" w:after="0" w:line="288" w:lineRule="auto"/>
              <w:ind w:firstLine="567"/>
              <w:jc w:val="both"/>
              <w:rPr>
                <w:rFonts w:ascii="Roboto" w:eastAsia="Arial" w:hAnsi="Roboto" w:cstheme="minorHAnsi"/>
                <w:b/>
                <w:bCs/>
                <w:sz w:val="26"/>
                <w:szCs w:val="26"/>
                <w:lang w:val="uz-Cyrl-UZ"/>
              </w:rPr>
              <w:pPrChange w:id="3369" w:author="Nozimjon Ortiqov" w:date="2026-02-24T09:33:00Z" w16du:dateUtc="2026-02-24T04:33:00Z">
                <w:pPr>
                  <w:spacing w:after="60" w:line="288" w:lineRule="auto"/>
                  <w:ind w:firstLine="567"/>
                  <w:jc w:val="both"/>
                </w:pPr>
              </w:pPrChange>
            </w:pPr>
            <w:r w:rsidRPr="009C4BAE">
              <w:rPr>
                <w:rFonts w:ascii="Roboto" w:eastAsia="Arial" w:hAnsi="Roboto" w:cstheme="minorHAnsi"/>
                <w:b/>
                <w:bCs/>
                <w:sz w:val="26"/>
                <w:szCs w:val="26"/>
                <w:lang w:val="uz-Cyrl-UZ"/>
              </w:rPr>
              <w:t>2. </w:t>
            </w:r>
            <w:r w:rsidRPr="009C4BAE">
              <w:rPr>
                <w:rFonts w:ascii="Roboto" w:eastAsia="Arial" w:hAnsi="Roboto" w:cstheme="minorHAnsi"/>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p>
        </w:tc>
      </w:tr>
    </w:tbl>
    <w:p w14:paraId="392F970F" w14:textId="43883E24" w:rsidR="003569E1" w:rsidRPr="009C4BAE" w:rsidDel="00345092" w:rsidRDefault="003569E1" w:rsidP="00484395">
      <w:pPr>
        <w:spacing w:before="120" w:after="0" w:line="288" w:lineRule="auto"/>
        <w:ind w:firstLine="567"/>
        <w:jc w:val="both"/>
        <w:rPr>
          <w:del w:id="3370" w:author="Nozimjon Ortiqov" w:date="2026-02-23T18:22:00Z" w16du:dateUtc="2026-02-23T13:22:00Z"/>
          <w:rFonts w:ascii="Roboto" w:hAnsi="Roboto" w:cstheme="minorHAnsi"/>
          <w:b/>
          <w:bCs/>
          <w:color w:val="0070C0"/>
          <w:sz w:val="26"/>
          <w:szCs w:val="26"/>
          <w:lang w:val="uz-Cyrl-UZ"/>
        </w:rPr>
      </w:pPr>
    </w:p>
    <w:p w14:paraId="50967B3A" w14:textId="0D63FEC5" w:rsidR="00EC5836" w:rsidRPr="009C4BAE" w:rsidDel="00345092" w:rsidRDefault="001222C0" w:rsidP="00484395">
      <w:pPr>
        <w:shd w:val="clear" w:color="auto" w:fill="E2EFD9" w:themeFill="accent6" w:themeFillTint="33"/>
        <w:spacing w:before="120" w:after="0" w:line="288" w:lineRule="auto"/>
        <w:ind w:firstLine="567"/>
        <w:jc w:val="both"/>
        <w:rPr>
          <w:del w:id="3371" w:author="Nozimjon Ortiqov" w:date="2026-02-23T18:22:00Z" w16du:dateUtc="2026-02-23T13:22:00Z"/>
          <w:rFonts w:ascii="Roboto" w:hAnsi="Roboto" w:cstheme="minorHAnsi"/>
          <w:b/>
          <w:bCs/>
          <w:color w:val="0070C0"/>
          <w:sz w:val="24"/>
          <w:szCs w:val="24"/>
          <w:lang w:val="uz-Cyrl-UZ"/>
          <w:rPrChange w:id="3372" w:author="Nozimjon Ortiqov" w:date="2026-02-24T09:31:00Z" w16du:dateUtc="2026-02-24T04:31:00Z">
            <w:rPr>
              <w:del w:id="3373" w:author="Nozimjon Ortiqov" w:date="2026-02-23T18:22:00Z" w16du:dateUtc="2026-02-23T13:22:00Z"/>
              <w:rFonts w:ascii="Roboto" w:hAnsi="Roboto" w:cstheme="minorHAnsi"/>
              <w:b/>
              <w:bCs/>
              <w:color w:val="0070C0"/>
              <w:sz w:val="26"/>
              <w:szCs w:val="26"/>
              <w:lang w:val="uz-Cyrl-UZ"/>
            </w:rPr>
          </w:rPrChange>
        </w:rPr>
      </w:pPr>
      <w:del w:id="3374" w:author="Nozimjon Ortiqov" w:date="2026-02-23T18:22:00Z" w16du:dateUtc="2026-02-23T13:22:00Z">
        <w:r w:rsidRPr="009C4BAE" w:rsidDel="00345092">
          <w:rPr>
            <w:rFonts w:ascii="Roboto" w:hAnsi="Roboto" w:cstheme="minorHAnsi"/>
            <w:b/>
            <w:bCs/>
            <w:color w:val="0070C0"/>
            <w:sz w:val="24"/>
            <w:szCs w:val="24"/>
            <w:lang w:val="uz-Cyrl-UZ"/>
            <w:rPrChange w:id="3375" w:author="Nozimjon Ortiqov" w:date="2026-02-24T09:31:00Z" w16du:dateUtc="2026-02-24T04:31:00Z">
              <w:rPr>
                <w:rFonts w:ascii="Roboto" w:hAnsi="Roboto" w:cstheme="minorHAnsi"/>
                <w:b/>
                <w:bCs/>
                <w:color w:val="0070C0"/>
                <w:sz w:val="26"/>
                <w:szCs w:val="26"/>
                <w:lang w:val="uz-Cyrl-UZ"/>
              </w:rPr>
            </w:rPrChange>
          </w:rPr>
          <w:delText xml:space="preserve">5-Бокс. </w:delText>
        </w:r>
        <w:r w:rsidR="00871DE9" w:rsidRPr="009C4BAE" w:rsidDel="00345092">
          <w:rPr>
            <w:rFonts w:ascii="Roboto" w:hAnsi="Roboto" w:cstheme="minorHAnsi"/>
            <w:b/>
            <w:bCs/>
            <w:color w:val="0070C0"/>
            <w:sz w:val="24"/>
            <w:szCs w:val="24"/>
            <w:lang w:val="uz-Cyrl-UZ"/>
            <w:rPrChange w:id="3376" w:author="Nozimjon Ortiqov" w:date="2026-02-24T09:31:00Z" w16du:dateUtc="2026-02-24T04:31:00Z">
              <w:rPr>
                <w:rFonts w:ascii="Roboto" w:hAnsi="Roboto" w:cstheme="minorHAnsi"/>
                <w:b/>
                <w:bCs/>
                <w:color w:val="0070C0"/>
                <w:sz w:val="26"/>
                <w:szCs w:val="26"/>
                <w:lang w:val="uz-Cyrl-UZ"/>
              </w:rPr>
            </w:rPrChange>
          </w:rPr>
          <w:delText>Коллекторлик фаолиятини тартибга солиш ва қарздорлар ҳуқуқларини ҳимоя қилиш бўйича халқаро тажриба</w:delText>
        </w:r>
        <w:bookmarkEnd w:id="3365"/>
        <w:bookmarkEnd w:id="3366"/>
      </w:del>
    </w:p>
    <w:p w14:paraId="20E3846E" w14:textId="1553E123" w:rsidR="00317C5B" w:rsidRPr="009C4BAE" w:rsidDel="00345092" w:rsidRDefault="000E0A85" w:rsidP="00484395">
      <w:pPr>
        <w:shd w:val="clear" w:color="auto" w:fill="E2EFD9" w:themeFill="accent6" w:themeFillTint="33"/>
        <w:spacing w:before="120" w:after="0" w:line="288" w:lineRule="auto"/>
        <w:ind w:firstLine="567"/>
        <w:jc w:val="both"/>
        <w:rPr>
          <w:del w:id="3377" w:author="Nozimjon Ortiqov" w:date="2026-02-23T18:22:00Z" w16du:dateUtc="2026-02-23T13:22:00Z"/>
          <w:rFonts w:ascii="Roboto" w:hAnsi="Roboto" w:cstheme="minorHAnsi"/>
          <w:b/>
          <w:bCs/>
          <w:color w:val="0070C0"/>
          <w:sz w:val="24"/>
          <w:szCs w:val="24"/>
          <w:lang w:val="uz-Cyrl-UZ"/>
          <w:rPrChange w:id="3378" w:author="Nozimjon Ortiqov" w:date="2026-02-24T09:31:00Z" w16du:dateUtc="2026-02-24T04:31:00Z">
            <w:rPr>
              <w:del w:id="3379" w:author="Nozimjon Ortiqov" w:date="2026-02-23T18:22:00Z" w16du:dateUtc="2026-02-23T13:22:00Z"/>
              <w:rFonts w:ascii="Roboto" w:hAnsi="Roboto" w:cstheme="minorHAnsi"/>
              <w:b/>
              <w:bCs/>
              <w:color w:val="0070C0"/>
              <w:sz w:val="26"/>
              <w:szCs w:val="26"/>
              <w:lang w:val="uz-Cyrl-UZ"/>
            </w:rPr>
          </w:rPrChange>
        </w:rPr>
      </w:pPr>
      <w:del w:id="3380" w:author="Nozimjon Ortiqov" w:date="2026-02-23T18:22:00Z" w16du:dateUtc="2026-02-23T13:22:00Z">
        <w:r w:rsidRPr="009C4BAE" w:rsidDel="00345092">
          <w:rPr>
            <w:rFonts w:ascii="Roboto" w:hAnsi="Roboto" w:cstheme="minorHAnsi"/>
            <w:sz w:val="24"/>
            <w:szCs w:val="24"/>
            <w:lang w:val="uz-Cyrl-UZ"/>
            <w:rPrChange w:id="3381" w:author="Nozimjon Ortiqov" w:date="2026-02-24T09:31:00Z" w16du:dateUtc="2026-02-24T04:31:00Z">
              <w:rPr>
                <w:rFonts w:ascii="Roboto" w:hAnsi="Roboto" w:cstheme="minorHAnsi"/>
                <w:sz w:val="26"/>
                <w:szCs w:val="26"/>
                <w:lang w:val="uz-Cyrl-UZ"/>
              </w:rPr>
            </w:rPrChange>
          </w:rPr>
          <w:delText>Кўплаб мамлакатларда қарз ундириш жараёнида қарздорларни босим ва суиистеъмоллардан ҳимоя қилиш мақсадида коллекторлик фаолияти махсус меъёрлар билан тартибга солинади.</w:delText>
        </w:r>
      </w:del>
    </w:p>
    <w:p w14:paraId="0DB13BE1" w14:textId="57CC3F09" w:rsidR="001F55D8" w:rsidRPr="009C4BAE" w:rsidDel="00345092" w:rsidRDefault="001F55D8" w:rsidP="00484395">
      <w:pPr>
        <w:shd w:val="clear" w:color="auto" w:fill="E2EFD9" w:themeFill="accent6" w:themeFillTint="33"/>
        <w:spacing w:before="120" w:after="0" w:line="288" w:lineRule="auto"/>
        <w:ind w:firstLine="567"/>
        <w:jc w:val="both"/>
        <w:rPr>
          <w:del w:id="3382" w:author="Nozimjon Ortiqov" w:date="2026-02-23T18:22:00Z" w16du:dateUtc="2026-02-23T13:22:00Z"/>
          <w:rFonts w:ascii="Roboto" w:hAnsi="Roboto" w:cstheme="minorHAnsi"/>
          <w:sz w:val="24"/>
          <w:szCs w:val="24"/>
          <w:lang w:val="uz-Cyrl-UZ"/>
          <w:rPrChange w:id="3383" w:author="Nozimjon Ortiqov" w:date="2026-02-24T09:31:00Z" w16du:dateUtc="2026-02-24T04:31:00Z">
            <w:rPr>
              <w:del w:id="3384" w:author="Nozimjon Ortiqov" w:date="2026-02-23T18:22:00Z" w16du:dateUtc="2026-02-23T13:22:00Z"/>
              <w:rFonts w:ascii="Roboto" w:hAnsi="Roboto" w:cstheme="minorHAnsi"/>
              <w:sz w:val="26"/>
              <w:szCs w:val="26"/>
              <w:lang w:val="uz-Cyrl-UZ"/>
            </w:rPr>
          </w:rPrChange>
        </w:rPr>
      </w:pPr>
      <w:del w:id="3385" w:author="Nozimjon Ortiqov" w:date="2026-02-23T18:22:00Z" w16du:dateUtc="2026-02-23T13:22:00Z">
        <w:r w:rsidRPr="009C4BAE" w:rsidDel="00345092">
          <w:rPr>
            <w:rFonts w:ascii="Roboto" w:hAnsi="Roboto" w:cstheme="minorHAnsi"/>
            <w:b/>
            <w:bCs/>
            <w:color w:val="0070C0"/>
            <w:sz w:val="24"/>
            <w:szCs w:val="24"/>
            <w:lang w:val="uz-Cyrl-UZ"/>
            <w:rPrChange w:id="3386" w:author="Nozimjon Ortiqov" w:date="2026-02-24T09:31:00Z" w16du:dateUtc="2026-02-24T04:31:00Z">
              <w:rPr>
                <w:rFonts w:ascii="Roboto" w:hAnsi="Roboto" w:cstheme="minorHAnsi"/>
                <w:b/>
                <w:bCs/>
                <w:color w:val="0070C0"/>
                <w:sz w:val="26"/>
                <w:szCs w:val="26"/>
                <w:lang w:val="uz-Cyrl-UZ"/>
              </w:rPr>
            </w:rPrChange>
          </w:rPr>
          <w:delText>АҚШ</w:delText>
        </w:r>
        <w:r w:rsidRPr="009C4BAE" w:rsidDel="00345092">
          <w:rPr>
            <w:rFonts w:ascii="Roboto" w:hAnsi="Roboto" w:cstheme="minorHAnsi"/>
            <w:sz w:val="24"/>
            <w:szCs w:val="24"/>
            <w:lang w:val="uz-Cyrl-UZ"/>
            <w:rPrChange w:id="3387" w:author="Nozimjon Ortiqov" w:date="2026-02-24T09:31:00Z" w16du:dateUtc="2026-02-24T04:31:00Z">
              <w:rPr>
                <w:rFonts w:ascii="Roboto" w:hAnsi="Roboto" w:cstheme="minorHAnsi"/>
                <w:sz w:val="26"/>
                <w:szCs w:val="26"/>
                <w:lang w:val="uz-Cyrl-UZ"/>
              </w:rPr>
            </w:rPrChange>
          </w:rPr>
          <w:delText xml:space="preserve">да коллекторлик фаолияти 1977 йилда қабул қилинган </w:delText>
        </w:r>
        <w:r w:rsidR="00A85802" w:rsidRPr="009C4BAE" w:rsidDel="00345092">
          <w:rPr>
            <w:rFonts w:ascii="Roboto" w:hAnsi="Roboto" w:cstheme="minorHAnsi"/>
            <w:sz w:val="24"/>
            <w:szCs w:val="24"/>
            <w:lang w:val="uz-Cyrl-UZ"/>
            <w:rPrChange w:id="3388"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389" w:author="Nozimjon Ortiqov" w:date="2026-02-24T09:31:00Z" w16du:dateUtc="2026-02-24T04:31:00Z">
              <w:rPr>
                <w:rFonts w:ascii="Roboto" w:hAnsi="Roboto" w:cstheme="minorHAnsi"/>
                <w:sz w:val="26"/>
                <w:szCs w:val="26"/>
                <w:lang w:val="uz-Cyrl-UZ"/>
              </w:rPr>
            </w:rPrChange>
          </w:rPr>
          <w:delText>Қарзларни адолатли ундириш амалиёти тўғрисида</w:delText>
        </w:r>
        <w:r w:rsidR="00A85802" w:rsidRPr="009C4BAE" w:rsidDel="00345092">
          <w:rPr>
            <w:rFonts w:ascii="Roboto" w:hAnsi="Roboto" w:cstheme="minorHAnsi"/>
            <w:sz w:val="24"/>
            <w:szCs w:val="24"/>
            <w:lang w:val="uz-Cyrl-UZ"/>
            <w:rPrChange w:id="3390"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391" w:author="Nozimjon Ortiqov" w:date="2026-02-24T09:31:00Z" w16du:dateUtc="2026-02-24T04:31:00Z">
              <w:rPr>
                <w:rFonts w:ascii="Roboto" w:hAnsi="Roboto" w:cstheme="minorHAnsi"/>
                <w:sz w:val="26"/>
                <w:szCs w:val="26"/>
                <w:lang w:val="uz-Cyrl-UZ"/>
              </w:rPr>
            </w:rPrChange>
          </w:rPr>
          <w:delText>ги қонун билан тартибга солинади, назорат эса Истеъмолчилар ҳуқуқларини ҳимоя қилиш бюроси (CFPB) томонидан амалга оширилади.</w:delText>
        </w:r>
      </w:del>
    </w:p>
    <w:p w14:paraId="469427B6" w14:textId="52ADBC57" w:rsidR="001F55D8" w:rsidRPr="009C4BAE" w:rsidDel="00345092" w:rsidRDefault="001F55D8" w:rsidP="00484395">
      <w:pPr>
        <w:shd w:val="clear" w:color="auto" w:fill="E2EFD9" w:themeFill="accent6" w:themeFillTint="33"/>
        <w:spacing w:before="120" w:after="0" w:line="288" w:lineRule="auto"/>
        <w:ind w:firstLine="567"/>
        <w:jc w:val="both"/>
        <w:rPr>
          <w:del w:id="3392" w:author="Nozimjon Ortiqov" w:date="2026-02-23T18:22:00Z" w16du:dateUtc="2026-02-23T13:22:00Z"/>
          <w:rFonts w:ascii="Roboto" w:hAnsi="Roboto" w:cstheme="minorHAnsi"/>
          <w:sz w:val="24"/>
          <w:szCs w:val="24"/>
          <w:lang w:val="uz-Cyrl-UZ"/>
          <w:rPrChange w:id="3393" w:author="Nozimjon Ortiqov" w:date="2026-02-24T09:31:00Z" w16du:dateUtc="2026-02-24T04:31:00Z">
            <w:rPr>
              <w:del w:id="3394" w:author="Nozimjon Ortiqov" w:date="2026-02-23T18:22:00Z" w16du:dateUtc="2026-02-23T13:22:00Z"/>
              <w:rFonts w:ascii="Roboto" w:hAnsi="Roboto" w:cstheme="minorHAnsi"/>
              <w:sz w:val="26"/>
              <w:szCs w:val="26"/>
              <w:lang w:val="uz-Cyrl-UZ"/>
            </w:rPr>
          </w:rPrChange>
        </w:rPr>
      </w:pPr>
      <w:del w:id="3395" w:author="Nozimjon Ortiqov" w:date="2026-02-23T18:22:00Z" w16du:dateUtc="2026-02-23T13:22:00Z">
        <w:r w:rsidRPr="009C4BAE" w:rsidDel="00345092">
          <w:rPr>
            <w:rFonts w:ascii="Roboto" w:hAnsi="Roboto" w:cstheme="minorHAnsi"/>
            <w:sz w:val="24"/>
            <w:szCs w:val="24"/>
            <w:lang w:val="uz-Cyrl-UZ"/>
            <w:rPrChange w:id="3396" w:author="Nozimjon Ortiqov" w:date="2026-02-24T09:31:00Z" w16du:dateUtc="2026-02-24T04:31:00Z">
              <w:rPr>
                <w:rFonts w:ascii="Roboto" w:hAnsi="Roboto" w:cstheme="minorHAnsi"/>
                <w:sz w:val="26"/>
                <w:szCs w:val="26"/>
              </w:rPr>
            </w:rPrChange>
          </w:rPr>
          <w:delText>Алоқага доир чекловлар жорий этилган:</w:delText>
        </w:r>
        <w:r w:rsidRPr="009C4BAE" w:rsidDel="00345092">
          <w:rPr>
            <w:rFonts w:ascii="Roboto" w:hAnsi="Roboto" w:cstheme="minorHAnsi"/>
            <w:sz w:val="24"/>
            <w:szCs w:val="24"/>
            <w:lang w:val="uz-Cyrl-UZ"/>
            <w:rPrChange w:id="3397" w:author="Nozimjon Ortiqov" w:date="2026-02-24T09:31:00Z" w16du:dateUtc="2026-02-24T04:31:00Z">
              <w:rPr>
                <w:rFonts w:ascii="Roboto" w:hAnsi="Roboto" w:cstheme="minorHAnsi"/>
                <w:sz w:val="26"/>
                <w:szCs w:val="26"/>
                <w:lang w:val="uz-Cyrl-UZ"/>
              </w:rPr>
            </w:rPrChange>
          </w:rPr>
          <w:delText xml:space="preserve"> </w:delText>
        </w:r>
      </w:del>
    </w:p>
    <w:p w14:paraId="2A30B5C0" w14:textId="4E35A7E9" w:rsidR="001F55D8" w:rsidRPr="009C4BAE" w:rsidDel="00345092" w:rsidRDefault="001F55D8" w:rsidP="00484395">
      <w:pPr>
        <w:shd w:val="clear" w:color="auto" w:fill="E2EFD9" w:themeFill="accent6" w:themeFillTint="33"/>
        <w:spacing w:before="120" w:after="0" w:line="240" w:lineRule="auto"/>
        <w:ind w:firstLine="567"/>
        <w:jc w:val="both"/>
        <w:rPr>
          <w:del w:id="3398" w:author="Nozimjon Ortiqov" w:date="2026-02-23T18:22:00Z" w16du:dateUtc="2026-02-23T13:22:00Z"/>
          <w:rFonts w:ascii="Roboto" w:hAnsi="Roboto" w:cstheme="minorHAnsi"/>
          <w:sz w:val="24"/>
          <w:szCs w:val="24"/>
          <w:lang w:val="uz-Cyrl-UZ"/>
          <w:rPrChange w:id="3399" w:author="Nozimjon Ortiqov" w:date="2026-02-24T09:31:00Z" w16du:dateUtc="2026-02-24T04:31:00Z">
            <w:rPr>
              <w:del w:id="3400" w:author="Nozimjon Ortiqov" w:date="2026-02-23T18:22:00Z" w16du:dateUtc="2026-02-23T13:22:00Z"/>
              <w:rFonts w:ascii="Roboto" w:hAnsi="Roboto" w:cstheme="minorHAnsi"/>
              <w:sz w:val="26"/>
              <w:szCs w:val="26"/>
              <w:lang w:val="uz-Cyrl-UZ"/>
            </w:rPr>
          </w:rPrChange>
        </w:rPr>
      </w:pPr>
      <w:del w:id="3401" w:author="Nozimjon Ortiqov" w:date="2026-02-23T18:22:00Z" w16du:dateUtc="2026-02-23T13:22:00Z">
        <w:r w:rsidRPr="009C4BAE" w:rsidDel="00345092">
          <w:rPr>
            <w:rFonts w:ascii="Roboto" w:hAnsi="Roboto" w:cstheme="minorHAnsi"/>
            <w:sz w:val="24"/>
            <w:szCs w:val="24"/>
            <w:lang w:val="uz-Cyrl-UZ"/>
            <w:rPrChange w:id="3402" w:author="Nozimjon Ortiqov" w:date="2026-02-24T09:31:00Z" w16du:dateUtc="2026-02-24T04:31:00Z">
              <w:rPr>
                <w:rFonts w:ascii="Roboto" w:hAnsi="Roboto" w:cstheme="minorHAnsi"/>
                <w:sz w:val="26"/>
                <w:szCs w:val="26"/>
                <w:lang w:val="uz-Cyrl-UZ"/>
              </w:rPr>
            </w:rPrChange>
          </w:rPr>
          <w:delText xml:space="preserve">– 7 кун ичида 7 мартадан </w:delText>
        </w:r>
        <w:r w:rsidR="00050249" w:rsidRPr="009C4BAE" w:rsidDel="00345092">
          <w:rPr>
            <w:rFonts w:ascii="Roboto" w:hAnsi="Roboto" w:cstheme="minorHAnsi"/>
            <w:sz w:val="24"/>
            <w:szCs w:val="24"/>
            <w:lang w:val="uz-Cyrl-UZ"/>
            <w:rPrChange w:id="3403" w:author="Nozimjon Ortiqov" w:date="2026-02-24T09:31:00Z" w16du:dateUtc="2026-02-24T04:31:00Z">
              <w:rPr>
                <w:rFonts w:ascii="Roboto" w:hAnsi="Roboto" w:cstheme="minorHAnsi"/>
                <w:sz w:val="26"/>
                <w:szCs w:val="26"/>
                <w:lang w:val="uz-Cyrl-UZ"/>
              </w:rPr>
            </w:rPrChange>
          </w:rPr>
          <w:delText>қўнғироқ қилиш</w:delText>
        </w:r>
        <w:r w:rsidRPr="009C4BAE" w:rsidDel="00345092">
          <w:rPr>
            <w:rFonts w:ascii="Roboto" w:hAnsi="Roboto" w:cstheme="minorHAnsi"/>
            <w:sz w:val="24"/>
            <w:szCs w:val="24"/>
            <w:lang w:val="uz-Cyrl-UZ"/>
            <w:rPrChange w:id="3404" w:author="Nozimjon Ortiqov" w:date="2026-02-24T09:31:00Z" w16du:dateUtc="2026-02-24T04:31:00Z">
              <w:rPr>
                <w:rFonts w:ascii="Roboto" w:hAnsi="Roboto" w:cstheme="minorHAnsi"/>
                <w:sz w:val="26"/>
                <w:szCs w:val="26"/>
                <w:lang w:val="uz-Cyrl-UZ"/>
              </w:rPr>
            </w:rPrChange>
          </w:rPr>
          <w:delText>;</w:delText>
        </w:r>
      </w:del>
    </w:p>
    <w:p w14:paraId="34C26805" w14:textId="5F45DB54" w:rsidR="001F55D8" w:rsidRPr="009C4BAE" w:rsidDel="00345092" w:rsidRDefault="001F55D8" w:rsidP="00484395">
      <w:pPr>
        <w:shd w:val="clear" w:color="auto" w:fill="E2EFD9" w:themeFill="accent6" w:themeFillTint="33"/>
        <w:spacing w:before="120" w:after="0" w:line="240" w:lineRule="auto"/>
        <w:ind w:firstLine="567"/>
        <w:jc w:val="both"/>
        <w:rPr>
          <w:del w:id="3405" w:author="Nozimjon Ortiqov" w:date="2026-02-23T18:22:00Z" w16du:dateUtc="2026-02-23T13:22:00Z"/>
          <w:rFonts w:ascii="Roboto" w:hAnsi="Roboto" w:cstheme="minorHAnsi"/>
          <w:sz w:val="24"/>
          <w:szCs w:val="24"/>
          <w:lang w:val="uz-Cyrl-UZ"/>
          <w:rPrChange w:id="3406" w:author="Nozimjon Ortiqov" w:date="2026-02-24T09:31:00Z" w16du:dateUtc="2026-02-24T04:31:00Z">
            <w:rPr>
              <w:del w:id="3407" w:author="Nozimjon Ortiqov" w:date="2026-02-23T18:22:00Z" w16du:dateUtc="2026-02-23T13:22:00Z"/>
              <w:rFonts w:ascii="Roboto" w:hAnsi="Roboto" w:cstheme="minorHAnsi"/>
              <w:sz w:val="26"/>
              <w:szCs w:val="26"/>
              <w:lang w:val="uz-Cyrl-UZ"/>
            </w:rPr>
          </w:rPrChange>
        </w:rPr>
      </w:pPr>
      <w:del w:id="3408" w:author="Nozimjon Ortiqov" w:date="2026-02-23T18:22:00Z" w16du:dateUtc="2026-02-23T13:22:00Z">
        <w:r w:rsidRPr="009C4BAE" w:rsidDel="00345092">
          <w:rPr>
            <w:rFonts w:ascii="Roboto" w:hAnsi="Roboto" w:cstheme="minorHAnsi"/>
            <w:sz w:val="24"/>
            <w:szCs w:val="24"/>
            <w:lang w:val="uz-Cyrl-UZ"/>
            <w:rPrChange w:id="3409" w:author="Nozimjon Ortiqov" w:date="2026-02-24T09:31:00Z" w16du:dateUtc="2026-02-24T04:31:00Z">
              <w:rPr>
                <w:rFonts w:ascii="Roboto" w:hAnsi="Roboto" w:cstheme="minorHAnsi"/>
                <w:sz w:val="26"/>
                <w:szCs w:val="26"/>
                <w:lang w:val="uz-Cyrl-UZ"/>
              </w:rPr>
            </w:rPrChange>
          </w:rPr>
          <w:delText>– </w:delText>
        </w:r>
        <w:r w:rsidR="00A85802" w:rsidRPr="009C4BAE" w:rsidDel="00345092">
          <w:rPr>
            <w:rFonts w:ascii="Roboto" w:hAnsi="Roboto" w:cstheme="minorHAnsi"/>
            <w:sz w:val="24"/>
            <w:szCs w:val="24"/>
            <w:lang w:val="uz-Cyrl-UZ"/>
            <w:rPrChange w:id="3410"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11" w:author="Nozimjon Ortiqov" w:date="2026-02-24T09:31:00Z" w16du:dateUtc="2026-02-24T04:31:00Z">
              <w:rPr>
                <w:rFonts w:ascii="Roboto" w:hAnsi="Roboto" w:cstheme="minorHAnsi"/>
                <w:sz w:val="26"/>
                <w:szCs w:val="26"/>
                <w:lang w:val="uz-Cyrl-UZ"/>
              </w:rPr>
            </w:rPrChange>
          </w:rPr>
          <w:delText>ноқулай вақтда</w:delText>
        </w:r>
        <w:r w:rsidR="00A85802" w:rsidRPr="009C4BAE" w:rsidDel="00345092">
          <w:rPr>
            <w:rFonts w:ascii="Roboto" w:hAnsi="Roboto" w:cstheme="minorHAnsi"/>
            <w:sz w:val="24"/>
            <w:szCs w:val="24"/>
            <w:lang w:val="uz-Cyrl-UZ"/>
            <w:rPrChange w:id="3412"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13" w:author="Nozimjon Ortiqov" w:date="2026-02-24T09:31:00Z" w16du:dateUtc="2026-02-24T04:31:00Z">
              <w:rPr>
                <w:rFonts w:ascii="Roboto" w:hAnsi="Roboto" w:cstheme="minorHAnsi"/>
                <w:sz w:val="26"/>
                <w:szCs w:val="26"/>
                <w:lang w:val="uz-Cyrl-UZ"/>
              </w:rPr>
            </w:rPrChange>
          </w:rPr>
          <w:delText xml:space="preserve"> </w:delText>
        </w:r>
        <w:r w:rsidRPr="009C4BAE" w:rsidDel="00345092">
          <w:rPr>
            <w:rFonts w:ascii="Roboto" w:hAnsi="Roboto" w:cstheme="minorHAnsi"/>
            <w:i/>
            <w:iCs/>
            <w:sz w:val="24"/>
            <w:szCs w:val="24"/>
            <w:lang w:val="uz-Cyrl-UZ"/>
            <w:rPrChange w:id="3414" w:author="Nozimjon Ortiqov" w:date="2026-02-24T09:31:00Z" w16du:dateUtc="2026-02-24T04:31:00Z">
              <w:rPr>
                <w:rFonts w:ascii="Roboto" w:hAnsi="Roboto" w:cstheme="minorHAnsi"/>
                <w:i/>
                <w:iCs/>
                <w:sz w:val="26"/>
                <w:szCs w:val="26"/>
                <w:lang w:val="uz-Cyrl-UZ"/>
              </w:rPr>
            </w:rPrChange>
          </w:rPr>
          <w:delText>(соат 08:00 гача ва 21:00 дан кейин)</w:delText>
        </w:r>
        <w:r w:rsidRPr="009C4BAE" w:rsidDel="00345092">
          <w:rPr>
            <w:rFonts w:ascii="Roboto" w:hAnsi="Roboto" w:cstheme="minorHAnsi"/>
            <w:sz w:val="24"/>
            <w:szCs w:val="24"/>
            <w:lang w:val="uz-Cyrl-UZ"/>
            <w:rPrChange w:id="3415" w:author="Nozimjon Ortiqov" w:date="2026-02-24T09:31:00Z" w16du:dateUtc="2026-02-24T04:31:00Z">
              <w:rPr>
                <w:rFonts w:ascii="Roboto" w:hAnsi="Roboto" w:cstheme="minorHAnsi"/>
                <w:sz w:val="26"/>
                <w:szCs w:val="26"/>
                <w:lang w:val="uz-Cyrl-UZ"/>
              </w:rPr>
            </w:rPrChange>
          </w:rPr>
          <w:delText xml:space="preserve"> мурожаат қилиш;</w:delText>
        </w:r>
      </w:del>
    </w:p>
    <w:p w14:paraId="3DF753B5" w14:textId="0140838F" w:rsidR="00050249" w:rsidRPr="009C4BAE" w:rsidDel="00345092" w:rsidRDefault="001F55D8" w:rsidP="00484395">
      <w:pPr>
        <w:shd w:val="clear" w:color="auto" w:fill="E2EFD9" w:themeFill="accent6" w:themeFillTint="33"/>
        <w:spacing w:before="120" w:after="0" w:line="240" w:lineRule="auto"/>
        <w:ind w:firstLine="567"/>
        <w:jc w:val="both"/>
        <w:rPr>
          <w:del w:id="3416" w:author="Nozimjon Ortiqov" w:date="2026-02-23T18:22:00Z" w16du:dateUtc="2026-02-23T13:22:00Z"/>
          <w:rFonts w:ascii="Roboto" w:hAnsi="Roboto" w:cstheme="minorHAnsi"/>
          <w:sz w:val="24"/>
          <w:szCs w:val="24"/>
          <w:lang w:val="uz-Cyrl-UZ"/>
          <w:rPrChange w:id="3417" w:author="Nozimjon Ortiqov" w:date="2026-02-24T09:31:00Z" w16du:dateUtc="2026-02-24T04:31:00Z">
            <w:rPr>
              <w:del w:id="3418" w:author="Nozimjon Ortiqov" w:date="2026-02-23T18:22:00Z" w16du:dateUtc="2026-02-23T13:22:00Z"/>
              <w:rFonts w:ascii="Roboto" w:hAnsi="Roboto" w:cstheme="minorHAnsi"/>
              <w:sz w:val="26"/>
              <w:szCs w:val="26"/>
              <w:lang w:val="uz-Cyrl-UZ"/>
            </w:rPr>
          </w:rPrChange>
        </w:rPr>
      </w:pPr>
      <w:del w:id="3419" w:author="Nozimjon Ortiqov" w:date="2026-02-23T18:22:00Z" w16du:dateUtc="2026-02-23T13:22:00Z">
        <w:r w:rsidRPr="009C4BAE" w:rsidDel="00345092">
          <w:rPr>
            <w:rFonts w:ascii="Roboto" w:hAnsi="Roboto" w:cstheme="minorHAnsi"/>
            <w:sz w:val="24"/>
            <w:szCs w:val="24"/>
            <w:lang w:val="uz-Cyrl-UZ"/>
            <w:rPrChange w:id="3420" w:author="Nozimjon Ortiqov" w:date="2026-02-24T09:31:00Z" w16du:dateUtc="2026-02-24T04:31:00Z">
              <w:rPr>
                <w:rFonts w:ascii="Roboto" w:hAnsi="Roboto" w:cstheme="minorHAnsi"/>
                <w:sz w:val="26"/>
                <w:szCs w:val="26"/>
                <w:lang w:val="uz-Cyrl-UZ"/>
              </w:rPr>
            </w:rPrChange>
          </w:rPr>
          <w:delText>– қарз ҳақидаги маълумотларни оммага ошкор қилиш;</w:delText>
        </w:r>
      </w:del>
    </w:p>
    <w:p w14:paraId="114BC546" w14:textId="121231D8" w:rsidR="00050249" w:rsidRPr="009C4BAE" w:rsidDel="00345092" w:rsidRDefault="00050249" w:rsidP="00484395">
      <w:pPr>
        <w:shd w:val="clear" w:color="auto" w:fill="E2EFD9" w:themeFill="accent6" w:themeFillTint="33"/>
        <w:spacing w:before="120" w:after="0" w:line="240" w:lineRule="auto"/>
        <w:ind w:firstLine="567"/>
        <w:jc w:val="both"/>
        <w:rPr>
          <w:del w:id="3421" w:author="Nozimjon Ortiqov" w:date="2026-02-23T18:22:00Z" w16du:dateUtc="2026-02-23T13:22:00Z"/>
          <w:rFonts w:ascii="Roboto" w:hAnsi="Roboto" w:cstheme="minorHAnsi"/>
          <w:sz w:val="24"/>
          <w:szCs w:val="24"/>
          <w:lang w:val="uz-Cyrl-UZ"/>
          <w:rPrChange w:id="3422" w:author="Nozimjon Ortiqov" w:date="2026-02-24T09:31:00Z" w16du:dateUtc="2026-02-24T04:31:00Z">
            <w:rPr>
              <w:del w:id="3423" w:author="Nozimjon Ortiqov" w:date="2026-02-23T18:22:00Z" w16du:dateUtc="2026-02-23T13:22:00Z"/>
              <w:rFonts w:ascii="Roboto" w:hAnsi="Roboto" w:cstheme="minorHAnsi"/>
              <w:sz w:val="26"/>
              <w:szCs w:val="26"/>
              <w:lang w:val="uz-Cyrl-UZ"/>
            </w:rPr>
          </w:rPrChange>
        </w:rPr>
      </w:pPr>
      <w:del w:id="3424" w:author="Nozimjon Ortiqov" w:date="2026-02-23T18:22:00Z" w16du:dateUtc="2026-02-23T13:22:00Z">
        <w:r w:rsidRPr="009C4BAE" w:rsidDel="00345092">
          <w:rPr>
            <w:rFonts w:ascii="Roboto" w:hAnsi="Roboto" w:cstheme="minorHAnsi"/>
            <w:sz w:val="24"/>
            <w:szCs w:val="24"/>
            <w:lang w:val="uz-Cyrl-UZ"/>
            <w:rPrChange w:id="3425" w:author="Nozimjon Ortiqov" w:date="2026-02-24T09:31:00Z" w16du:dateUtc="2026-02-24T04:31:00Z">
              <w:rPr>
                <w:rFonts w:ascii="Roboto" w:hAnsi="Roboto" w:cstheme="minorHAnsi"/>
                <w:sz w:val="26"/>
                <w:szCs w:val="26"/>
                <w:lang w:val="uz-Cyrl-UZ"/>
              </w:rPr>
            </w:rPrChange>
          </w:rPr>
          <w:delText>– </w:delText>
        </w:r>
        <w:r w:rsidR="001F55D8" w:rsidRPr="009C4BAE" w:rsidDel="00345092">
          <w:rPr>
            <w:rFonts w:ascii="Roboto" w:hAnsi="Roboto" w:cstheme="minorHAnsi"/>
            <w:sz w:val="24"/>
            <w:szCs w:val="24"/>
            <w:lang w:val="uz-Cyrl-UZ"/>
            <w:rPrChange w:id="3426" w:author="Nozimjon Ortiqov" w:date="2026-02-24T09:31:00Z" w16du:dateUtc="2026-02-24T04:31:00Z">
              <w:rPr>
                <w:rFonts w:ascii="Roboto" w:hAnsi="Roboto" w:cstheme="minorHAnsi"/>
                <w:sz w:val="26"/>
                <w:szCs w:val="26"/>
                <w:lang w:val="uz-Cyrl-UZ"/>
              </w:rPr>
            </w:rPrChange>
          </w:rPr>
          <w:delText>қарз суммаси тўғрисида ёлғон маълумот бериш тақиқланади.</w:delText>
        </w:r>
      </w:del>
    </w:p>
    <w:p w14:paraId="0642845A" w14:textId="4051785C" w:rsidR="007A45DE" w:rsidRPr="009C4BAE" w:rsidDel="00345092" w:rsidRDefault="007A45DE" w:rsidP="00484395">
      <w:pPr>
        <w:shd w:val="clear" w:color="auto" w:fill="E2EFD9" w:themeFill="accent6" w:themeFillTint="33"/>
        <w:spacing w:before="120" w:after="0" w:line="288" w:lineRule="auto"/>
        <w:ind w:firstLine="567"/>
        <w:jc w:val="both"/>
        <w:rPr>
          <w:del w:id="3427" w:author="Nozimjon Ortiqov" w:date="2026-02-23T18:22:00Z" w16du:dateUtc="2026-02-23T13:22:00Z"/>
          <w:rFonts w:ascii="Roboto" w:hAnsi="Roboto" w:cstheme="minorHAnsi"/>
          <w:sz w:val="24"/>
          <w:szCs w:val="24"/>
          <w:lang w:val="uz-Cyrl-UZ"/>
          <w:rPrChange w:id="3428" w:author="Nozimjon Ortiqov" w:date="2026-02-24T09:31:00Z" w16du:dateUtc="2026-02-24T04:31:00Z">
            <w:rPr>
              <w:del w:id="3429" w:author="Nozimjon Ortiqov" w:date="2026-02-23T18:22:00Z" w16du:dateUtc="2026-02-23T13:22:00Z"/>
              <w:rFonts w:ascii="Roboto" w:hAnsi="Roboto" w:cstheme="minorHAnsi"/>
              <w:sz w:val="26"/>
              <w:szCs w:val="26"/>
              <w:lang w:val="uz-Cyrl-UZ"/>
            </w:rPr>
          </w:rPrChange>
        </w:rPr>
      </w:pPr>
      <w:del w:id="3430" w:author="Nozimjon Ortiqov" w:date="2026-02-23T18:22:00Z" w16du:dateUtc="2026-02-23T13:22:00Z">
        <w:r w:rsidRPr="009C4BAE" w:rsidDel="00345092">
          <w:rPr>
            <w:rFonts w:ascii="Roboto" w:hAnsi="Roboto" w:cstheme="minorHAnsi"/>
            <w:sz w:val="24"/>
            <w:szCs w:val="24"/>
            <w:lang w:val="uz-Cyrl-UZ"/>
            <w:rPrChange w:id="3431" w:author="Nozimjon Ortiqov" w:date="2026-02-24T09:31:00Z" w16du:dateUtc="2026-02-24T04:31:00Z">
              <w:rPr>
                <w:rFonts w:ascii="Roboto" w:hAnsi="Roboto" w:cstheme="minorHAnsi"/>
                <w:sz w:val="26"/>
                <w:szCs w:val="26"/>
                <w:lang w:val="uz-Cyrl-UZ"/>
              </w:rPr>
            </w:rPrChange>
          </w:rPr>
          <w:delText>Қарздорнинг коллекторлар билан алоқани тўхтатиш ва ўзаро муносабатларни суд орқали ёки адвокат орқали олиб боришни талаб қилиш ҳуқуқи мустаҳкамланган.</w:delText>
        </w:r>
      </w:del>
    </w:p>
    <w:p w14:paraId="22DB98FF" w14:textId="73856AC6" w:rsidR="00317C5B" w:rsidRPr="009C4BAE" w:rsidDel="00345092" w:rsidRDefault="007A45DE" w:rsidP="00484395">
      <w:pPr>
        <w:shd w:val="clear" w:color="auto" w:fill="E2EFD9" w:themeFill="accent6" w:themeFillTint="33"/>
        <w:spacing w:before="120" w:after="0" w:line="288" w:lineRule="auto"/>
        <w:ind w:firstLine="567"/>
        <w:jc w:val="both"/>
        <w:rPr>
          <w:del w:id="3432" w:author="Nozimjon Ortiqov" w:date="2026-02-23T18:22:00Z" w16du:dateUtc="2026-02-23T13:22:00Z"/>
          <w:rFonts w:ascii="Roboto" w:hAnsi="Roboto" w:cs="Calibri (Body)"/>
          <w:spacing w:val="-10"/>
          <w:sz w:val="24"/>
          <w:szCs w:val="24"/>
          <w:lang w:val="uz-Cyrl-UZ"/>
          <w:rPrChange w:id="3433" w:author="Nozimjon Ortiqov" w:date="2026-02-24T09:31:00Z" w16du:dateUtc="2026-02-24T04:31:00Z">
            <w:rPr>
              <w:del w:id="3434" w:author="Nozimjon Ortiqov" w:date="2026-02-23T18:22:00Z" w16du:dateUtc="2026-02-23T13:22:00Z"/>
              <w:rFonts w:ascii="Roboto" w:hAnsi="Roboto" w:cs="Calibri (Body)"/>
              <w:spacing w:val="-10"/>
              <w:sz w:val="26"/>
              <w:szCs w:val="26"/>
            </w:rPr>
          </w:rPrChange>
        </w:rPr>
      </w:pPr>
      <w:del w:id="3435" w:author="Nozimjon Ortiqov" w:date="2026-02-23T18:22:00Z" w16du:dateUtc="2026-02-23T13:22:00Z">
        <w:r w:rsidRPr="009C4BAE" w:rsidDel="00345092">
          <w:rPr>
            <w:rFonts w:ascii="Roboto" w:hAnsi="Roboto" w:cs="Calibri (Body)"/>
            <w:spacing w:val="-10"/>
            <w:sz w:val="24"/>
            <w:szCs w:val="24"/>
            <w:lang w:val="uz-Cyrl-UZ"/>
            <w:rPrChange w:id="3436" w:author="Nozimjon Ortiqov" w:date="2026-02-24T09:31:00Z" w16du:dateUtc="2026-02-24T04:31:00Z">
              <w:rPr>
                <w:rFonts w:ascii="Roboto" w:hAnsi="Roboto" w:cs="Calibri (Body)"/>
                <w:spacing w:val="-10"/>
                <w:sz w:val="26"/>
                <w:szCs w:val="26"/>
              </w:rPr>
            </w:rPrChange>
          </w:rPr>
          <w:delText xml:space="preserve">Коллекторлар томонидан қарзни тўлашда </w:delText>
        </w:r>
        <w:r w:rsidR="00484395" w:rsidRPr="009C4BAE" w:rsidDel="00345092">
          <w:rPr>
            <w:rFonts w:ascii="Roboto" w:hAnsi="Roboto" w:cs="Calibri (Body)"/>
            <w:i/>
            <w:iCs/>
            <w:color w:val="C00000"/>
            <w:spacing w:val="-10"/>
            <w:sz w:val="24"/>
            <w:szCs w:val="24"/>
            <w:lang w:val="uz-Cyrl-UZ"/>
            <w:rPrChange w:id="3437" w:author="Nozimjon Ortiqov" w:date="2026-02-24T09:31:00Z" w16du:dateUtc="2026-02-24T04:31:00Z">
              <w:rPr>
                <w:rFonts w:ascii="Roboto" w:hAnsi="Roboto" w:cs="Calibri (Body)"/>
                <w:i/>
                <w:iCs/>
                <w:color w:val="C00000"/>
                <w:spacing w:val="-10"/>
                <w:sz w:val="26"/>
                <w:szCs w:val="26"/>
              </w:rPr>
            </w:rPrChange>
          </w:rPr>
          <w:delText>40-60</w:delText>
        </w:r>
        <w:r w:rsidR="00484395" w:rsidRPr="009C4BAE" w:rsidDel="00345092">
          <w:rPr>
            <w:rFonts w:ascii="Roboto" w:hAnsi="Roboto" w:cs="Calibri (Body)"/>
            <w:i/>
            <w:iCs/>
            <w:color w:val="C00000"/>
            <w:spacing w:val="-10"/>
            <w:sz w:val="24"/>
            <w:szCs w:val="24"/>
            <w:lang w:val="uz-Cyrl-UZ"/>
            <w:rPrChange w:id="3438" w:author="Nozimjon Ortiqov" w:date="2026-02-24T09:31:00Z" w16du:dateUtc="2026-02-24T04:31:00Z">
              <w:rPr>
                <w:rFonts w:ascii="Roboto" w:hAnsi="Roboto" w:cs="Calibri (Body)"/>
                <w:i/>
                <w:iCs/>
                <w:color w:val="C00000"/>
                <w:spacing w:val="-10"/>
                <w:sz w:val="26"/>
                <w:szCs w:val="26"/>
                <w:lang w:val="uz-Cyrl-UZ"/>
              </w:rPr>
            </w:rPrChange>
          </w:rPr>
          <w:delText xml:space="preserve"> </w:delText>
        </w:r>
        <w:r w:rsidR="00484395" w:rsidRPr="009C4BAE" w:rsidDel="00345092">
          <w:rPr>
            <w:rFonts w:ascii="Roboto" w:hAnsi="Roboto" w:cs="Calibri (Body)"/>
            <w:i/>
            <w:iCs/>
            <w:color w:val="0070C0"/>
            <w:spacing w:val="-10"/>
            <w:sz w:val="24"/>
            <w:szCs w:val="24"/>
            <w:lang w:val="uz-Cyrl-UZ"/>
            <w:rPrChange w:id="3439" w:author="Nozimjon Ortiqov" w:date="2026-02-24T09:31:00Z" w16du:dateUtc="2026-02-24T04:31:00Z">
              <w:rPr>
                <w:rFonts w:ascii="Roboto" w:hAnsi="Roboto" w:cs="Calibri (Body)"/>
                <w:i/>
                <w:iCs/>
                <w:color w:val="0070C0"/>
                <w:spacing w:val="-10"/>
                <w:sz w:val="26"/>
                <w:szCs w:val="26"/>
                <w:lang w:val="uz-Cyrl-UZ"/>
              </w:rPr>
            </w:rPrChange>
          </w:rPr>
          <w:delText xml:space="preserve">фоиз </w:delText>
        </w:r>
        <w:r w:rsidRPr="009C4BAE" w:rsidDel="00345092">
          <w:rPr>
            <w:rFonts w:ascii="Roboto" w:hAnsi="Roboto" w:cs="Calibri (Body)"/>
            <w:spacing w:val="-10"/>
            <w:sz w:val="24"/>
            <w:szCs w:val="24"/>
            <w:lang w:val="uz-Cyrl-UZ"/>
            <w:rPrChange w:id="3440" w:author="Nozimjon Ortiqov" w:date="2026-02-24T09:31:00Z" w16du:dateUtc="2026-02-24T04:31:00Z">
              <w:rPr>
                <w:rFonts w:ascii="Roboto" w:hAnsi="Roboto" w:cs="Calibri (Body)"/>
                <w:spacing w:val="-10"/>
                <w:sz w:val="26"/>
                <w:szCs w:val="26"/>
              </w:rPr>
            </w:rPrChange>
          </w:rPr>
          <w:delText>чегирмалар қўлланилади</w:delText>
        </w:r>
        <w:r w:rsidR="00484395" w:rsidRPr="009C4BAE" w:rsidDel="00345092">
          <w:rPr>
            <w:rFonts w:ascii="Roboto" w:hAnsi="Roboto" w:cs="Calibri (Body)"/>
            <w:spacing w:val="-10"/>
            <w:sz w:val="24"/>
            <w:szCs w:val="24"/>
            <w:lang w:val="uz-Cyrl-UZ"/>
            <w:rPrChange w:id="3441" w:author="Nozimjon Ortiqov" w:date="2026-02-24T09:31:00Z" w16du:dateUtc="2026-02-24T04:31:00Z">
              <w:rPr>
                <w:rFonts w:ascii="Roboto" w:hAnsi="Roboto" w:cs="Calibri (Body)"/>
                <w:spacing w:val="-10"/>
                <w:sz w:val="26"/>
                <w:szCs w:val="26"/>
              </w:rPr>
            </w:rPrChange>
          </w:rPr>
          <w:delText>.</w:delText>
        </w:r>
      </w:del>
    </w:p>
    <w:p w14:paraId="43F9839A" w14:textId="1D1F3A85" w:rsidR="009643B3" w:rsidRPr="009C4BAE" w:rsidDel="00345092" w:rsidRDefault="009643B3" w:rsidP="00484395">
      <w:pPr>
        <w:shd w:val="clear" w:color="auto" w:fill="E2EFD9" w:themeFill="accent6" w:themeFillTint="33"/>
        <w:spacing w:before="120" w:after="0" w:line="288" w:lineRule="auto"/>
        <w:ind w:firstLine="567"/>
        <w:jc w:val="both"/>
        <w:rPr>
          <w:del w:id="3442" w:author="Nozimjon Ortiqov" w:date="2026-02-23T18:22:00Z" w16du:dateUtc="2026-02-23T13:22:00Z"/>
          <w:rFonts w:ascii="Roboto" w:hAnsi="Roboto" w:cstheme="minorHAnsi"/>
          <w:sz w:val="24"/>
          <w:szCs w:val="24"/>
          <w:lang w:val="uz-Cyrl-UZ"/>
          <w:rPrChange w:id="3443" w:author="Nozimjon Ortiqov" w:date="2026-02-24T09:31:00Z" w16du:dateUtc="2026-02-24T04:31:00Z">
            <w:rPr>
              <w:del w:id="3444" w:author="Nozimjon Ortiqov" w:date="2026-02-23T18:22:00Z" w16du:dateUtc="2026-02-23T13:22:00Z"/>
              <w:rFonts w:ascii="Roboto" w:hAnsi="Roboto" w:cstheme="minorHAnsi"/>
              <w:sz w:val="26"/>
              <w:szCs w:val="26"/>
            </w:rPr>
          </w:rPrChange>
        </w:rPr>
      </w:pPr>
      <w:del w:id="3445" w:author="Nozimjon Ortiqov" w:date="2026-02-23T18:22:00Z" w16du:dateUtc="2026-02-23T13:22:00Z">
        <w:r w:rsidRPr="009C4BAE" w:rsidDel="00345092">
          <w:rPr>
            <w:rFonts w:ascii="Roboto" w:hAnsi="Roboto" w:cstheme="minorHAnsi"/>
            <w:b/>
            <w:bCs/>
            <w:color w:val="0070C0"/>
            <w:sz w:val="24"/>
            <w:szCs w:val="24"/>
            <w:lang w:val="uz-Cyrl-UZ"/>
            <w:rPrChange w:id="3446" w:author="Nozimjon Ortiqov" w:date="2026-02-24T09:31:00Z" w16du:dateUtc="2026-02-24T04:31:00Z">
              <w:rPr>
                <w:rFonts w:ascii="Roboto" w:hAnsi="Roboto" w:cstheme="minorHAnsi"/>
                <w:b/>
                <w:bCs/>
                <w:color w:val="0070C0"/>
                <w:sz w:val="26"/>
                <w:szCs w:val="26"/>
              </w:rPr>
            </w:rPrChange>
          </w:rPr>
          <w:delText>Қозоғистон</w:delText>
        </w:r>
        <w:r w:rsidRPr="009C4BAE" w:rsidDel="00345092">
          <w:rPr>
            <w:rFonts w:ascii="Roboto" w:hAnsi="Roboto" w:cstheme="minorHAnsi"/>
            <w:sz w:val="24"/>
            <w:szCs w:val="24"/>
            <w:lang w:val="uz-Cyrl-UZ"/>
            <w:rPrChange w:id="3447" w:author="Nozimjon Ortiqov" w:date="2026-02-24T09:31:00Z" w16du:dateUtc="2026-02-24T04:31:00Z">
              <w:rPr>
                <w:rFonts w:ascii="Roboto" w:hAnsi="Roboto" w:cstheme="minorHAnsi"/>
                <w:sz w:val="26"/>
                <w:szCs w:val="26"/>
              </w:rPr>
            </w:rPrChange>
          </w:rPr>
          <w:delText xml:space="preserve">да коллекторлар фаолияти </w:delText>
        </w:r>
        <w:r w:rsidR="00A85802" w:rsidRPr="009C4BAE" w:rsidDel="00345092">
          <w:rPr>
            <w:rFonts w:ascii="Roboto" w:hAnsi="Roboto" w:cstheme="minorHAnsi"/>
            <w:sz w:val="24"/>
            <w:szCs w:val="24"/>
            <w:lang w:val="uz-Cyrl-UZ"/>
            <w:rPrChange w:id="3448"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49" w:author="Nozimjon Ortiqov" w:date="2026-02-24T09:31:00Z" w16du:dateUtc="2026-02-24T04:31:00Z">
              <w:rPr>
                <w:rFonts w:ascii="Roboto" w:hAnsi="Roboto" w:cstheme="minorHAnsi"/>
                <w:sz w:val="26"/>
                <w:szCs w:val="26"/>
              </w:rPr>
            </w:rPrChange>
          </w:rPr>
          <w:delText>Коллекторлик фаолияти тўғрисида</w:delText>
        </w:r>
        <w:r w:rsidR="00A85802" w:rsidRPr="009C4BAE" w:rsidDel="00345092">
          <w:rPr>
            <w:rFonts w:ascii="Roboto" w:hAnsi="Roboto" w:cstheme="minorHAnsi"/>
            <w:sz w:val="24"/>
            <w:szCs w:val="24"/>
            <w:lang w:val="uz-Cyrl-UZ"/>
            <w:rPrChange w:id="3450"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51" w:author="Nozimjon Ortiqov" w:date="2026-02-24T09:31:00Z" w16du:dateUtc="2026-02-24T04:31:00Z">
              <w:rPr>
                <w:rFonts w:ascii="Roboto" w:hAnsi="Roboto" w:cstheme="minorHAnsi"/>
                <w:sz w:val="26"/>
                <w:szCs w:val="26"/>
              </w:rPr>
            </w:rPrChange>
          </w:rPr>
          <w:delText xml:space="preserve">ги 2017 йилги №62–VI-сонли қонун билан тартибга солинади, назоратни Молия бозорини тартибга солиш ва ривожлантириш агентлиги </w:delText>
        </w:r>
        <w:r w:rsidRPr="009C4BAE" w:rsidDel="00345092">
          <w:rPr>
            <w:rFonts w:ascii="Roboto" w:hAnsi="Roboto" w:cstheme="minorHAnsi"/>
            <w:i/>
            <w:iCs/>
            <w:sz w:val="24"/>
            <w:szCs w:val="24"/>
            <w:lang w:val="uz-Cyrl-UZ"/>
            <w:rPrChange w:id="3452" w:author="Nozimjon Ortiqov" w:date="2026-02-24T09:31:00Z" w16du:dateUtc="2026-02-24T04:31:00Z">
              <w:rPr>
                <w:rFonts w:ascii="Roboto" w:hAnsi="Roboto" w:cstheme="minorHAnsi"/>
                <w:i/>
                <w:iCs/>
                <w:sz w:val="26"/>
                <w:szCs w:val="26"/>
              </w:rPr>
            </w:rPrChange>
          </w:rPr>
          <w:delText>(АРРФР)</w:delText>
        </w:r>
        <w:r w:rsidRPr="009C4BAE" w:rsidDel="00345092">
          <w:rPr>
            <w:rFonts w:ascii="Roboto" w:hAnsi="Roboto" w:cstheme="minorHAnsi"/>
            <w:sz w:val="24"/>
            <w:szCs w:val="24"/>
            <w:lang w:val="uz-Cyrl-UZ"/>
            <w:rPrChange w:id="3453" w:author="Nozimjon Ortiqov" w:date="2026-02-24T09:31:00Z" w16du:dateUtc="2026-02-24T04:31:00Z">
              <w:rPr>
                <w:rFonts w:ascii="Roboto" w:hAnsi="Roboto" w:cstheme="minorHAnsi"/>
                <w:sz w:val="26"/>
                <w:szCs w:val="26"/>
              </w:rPr>
            </w:rPrChange>
          </w:rPr>
          <w:delText xml:space="preserve"> амалга оширади.</w:delText>
        </w:r>
      </w:del>
    </w:p>
    <w:p w14:paraId="563A7858" w14:textId="021F4372" w:rsidR="009643B3" w:rsidRPr="009C4BAE" w:rsidDel="00345092" w:rsidRDefault="009643B3" w:rsidP="00484395">
      <w:pPr>
        <w:shd w:val="clear" w:color="auto" w:fill="E2EFD9" w:themeFill="accent6" w:themeFillTint="33"/>
        <w:spacing w:before="120" w:after="0" w:line="288" w:lineRule="auto"/>
        <w:ind w:firstLine="567"/>
        <w:jc w:val="both"/>
        <w:rPr>
          <w:del w:id="3454" w:author="Nozimjon Ortiqov" w:date="2026-02-23T18:22:00Z" w16du:dateUtc="2026-02-23T13:22:00Z"/>
          <w:rFonts w:ascii="Roboto" w:hAnsi="Roboto" w:cstheme="minorHAnsi"/>
          <w:sz w:val="24"/>
          <w:szCs w:val="24"/>
          <w:lang w:val="uz-Cyrl-UZ"/>
          <w:rPrChange w:id="3455" w:author="Nozimjon Ortiqov" w:date="2026-02-24T09:31:00Z" w16du:dateUtc="2026-02-24T04:31:00Z">
            <w:rPr>
              <w:del w:id="3456" w:author="Nozimjon Ortiqov" w:date="2026-02-23T18:22:00Z" w16du:dateUtc="2026-02-23T13:22:00Z"/>
              <w:rFonts w:ascii="Roboto" w:hAnsi="Roboto" w:cstheme="minorHAnsi"/>
              <w:sz w:val="26"/>
              <w:szCs w:val="26"/>
            </w:rPr>
          </w:rPrChange>
        </w:rPr>
      </w:pPr>
      <w:del w:id="3457" w:author="Nozimjon Ortiqov" w:date="2026-02-23T18:22:00Z" w16du:dateUtc="2026-02-23T13:22:00Z">
        <w:r w:rsidRPr="009C4BAE" w:rsidDel="00345092">
          <w:rPr>
            <w:rFonts w:ascii="Roboto" w:hAnsi="Roboto" w:cstheme="minorHAnsi"/>
            <w:sz w:val="24"/>
            <w:szCs w:val="24"/>
            <w:lang w:val="uz-Cyrl-UZ"/>
            <w:rPrChange w:id="3458" w:author="Nozimjon Ortiqov" w:date="2026-02-24T09:31:00Z" w16du:dateUtc="2026-02-24T04:31:00Z">
              <w:rPr>
                <w:rFonts w:ascii="Roboto" w:hAnsi="Roboto" w:cstheme="minorHAnsi"/>
                <w:sz w:val="26"/>
                <w:szCs w:val="26"/>
              </w:rPr>
            </w:rPrChange>
          </w:rPr>
          <w:delText>Ўзаро алоқаларга қуйидаги чекловлар белгиланган:</w:delText>
        </w:r>
      </w:del>
    </w:p>
    <w:p w14:paraId="773DD9DD" w14:textId="6ED83D67" w:rsidR="009643B3" w:rsidRPr="009C4BAE" w:rsidDel="00345092" w:rsidRDefault="009643B3" w:rsidP="00484395">
      <w:pPr>
        <w:shd w:val="clear" w:color="auto" w:fill="E2EFD9" w:themeFill="accent6" w:themeFillTint="33"/>
        <w:spacing w:before="120" w:after="0" w:line="288" w:lineRule="auto"/>
        <w:ind w:firstLine="567"/>
        <w:jc w:val="both"/>
        <w:rPr>
          <w:del w:id="3459" w:author="Nozimjon Ortiqov" w:date="2026-02-23T18:22:00Z" w16du:dateUtc="2026-02-23T13:22:00Z"/>
          <w:rFonts w:ascii="Roboto" w:hAnsi="Roboto" w:cstheme="minorHAnsi"/>
          <w:sz w:val="24"/>
          <w:szCs w:val="24"/>
          <w:lang w:val="uz-Cyrl-UZ"/>
          <w:rPrChange w:id="3460" w:author="Nozimjon Ortiqov" w:date="2026-02-24T09:31:00Z" w16du:dateUtc="2026-02-24T04:31:00Z">
            <w:rPr>
              <w:del w:id="3461" w:author="Nozimjon Ortiqov" w:date="2026-02-23T18:22:00Z" w16du:dateUtc="2026-02-23T13:22:00Z"/>
              <w:rFonts w:ascii="Roboto" w:hAnsi="Roboto" w:cstheme="minorHAnsi"/>
              <w:sz w:val="26"/>
              <w:szCs w:val="26"/>
              <w:lang w:val="uz-Cyrl-UZ"/>
            </w:rPr>
          </w:rPrChange>
        </w:rPr>
      </w:pPr>
      <w:del w:id="3462" w:author="Nozimjon Ortiqov" w:date="2026-02-23T18:22:00Z" w16du:dateUtc="2026-02-23T13:22:00Z">
        <w:r w:rsidRPr="009C4BAE" w:rsidDel="00345092">
          <w:rPr>
            <w:rFonts w:ascii="Roboto" w:hAnsi="Roboto" w:cstheme="minorHAnsi"/>
            <w:sz w:val="24"/>
            <w:szCs w:val="24"/>
            <w:lang w:val="uz-Cyrl-UZ"/>
            <w:rPrChange w:id="3463" w:author="Nozimjon Ortiqov" w:date="2026-02-24T09:31:00Z" w16du:dateUtc="2026-02-24T04:31:00Z">
              <w:rPr>
                <w:rFonts w:ascii="Roboto" w:hAnsi="Roboto" w:cstheme="minorHAnsi"/>
                <w:sz w:val="26"/>
                <w:szCs w:val="26"/>
                <w:lang w:val="uz-Cyrl-UZ"/>
              </w:rPr>
            </w:rPrChange>
          </w:rPr>
          <w:delText>– кунига 3 марта</w:delText>
        </w:r>
        <w:r w:rsidR="00341667" w:rsidRPr="009C4BAE" w:rsidDel="00345092">
          <w:rPr>
            <w:rFonts w:ascii="Roboto" w:hAnsi="Roboto" w:cstheme="minorHAnsi"/>
            <w:sz w:val="24"/>
            <w:szCs w:val="24"/>
            <w:lang w:val="uz-Cyrl-UZ"/>
            <w:rPrChange w:id="3464" w:author="Nozimjon Ortiqov" w:date="2026-02-24T09:31:00Z" w16du:dateUtc="2026-02-24T04:31:00Z">
              <w:rPr>
                <w:rFonts w:ascii="Roboto" w:hAnsi="Roboto" w:cstheme="minorHAnsi"/>
                <w:sz w:val="26"/>
                <w:szCs w:val="26"/>
                <w:lang w:val="uz-Cyrl-UZ"/>
              </w:rPr>
            </w:rPrChange>
          </w:rPr>
          <w:delText>гача</w:delText>
        </w:r>
        <w:r w:rsidRPr="009C4BAE" w:rsidDel="00345092">
          <w:rPr>
            <w:rFonts w:ascii="Roboto" w:hAnsi="Roboto" w:cstheme="minorHAnsi"/>
            <w:sz w:val="24"/>
            <w:szCs w:val="24"/>
            <w:lang w:val="uz-Cyrl-UZ"/>
            <w:rPrChange w:id="3465" w:author="Nozimjon Ortiqov" w:date="2026-02-24T09:31:00Z" w16du:dateUtc="2026-02-24T04:31:00Z">
              <w:rPr>
                <w:rFonts w:ascii="Roboto" w:hAnsi="Roboto" w:cstheme="minorHAnsi"/>
                <w:sz w:val="26"/>
                <w:szCs w:val="26"/>
                <w:lang w:val="uz-Cyrl-UZ"/>
              </w:rPr>
            </w:rPrChange>
          </w:rPr>
          <w:delText xml:space="preserve"> қўнғироқ қилиш;</w:delText>
        </w:r>
      </w:del>
    </w:p>
    <w:p w14:paraId="025B1CB2" w14:textId="7BD280CA" w:rsidR="009643B3" w:rsidRPr="009C4BAE" w:rsidDel="00345092" w:rsidRDefault="00341667" w:rsidP="00484395">
      <w:pPr>
        <w:shd w:val="clear" w:color="auto" w:fill="E2EFD9" w:themeFill="accent6" w:themeFillTint="33"/>
        <w:spacing w:before="120" w:after="0" w:line="288" w:lineRule="auto"/>
        <w:ind w:firstLine="567"/>
        <w:jc w:val="both"/>
        <w:rPr>
          <w:del w:id="3466" w:author="Nozimjon Ortiqov" w:date="2026-02-23T18:22:00Z" w16du:dateUtc="2026-02-23T13:22:00Z"/>
          <w:rFonts w:ascii="Roboto" w:hAnsi="Roboto" w:cstheme="minorHAnsi"/>
          <w:sz w:val="24"/>
          <w:szCs w:val="24"/>
          <w:lang w:val="uz-Cyrl-UZ"/>
          <w:rPrChange w:id="3467" w:author="Nozimjon Ortiqov" w:date="2026-02-24T09:31:00Z" w16du:dateUtc="2026-02-24T04:31:00Z">
            <w:rPr>
              <w:del w:id="3468" w:author="Nozimjon Ortiqov" w:date="2026-02-23T18:22:00Z" w16du:dateUtc="2026-02-23T13:22:00Z"/>
              <w:rFonts w:ascii="Roboto" w:hAnsi="Roboto" w:cstheme="minorHAnsi"/>
              <w:sz w:val="26"/>
              <w:szCs w:val="26"/>
            </w:rPr>
          </w:rPrChange>
        </w:rPr>
      </w:pPr>
      <w:del w:id="3469" w:author="Nozimjon Ortiqov" w:date="2026-02-23T18:22:00Z" w16du:dateUtc="2026-02-23T13:22:00Z">
        <w:r w:rsidRPr="009C4BAE" w:rsidDel="00345092">
          <w:rPr>
            <w:rFonts w:ascii="Roboto" w:hAnsi="Roboto" w:cstheme="minorHAnsi"/>
            <w:sz w:val="24"/>
            <w:szCs w:val="24"/>
            <w:lang w:val="uz-Cyrl-UZ"/>
            <w:rPrChange w:id="3470"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471" w:author="Nozimjon Ortiqov" w:date="2026-02-24T09:31:00Z" w16du:dateUtc="2026-02-24T04:31:00Z">
              <w:rPr>
                <w:rFonts w:ascii="Roboto" w:hAnsi="Roboto" w:cstheme="minorHAnsi"/>
                <w:sz w:val="26"/>
                <w:szCs w:val="26"/>
              </w:rPr>
            </w:rPrChange>
          </w:rPr>
          <w:delText xml:space="preserve">учрашувлар ҳафтасига 3 мартагача </w:delText>
        </w:r>
        <w:r w:rsidR="009643B3" w:rsidRPr="009C4BAE" w:rsidDel="00345092">
          <w:rPr>
            <w:rFonts w:ascii="Roboto" w:hAnsi="Roboto" w:cstheme="minorHAnsi"/>
            <w:i/>
            <w:iCs/>
            <w:sz w:val="24"/>
            <w:szCs w:val="24"/>
            <w:lang w:val="uz-Cyrl-UZ"/>
            <w:rPrChange w:id="3472" w:author="Nozimjon Ortiqov" w:date="2026-02-24T09:31:00Z" w16du:dateUtc="2026-02-24T04:31:00Z">
              <w:rPr>
                <w:rFonts w:ascii="Roboto" w:hAnsi="Roboto" w:cstheme="minorHAnsi"/>
                <w:i/>
                <w:iCs/>
                <w:sz w:val="26"/>
                <w:szCs w:val="26"/>
              </w:rPr>
            </w:rPrChange>
          </w:rPr>
          <w:delText>(</w:delText>
        </w:r>
        <w:r w:rsidR="00DD1C1C" w:rsidRPr="009C4BAE" w:rsidDel="00345092">
          <w:rPr>
            <w:rFonts w:ascii="Roboto" w:hAnsi="Roboto" w:cstheme="minorHAnsi"/>
            <w:i/>
            <w:iCs/>
            <w:sz w:val="24"/>
            <w:szCs w:val="24"/>
            <w:lang w:val="uz-Cyrl-UZ"/>
            <w:rPrChange w:id="3473" w:author="Nozimjon Ortiqov" w:date="2026-02-24T09:31:00Z" w16du:dateUtc="2026-02-24T04:31:00Z">
              <w:rPr>
                <w:rFonts w:ascii="Roboto" w:hAnsi="Roboto" w:cstheme="minorHAnsi"/>
                <w:i/>
                <w:iCs/>
                <w:sz w:val="26"/>
                <w:szCs w:val="26"/>
              </w:rPr>
            </w:rPrChange>
          </w:rPr>
          <w:delText xml:space="preserve">1 </w:delText>
        </w:r>
        <w:r w:rsidR="009643B3" w:rsidRPr="009C4BAE" w:rsidDel="00345092">
          <w:rPr>
            <w:rFonts w:ascii="Roboto" w:hAnsi="Roboto" w:cstheme="minorHAnsi"/>
            <w:i/>
            <w:iCs/>
            <w:sz w:val="24"/>
            <w:szCs w:val="24"/>
            <w:lang w:val="uz-Cyrl-UZ"/>
            <w:rPrChange w:id="3474" w:author="Nozimjon Ortiqov" w:date="2026-02-24T09:31:00Z" w16du:dateUtc="2026-02-24T04:31:00Z">
              <w:rPr>
                <w:rFonts w:ascii="Roboto" w:hAnsi="Roboto" w:cstheme="minorHAnsi"/>
                <w:i/>
                <w:iCs/>
                <w:sz w:val="26"/>
                <w:szCs w:val="26"/>
              </w:rPr>
            </w:rPrChange>
          </w:rPr>
          <w:delText>кун</w:delText>
        </w:r>
        <w:r w:rsidR="00DD1C1C" w:rsidRPr="009C4BAE" w:rsidDel="00345092">
          <w:rPr>
            <w:rFonts w:ascii="Roboto" w:hAnsi="Roboto" w:cstheme="minorHAnsi"/>
            <w:i/>
            <w:iCs/>
            <w:sz w:val="24"/>
            <w:szCs w:val="24"/>
            <w:lang w:val="uz-Cyrl-UZ"/>
            <w:rPrChange w:id="3475" w:author="Nozimjon Ortiqov" w:date="2026-02-24T09:31:00Z" w16du:dateUtc="2026-02-24T04:31:00Z">
              <w:rPr>
                <w:rFonts w:ascii="Roboto" w:hAnsi="Roboto" w:cstheme="minorHAnsi"/>
                <w:i/>
                <w:iCs/>
                <w:sz w:val="26"/>
                <w:szCs w:val="26"/>
              </w:rPr>
            </w:rPrChange>
          </w:rPr>
          <w:delText>да</w:delText>
        </w:r>
        <w:r w:rsidR="009643B3" w:rsidRPr="009C4BAE" w:rsidDel="00345092">
          <w:rPr>
            <w:rFonts w:ascii="Roboto" w:hAnsi="Roboto" w:cstheme="minorHAnsi"/>
            <w:i/>
            <w:iCs/>
            <w:sz w:val="24"/>
            <w:szCs w:val="24"/>
            <w:lang w:val="uz-Cyrl-UZ"/>
            <w:rPrChange w:id="3476" w:author="Nozimjon Ortiqov" w:date="2026-02-24T09:31:00Z" w16du:dateUtc="2026-02-24T04:31:00Z">
              <w:rPr>
                <w:rFonts w:ascii="Roboto" w:hAnsi="Roboto" w:cstheme="minorHAnsi"/>
                <w:i/>
                <w:iCs/>
                <w:sz w:val="26"/>
                <w:szCs w:val="26"/>
              </w:rPr>
            </w:rPrChange>
          </w:rPr>
          <w:delText xml:space="preserve"> 1 марта)</w:delText>
        </w:r>
        <w:r w:rsidR="009643B3" w:rsidRPr="009C4BAE" w:rsidDel="00345092">
          <w:rPr>
            <w:rFonts w:ascii="Roboto" w:hAnsi="Roboto" w:cstheme="minorHAnsi"/>
            <w:sz w:val="24"/>
            <w:szCs w:val="24"/>
            <w:lang w:val="uz-Cyrl-UZ"/>
            <w:rPrChange w:id="3477" w:author="Nozimjon Ortiqov" w:date="2026-02-24T09:31:00Z" w16du:dateUtc="2026-02-24T04:31:00Z">
              <w:rPr>
                <w:rFonts w:ascii="Roboto" w:hAnsi="Roboto" w:cstheme="minorHAnsi"/>
                <w:sz w:val="26"/>
                <w:szCs w:val="26"/>
              </w:rPr>
            </w:rPrChange>
          </w:rPr>
          <w:delText>.</w:delText>
        </w:r>
      </w:del>
    </w:p>
    <w:p w14:paraId="5353618D" w14:textId="00237CF7" w:rsidR="009643B3" w:rsidRPr="009C4BAE" w:rsidDel="00345092" w:rsidRDefault="00341667" w:rsidP="00484395">
      <w:pPr>
        <w:shd w:val="clear" w:color="auto" w:fill="E2EFD9" w:themeFill="accent6" w:themeFillTint="33"/>
        <w:spacing w:before="120" w:after="0" w:line="288" w:lineRule="auto"/>
        <w:ind w:firstLine="567"/>
        <w:jc w:val="both"/>
        <w:rPr>
          <w:del w:id="3478" w:author="Nozimjon Ortiqov" w:date="2026-02-23T18:22:00Z" w16du:dateUtc="2026-02-23T13:22:00Z"/>
          <w:rFonts w:ascii="Roboto" w:hAnsi="Roboto" w:cstheme="minorHAnsi"/>
          <w:sz w:val="24"/>
          <w:szCs w:val="24"/>
          <w:lang w:val="uz-Cyrl-UZ"/>
          <w:rPrChange w:id="3479" w:author="Nozimjon Ortiqov" w:date="2026-02-24T09:31:00Z" w16du:dateUtc="2026-02-24T04:31:00Z">
            <w:rPr>
              <w:del w:id="3480" w:author="Nozimjon Ortiqov" w:date="2026-02-23T18:22:00Z" w16du:dateUtc="2026-02-23T13:22:00Z"/>
              <w:rFonts w:ascii="Roboto" w:hAnsi="Roboto" w:cstheme="minorHAnsi"/>
              <w:sz w:val="26"/>
              <w:szCs w:val="26"/>
            </w:rPr>
          </w:rPrChange>
        </w:rPr>
      </w:pPr>
      <w:del w:id="3481" w:author="Nozimjon Ortiqov" w:date="2026-02-23T18:22:00Z" w16du:dateUtc="2026-02-23T13:22:00Z">
        <w:r w:rsidRPr="009C4BAE" w:rsidDel="00345092">
          <w:rPr>
            <w:rFonts w:ascii="Roboto" w:hAnsi="Roboto" w:cstheme="minorHAnsi"/>
            <w:sz w:val="24"/>
            <w:szCs w:val="24"/>
            <w:lang w:val="uz-Cyrl-UZ"/>
            <w:rPrChange w:id="3482" w:author="Nozimjon Ortiqov" w:date="2026-02-24T09:31:00Z" w16du:dateUtc="2026-02-24T04:31:00Z">
              <w:rPr>
                <w:rFonts w:ascii="Roboto" w:hAnsi="Roboto" w:cstheme="minorHAnsi"/>
                <w:sz w:val="26"/>
                <w:szCs w:val="26"/>
                <w:lang w:val="uz-Cyrl-UZ"/>
              </w:rPr>
            </w:rPrChange>
          </w:rPr>
          <w:delText xml:space="preserve">Бир </w:delText>
        </w:r>
        <w:r w:rsidR="00A85802" w:rsidRPr="009C4BAE" w:rsidDel="00345092">
          <w:rPr>
            <w:rFonts w:ascii="Roboto" w:hAnsi="Roboto" w:cstheme="minorHAnsi"/>
            <w:sz w:val="24"/>
            <w:szCs w:val="24"/>
            <w:lang w:val="uz-Cyrl-UZ"/>
            <w:rPrChange w:id="3483" w:author="Nozimjon Ortiqov" w:date="2026-02-24T09:31:00Z" w16du:dateUtc="2026-02-24T04:31:00Z">
              <w:rPr>
                <w:rFonts w:ascii="Roboto" w:hAnsi="Roboto" w:cstheme="minorHAnsi"/>
                <w:sz w:val="26"/>
                <w:szCs w:val="26"/>
                <w:lang w:val="uz-Cyrl-UZ"/>
              </w:rPr>
            </w:rPrChange>
          </w:rPr>
          <w:delText>қ</w:delText>
        </w:r>
        <w:r w:rsidR="009643B3" w:rsidRPr="009C4BAE" w:rsidDel="00345092">
          <w:rPr>
            <w:rFonts w:ascii="Roboto" w:hAnsi="Roboto" w:cstheme="minorHAnsi"/>
            <w:sz w:val="24"/>
            <w:szCs w:val="24"/>
            <w:lang w:val="uz-Cyrl-UZ"/>
            <w:rPrChange w:id="3484" w:author="Nozimjon Ortiqov" w:date="2026-02-24T09:31:00Z" w16du:dateUtc="2026-02-24T04:31:00Z">
              <w:rPr>
                <w:rFonts w:ascii="Roboto" w:hAnsi="Roboto" w:cstheme="minorHAnsi"/>
                <w:sz w:val="26"/>
                <w:szCs w:val="26"/>
              </w:rPr>
            </w:rPrChange>
          </w:rPr>
          <w:delText>атор амалиётлар тақиқланган:</w:delText>
        </w:r>
      </w:del>
    </w:p>
    <w:p w14:paraId="40D2439A" w14:textId="34E04DB6" w:rsidR="009643B3" w:rsidRPr="009C4BAE" w:rsidDel="00345092" w:rsidRDefault="00341667" w:rsidP="00484395">
      <w:pPr>
        <w:shd w:val="clear" w:color="auto" w:fill="E2EFD9" w:themeFill="accent6" w:themeFillTint="33"/>
        <w:spacing w:before="120" w:after="0" w:line="288" w:lineRule="auto"/>
        <w:ind w:firstLine="567"/>
        <w:jc w:val="both"/>
        <w:rPr>
          <w:del w:id="3485" w:author="Nozimjon Ortiqov" w:date="2026-02-23T18:22:00Z" w16du:dateUtc="2026-02-23T13:22:00Z"/>
          <w:rFonts w:ascii="Roboto" w:hAnsi="Roboto" w:cstheme="minorHAnsi"/>
          <w:sz w:val="24"/>
          <w:szCs w:val="24"/>
          <w:lang w:val="uz-Cyrl-UZ"/>
          <w:rPrChange w:id="3486" w:author="Nozimjon Ortiqov" w:date="2026-02-24T09:31:00Z" w16du:dateUtc="2026-02-24T04:31:00Z">
            <w:rPr>
              <w:del w:id="3487" w:author="Nozimjon Ortiqov" w:date="2026-02-23T18:22:00Z" w16du:dateUtc="2026-02-23T13:22:00Z"/>
              <w:rFonts w:ascii="Roboto" w:hAnsi="Roboto" w:cstheme="minorHAnsi"/>
              <w:sz w:val="26"/>
              <w:szCs w:val="26"/>
            </w:rPr>
          </w:rPrChange>
        </w:rPr>
      </w:pPr>
      <w:del w:id="3488" w:author="Nozimjon Ortiqov" w:date="2026-02-23T18:22:00Z" w16du:dateUtc="2026-02-23T13:22:00Z">
        <w:r w:rsidRPr="009C4BAE" w:rsidDel="00345092">
          <w:rPr>
            <w:rFonts w:ascii="Roboto" w:hAnsi="Roboto" w:cstheme="minorHAnsi"/>
            <w:sz w:val="24"/>
            <w:szCs w:val="24"/>
            <w:lang w:val="uz-Cyrl-UZ"/>
            <w:rPrChange w:id="3489"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490" w:author="Nozimjon Ortiqov" w:date="2026-02-24T09:31:00Z" w16du:dateUtc="2026-02-24T04:31:00Z">
              <w:rPr>
                <w:rFonts w:ascii="Roboto" w:hAnsi="Roboto" w:cstheme="minorHAnsi"/>
                <w:sz w:val="26"/>
                <w:szCs w:val="26"/>
              </w:rPr>
            </w:rPrChange>
          </w:rPr>
          <w:delText>алоқа воситаларини блоклаш ёки тўсиш усулларидан фойдаланиш;</w:delText>
        </w:r>
      </w:del>
    </w:p>
    <w:p w14:paraId="27441296" w14:textId="37E28069" w:rsidR="009643B3" w:rsidRPr="009C4BAE" w:rsidDel="00345092" w:rsidRDefault="00341667" w:rsidP="00484395">
      <w:pPr>
        <w:shd w:val="clear" w:color="auto" w:fill="E2EFD9" w:themeFill="accent6" w:themeFillTint="33"/>
        <w:spacing w:before="120" w:after="0" w:line="288" w:lineRule="auto"/>
        <w:ind w:firstLine="567"/>
        <w:jc w:val="both"/>
        <w:rPr>
          <w:del w:id="3491" w:author="Nozimjon Ortiqov" w:date="2026-02-23T18:22:00Z" w16du:dateUtc="2026-02-23T13:22:00Z"/>
          <w:rFonts w:ascii="Roboto" w:hAnsi="Roboto" w:cstheme="minorHAnsi"/>
          <w:sz w:val="24"/>
          <w:szCs w:val="24"/>
          <w:lang w:val="uz-Cyrl-UZ"/>
          <w:rPrChange w:id="3492" w:author="Nozimjon Ortiqov" w:date="2026-02-24T09:31:00Z" w16du:dateUtc="2026-02-24T04:31:00Z">
            <w:rPr>
              <w:del w:id="3493" w:author="Nozimjon Ortiqov" w:date="2026-02-23T18:22:00Z" w16du:dateUtc="2026-02-23T13:22:00Z"/>
              <w:rFonts w:ascii="Roboto" w:hAnsi="Roboto" w:cstheme="minorHAnsi"/>
              <w:sz w:val="26"/>
              <w:szCs w:val="26"/>
            </w:rPr>
          </w:rPrChange>
        </w:rPr>
      </w:pPr>
      <w:del w:id="3494" w:author="Nozimjon Ortiqov" w:date="2026-02-23T18:22:00Z" w16du:dateUtc="2026-02-23T13:22:00Z">
        <w:r w:rsidRPr="009C4BAE" w:rsidDel="00345092">
          <w:rPr>
            <w:rFonts w:ascii="Roboto" w:hAnsi="Roboto" w:cstheme="minorHAnsi"/>
            <w:sz w:val="24"/>
            <w:szCs w:val="24"/>
            <w:lang w:val="uz-Cyrl-UZ"/>
            <w:rPrChange w:id="3495"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496" w:author="Nozimjon Ortiqov" w:date="2026-02-24T09:31:00Z" w16du:dateUtc="2026-02-24T04:31:00Z">
              <w:rPr>
                <w:rFonts w:ascii="Roboto" w:hAnsi="Roboto" w:cstheme="minorHAnsi"/>
                <w:sz w:val="26"/>
                <w:szCs w:val="26"/>
              </w:rPr>
            </w:rPrChange>
          </w:rPr>
          <w:delText>олдиндан хабардор қилмасдан аудио ва видео ёзувга олиш;</w:delText>
        </w:r>
      </w:del>
    </w:p>
    <w:p w14:paraId="49E9BCF3" w14:textId="075B996F" w:rsidR="009643B3" w:rsidRPr="009C4BAE" w:rsidDel="00345092" w:rsidRDefault="00341667" w:rsidP="00484395">
      <w:pPr>
        <w:shd w:val="clear" w:color="auto" w:fill="E2EFD9" w:themeFill="accent6" w:themeFillTint="33"/>
        <w:spacing w:before="120" w:after="0" w:line="288" w:lineRule="auto"/>
        <w:ind w:firstLine="567"/>
        <w:jc w:val="both"/>
        <w:rPr>
          <w:del w:id="3497" w:author="Nozimjon Ortiqov" w:date="2026-02-23T18:22:00Z" w16du:dateUtc="2026-02-23T13:22:00Z"/>
          <w:rFonts w:ascii="Roboto" w:hAnsi="Roboto" w:cstheme="minorHAnsi"/>
          <w:sz w:val="24"/>
          <w:szCs w:val="24"/>
          <w:lang w:val="uz-Cyrl-UZ"/>
          <w:rPrChange w:id="3498" w:author="Nozimjon Ortiqov" w:date="2026-02-24T09:31:00Z" w16du:dateUtc="2026-02-24T04:31:00Z">
            <w:rPr>
              <w:del w:id="3499" w:author="Nozimjon Ortiqov" w:date="2026-02-23T18:22:00Z" w16du:dateUtc="2026-02-23T13:22:00Z"/>
              <w:rFonts w:ascii="Roboto" w:hAnsi="Roboto" w:cstheme="minorHAnsi"/>
              <w:sz w:val="26"/>
              <w:szCs w:val="26"/>
            </w:rPr>
          </w:rPrChange>
        </w:rPr>
      </w:pPr>
      <w:del w:id="3500" w:author="Nozimjon Ortiqov" w:date="2026-02-23T18:22:00Z" w16du:dateUtc="2026-02-23T13:22:00Z">
        <w:r w:rsidRPr="009C4BAE" w:rsidDel="00345092">
          <w:rPr>
            <w:rFonts w:ascii="Roboto" w:hAnsi="Roboto" w:cstheme="minorHAnsi"/>
            <w:sz w:val="24"/>
            <w:szCs w:val="24"/>
            <w:lang w:val="uz-Cyrl-UZ"/>
            <w:rPrChange w:id="3501"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sz w:val="24"/>
            <w:szCs w:val="24"/>
            <w:lang w:val="uz-Cyrl-UZ"/>
            <w:rPrChange w:id="3502" w:author="Nozimjon Ortiqov" w:date="2026-02-24T09:31:00Z" w16du:dateUtc="2026-02-24T04:31:00Z">
              <w:rPr>
                <w:rFonts w:ascii="Roboto" w:hAnsi="Roboto"/>
                <w:sz w:val="26"/>
                <w:szCs w:val="26"/>
                <w:lang w:val="uz-Cyrl-UZ"/>
              </w:rPr>
            </w:rPrChange>
          </w:rPr>
          <w:delText xml:space="preserve"> </w:delText>
        </w:r>
        <w:r w:rsidR="009643B3" w:rsidRPr="009C4BAE" w:rsidDel="00345092">
          <w:rPr>
            <w:rFonts w:ascii="Roboto" w:hAnsi="Roboto" w:cstheme="minorHAnsi"/>
            <w:sz w:val="24"/>
            <w:szCs w:val="24"/>
            <w:lang w:val="uz-Cyrl-UZ"/>
            <w:rPrChange w:id="3503" w:author="Nozimjon Ortiqov" w:date="2026-02-24T09:31:00Z" w16du:dateUtc="2026-02-24T04:31:00Z">
              <w:rPr>
                <w:rFonts w:ascii="Roboto" w:hAnsi="Roboto" w:cstheme="minorHAnsi"/>
                <w:sz w:val="26"/>
                <w:szCs w:val="26"/>
              </w:rPr>
            </w:rPrChange>
          </w:rPr>
          <w:delText xml:space="preserve">учинчи шахслардан қарз ундириш </w:delText>
        </w:r>
        <w:r w:rsidR="009643B3" w:rsidRPr="009C4BAE" w:rsidDel="00345092">
          <w:rPr>
            <w:rFonts w:ascii="Roboto" w:hAnsi="Roboto" w:cstheme="minorHAnsi"/>
            <w:i/>
            <w:iCs/>
            <w:sz w:val="24"/>
            <w:szCs w:val="24"/>
            <w:lang w:val="uz-Cyrl-UZ"/>
            <w:rPrChange w:id="3504" w:author="Nozimjon Ortiqov" w:date="2026-02-24T09:31:00Z" w16du:dateUtc="2026-02-24T04:31:00Z">
              <w:rPr>
                <w:rFonts w:ascii="Roboto" w:hAnsi="Roboto" w:cstheme="minorHAnsi"/>
                <w:i/>
                <w:iCs/>
                <w:sz w:val="26"/>
                <w:szCs w:val="26"/>
              </w:rPr>
            </w:rPrChange>
          </w:rPr>
          <w:delText>(агар улар кафил бўлмаса)</w:delText>
        </w:r>
        <w:r w:rsidR="009643B3" w:rsidRPr="009C4BAE" w:rsidDel="00345092">
          <w:rPr>
            <w:rFonts w:ascii="Roboto" w:hAnsi="Roboto" w:cstheme="minorHAnsi"/>
            <w:sz w:val="24"/>
            <w:szCs w:val="24"/>
            <w:lang w:val="uz-Cyrl-UZ"/>
            <w:rPrChange w:id="3505" w:author="Nozimjon Ortiqov" w:date="2026-02-24T09:31:00Z" w16du:dateUtc="2026-02-24T04:31:00Z">
              <w:rPr>
                <w:rFonts w:ascii="Roboto" w:hAnsi="Roboto" w:cstheme="minorHAnsi"/>
                <w:sz w:val="26"/>
                <w:szCs w:val="26"/>
              </w:rPr>
            </w:rPrChange>
          </w:rPr>
          <w:delText>.</w:delText>
        </w:r>
      </w:del>
    </w:p>
    <w:p w14:paraId="2B3C9F98" w14:textId="6F082BDD" w:rsidR="009643B3" w:rsidRPr="009C4BAE" w:rsidDel="00345092" w:rsidRDefault="009643B3" w:rsidP="00484395">
      <w:pPr>
        <w:shd w:val="clear" w:color="auto" w:fill="E2EFD9" w:themeFill="accent6" w:themeFillTint="33"/>
        <w:spacing w:before="120" w:after="0" w:line="288" w:lineRule="auto"/>
        <w:ind w:firstLine="567"/>
        <w:jc w:val="both"/>
        <w:rPr>
          <w:del w:id="3506" w:author="Nozimjon Ortiqov" w:date="2026-02-23T18:22:00Z" w16du:dateUtc="2026-02-23T13:22:00Z"/>
          <w:rFonts w:ascii="Roboto" w:hAnsi="Roboto" w:cstheme="minorHAnsi"/>
          <w:sz w:val="24"/>
          <w:szCs w:val="24"/>
          <w:lang w:val="uz-Cyrl-UZ"/>
          <w:rPrChange w:id="3507" w:author="Nozimjon Ortiqov" w:date="2026-02-24T09:31:00Z" w16du:dateUtc="2026-02-24T04:31:00Z">
            <w:rPr>
              <w:del w:id="3508" w:author="Nozimjon Ortiqov" w:date="2026-02-23T18:22:00Z" w16du:dateUtc="2026-02-23T13:22:00Z"/>
              <w:rFonts w:ascii="Roboto" w:hAnsi="Roboto" w:cstheme="minorHAnsi"/>
              <w:sz w:val="26"/>
              <w:szCs w:val="26"/>
            </w:rPr>
          </w:rPrChange>
        </w:rPr>
      </w:pPr>
      <w:del w:id="3509" w:author="Nozimjon Ortiqov" w:date="2026-02-23T18:22:00Z" w16du:dateUtc="2026-02-23T13:22:00Z">
        <w:r w:rsidRPr="009C4BAE" w:rsidDel="00345092">
          <w:rPr>
            <w:rFonts w:ascii="Roboto" w:hAnsi="Roboto" w:cstheme="minorHAnsi"/>
            <w:sz w:val="24"/>
            <w:szCs w:val="24"/>
            <w:lang w:val="uz-Cyrl-UZ"/>
            <w:rPrChange w:id="3510" w:author="Nozimjon Ortiqov" w:date="2026-02-24T09:31:00Z" w16du:dateUtc="2026-02-24T04:31:00Z">
              <w:rPr>
                <w:rFonts w:ascii="Roboto" w:hAnsi="Roboto" w:cstheme="minorHAnsi"/>
                <w:sz w:val="26"/>
                <w:szCs w:val="26"/>
              </w:rPr>
            </w:rPrChange>
          </w:rPr>
          <w:delText>Қарздор алоқалар вақтига чеклов қўйиш ҳуқуқига эга.</w:delText>
        </w:r>
      </w:del>
    </w:p>
    <w:p w14:paraId="0BA9D427" w14:textId="1A9A7779" w:rsidR="00A4560F" w:rsidRPr="009C4BAE" w:rsidDel="00345092" w:rsidRDefault="009643B3" w:rsidP="00484395">
      <w:pPr>
        <w:shd w:val="clear" w:color="auto" w:fill="E2EFD9" w:themeFill="accent6" w:themeFillTint="33"/>
        <w:spacing w:before="120" w:after="0" w:line="288" w:lineRule="auto"/>
        <w:ind w:firstLine="567"/>
        <w:jc w:val="both"/>
        <w:rPr>
          <w:del w:id="3511" w:author="Nozimjon Ortiqov" w:date="2026-02-23T18:22:00Z" w16du:dateUtc="2026-02-23T13:22:00Z"/>
          <w:rFonts w:ascii="Roboto" w:hAnsi="Roboto" w:cstheme="minorHAnsi"/>
          <w:sz w:val="24"/>
          <w:szCs w:val="24"/>
          <w:lang w:val="uz-Cyrl-UZ"/>
          <w:rPrChange w:id="3512" w:author="Nozimjon Ortiqov" w:date="2026-02-24T09:31:00Z" w16du:dateUtc="2026-02-24T04:31:00Z">
            <w:rPr>
              <w:del w:id="3513" w:author="Nozimjon Ortiqov" w:date="2026-02-23T18:22:00Z" w16du:dateUtc="2026-02-23T13:22:00Z"/>
              <w:rFonts w:ascii="Roboto" w:hAnsi="Roboto" w:cstheme="minorHAnsi"/>
              <w:sz w:val="26"/>
              <w:szCs w:val="26"/>
            </w:rPr>
          </w:rPrChange>
        </w:rPr>
      </w:pPr>
      <w:del w:id="3514" w:author="Nozimjon Ortiqov" w:date="2026-02-23T18:22:00Z" w16du:dateUtc="2026-02-23T13:22:00Z">
        <w:r w:rsidRPr="009C4BAE" w:rsidDel="00345092">
          <w:rPr>
            <w:rFonts w:ascii="Roboto" w:hAnsi="Roboto" w:cstheme="minorHAnsi"/>
            <w:sz w:val="24"/>
            <w:szCs w:val="24"/>
            <w:lang w:val="uz-Cyrl-UZ"/>
            <w:rPrChange w:id="3515" w:author="Nozimjon Ortiqov" w:date="2026-02-24T09:31:00Z" w16du:dateUtc="2026-02-24T04:31:00Z">
              <w:rPr>
                <w:rFonts w:ascii="Roboto" w:hAnsi="Roboto" w:cstheme="minorHAnsi"/>
                <w:sz w:val="26"/>
                <w:szCs w:val="26"/>
              </w:rPr>
            </w:rPrChange>
          </w:rPr>
          <w:delText>Алоҳида санкциялар ҳам назарда тутилган: 2025 йилда жарималар миқдори оширилган.</w:delText>
        </w:r>
      </w:del>
    </w:p>
    <w:p w14:paraId="1695898E" w14:textId="1939E503" w:rsidR="00EA6E6C" w:rsidRPr="009C4BAE" w:rsidDel="00345092" w:rsidRDefault="009643B3" w:rsidP="00484395">
      <w:pPr>
        <w:shd w:val="clear" w:color="auto" w:fill="E2EFD9" w:themeFill="accent6" w:themeFillTint="33"/>
        <w:spacing w:before="120" w:after="0" w:line="288" w:lineRule="auto"/>
        <w:ind w:firstLine="567"/>
        <w:jc w:val="both"/>
        <w:rPr>
          <w:del w:id="3516" w:author="Nozimjon Ortiqov" w:date="2026-02-23T18:22:00Z" w16du:dateUtc="2026-02-23T13:22:00Z"/>
          <w:rFonts w:ascii="Roboto" w:hAnsi="Roboto" w:cstheme="minorHAnsi"/>
          <w:sz w:val="24"/>
          <w:szCs w:val="24"/>
          <w:lang w:val="uz-Cyrl-UZ"/>
          <w:rPrChange w:id="3517" w:author="Nozimjon Ortiqov" w:date="2026-02-24T09:31:00Z" w16du:dateUtc="2026-02-24T04:31:00Z">
            <w:rPr>
              <w:del w:id="3518" w:author="Nozimjon Ortiqov" w:date="2026-02-23T18:22:00Z" w16du:dateUtc="2026-02-23T13:22:00Z"/>
              <w:rFonts w:ascii="Roboto" w:hAnsi="Roboto" w:cstheme="minorHAnsi"/>
              <w:sz w:val="26"/>
              <w:szCs w:val="26"/>
            </w:rPr>
          </w:rPrChange>
        </w:rPr>
      </w:pPr>
      <w:del w:id="3519" w:author="Nozimjon Ortiqov" w:date="2026-02-23T18:22:00Z" w16du:dateUtc="2026-02-23T13:22:00Z">
        <w:r w:rsidRPr="009C4BAE" w:rsidDel="00345092">
          <w:rPr>
            <w:rFonts w:ascii="Roboto" w:hAnsi="Roboto" w:cstheme="minorHAnsi"/>
            <w:sz w:val="24"/>
            <w:szCs w:val="24"/>
            <w:lang w:val="uz-Cyrl-UZ"/>
            <w:rPrChange w:id="3520" w:author="Nozimjon Ortiqov" w:date="2026-02-24T09:31:00Z" w16du:dateUtc="2026-02-24T04:31:00Z">
              <w:rPr>
                <w:rFonts w:ascii="Roboto" w:hAnsi="Roboto" w:cstheme="minorHAnsi"/>
                <w:sz w:val="26"/>
                <w:szCs w:val="26"/>
              </w:rPr>
            </w:rPrChange>
          </w:rPr>
          <w:delText xml:space="preserve">Асослар мавжуд бўлган тақдирда, коллектор қарзни </w:delText>
        </w:r>
        <w:r w:rsidR="00A85802" w:rsidRPr="009C4BAE" w:rsidDel="00345092">
          <w:rPr>
            <w:rFonts w:ascii="Roboto" w:hAnsi="Roboto" w:cstheme="minorHAnsi"/>
            <w:sz w:val="24"/>
            <w:szCs w:val="24"/>
            <w:lang w:val="uz-Cyrl-UZ"/>
            <w:rPrChange w:id="3521"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522" w:author="Nozimjon Ortiqov" w:date="2026-02-24T09:31:00Z" w16du:dateUtc="2026-02-24T04:31:00Z">
              <w:rPr>
                <w:rFonts w:ascii="Roboto" w:hAnsi="Roboto" w:cstheme="minorHAnsi"/>
                <w:sz w:val="26"/>
                <w:szCs w:val="26"/>
              </w:rPr>
            </w:rPrChange>
          </w:rPr>
          <w:delText>соғломлаштириш</w:delText>
        </w:r>
        <w:r w:rsidR="00A85802" w:rsidRPr="009C4BAE" w:rsidDel="00345092">
          <w:rPr>
            <w:rFonts w:ascii="Roboto" w:hAnsi="Roboto" w:cstheme="minorHAnsi"/>
            <w:sz w:val="24"/>
            <w:szCs w:val="24"/>
            <w:lang w:val="uz-Cyrl-UZ"/>
            <w:rPrChange w:id="3523"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524" w:author="Nozimjon Ortiqov" w:date="2026-02-24T09:31:00Z" w16du:dateUtc="2026-02-24T04:31:00Z">
              <w:rPr>
                <w:rFonts w:ascii="Roboto" w:hAnsi="Roboto" w:cstheme="minorHAnsi"/>
                <w:sz w:val="26"/>
                <w:szCs w:val="26"/>
              </w:rPr>
            </w:rPrChange>
          </w:rPr>
          <w:delText xml:space="preserve"> чораларини таклиф этиши шарт бўлиши мумкин</w:delText>
        </w:r>
        <w:r w:rsidRPr="009C4BAE" w:rsidDel="00345092">
          <w:rPr>
            <w:rFonts w:ascii="Roboto" w:hAnsi="Roboto" w:cstheme="minorHAnsi"/>
            <w:i/>
            <w:iCs/>
            <w:sz w:val="24"/>
            <w:szCs w:val="24"/>
            <w:lang w:val="uz-Cyrl-UZ"/>
            <w:rPrChange w:id="3525" w:author="Nozimjon Ortiqov" w:date="2026-02-24T09:31:00Z" w16du:dateUtc="2026-02-24T04:31:00Z">
              <w:rPr>
                <w:rFonts w:ascii="Roboto" w:hAnsi="Roboto" w:cstheme="minorHAnsi"/>
                <w:i/>
                <w:iCs/>
                <w:sz w:val="26"/>
                <w:szCs w:val="26"/>
              </w:rPr>
            </w:rPrChange>
          </w:rPr>
          <w:delText xml:space="preserve"> (жумладан, пенянинг </w:delText>
        </w:r>
        <w:r w:rsidRPr="009C4BAE" w:rsidDel="00345092">
          <w:rPr>
            <w:rFonts w:ascii="Roboto" w:hAnsi="Roboto" w:cstheme="minorHAnsi"/>
            <w:i/>
            <w:iCs/>
            <w:color w:val="C00000"/>
            <w:sz w:val="24"/>
            <w:szCs w:val="24"/>
            <w:lang w:val="uz-Cyrl-UZ"/>
            <w:rPrChange w:id="3526" w:author="Nozimjon Ortiqov" w:date="2026-02-24T09:31:00Z" w16du:dateUtc="2026-02-24T04:31:00Z">
              <w:rPr>
                <w:rFonts w:ascii="Roboto" w:hAnsi="Roboto" w:cstheme="minorHAnsi"/>
                <w:i/>
                <w:iCs/>
                <w:color w:val="C00000"/>
                <w:sz w:val="26"/>
                <w:szCs w:val="26"/>
              </w:rPr>
            </w:rPrChange>
          </w:rPr>
          <w:delText>100</w:delText>
        </w:r>
        <w:r w:rsidR="005E6518" w:rsidRPr="009C4BAE" w:rsidDel="00345092">
          <w:rPr>
            <w:rFonts w:ascii="Roboto" w:hAnsi="Roboto" w:cstheme="minorHAnsi"/>
            <w:i/>
            <w:iCs/>
            <w:color w:val="C00000"/>
            <w:sz w:val="24"/>
            <w:szCs w:val="24"/>
            <w:lang w:val="uz-Cyrl-UZ"/>
            <w:rPrChange w:id="3527"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345092">
          <w:rPr>
            <w:rFonts w:ascii="Roboto" w:hAnsi="Roboto" w:cstheme="minorHAnsi"/>
            <w:i/>
            <w:iCs/>
            <w:color w:val="0070C0"/>
            <w:sz w:val="24"/>
            <w:szCs w:val="24"/>
            <w:lang w:val="uz-Cyrl-UZ"/>
            <w:rPrChange w:id="3528" w:author="Nozimjon Ortiqov" w:date="2026-02-24T09:31:00Z" w16du:dateUtc="2026-02-24T04:31:00Z">
              <w:rPr>
                <w:rFonts w:ascii="Roboto" w:hAnsi="Roboto" w:cstheme="minorHAnsi"/>
                <w:i/>
                <w:iCs/>
                <w:color w:val="0070C0"/>
                <w:sz w:val="26"/>
                <w:szCs w:val="26"/>
              </w:rPr>
            </w:rPrChange>
          </w:rPr>
          <w:delText>фоиз</w:delText>
        </w:r>
        <w:r w:rsidRPr="009C4BAE" w:rsidDel="00345092">
          <w:rPr>
            <w:rFonts w:ascii="Roboto" w:hAnsi="Roboto" w:cstheme="minorHAnsi"/>
            <w:i/>
            <w:iCs/>
            <w:sz w:val="24"/>
            <w:szCs w:val="24"/>
            <w:lang w:val="uz-Cyrl-UZ"/>
            <w:rPrChange w:id="3529" w:author="Nozimjon Ortiqov" w:date="2026-02-24T09:31:00Z" w16du:dateUtc="2026-02-24T04:31:00Z">
              <w:rPr>
                <w:rFonts w:ascii="Roboto" w:hAnsi="Roboto" w:cstheme="minorHAnsi"/>
                <w:i/>
                <w:iCs/>
                <w:sz w:val="26"/>
                <w:szCs w:val="26"/>
              </w:rPr>
            </w:rPrChange>
          </w:rPr>
          <w:delText>ини бекор қилишгача)</w:delText>
        </w:r>
        <w:r w:rsidRPr="009C4BAE" w:rsidDel="00345092">
          <w:rPr>
            <w:rFonts w:ascii="Roboto" w:hAnsi="Roboto" w:cstheme="minorHAnsi"/>
            <w:sz w:val="24"/>
            <w:szCs w:val="24"/>
            <w:lang w:val="uz-Cyrl-UZ"/>
            <w:rPrChange w:id="3530" w:author="Nozimjon Ortiqov" w:date="2026-02-24T09:31:00Z" w16du:dateUtc="2026-02-24T04:31:00Z">
              <w:rPr>
                <w:rFonts w:ascii="Roboto" w:hAnsi="Roboto" w:cstheme="minorHAnsi"/>
                <w:sz w:val="26"/>
                <w:szCs w:val="26"/>
              </w:rPr>
            </w:rPrChange>
          </w:rPr>
          <w:delText>.</w:delText>
        </w:r>
        <w:bookmarkStart w:id="3531" w:name="_Toc220157900"/>
      </w:del>
    </w:p>
    <w:p w14:paraId="3C14027F" w14:textId="77777777" w:rsidR="00B76C54" w:rsidRPr="009C4BAE" w:rsidRDefault="00B76C54">
      <w:pPr>
        <w:rPr>
          <w:rFonts w:ascii="Roboto" w:eastAsiaTheme="majorEastAsia" w:hAnsi="Roboto" w:cstheme="minorHAnsi"/>
          <w:b/>
          <w:bCs/>
          <w:color w:val="002060"/>
          <w:sz w:val="32"/>
          <w:szCs w:val="32"/>
          <w:lang w:val="uz-Cyrl-UZ"/>
        </w:rPr>
      </w:pPr>
      <w:bookmarkStart w:id="3532" w:name="_Toc222630387"/>
      <w:r w:rsidRPr="009C4BAE">
        <w:rPr>
          <w:rFonts w:ascii="Roboto" w:hAnsi="Roboto" w:cstheme="minorHAnsi"/>
          <w:b/>
          <w:bCs/>
          <w:color w:val="002060"/>
          <w:lang w:val="uz-Cyrl-UZ"/>
        </w:rPr>
        <w:br w:type="page"/>
      </w:r>
    </w:p>
    <w:p w14:paraId="3AEB6AA4" w14:textId="61570EA8" w:rsidR="00097FEF" w:rsidRPr="00B01F94" w:rsidRDefault="000041ED" w:rsidP="00795BC0">
      <w:pPr>
        <w:pStyle w:val="1"/>
        <w:spacing w:after="240" w:line="288" w:lineRule="auto"/>
        <w:ind w:firstLine="567"/>
        <w:jc w:val="both"/>
        <w:rPr>
          <w:rFonts w:ascii="Roboto" w:hAnsi="Roboto" w:cstheme="minorHAnsi"/>
          <w:b/>
          <w:bCs/>
          <w:color w:val="002060"/>
          <w:sz w:val="28"/>
          <w:szCs w:val="28"/>
          <w:lang w:val="uz-Cyrl-UZ"/>
          <w:rPrChange w:id="3533" w:author="Nozimjon Ortiqov" w:date="2026-02-24T13:08:00Z" w16du:dateUtc="2026-02-24T08:08:00Z">
            <w:rPr>
              <w:rFonts w:ascii="Roboto" w:hAnsi="Roboto" w:cstheme="minorHAnsi"/>
              <w:b/>
              <w:bCs/>
              <w:color w:val="002060"/>
              <w:lang w:val="uz-Cyrl-UZ"/>
            </w:rPr>
          </w:rPrChange>
        </w:rPr>
      </w:pPr>
      <w:r w:rsidRPr="00B01F94">
        <w:rPr>
          <w:rFonts w:ascii="Roboto" w:hAnsi="Roboto" w:cstheme="minorHAnsi"/>
          <w:b/>
          <w:bCs/>
          <w:color w:val="002060"/>
          <w:sz w:val="28"/>
          <w:szCs w:val="28"/>
          <w:lang w:val="uz-Cyrl-UZ"/>
          <w:rPrChange w:id="3534" w:author="Nozimjon Ortiqov" w:date="2026-02-24T13:08:00Z" w16du:dateUtc="2026-02-24T08:08:00Z">
            <w:rPr>
              <w:rFonts w:ascii="Roboto" w:hAnsi="Roboto" w:cstheme="minorHAnsi"/>
              <w:b/>
              <w:bCs/>
              <w:color w:val="002060"/>
              <w:lang w:val="uz-Cyrl-UZ"/>
            </w:rPr>
          </w:rPrChange>
        </w:rPr>
        <w:lastRenderedPageBreak/>
        <w:t>V</w:t>
      </w:r>
      <w:r w:rsidR="00151E57" w:rsidRPr="00B01F94">
        <w:rPr>
          <w:rFonts w:ascii="Roboto" w:hAnsi="Roboto" w:cstheme="minorHAnsi"/>
          <w:b/>
          <w:bCs/>
          <w:color w:val="002060"/>
          <w:sz w:val="28"/>
          <w:szCs w:val="28"/>
          <w:lang w:val="uz-Cyrl-UZ"/>
          <w:rPrChange w:id="3535" w:author="Nozimjon Ortiqov" w:date="2026-02-24T13:08:00Z" w16du:dateUtc="2026-02-24T08:08:00Z">
            <w:rPr>
              <w:rFonts w:ascii="Roboto" w:hAnsi="Roboto" w:cstheme="minorHAnsi"/>
              <w:b/>
              <w:bCs/>
              <w:color w:val="002060"/>
              <w:lang w:val="uz-Cyrl-UZ"/>
            </w:rPr>
          </w:rPrChange>
        </w:rPr>
        <w:t>I</w:t>
      </w:r>
      <w:r w:rsidR="00084281" w:rsidRPr="00B01F94">
        <w:rPr>
          <w:rFonts w:ascii="Roboto" w:hAnsi="Roboto" w:cstheme="minorHAnsi"/>
          <w:b/>
          <w:bCs/>
          <w:color w:val="002060"/>
          <w:sz w:val="28"/>
          <w:szCs w:val="28"/>
          <w:lang w:val="uz-Cyrl-UZ"/>
          <w:rPrChange w:id="3536" w:author="Nozimjon Ortiqov" w:date="2026-02-24T13:08:00Z" w16du:dateUtc="2026-02-24T08:08:00Z">
            <w:rPr>
              <w:rFonts w:ascii="Roboto" w:hAnsi="Roboto" w:cstheme="minorHAnsi"/>
              <w:b/>
              <w:bCs/>
              <w:color w:val="002060"/>
              <w:lang w:val="uz-Cyrl-UZ"/>
            </w:rPr>
          </w:rPrChange>
        </w:rPr>
        <w:t>I</w:t>
      </w:r>
      <w:r w:rsidRPr="00B01F94">
        <w:rPr>
          <w:rFonts w:ascii="Roboto" w:hAnsi="Roboto" w:cstheme="minorHAnsi"/>
          <w:b/>
          <w:bCs/>
          <w:color w:val="002060"/>
          <w:sz w:val="28"/>
          <w:szCs w:val="28"/>
          <w:lang w:val="uz-Cyrl-UZ"/>
          <w:rPrChange w:id="3537" w:author="Nozimjon Ortiqov" w:date="2026-02-24T13:08:00Z" w16du:dateUtc="2026-02-24T08:08:00Z">
            <w:rPr>
              <w:rFonts w:ascii="Roboto" w:hAnsi="Roboto" w:cstheme="minorHAnsi"/>
              <w:b/>
              <w:bCs/>
              <w:color w:val="002060"/>
              <w:lang w:val="uz-Cyrl-UZ"/>
            </w:rPr>
          </w:rPrChange>
        </w:rPr>
        <w:t>. </w:t>
      </w:r>
      <w:bookmarkStart w:id="3538" w:name="_Hlk220422300"/>
      <w:r w:rsidRPr="00B01F94">
        <w:rPr>
          <w:rFonts w:ascii="Roboto" w:hAnsi="Roboto" w:cstheme="minorHAnsi"/>
          <w:b/>
          <w:bCs/>
          <w:color w:val="002060"/>
          <w:sz w:val="28"/>
          <w:szCs w:val="28"/>
          <w:lang w:val="uz-Cyrl-UZ"/>
          <w:rPrChange w:id="3539" w:author="Nozimjon Ortiqov" w:date="2026-02-24T13:08:00Z" w16du:dateUtc="2026-02-24T08:08:00Z">
            <w:rPr>
              <w:rFonts w:ascii="Roboto" w:hAnsi="Roboto" w:cstheme="minorHAnsi"/>
              <w:b/>
              <w:bCs/>
              <w:color w:val="002060"/>
              <w:lang w:val="uz-Cyrl-UZ"/>
            </w:rPr>
          </w:rPrChange>
        </w:rPr>
        <w:t xml:space="preserve">Оилавий тадбиркорлик дастурлари бўйича </w:t>
      </w:r>
      <w:del w:id="3540" w:author="Nozimjon Ortiqov" w:date="2026-02-24T13:08:00Z" w16du:dateUtc="2026-02-24T08:08:00Z">
        <w:r w:rsidRPr="00B01F94" w:rsidDel="00B01F94">
          <w:rPr>
            <w:rFonts w:ascii="Roboto" w:hAnsi="Roboto" w:cstheme="minorHAnsi"/>
            <w:b/>
            <w:bCs/>
            <w:color w:val="002060"/>
            <w:sz w:val="28"/>
            <w:szCs w:val="28"/>
            <w:lang w:val="uz-Cyrl-UZ"/>
            <w:rPrChange w:id="3541" w:author="Nozimjon Ortiqov" w:date="2026-02-24T13:08:00Z" w16du:dateUtc="2026-02-24T08:08:00Z">
              <w:rPr>
                <w:rFonts w:ascii="Roboto" w:hAnsi="Roboto" w:cstheme="minorHAnsi"/>
                <w:b/>
                <w:bCs/>
                <w:color w:val="002060"/>
                <w:lang w:val="uz-Cyrl-UZ"/>
              </w:rPr>
            </w:rPrChange>
          </w:rPr>
          <w:delText>юзага келган муаммола</w:delText>
        </w:r>
        <w:bookmarkEnd w:id="3531"/>
        <w:bookmarkEnd w:id="3538"/>
        <w:r w:rsidR="00D56619" w:rsidRPr="00B01F94" w:rsidDel="00B01F94">
          <w:rPr>
            <w:rFonts w:ascii="Roboto" w:hAnsi="Roboto" w:cstheme="minorHAnsi"/>
            <w:b/>
            <w:bCs/>
            <w:color w:val="002060"/>
            <w:sz w:val="28"/>
            <w:szCs w:val="28"/>
            <w:lang w:val="uz-Cyrl-UZ"/>
            <w:rPrChange w:id="3542" w:author="Nozimjon Ortiqov" w:date="2026-02-24T13:08:00Z" w16du:dateUtc="2026-02-24T08:08:00Z">
              <w:rPr>
                <w:rFonts w:ascii="Roboto" w:hAnsi="Roboto" w:cstheme="minorHAnsi"/>
                <w:b/>
                <w:bCs/>
                <w:color w:val="002060"/>
                <w:lang w:val="uz-Cyrl-UZ"/>
              </w:rPr>
            </w:rPrChange>
          </w:rPr>
          <w:delText>р</w:delText>
        </w:r>
      </w:del>
      <w:ins w:id="3543" w:author="Nozimjon Ortiqov" w:date="2026-02-24T13:08:00Z" w16du:dateUtc="2026-02-24T08:08:00Z">
        <w:r w:rsidR="00B01F94">
          <w:rPr>
            <w:rFonts w:ascii="Roboto" w:hAnsi="Roboto" w:cstheme="minorHAnsi"/>
            <w:b/>
            <w:bCs/>
            <w:color w:val="002060"/>
            <w:sz w:val="28"/>
            <w:szCs w:val="28"/>
            <w:lang w:val="uz-Cyrl-UZ"/>
          </w:rPr>
          <w:t>кредитлаш таҳлили</w:t>
        </w:r>
      </w:ins>
      <w:del w:id="3544" w:author="Nozimjon Ortiqov" w:date="2026-02-24T13:08:00Z" w16du:dateUtc="2026-02-24T08:08:00Z">
        <w:r w:rsidR="00B938CE" w:rsidRPr="00B01F94" w:rsidDel="00B01F94">
          <w:rPr>
            <w:rFonts w:ascii="Roboto" w:hAnsi="Roboto" w:cstheme="minorHAnsi"/>
            <w:b/>
            <w:bCs/>
            <w:color w:val="002060"/>
            <w:sz w:val="28"/>
            <w:szCs w:val="28"/>
            <w:lang w:val="uz-Cyrl-UZ"/>
            <w:rPrChange w:id="3545" w:author="Nozimjon Ortiqov" w:date="2026-02-24T13:08:00Z" w16du:dateUtc="2026-02-24T08:08:00Z">
              <w:rPr>
                <w:rFonts w:ascii="Roboto" w:hAnsi="Roboto" w:cstheme="minorHAnsi"/>
                <w:b/>
                <w:bCs/>
                <w:color w:val="002060"/>
                <w:lang w:val="uz-Cyrl-UZ"/>
              </w:rPr>
            </w:rPrChange>
          </w:rPr>
          <w:delText>.</w:delText>
        </w:r>
      </w:del>
      <w:bookmarkEnd w:id="3532"/>
    </w:p>
    <w:p w14:paraId="09B0CD88" w14:textId="62FCDA21" w:rsidR="00724817" w:rsidRPr="009C4BAE" w:rsidRDefault="00724817"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highlight w:val="yellow"/>
          <w:lang w:val="uz-Cyrl-UZ"/>
          <w:rPrChange w:id="3546" w:author="Nozimjon Ortiqov" w:date="2026-02-24T09:31:00Z" w16du:dateUtc="2026-02-24T04:31:00Z">
            <w:rPr>
              <w:rFonts w:ascii="Roboto" w:eastAsia="Arial" w:hAnsi="Roboto" w:cstheme="minorHAnsi"/>
              <w:b/>
              <w:bCs/>
              <w:sz w:val="26"/>
              <w:szCs w:val="26"/>
              <w:lang w:val="uz-Cyrl-UZ"/>
            </w:rPr>
          </w:rPrChange>
        </w:rPr>
        <w:t xml:space="preserve">Мазкур дастур бўйича ажратилган кредитларнинг </w:t>
      </w:r>
      <w:r w:rsidR="001D49CB" w:rsidRPr="009C4BAE">
        <w:rPr>
          <w:rFonts w:ascii="Roboto" w:eastAsia="Arial" w:hAnsi="Roboto" w:cstheme="minorHAnsi"/>
          <w:b/>
          <w:bCs/>
          <w:color w:val="C00000"/>
          <w:sz w:val="26"/>
          <w:szCs w:val="26"/>
          <w:highlight w:val="yellow"/>
          <w:lang w:val="uz-Cyrl-UZ"/>
          <w:rPrChange w:id="3547" w:author="Nozimjon Ortiqov" w:date="2026-02-24T09:31:00Z" w16du:dateUtc="2026-02-24T04:31:00Z">
            <w:rPr>
              <w:rFonts w:ascii="Roboto" w:eastAsia="Arial" w:hAnsi="Roboto" w:cstheme="minorHAnsi"/>
              <w:b/>
              <w:bCs/>
              <w:color w:val="C00000"/>
              <w:sz w:val="26"/>
              <w:szCs w:val="26"/>
              <w:lang w:val="uz-Cyrl-UZ"/>
            </w:rPr>
          </w:rPrChange>
        </w:rPr>
        <w:t>7 </w:t>
      </w:r>
      <w:r w:rsidR="001D49CB" w:rsidRPr="009C4BAE">
        <w:rPr>
          <w:rFonts w:ascii="Roboto" w:eastAsia="Arial" w:hAnsi="Roboto" w:cstheme="minorHAnsi"/>
          <w:b/>
          <w:bCs/>
          <w:color w:val="0070C0"/>
          <w:sz w:val="26"/>
          <w:szCs w:val="26"/>
          <w:highlight w:val="yellow"/>
          <w:lang w:val="uz-Cyrl-UZ"/>
          <w:rPrChange w:id="3548" w:author="Nozimjon Ortiqov" w:date="2026-02-24T09:31:00Z" w16du:dateUtc="2026-02-24T04:31:00Z">
            <w:rPr>
              <w:rFonts w:ascii="Roboto" w:eastAsia="Arial" w:hAnsi="Roboto" w:cstheme="minorHAnsi"/>
              <w:b/>
              <w:bCs/>
              <w:color w:val="0070C0"/>
              <w:sz w:val="26"/>
              <w:szCs w:val="26"/>
              <w:lang w:val="uz-Cyrl-UZ"/>
            </w:rPr>
          </w:rPrChange>
        </w:rPr>
        <w:t>фоиз</w:t>
      </w:r>
      <w:r w:rsidRPr="009C4BAE">
        <w:rPr>
          <w:rFonts w:ascii="Roboto" w:eastAsia="Arial" w:hAnsi="Roboto" w:cstheme="minorHAnsi"/>
          <w:b/>
          <w:bCs/>
          <w:sz w:val="26"/>
          <w:szCs w:val="26"/>
          <w:highlight w:val="yellow"/>
          <w:lang w:val="uz-Cyrl-UZ"/>
          <w:rPrChange w:id="3549" w:author="Nozimjon Ortiqov" w:date="2026-02-24T09:31:00Z" w16du:dateUtc="2026-02-24T04:31:00Z">
            <w:rPr>
              <w:rFonts w:ascii="Roboto" w:eastAsia="Arial" w:hAnsi="Roboto" w:cstheme="minorHAnsi"/>
              <w:b/>
              <w:bCs/>
              <w:sz w:val="26"/>
              <w:szCs w:val="26"/>
              <w:lang w:val="uz-Cyrl-UZ"/>
            </w:rPr>
          </w:rPrChange>
        </w:rPr>
        <w:t>и</w:t>
      </w:r>
      <w:r w:rsidR="00A300C9" w:rsidRPr="009C4BAE">
        <w:rPr>
          <w:rFonts w:ascii="Roboto" w:eastAsia="Arial" w:hAnsi="Roboto" w:cstheme="minorHAnsi"/>
          <w:b/>
          <w:bCs/>
          <w:sz w:val="26"/>
          <w:szCs w:val="26"/>
          <w:highlight w:val="yellow"/>
          <w:lang w:val="uz-Cyrl-UZ"/>
          <w:rPrChange w:id="3550" w:author="Nozimjon Ortiqov" w:date="2026-02-24T09:31:00Z" w16du:dateUtc="2026-02-24T04:31:00Z">
            <w:rPr>
              <w:rFonts w:ascii="Roboto" w:eastAsia="Arial" w:hAnsi="Roboto" w:cstheme="minorHAnsi"/>
              <w:b/>
              <w:bCs/>
              <w:sz w:val="26"/>
              <w:szCs w:val="26"/>
              <w:lang w:val="uz-Cyrl-UZ"/>
            </w:rPr>
          </w:rPrChange>
        </w:rPr>
        <w:t xml:space="preserve"> </w:t>
      </w:r>
      <w:r w:rsidRPr="009C4BAE">
        <w:rPr>
          <w:rFonts w:ascii="Roboto" w:eastAsia="Arial" w:hAnsi="Roboto" w:cstheme="minorHAnsi"/>
          <w:b/>
          <w:bCs/>
          <w:sz w:val="26"/>
          <w:szCs w:val="26"/>
          <w:highlight w:val="yellow"/>
          <w:lang w:val="uz-Cyrl-UZ"/>
          <w:rPrChange w:id="3551" w:author="Nozimjon Ortiqov" w:date="2026-02-24T09:31:00Z" w16du:dateUtc="2026-02-24T04:31:00Z">
            <w:rPr>
              <w:rFonts w:ascii="Roboto" w:eastAsia="Arial" w:hAnsi="Roboto" w:cstheme="minorHAnsi"/>
              <w:b/>
              <w:bCs/>
              <w:sz w:val="26"/>
              <w:szCs w:val="26"/>
              <w:lang w:val="uz-Cyrl-UZ"/>
            </w:rPr>
          </w:rPrChange>
        </w:rPr>
        <w:t>муаммога айланган</w:t>
      </w:r>
      <w:r w:rsidR="001D49CB" w:rsidRPr="009C4BAE">
        <w:rPr>
          <w:rFonts w:ascii="Roboto" w:eastAsia="Arial" w:hAnsi="Roboto" w:cstheme="minorHAnsi"/>
          <w:b/>
          <w:bCs/>
          <w:sz w:val="26"/>
          <w:szCs w:val="26"/>
          <w:highlight w:val="yellow"/>
          <w:lang w:val="uz-Cyrl-UZ"/>
          <w:rPrChange w:id="3552" w:author="Nozimjon Ortiqov" w:date="2026-02-24T09:31:00Z" w16du:dateUtc="2026-02-24T04:31:00Z">
            <w:rPr>
              <w:rFonts w:ascii="Roboto" w:eastAsia="Arial" w:hAnsi="Roboto" w:cstheme="minorHAnsi"/>
              <w:b/>
              <w:bCs/>
              <w:sz w:val="26"/>
              <w:szCs w:val="26"/>
              <w:lang w:val="uz-Cyrl-UZ"/>
            </w:rPr>
          </w:rPrChange>
        </w:rPr>
        <w:t>.</w:t>
      </w:r>
    </w:p>
    <w:p w14:paraId="03E01908" w14:textId="5B9B2981" w:rsidR="001222C0" w:rsidRPr="009C4BAE" w:rsidRDefault="00555EBC" w:rsidP="00B76C54">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Оилавий тадбиркорлик дастури </w:t>
      </w:r>
      <w:r w:rsidRPr="009C4BAE">
        <w:rPr>
          <w:rFonts w:ascii="Roboto" w:eastAsia="Arial" w:hAnsi="Roboto" w:cstheme="minorHAnsi"/>
          <w:b/>
          <w:bCs/>
          <w:color w:val="C00000"/>
          <w:sz w:val="26"/>
          <w:szCs w:val="26"/>
          <w:lang w:val="uz-Cyrl-UZ"/>
        </w:rPr>
        <w:t xml:space="preserve">666 </w:t>
      </w:r>
      <w:r w:rsidRPr="009C4BAE">
        <w:rPr>
          <w:rFonts w:ascii="Roboto" w:eastAsia="Arial" w:hAnsi="Roboto" w:cstheme="minorHAnsi"/>
          <w:b/>
          <w:bCs/>
          <w:color w:val="0070C0"/>
          <w:sz w:val="26"/>
          <w:szCs w:val="26"/>
          <w:lang w:val="uz-Cyrl-UZ"/>
        </w:rPr>
        <w:t>нафар</w:t>
      </w:r>
      <w:r w:rsidRPr="009C4BAE">
        <w:rPr>
          <w:rFonts w:ascii="Roboto" w:eastAsia="Arial" w:hAnsi="Roboto" w:cstheme="minorHAnsi"/>
          <w:bCs/>
          <w:color w:val="0070C0"/>
          <w:sz w:val="26"/>
          <w:szCs w:val="26"/>
          <w:lang w:val="uz-Cyrl-UZ"/>
        </w:rPr>
        <w:t xml:space="preserve"> </w:t>
      </w:r>
      <w:r w:rsidRPr="009C4BAE">
        <w:rPr>
          <w:rFonts w:ascii="Roboto" w:eastAsia="Arial" w:hAnsi="Roboto" w:cstheme="minorHAnsi"/>
          <w:bCs/>
          <w:sz w:val="26"/>
          <w:szCs w:val="26"/>
          <w:lang w:val="uz-Cyrl-UZ"/>
        </w:rPr>
        <w:t xml:space="preserve">респондентни қамраб олган. Дастур иштирокчилари бошқа қарздорлардан эркаклар камроқ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59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68 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олий маълумотлилар анча кам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38</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даромад асосан паст даражада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48 </w:t>
      </w:r>
      <w:r w:rsidRPr="009C4BAE">
        <w:rPr>
          <w:rFonts w:ascii="Roboto" w:eastAsia="Arial" w:hAnsi="Roboto" w:cstheme="minorHAnsi"/>
          <w:bCs/>
          <w:i/>
          <w:color w:val="0070C0"/>
          <w:sz w:val="26"/>
          <w:szCs w:val="26"/>
          <w:lang w:val="uz-Cyrl-UZ"/>
        </w:rPr>
        <w:t xml:space="preserve">фоиз </w:t>
      </w:r>
      <w:r w:rsidRPr="009C4BAE">
        <w:rPr>
          <w:rFonts w:ascii="Roboto" w:eastAsia="Arial" w:hAnsi="Roboto" w:cstheme="minorHAnsi"/>
          <w:bCs/>
          <w:i/>
          <w:sz w:val="26"/>
          <w:szCs w:val="26"/>
          <w:lang w:val="uz-Cyrl-UZ"/>
        </w:rPr>
        <w:t xml:space="preserve">респондентнинг даромади </w:t>
      </w:r>
      <w:r w:rsidRPr="009C4BAE">
        <w:rPr>
          <w:rFonts w:ascii="Roboto" w:eastAsia="Arial" w:hAnsi="Roboto" w:cstheme="minorHAnsi"/>
          <w:bCs/>
          <w:i/>
          <w:color w:val="C00000"/>
          <w:sz w:val="26"/>
          <w:szCs w:val="26"/>
          <w:lang w:val="uz-Cyrl-UZ"/>
        </w:rPr>
        <w:t>5</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млн сўм</w:t>
      </w:r>
      <w:r w:rsidRPr="009C4BAE">
        <w:rPr>
          <w:rFonts w:ascii="Roboto" w:eastAsia="Arial" w:hAnsi="Roboto" w:cstheme="minorHAnsi"/>
          <w:bCs/>
          <w:i/>
          <w:sz w:val="26"/>
          <w:szCs w:val="26"/>
          <w:lang w:val="uz-Cyrl-UZ"/>
        </w:rPr>
        <w:t xml:space="preserve">дан кам) </w:t>
      </w:r>
      <w:r w:rsidRPr="009C4BAE">
        <w:rPr>
          <w:rFonts w:ascii="Roboto" w:eastAsia="Arial" w:hAnsi="Roboto" w:cstheme="minorHAnsi"/>
          <w:bCs/>
          <w:sz w:val="26"/>
          <w:szCs w:val="26"/>
          <w:lang w:val="uz-Cyrl-UZ"/>
        </w:rPr>
        <w:t>эканлиги билан фарқланади.</w:t>
      </w:r>
    </w:p>
    <w:p w14:paraId="45297128" w14:textId="725D31CB" w:rsidR="00555EBC" w:rsidRPr="009C4BAE" w:rsidRDefault="009635B2" w:rsidP="0080779A">
      <w:pPr>
        <w:pStyle w:val="aff5"/>
        <w:jc w:val="center"/>
        <w:rPr>
          <w:rFonts w:ascii="Roboto" w:hAnsi="Roboto" w:cstheme="minorHAnsi"/>
          <w:b/>
          <w:bCs/>
          <w:i w:val="0"/>
          <w:iCs w:val="0"/>
          <w:color w:val="0070C0"/>
          <w:sz w:val="26"/>
          <w:szCs w:val="26"/>
          <w:lang w:val="uz-Cyrl-UZ"/>
        </w:rPr>
      </w:pPr>
      <w:bookmarkStart w:id="3553" w:name="_Toc222583171"/>
      <w:r w:rsidRPr="009C4BAE">
        <w:rPr>
          <w:rFonts w:ascii="Roboto" w:hAnsi="Roboto" w:cstheme="minorHAnsi"/>
          <w:b/>
          <w:bCs/>
          <w:i w:val="0"/>
          <w:iCs w:val="0"/>
          <w:color w:val="0070C0"/>
          <w:sz w:val="26"/>
          <w:szCs w:val="26"/>
          <w:lang w:val="uz-Cyrl-UZ"/>
        </w:rPr>
        <w:t>5-</w:t>
      </w:r>
      <w:r w:rsidR="0080779A" w:rsidRPr="009C4BAE">
        <w:rPr>
          <w:rFonts w:ascii="Roboto" w:hAnsi="Roboto" w:cstheme="minorHAnsi"/>
          <w:b/>
          <w:bCs/>
          <w:i w:val="0"/>
          <w:iCs w:val="0"/>
          <w:color w:val="0070C0"/>
          <w:sz w:val="26"/>
          <w:szCs w:val="26"/>
          <w:lang w:val="uz-Cyrl-UZ"/>
        </w:rPr>
        <w:t>жадвал</w:t>
      </w:r>
      <w:r w:rsidR="00555EBC" w:rsidRPr="009C4BAE">
        <w:rPr>
          <w:rFonts w:ascii="Roboto" w:hAnsi="Roboto" w:cstheme="minorHAnsi"/>
          <w:b/>
          <w:bCs/>
          <w:i w:val="0"/>
          <w:iCs w:val="0"/>
          <w:color w:val="0070C0"/>
          <w:sz w:val="26"/>
          <w:szCs w:val="26"/>
          <w:lang w:val="uz-Cyrl-UZ"/>
        </w:rPr>
        <w:t xml:space="preserve">. Оилавий тадбиркорликда </w:t>
      </w:r>
      <w:r w:rsidR="00555EBC" w:rsidRPr="009C4BAE">
        <w:rPr>
          <w:rFonts w:ascii="Roboto" w:hAnsi="Roboto" w:cstheme="minorHAnsi"/>
          <w:b/>
          <w:bCs/>
          <w:i w:val="0"/>
          <w:iCs w:val="0"/>
          <w:color w:val="0070C0"/>
          <w:sz w:val="26"/>
          <w:szCs w:val="26"/>
          <w:highlight w:val="yellow"/>
          <w:lang w:val="uz-Cyrl-UZ"/>
          <w:rPrChange w:id="3554" w:author="Nozimjon Ortiqov" w:date="2026-02-24T09:31:00Z" w16du:dateUtc="2026-02-24T04:31:00Z">
            <w:rPr>
              <w:rFonts w:ascii="Roboto" w:hAnsi="Roboto" w:cstheme="minorHAnsi"/>
              <w:b/>
              <w:bCs/>
              <w:i w:val="0"/>
              <w:iCs w:val="0"/>
              <w:color w:val="0070C0"/>
              <w:sz w:val="26"/>
              <w:szCs w:val="26"/>
              <w:lang w:val="uz-Cyrl-UZ"/>
            </w:rPr>
          </w:rPrChange>
        </w:rPr>
        <w:t>тўловсизлик</w:t>
      </w:r>
      <w:r w:rsidR="00555EBC" w:rsidRPr="009C4BAE">
        <w:rPr>
          <w:rFonts w:ascii="Roboto" w:hAnsi="Roboto" w:cstheme="minorHAnsi"/>
          <w:b/>
          <w:bCs/>
          <w:i w:val="0"/>
          <w:iCs w:val="0"/>
          <w:color w:val="0070C0"/>
          <w:sz w:val="26"/>
          <w:szCs w:val="26"/>
          <w:lang w:val="uz-Cyrl-UZ"/>
        </w:rPr>
        <w:t xml:space="preserve"> сабаблари</w:t>
      </w:r>
      <w:bookmarkEnd w:id="3553"/>
    </w:p>
    <w:tbl>
      <w:tblPr>
        <w:tblStyle w:val="-1"/>
        <w:tblW w:w="10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3338"/>
        <w:gridCol w:w="3338"/>
      </w:tblGrid>
      <w:tr w:rsidR="00555EBC" w:rsidRPr="009C4BAE" w14:paraId="776E342B" w14:textId="77777777" w:rsidTr="001222C0">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61E6DBA1" w14:textId="5365399E" w:rsidR="00555EBC" w:rsidRPr="009C4BAE" w:rsidRDefault="00555EBC" w:rsidP="00555EBC">
            <w:pPr>
              <w:jc w:val="center"/>
              <w:rPr>
                <w:rFonts w:ascii="Roboto" w:hAnsi="Roboto"/>
                <w:color w:val="auto"/>
                <w:sz w:val="26"/>
                <w:szCs w:val="26"/>
                <w:lang w:val="uz-Cyrl-UZ"/>
              </w:rPr>
            </w:pPr>
            <w:r w:rsidRPr="009C4BAE">
              <w:rPr>
                <w:rFonts w:ascii="Roboto" w:hAnsi="Roboto"/>
                <w:color w:val="auto"/>
                <w:sz w:val="26"/>
                <w:szCs w:val="26"/>
                <w:lang w:val="uz-Cyrl-UZ"/>
              </w:rPr>
              <w:t>Сабаб</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70848FFE" w14:textId="0135BA3F" w:rsidR="00555EBC" w:rsidRPr="009C4BAE"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Change w:id="3555" w:author="Nozimjon Ortiqov" w:date="2026-02-24T09:31:00Z" w16du:dateUtc="2026-02-24T04:31:00Z">
                  <w:rPr>
                    <w:rFonts w:ascii="Roboto" w:hAnsi="Roboto"/>
                    <w:color w:val="auto"/>
                    <w:sz w:val="26"/>
                    <w:szCs w:val="26"/>
                  </w:rPr>
                </w:rPrChange>
              </w:rPr>
            </w:pPr>
            <w:r w:rsidRPr="009C4BAE">
              <w:rPr>
                <w:rFonts w:ascii="Roboto" w:hAnsi="Roboto"/>
                <w:sz w:val="26"/>
                <w:szCs w:val="26"/>
                <w:lang w:val="uz-Cyrl-UZ"/>
                <w:rPrChange w:id="3556" w:author="Nozimjon Ortiqov" w:date="2026-02-24T09:31:00Z" w16du:dateUtc="2026-02-24T04:31:00Z">
                  <w:rPr>
                    <w:rFonts w:ascii="Roboto" w:hAnsi="Roboto"/>
                    <w:sz w:val="26"/>
                    <w:szCs w:val="26"/>
                  </w:rPr>
                </w:rPrChange>
              </w:rPr>
              <w:t>Респондентлар сони</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89501AE" w14:textId="76A9DD82" w:rsidR="00555EBC" w:rsidRPr="009C4BAE"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Change w:id="3557" w:author="Nozimjon Ortiqov" w:date="2026-02-24T09:31:00Z" w16du:dateUtc="2026-02-24T04:31:00Z">
                  <w:rPr>
                    <w:rFonts w:ascii="Roboto" w:hAnsi="Roboto"/>
                    <w:color w:val="auto"/>
                    <w:sz w:val="26"/>
                    <w:szCs w:val="26"/>
                  </w:rPr>
                </w:rPrChange>
              </w:rPr>
            </w:pPr>
            <w:r w:rsidRPr="009C4BAE">
              <w:rPr>
                <w:rFonts w:ascii="Roboto" w:hAnsi="Roboto"/>
                <w:sz w:val="26"/>
                <w:szCs w:val="26"/>
                <w:lang w:val="uz-Cyrl-UZ"/>
                <w:rPrChange w:id="3558" w:author="Nozimjon Ortiqov" w:date="2026-02-24T09:31:00Z" w16du:dateUtc="2026-02-24T04:31:00Z">
                  <w:rPr>
                    <w:rFonts w:ascii="Roboto" w:hAnsi="Roboto"/>
                    <w:sz w:val="26"/>
                    <w:szCs w:val="26"/>
                  </w:rPr>
                </w:rPrChange>
              </w:rPr>
              <w:t>Улуш (%)</w:t>
            </w:r>
          </w:p>
        </w:tc>
      </w:tr>
      <w:tr w:rsidR="00555EBC" w:rsidRPr="009C4BAE" w14:paraId="4E612A58" w14:textId="77777777" w:rsidTr="001222C0">
        <w:trPr>
          <w:cnfStyle w:val="000000100000" w:firstRow="0" w:lastRow="0" w:firstColumn="0" w:lastColumn="0" w:oddVBand="0" w:evenVBand="0" w:oddHBand="1" w:evenHBand="0" w:firstRowFirstColumn="0" w:firstRowLastColumn="0" w:lastRowFirstColumn="0" w:lastRowLastColumn="0"/>
          <w:trHeight w:val="73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59D44C28" w14:textId="495DC662" w:rsidR="00555EBC" w:rsidRPr="009C4BAE" w:rsidRDefault="00555EBC" w:rsidP="00555EBC">
            <w:pPr>
              <w:jc w:val="center"/>
              <w:rPr>
                <w:rFonts w:ascii="Roboto" w:hAnsi="Roboto"/>
                <w:b w:val="0"/>
                <w:bCs w:val="0"/>
                <w:color w:val="auto"/>
                <w:sz w:val="24"/>
                <w:szCs w:val="24"/>
                <w:lang w:val="uz-Cyrl-UZ"/>
                <w:rPrChange w:id="3559"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560" w:author="Nozimjon Ortiqov" w:date="2026-02-24T09:31:00Z" w16du:dateUtc="2026-02-24T04:31:00Z">
                  <w:rPr>
                    <w:rFonts w:ascii="Roboto" w:hAnsi="Roboto"/>
                    <w:sz w:val="24"/>
                    <w:szCs w:val="24"/>
                  </w:rPr>
                </w:rPrChange>
              </w:rPr>
              <w:t>Даромад кутилган даражадан паст</w:t>
            </w:r>
          </w:p>
        </w:tc>
        <w:tc>
          <w:tcPr>
            <w:tcW w:w="3338" w:type="dxa"/>
            <w:tcBorders>
              <w:left w:val="none" w:sz="0" w:space="0" w:color="auto"/>
              <w:right w:val="none" w:sz="0" w:space="0" w:color="auto"/>
            </w:tcBorders>
            <w:shd w:val="clear" w:color="auto" w:fill="auto"/>
            <w:vAlign w:val="center"/>
          </w:tcPr>
          <w:p w14:paraId="407A8228"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61"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62" w:author="Nozimjon Ortiqov" w:date="2026-02-24T09:31:00Z" w16du:dateUtc="2026-02-24T04:31:00Z">
                  <w:rPr>
                    <w:rFonts w:ascii="Roboto" w:hAnsi="Roboto"/>
                    <w:sz w:val="24"/>
                    <w:szCs w:val="24"/>
                  </w:rPr>
                </w:rPrChange>
              </w:rPr>
              <w:t>363</w:t>
            </w:r>
          </w:p>
        </w:tc>
        <w:tc>
          <w:tcPr>
            <w:tcW w:w="3338" w:type="dxa"/>
            <w:tcBorders>
              <w:left w:val="none" w:sz="0" w:space="0" w:color="auto"/>
              <w:right w:val="none" w:sz="0" w:space="0" w:color="auto"/>
            </w:tcBorders>
            <w:shd w:val="clear" w:color="auto" w:fill="auto"/>
            <w:vAlign w:val="center"/>
          </w:tcPr>
          <w:p w14:paraId="36E01A63"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63"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64" w:author="Nozimjon Ortiqov" w:date="2026-02-24T09:31:00Z" w16du:dateUtc="2026-02-24T04:31:00Z">
                  <w:rPr>
                    <w:rFonts w:ascii="Roboto" w:hAnsi="Roboto"/>
                    <w:sz w:val="24"/>
                    <w:szCs w:val="24"/>
                  </w:rPr>
                </w:rPrChange>
              </w:rPr>
              <w:t>53,1%</w:t>
            </w:r>
          </w:p>
        </w:tc>
      </w:tr>
      <w:tr w:rsidR="00555EBC" w:rsidRPr="009C4BAE" w14:paraId="169ABD7C" w14:textId="77777777" w:rsidTr="001222C0">
        <w:trPr>
          <w:trHeight w:val="366"/>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00A25EC5" w14:textId="1251EEB1" w:rsidR="00555EBC" w:rsidRPr="009C4BAE" w:rsidRDefault="00555EBC" w:rsidP="00555EBC">
            <w:pPr>
              <w:jc w:val="center"/>
              <w:rPr>
                <w:rFonts w:ascii="Roboto" w:hAnsi="Roboto"/>
                <w:b w:val="0"/>
                <w:bCs w:val="0"/>
                <w:color w:val="auto"/>
                <w:sz w:val="24"/>
                <w:szCs w:val="24"/>
                <w:lang w:val="uz-Cyrl-UZ"/>
                <w:rPrChange w:id="3565"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566" w:author="Nozimjon Ortiqov" w:date="2026-02-24T09:31:00Z" w16du:dateUtc="2026-02-24T04:31:00Z">
                  <w:rPr>
                    <w:rFonts w:ascii="Roboto" w:hAnsi="Roboto"/>
                    <w:sz w:val="24"/>
                    <w:szCs w:val="24"/>
                  </w:rPr>
                </w:rPrChange>
              </w:rPr>
              <w:t>Бизнес амалга ошмади</w:t>
            </w:r>
          </w:p>
        </w:tc>
        <w:tc>
          <w:tcPr>
            <w:tcW w:w="3338" w:type="dxa"/>
            <w:vAlign w:val="center"/>
          </w:tcPr>
          <w:p w14:paraId="701A5526"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567"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68" w:author="Nozimjon Ortiqov" w:date="2026-02-24T09:31:00Z" w16du:dateUtc="2026-02-24T04:31:00Z">
                  <w:rPr>
                    <w:rFonts w:ascii="Roboto" w:hAnsi="Roboto"/>
                    <w:sz w:val="24"/>
                    <w:szCs w:val="24"/>
                  </w:rPr>
                </w:rPrChange>
              </w:rPr>
              <w:t>247</w:t>
            </w:r>
          </w:p>
        </w:tc>
        <w:tc>
          <w:tcPr>
            <w:tcW w:w="3338" w:type="dxa"/>
            <w:vAlign w:val="center"/>
          </w:tcPr>
          <w:p w14:paraId="3D418BBE"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56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70" w:author="Nozimjon Ortiqov" w:date="2026-02-24T09:31:00Z" w16du:dateUtc="2026-02-24T04:31:00Z">
                  <w:rPr>
                    <w:rFonts w:ascii="Roboto" w:hAnsi="Roboto"/>
                    <w:sz w:val="24"/>
                    <w:szCs w:val="24"/>
                  </w:rPr>
                </w:rPrChange>
              </w:rPr>
              <w:t>36,2%</w:t>
            </w:r>
          </w:p>
        </w:tc>
      </w:tr>
      <w:tr w:rsidR="00555EBC" w:rsidRPr="009C4BAE" w14:paraId="3664BAC2" w14:textId="77777777" w:rsidTr="00B76C54">
        <w:trPr>
          <w:cnfStyle w:val="000000100000" w:firstRow="0" w:lastRow="0" w:firstColumn="0" w:lastColumn="0" w:oddVBand="0" w:evenVBand="0" w:oddHBand="1" w:evenHBand="0" w:firstRowFirstColumn="0" w:firstRowLastColumn="0" w:lastRowFirstColumn="0" w:lastRowLastColumn="0"/>
          <w:trHeight w:val="659"/>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49640022" w14:textId="5054C62A" w:rsidR="00555EBC" w:rsidRPr="009C4BAE" w:rsidRDefault="00555EBC" w:rsidP="00555EBC">
            <w:pPr>
              <w:jc w:val="center"/>
              <w:rPr>
                <w:rFonts w:ascii="Roboto" w:hAnsi="Roboto"/>
                <w:b w:val="0"/>
                <w:bCs w:val="0"/>
                <w:color w:val="auto"/>
                <w:sz w:val="24"/>
                <w:szCs w:val="24"/>
                <w:lang w:val="uz-Cyrl-UZ"/>
                <w:rPrChange w:id="3571"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572" w:author="Nozimjon Ortiqov" w:date="2026-02-24T09:31:00Z" w16du:dateUtc="2026-02-24T04:31:00Z">
                  <w:rPr>
                    <w:rFonts w:ascii="Roboto" w:hAnsi="Roboto"/>
                    <w:sz w:val="24"/>
                    <w:szCs w:val="24"/>
                  </w:rPr>
                </w:rPrChange>
              </w:rPr>
              <w:t>Маблағлар истеъмолга йўналтирилди</w:t>
            </w:r>
          </w:p>
        </w:tc>
        <w:tc>
          <w:tcPr>
            <w:tcW w:w="3338" w:type="dxa"/>
            <w:tcBorders>
              <w:left w:val="none" w:sz="0" w:space="0" w:color="auto"/>
              <w:right w:val="none" w:sz="0" w:space="0" w:color="auto"/>
            </w:tcBorders>
            <w:shd w:val="clear" w:color="auto" w:fill="auto"/>
            <w:vAlign w:val="center"/>
          </w:tcPr>
          <w:p w14:paraId="1C65FA23"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73"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74" w:author="Nozimjon Ortiqov" w:date="2026-02-24T09:31:00Z" w16du:dateUtc="2026-02-24T04:31:00Z">
                  <w:rPr>
                    <w:rFonts w:ascii="Roboto" w:hAnsi="Roboto"/>
                    <w:sz w:val="24"/>
                    <w:szCs w:val="24"/>
                  </w:rPr>
                </w:rPrChange>
              </w:rPr>
              <w:t>115</w:t>
            </w:r>
          </w:p>
        </w:tc>
        <w:tc>
          <w:tcPr>
            <w:tcW w:w="3338" w:type="dxa"/>
            <w:tcBorders>
              <w:left w:val="none" w:sz="0" w:space="0" w:color="auto"/>
              <w:right w:val="none" w:sz="0" w:space="0" w:color="auto"/>
            </w:tcBorders>
            <w:shd w:val="clear" w:color="auto" w:fill="auto"/>
            <w:vAlign w:val="center"/>
          </w:tcPr>
          <w:p w14:paraId="0F39C5C4"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75"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76" w:author="Nozimjon Ortiqov" w:date="2026-02-24T09:31:00Z" w16du:dateUtc="2026-02-24T04:31:00Z">
                  <w:rPr>
                    <w:rFonts w:ascii="Roboto" w:hAnsi="Roboto"/>
                    <w:sz w:val="24"/>
                    <w:szCs w:val="24"/>
                  </w:rPr>
                </w:rPrChange>
              </w:rPr>
              <w:t>16,8%</w:t>
            </w:r>
          </w:p>
        </w:tc>
      </w:tr>
      <w:tr w:rsidR="00555EBC" w:rsidRPr="009C4BAE" w14:paraId="1C9C0F68" w14:textId="77777777" w:rsidTr="001222C0">
        <w:trPr>
          <w:trHeight w:val="734"/>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515D740D" w14:textId="63411B90" w:rsidR="00555EBC" w:rsidRPr="009C4BAE" w:rsidRDefault="00555EBC" w:rsidP="00555EBC">
            <w:pPr>
              <w:jc w:val="center"/>
              <w:rPr>
                <w:rFonts w:ascii="Roboto" w:hAnsi="Roboto"/>
                <w:b w:val="0"/>
                <w:bCs w:val="0"/>
                <w:color w:val="auto"/>
                <w:sz w:val="24"/>
                <w:szCs w:val="24"/>
                <w:lang w:val="uz-Cyrl-UZ"/>
                <w:rPrChange w:id="3577"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578" w:author="Nozimjon Ortiqov" w:date="2026-02-24T09:31:00Z" w16du:dateUtc="2026-02-24T04:31:00Z">
                  <w:rPr>
                    <w:rFonts w:ascii="Roboto" w:hAnsi="Roboto"/>
                    <w:sz w:val="24"/>
                    <w:szCs w:val="24"/>
                  </w:rPr>
                </w:rPrChange>
              </w:rPr>
              <w:t>Шартлар нотўғри талқин қилинди</w:t>
            </w:r>
          </w:p>
        </w:tc>
        <w:tc>
          <w:tcPr>
            <w:tcW w:w="3338" w:type="dxa"/>
            <w:vAlign w:val="center"/>
          </w:tcPr>
          <w:p w14:paraId="0939ECD2"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57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80" w:author="Nozimjon Ortiqov" w:date="2026-02-24T09:31:00Z" w16du:dateUtc="2026-02-24T04:31:00Z">
                  <w:rPr>
                    <w:rFonts w:ascii="Roboto" w:hAnsi="Roboto"/>
                    <w:sz w:val="24"/>
                    <w:szCs w:val="24"/>
                  </w:rPr>
                </w:rPrChange>
              </w:rPr>
              <w:t>24</w:t>
            </w:r>
          </w:p>
        </w:tc>
        <w:tc>
          <w:tcPr>
            <w:tcW w:w="3338" w:type="dxa"/>
            <w:vAlign w:val="center"/>
          </w:tcPr>
          <w:p w14:paraId="0E3EDC74"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581"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82" w:author="Nozimjon Ortiqov" w:date="2026-02-24T09:31:00Z" w16du:dateUtc="2026-02-24T04:31:00Z">
                  <w:rPr>
                    <w:rFonts w:ascii="Roboto" w:hAnsi="Roboto"/>
                    <w:sz w:val="24"/>
                    <w:szCs w:val="24"/>
                  </w:rPr>
                </w:rPrChange>
              </w:rPr>
              <w:t>3,5%</w:t>
            </w:r>
          </w:p>
        </w:tc>
      </w:tr>
      <w:tr w:rsidR="00555EBC" w:rsidRPr="009C4BAE" w14:paraId="56B2FE96" w14:textId="77777777" w:rsidTr="001222C0">
        <w:trPr>
          <w:cnfStyle w:val="000000100000" w:firstRow="0" w:lastRow="0" w:firstColumn="0" w:lastColumn="0" w:oddVBand="0" w:evenVBand="0" w:oddHBand="1" w:evenHBand="0" w:firstRowFirstColumn="0" w:firstRowLastColumn="0" w:lastRowFirstColumn="0" w:lastRowLastColumn="0"/>
          <w:trHeight w:val="104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2A07C447" w14:textId="46F5F79C" w:rsidR="00555EBC" w:rsidRPr="009C4BAE" w:rsidRDefault="00555EBC" w:rsidP="00555EBC">
            <w:pPr>
              <w:jc w:val="center"/>
              <w:rPr>
                <w:rFonts w:ascii="Roboto" w:hAnsi="Roboto"/>
                <w:b w:val="0"/>
                <w:bCs w:val="0"/>
                <w:color w:val="auto"/>
                <w:sz w:val="24"/>
                <w:szCs w:val="24"/>
                <w:lang w:val="uz-Cyrl-UZ"/>
                <w:rPrChange w:id="3583" w:author="Nozimjon Ortiqov" w:date="2026-02-24T09:31:00Z" w16du:dateUtc="2026-02-24T04:31:00Z">
                  <w:rPr>
                    <w:rFonts w:ascii="Roboto" w:hAnsi="Roboto"/>
                    <w:b w:val="0"/>
                    <w:bCs w:val="0"/>
                    <w:color w:val="auto"/>
                    <w:sz w:val="24"/>
                    <w:szCs w:val="24"/>
                    <w:lang w:val="ru-RU"/>
                  </w:rPr>
                </w:rPrChange>
              </w:rPr>
            </w:pPr>
            <w:r w:rsidRPr="009C4BAE">
              <w:rPr>
                <w:rFonts w:ascii="Roboto" w:hAnsi="Roboto"/>
                <w:sz w:val="24"/>
                <w:szCs w:val="24"/>
                <w:lang w:val="uz-Cyrl-UZ"/>
                <w:rPrChange w:id="3584" w:author="Nozimjon Ortiqov" w:date="2026-02-24T09:31:00Z" w16du:dateUtc="2026-02-24T04:31:00Z">
                  <w:rPr>
                    <w:rFonts w:ascii="Roboto" w:hAnsi="Roboto"/>
                    <w:sz w:val="24"/>
                    <w:szCs w:val="24"/>
                  </w:rPr>
                </w:rPrChange>
              </w:rPr>
              <w:t xml:space="preserve">Давлат кредити </w:t>
            </w:r>
            <w:r w:rsidRPr="009C4BAE">
              <w:rPr>
                <w:rFonts w:ascii="Roboto" w:hAnsi="Roboto"/>
                <w:b w:val="0"/>
                <w:bCs w:val="0"/>
                <w:color w:val="auto"/>
                <w:sz w:val="24"/>
                <w:szCs w:val="24"/>
                <w:lang w:val="uz-Cyrl-UZ"/>
              </w:rPr>
              <w:t>“</w:t>
            </w:r>
            <w:r w:rsidRPr="009C4BAE">
              <w:rPr>
                <w:rFonts w:ascii="Roboto" w:hAnsi="Roboto"/>
                <w:sz w:val="24"/>
                <w:szCs w:val="24"/>
                <w:lang w:val="uz-Cyrl-UZ"/>
                <w:rPrChange w:id="3585" w:author="Nozimjon Ortiqov" w:date="2026-02-24T09:31:00Z" w16du:dateUtc="2026-02-24T04:31:00Z">
                  <w:rPr>
                    <w:rFonts w:ascii="Roboto" w:hAnsi="Roboto"/>
                    <w:sz w:val="24"/>
                    <w:szCs w:val="24"/>
                  </w:rPr>
                </w:rPrChange>
              </w:rPr>
              <w:t>қайтариш талаб қилинмайди</w:t>
            </w:r>
            <w:r w:rsidRPr="009C4BAE">
              <w:rPr>
                <w:rFonts w:ascii="Roboto" w:hAnsi="Roboto"/>
                <w:b w:val="0"/>
                <w:bCs w:val="0"/>
                <w:color w:val="auto"/>
                <w:sz w:val="24"/>
                <w:szCs w:val="24"/>
                <w:lang w:val="uz-Cyrl-UZ"/>
              </w:rPr>
              <w:t>”</w:t>
            </w:r>
            <w:r w:rsidRPr="009C4BAE">
              <w:rPr>
                <w:rFonts w:ascii="Roboto" w:hAnsi="Roboto"/>
                <w:sz w:val="24"/>
                <w:szCs w:val="24"/>
                <w:lang w:val="uz-Cyrl-UZ"/>
                <w:rPrChange w:id="3586" w:author="Nozimjon Ortiqov" w:date="2026-02-24T09:31:00Z" w16du:dateUtc="2026-02-24T04:31:00Z">
                  <w:rPr>
                    <w:rFonts w:ascii="Roboto" w:hAnsi="Roboto"/>
                    <w:sz w:val="24"/>
                    <w:szCs w:val="24"/>
                  </w:rPr>
                </w:rPrChange>
              </w:rPr>
              <w:t xml:space="preserve"> деб ҳисобланди</w:t>
            </w:r>
          </w:p>
        </w:tc>
        <w:tc>
          <w:tcPr>
            <w:tcW w:w="3338" w:type="dxa"/>
            <w:tcBorders>
              <w:left w:val="none" w:sz="0" w:space="0" w:color="auto"/>
              <w:right w:val="none" w:sz="0" w:space="0" w:color="auto"/>
            </w:tcBorders>
            <w:shd w:val="clear" w:color="auto" w:fill="auto"/>
            <w:vAlign w:val="center"/>
          </w:tcPr>
          <w:p w14:paraId="070193D0"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87"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88" w:author="Nozimjon Ortiqov" w:date="2026-02-24T09:31:00Z" w16du:dateUtc="2026-02-24T04:31:00Z">
                  <w:rPr>
                    <w:rFonts w:ascii="Roboto" w:hAnsi="Roboto"/>
                    <w:sz w:val="24"/>
                    <w:szCs w:val="24"/>
                  </w:rPr>
                </w:rPrChange>
              </w:rPr>
              <w:t>14</w:t>
            </w:r>
          </w:p>
        </w:tc>
        <w:tc>
          <w:tcPr>
            <w:tcW w:w="3338" w:type="dxa"/>
            <w:tcBorders>
              <w:left w:val="none" w:sz="0" w:space="0" w:color="auto"/>
              <w:right w:val="none" w:sz="0" w:space="0" w:color="auto"/>
            </w:tcBorders>
            <w:shd w:val="clear" w:color="auto" w:fill="auto"/>
            <w:vAlign w:val="center"/>
          </w:tcPr>
          <w:p w14:paraId="629058FE"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8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90" w:author="Nozimjon Ortiqov" w:date="2026-02-24T09:31:00Z" w16du:dateUtc="2026-02-24T04:31:00Z">
                  <w:rPr>
                    <w:rFonts w:ascii="Roboto" w:hAnsi="Roboto"/>
                    <w:sz w:val="24"/>
                    <w:szCs w:val="24"/>
                  </w:rPr>
                </w:rPrChange>
              </w:rPr>
              <w:t>2,0%</w:t>
            </w:r>
          </w:p>
        </w:tc>
      </w:tr>
    </w:tbl>
    <w:p w14:paraId="69DFC32F" w14:textId="43DFDC5B" w:rsidR="00484395" w:rsidRPr="009C4BAE" w:rsidRDefault="00484395">
      <w:pPr>
        <w:spacing w:before="60" w:afterLines="60" w:after="144" w:line="288" w:lineRule="auto"/>
        <w:ind w:firstLine="567"/>
        <w:jc w:val="both"/>
        <w:rPr>
          <w:rFonts w:ascii="Roboto" w:eastAsia="Arial" w:hAnsi="Roboto" w:cstheme="minorHAnsi"/>
          <w:i/>
          <w:iCs/>
          <w:lang w:val="uz-Cyrl-UZ"/>
        </w:rPr>
        <w:pPrChange w:id="3591" w:author="Nozimjon Ortiqov" w:date="2026-02-23T17:42:00Z" w16du:dateUtc="2026-02-23T12:42: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3592" w:author="Nozimjon Ortiqov" w:date="2026-02-23T17:42:00Z" w16du:dateUtc="2026-02-23T12:42:00Z">
        <w:r w:rsidRPr="009C4BAE" w:rsidDel="00413F48">
          <w:rPr>
            <w:rFonts w:ascii="Roboto" w:eastAsia="Arial" w:hAnsi="Roboto" w:cstheme="minorHAnsi"/>
            <w:i/>
            <w:iCs/>
            <w:lang w:val="uz-Cyrl-UZ"/>
          </w:rPr>
          <w:delText xml:space="preserve">сўровнома </w:delText>
        </w:r>
      </w:del>
      <w:ins w:id="3593" w:author="Nozimjon Ortiqov" w:date="2026-02-23T17:42:00Z" w16du:dateUtc="2026-02-23T12:42:00Z">
        <w:r w:rsidR="00413F48"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5EC99A78" w14:textId="393964E0" w:rsidR="00724817" w:rsidRPr="009C4BAE" w:rsidRDefault="00724817" w:rsidP="00F8263E">
      <w:pPr>
        <w:spacing w:beforeLines="90" w:before="216"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Ушбу дастур бўйича кредит олувчи фуқароларнинг бизнес кўникмалари етарли даражада эмас.</w:t>
      </w:r>
      <w:r w:rsidR="00010972" w:rsidRPr="009C4BAE">
        <w:rPr>
          <w:rFonts w:ascii="Roboto" w:hAnsi="Roboto"/>
          <w:b/>
          <w:bCs/>
          <w:sz w:val="26"/>
          <w:szCs w:val="26"/>
          <w:lang w:val="uz-Cyrl-UZ"/>
          <w:rPrChange w:id="3594" w:author="Nozimjon Ortiqov" w:date="2026-02-24T09:31:00Z" w16du:dateUtc="2026-02-24T04:31:00Z">
            <w:rPr>
              <w:rFonts w:ascii="Roboto" w:hAnsi="Roboto"/>
              <w:b/>
              <w:bCs/>
              <w:sz w:val="26"/>
              <w:szCs w:val="26"/>
            </w:rPr>
          </w:rPrChange>
        </w:rPr>
        <w:t xml:space="preserve"> </w:t>
      </w:r>
      <w:r w:rsidR="00010972" w:rsidRPr="009C4BAE">
        <w:rPr>
          <w:rFonts w:ascii="Roboto" w:eastAsia="Arial" w:hAnsi="Roboto" w:cstheme="minorHAnsi"/>
          <w:sz w:val="26"/>
          <w:szCs w:val="26"/>
          <w:lang w:val="uz-Cyrl-UZ"/>
        </w:rPr>
        <w:t xml:space="preserve">Сўровнома натижаларига кўра, </w:t>
      </w:r>
      <w:r w:rsidR="00010972" w:rsidRPr="009C4BAE">
        <w:rPr>
          <w:rFonts w:ascii="Roboto" w:eastAsia="Arial" w:hAnsi="Roboto" w:cstheme="minorHAnsi"/>
          <w:b/>
          <w:bCs/>
          <w:color w:val="C00000"/>
          <w:sz w:val="26"/>
          <w:szCs w:val="26"/>
          <w:lang w:val="uz-Cyrl-UZ"/>
        </w:rPr>
        <w:t>40</w:t>
      </w:r>
      <w:r w:rsidR="007A0BA5"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00010972" w:rsidRPr="009C4BAE">
        <w:rPr>
          <w:rFonts w:ascii="Roboto" w:eastAsia="Arial" w:hAnsi="Roboto" w:cstheme="minorHAnsi"/>
          <w:color w:val="0070C0"/>
          <w:sz w:val="26"/>
          <w:szCs w:val="26"/>
          <w:lang w:val="uz-Cyrl-UZ"/>
        </w:rPr>
        <w:t xml:space="preserve"> </w:t>
      </w:r>
      <w:r w:rsidR="00010972" w:rsidRPr="009C4BAE">
        <w:rPr>
          <w:rFonts w:ascii="Roboto" w:eastAsia="Arial" w:hAnsi="Roboto" w:cstheme="minorHAnsi"/>
          <w:sz w:val="26"/>
          <w:szCs w:val="26"/>
          <w:lang w:val="uz-Cyrl-UZ"/>
        </w:rPr>
        <w:t>фуқаролар тажриба ва билим етмаслиги сабабли бизнеси юрмаганлигини билдирган.</w:t>
      </w:r>
    </w:p>
    <w:p w14:paraId="33A84AF4" w14:textId="26BAF544"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Пул ўтказиш йўли билан “маркет плейс” электрон дўкони орқали чекланган таъминотчилардан сотиб олиниши,</w:t>
      </w:r>
      <w:r w:rsidR="009D1A4E"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 xml:space="preserve">маҳсулотларнинг </w:t>
      </w:r>
      <w:r w:rsidRPr="009C4BAE">
        <w:rPr>
          <w:rFonts w:ascii="Roboto" w:eastAsia="Arial" w:hAnsi="Roboto" w:cstheme="minorHAnsi"/>
          <w:i/>
          <w:iCs/>
          <w:sz w:val="26"/>
          <w:szCs w:val="26"/>
          <w:lang w:val="uz-Cyrl-UZ"/>
        </w:rPr>
        <w:t xml:space="preserve">(иш, хизмат) </w:t>
      </w:r>
      <w:r w:rsidRPr="009C4BAE">
        <w:rPr>
          <w:rFonts w:ascii="Roboto" w:eastAsia="Arial" w:hAnsi="Roboto" w:cstheme="minorHAnsi"/>
          <w:sz w:val="26"/>
          <w:szCs w:val="26"/>
          <w:lang w:val="uz-Cyrl-UZ"/>
        </w:rPr>
        <w:t>нархини бозор нархларидан қимматлашишига ва қарз юкини ортиб кетишига сабаб бўлмоқда.</w:t>
      </w:r>
    </w:p>
    <w:p w14:paraId="7EA8A175" w14:textId="574C76E4" w:rsidR="001B4D84" w:rsidRPr="009C4BAE" w:rsidRDefault="001B4D8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Мисол учун, </w:t>
      </w:r>
      <w:r w:rsidR="00842C20" w:rsidRPr="009C4BAE">
        <w:rPr>
          <w:rFonts w:ascii="Roboto" w:eastAsia="Arial" w:hAnsi="Roboto" w:cstheme="minorHAnsi"/>
          <w:sz w:val="26"/>
          <w:szCs w:val="26"/>
          <w:lang w:val="uz-Cyrl-UZ"/>
        </w:rPr>
        <w:t>2025 йил ноябрь</w:t>
      </w:r>
      <w:r w:rsidRPr="009C4BAE">
        <w:rPr>
          <w:rFonts w:ascii="Roboto" w:eastAsia="Arial" w:hAnsi="Roboto" w:cstheme="minorHAnsi"/>
          <w:sz w:val="26"/>
          <w:szCs w:val="26"/>
          <w:lang w:val="uz-Cyrl-UZ"/>
        </w:rPr>
        <w:t xml:space="preserve"> ҳолатига Андижон вилоятида дастур бўйича муаммоли кредитлар ҳажми </w:t>
      </w:r>
      <w:r w:rsidRPr="009C4BAE">
        <w:rPr>
          <w:rFonts w:ascii="Roboto" w:eastAsia="Arial" w:hAnsi="Roboto" w:cstheme="minorHAnsi"/>
          <w:b/>
          <w:bCs/>
          <w:color w:val="C00000"/>
          <w:sz w:val="26"/>
          <w:szCs w:val="26"/>
          <w:lang w:val="uz-Cyrl-UZ"/>
        </w:rPr>
        <w:t>190</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млрд</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сўм</w:t>
      </w:r>
      <w:r w:rsidRPr="009C4BAE">
        <w:rPr>
          <w:rFonts w:ascii="Roboto" w:eastAsia="Arial" w:hAnsi="Roboto" w:cstheme="minorHAnsi"/>
          <w:sz w:val="26"/>
          <w:szCs w:val="26"/>
          <w:lang w:val="uz-Cyrl-UZ"/>
        </w:rPr>
        <w:t xml:space="preserve">ни, шундан пул ўтказиш йўли билан ажратилган кредитлар </w:t>
      </w:r>
      <w:r w:rsidRPr="009C4BAE">
        <w:rPr>
          <w:rFonts w:ascii="Roboto" w:eastAsia="Arial" w:hAnsi="Roboto" w:cstheme="minorHAnsi"/>
          <w:b/>
          <w:bCs/>
          <w:color w:val="C00000"/>
          <w:sz w:val="26"/>
          <w:szCs w:val="26"/>
          <w:lang w:val="uz-Cyrl-UZ"/>
        </w:rPr>
        <w:t>88</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 xml:space="preserve">ни ва нақд </w:t>
      </w:r>
      <w:r w:rsidRPr="009C4BAE">
        <w:rPr>
          <w:rFonts w:ascii="Roboto" w:eastAsia="Arial" w:hAnsi="Roboto" w:cstheme="minorHAnsi"/>
          <w:i/>
          <w:iCs/>
          <w:sz w:val="26"/>
          <w:szCs w:val="26"/>
          <w:lang w:val="uz-Cyrl-UZ"/>
        </w:rPr>
        <w:t xml:space="preserve">(пластик карта) </w:t>
      </w:r>
      <w:r w:rsidRPr="009C4BAE">
        <w:rPr>
          <w:rFonts w:ascii="Roboto" w:eastAsia="Arial" w:hAnsi="Roboto" w:cstheme="minorHAnsi"/>
          <w:sz w:val="26"/>
          <w:szCs w:val="26"/>
          <w:lang w:val="uz-Cyrl-UZ"/>
        </w:rPr>
        <w:t xml:space="preserve">кўринишида ажратилган кредитлар </w:t>
      </w:r>
      <w:r w:rsidRPr="009C4BAE">
        <w:rPr>
          <w:rFonts w:ascii="Roboto" w:eastAsia="Arial" w:hAnsi="Roboto" w:cstheme="minorHAnsi"/>
          <w:b/>
          <w:bCs/>
          <w:color w:val="C00000"/>
          <w:sz w:val="26"/>
          <w:szCs w:val="26"/>
          <w:lang w:val="uz-Cyrl-UZ"/>
        </w:rPr>
        <w:t>12</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ни ташкил этган.</w:t>
      </w:r>
    </w:p>
    <w:p w14:paraId="51C74811" w14:textId="6D6003B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hAnsi="Roboto" w:cstheme="minorHAnsi"/>
          <w:b/>
          <w:bCs/>
          <w:sz w:val="26"/>
          <w:szCs w:val="26"/>
          <w:lang w:val="uz-Cyrl-UZ"/>
        </w:rPr>
        <w:t>Кредит ажратишда тўлов графиги бизнес фаолият тури ва мавсумийлиги инобатга олинмаслиги</w:t>
      </w:r>
      <w:r w:rsidRPr="009C4BAE">
        <w:rPr>
          <w:rFonts w:ascii="Roboto" w:hAnsi="Roboto" w:cstheme="minorHAnsi"/>
          <w:sz w:val="26"/>
          <w:szCs w:val="26"/>
          <w:lang w:val="uz-Cyrl-UZ"/>
        </w:rPr>
        <w:t xml:space="preserve"> туфайли қарздорлар тўловларни ўз вақтида амалга оширишда қийинчиликка дуч келмоқда. </w:t>
      </w:r>
      <w:r w:rsidRPr="009C4BAE">
        <w:rPr>
          <w:rFonts w:ascii="Roboto" w:eastAsia="Arial" w:hAnsi="Roboto" w:cstheme="minorHAnsi"/>
          <w:b/>
          <w:bCs/>
          <w:color w:val="C00000"/>
          <w:sz w:val="26"/>
          <w:szCs w:val="26"/>
          <w:lang w:val="uz-Cyrl-UZ"/>
        </w:rPr>
        <w:t>31</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респондентлар</w:t>
      </w:r>
      <w:r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 xml:space="preserve">тўлов </w:t>
      </w:r>
      <w:r w:rsidRPr="009C4BAE">
        <w:rPr>
          <w:rFonts w:ascii="Roboto" w:eastAsia="Arial" w:hAnsi="Roboto" w:cstheme="minorHAnsi"/>
          <w:sz w:val="26"/>
          <w:szCs w:val="26"/>
          <w:lang w:val="uz-Cyrl-UZ"/>
        </w:rPr>
        <w:lastRenderedPageBreak/>
        <w:t>муддатларини мослашувчан қилиб берилиши тўлов интизомини яхшилашини билдирган.</w:t>
      </w:r>
    </w:p>
    <w:p w14:paraId="65249967" w14:textId="177CB29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Кредит маблағларидан мақсадли фойдаланиш устидан самарали назорат йўқлиги</w:t>
      </w:r>
      <w:r w:rsidRPr="009C4BAE">
        <w:rPr>
          <w:rFonts w:ascii="Roboto" w:eastAsia="Arial" w:hAnsi="Roboto" w:cstheme="minorHAnsi"/>
          <w:sz w:val="26"/>
          <w:szCs w:val="26"/>
          <w:lang w:val="uz-Cyrl-UZ"/>
        </w:rPr>
        <w:t xml:space="preserve"> туфайли кредит ресурслари бизнесдан ташқари эҳтиёжларга йўналтирилмоқда.</w:t>
      </w:r>
    </w:p>
    <w:p w14:paraId="481DED78" w14:textId="004F70E6"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Сўровнома натижаларига кўра, </w:t>
      </w:r>
      <w:r w:rsidRPr="009C4BAE">
        <w:rPr>
          <w:rFonts w:ascii="Roboto" w:eastAsia="Arial" w:hAnsi="Roboto" w:cstheme="minorHAnsi"/>
          <w:b/>
          <w:bCs/>
          <w:color w:val="C00000"/>
          <w:sz w:val="26"/>
          <w:szCs w:val="26"/>
          <w:lang w:val="uz-Cyrl-UZ"/>
        </w:rPr>
        <w:t>27</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респондентлар кредит маблағларининг бир қисми ёки тўлиқ ҳажмини уй</w:t>
      </w:r>
      <w:r w:rsidR="00842C20"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рўзғор, тўй ва таъмирлаш каби истеъмол мақсадларига сарфлаганини билдирган. </w:t>
      </w:r>
    </w:p>
    <w:p w14:paraId="7A77FD95" w14:textId="1EC0C989" w:rsidR="006779AC"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Бу ҳолат бизнес даромад келтирмаслигига ва кредитнинг оилавий бюджет учун қарз юкига айланишига сабаб бўлган.</w:t>
      </w:r>
    </w:p>
    <w:p w14:paraId="1172C080" w14:textId="32A837F8"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commentRangeStart w:id="3595"/>
      <w:r w:rsidRPr="009C4BAE">
        <w:rPr>
          <w:rFonts w:ascii="Roboto" w:eastAsia="Arial" w:hAnsi="Roboto" w:cstheme="minorHAnsi"/>
          <w:b/>
          <w:bCs/>
          <w:sz w:val="26"/>
          <w:szCs w:val="26"/>
          <w:lang w:val="uz-Cyrl-UZ"/>
        </w:rPr>
        <w:t>Кредит юкининг оилавий даромадга нисбатан юқорилиги</w:t>
      </w:r>
      <w:r w:rsidRPr="009C4BAE">
        <w:rPr>
          <w:rFonts w:ascii="Roboto" w:eastAsia="Arial" w:hAnsi="Roboto" w:cstheme="minorHAnsi"/>
          <w:sz w:val="26"/>
          <w:szCs w:val="26"/>
          <w:lang w:val="uz-Cyrl-UZ"/>
        </w:rPr>
        <w:t xml:space="preserve"> қарздорларнинг молиявий барқарорлигини пасайтирган.</w:t>
      </w:r>
    </w:p>
    <w:p w14:paraId="7A4FBC0C" w14:textId="595586F8"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color w:val="C00000"/>
          <w:sz w:val="26"/>
          <w:szCs w:val="26"/>
          <w:lang w:val="uz-Cyrl-UZ"/>
        </w:rPr>
        <w:t>33</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 xml:space="preserve">фуқароларда кредит тўловлари ойлик даромаднинг </w:t>
      </w:r>
      <w:r w:rsidR="00842C20" w:rsidRPr="009C4BAE">
        <w:rPr>
          <w:rFonts w:ascii="Roboto" w:eastAsia="Arial" w:hAnsi="Roboto" w:cstheme="minorHAnsi"/>
          <w:sz w:val="26"/>
          <w:szCs w:val="26"/>
          <w:lang w:val="uz-Cyrl-UZ"/>
        </w:rPr>
        <w:br/>
      </w:r>
      <w:r w:rsidRPr="009C4BAE">
        <w:rPr>
          <w:rFonts w:ascii="Roboto" w:eastAsia="Arial" w:hAnsi="Roboto" w:cstheme="minorHAnsi"/>
          <w:b/>
          <w:bCs/>
          <w:color w:val="C00000"/>
          <w:sz w:val="26"/>
          <w:szCs w:val="26"/>
          <w:lang w:val="uz-Cyrl-UZ"/>
        </w:rPr>
        <w:t>40</w:t>
      </w:r>
      <w:r w:rsidRPr="009C4BAE">
        <w:rPr>
          <w:rFonts w:ascii="Roboto" w:eastAsia="Arial" w:hAnsi="Roboto" w:cstheme="minorHAnsi"/>
          <w:b/>
          <w:bCs/>
          <w:sz w:val="26"/>
          <w:szCs w:val="26"/>
          <w:lang w:val="uz-Cyrl-UZ"/>
        </w:rPr>
        <w:t>–</w:t>
      </w:r>
      <w:r w:rsidRPr="009C4BAE">
        <w:rPr>
          <w:rFonts w:ascii="Roboto" w:eastAsia="Arial" w:hAnsi="Roboto" w:cstheme="minorHAnsi"/>
          <w:b/>
          <w:bCs/>
          <w:color w:val="C00000"/>
          <w:sz w:val="26"/>
          <w:szCs w:val="26"/>
          <w:lang w:val="uz-Cyrl-UZ"/>
        </w:rPr>
        <w:t>50</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идан ортиқ қисмини ташкил этган. Натижада кундалик эҳтиёжлар қисқариб, кредит тўловларини ўз вақтида амалга оширишда қийинчиликлар юзага келган.</w:t>
      </w:r>
      <w:commentRangeEnd w:id="3595"/>
      <w:r w:rsidR="00FE2BD3" w:rsidRPr="009C4BAE">
        <w:rPr>
          <w:rStyle w:val="a4"/>
          <w:rFonts w:ascii="Roboto" w:eastAsia="Arial" w:hAnsi="Roboto" w:cstheme="minorHAnsi"/>
          <w:sz w:val="26"/>
          <w:szCs w:val="26"/>
          <w:lang w:val="uz-Cyrl-UZ"/>
        </w:rPr>
        <w:commentReference w:id="3595"/>
      </w:r>
    </w:p>
    <w:p w14:paraId="5FEE187C" w14:textId="49F3D523"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Оилавий тадбиркорликнинг амалда якка шахс томонидан юритилиши ишлаб чиқариш ҳажмини чеклаган.</w:t>
      </w:r>
      <w:r w:rsidRPr="009C4BAE">
        <w:rPr>
          <w:rFonts w:ascii="Roboto" w:eastAsia="Arial" w:hAnsi="Roboto" w:cstheme="minorHAnsi"/>
          <w:sz w:val="26"/>
          <w:szCs w:val="26"/>
          <w:lang w:val="uz-Cyrl-UZ"/>
        </w:rPr>
        <w:t xml:space="preserve"> Фуқароларнинг </w:t>
      </w:r>
      <w:r w:rsidRPr="009C4BAE">
        <w:rPr>
          <w:rFonts w:ascii="Roboto" w:eastAsia="Arial" w:hAnsi="Roboto" w:cstheme="minorHAnsi"/>
          <w:b/>
          <w:bCs/>
          <w:color w:val="C00000"/>
          <w:sz w:val="26"/>
          <w:szCs w:val="26"/>
          <w:lang w:val="uz-Cyrl-UZ"/>
        </w:rPr>
        <w:t>30</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оилавий тадбиркорлик расман оилавий деб белгиланган бўлса</w:t>
      </w:r>
      <w:r w:rsidR="00077AAC"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да, амалда бизнесни фақат битта шахс юритганини билдирган. </w:t>
      </w:r>
    </w:p>
    <w:p w14:paraId="4C2E3E43" w14:textId="77777777"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highlight w:val="yellow"/>
          <w:lang w:val="uz-Cyrl-UZ"/>
          <w:rPrChange w:id="3596" w:author="Nozimjon Ortiqov" w:date="2026-02-24T09:31:00Z" w16du:dateUtc="2026-02-24T04:31:00Z">
            <w:rPr>
              <w:rFonts w:ascii="Roboto" w:eastAsia="Arial" w:hAnsi="Roboto" w:cstheme="minorHAnsi"/>
              <w:sz w:val="26"/>
              <w:szCs w:val="26"/>
              <w:lang w:val="uz-Cyrl-UZ"/>
            </w:rPr>
          </w:rPrChange>
        </w:rPr>
        <w:t>Оила аъзоларининг тўлиқ жалб этилмаслиги меҳнат тақсимотини чеклаб, бизнес ривожини секинлаштирган.</w:t>
      </w:r>
    </w:p>
    <w:p w14:paraId="25177BCA" w14:textId="339FB77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Давлат қўллаб</w:t>
      </w:r>
      <w:r w:rsidR="0013311A" w:rsidRPr="009C4BAE">
        <w:rPr>
          <w:rFonts w:ascii="Roboto" w:eastAsia="Arial" w:hAnsi="Roboto" w:cstheme="minorHAnsi"/>
          <w:b/>
          <w:bCs/>
          <w:sz w:val="26"/>
          <w:szCs w:val="26"/>
          <w:lang w:val="uz-Cyrl-UZ"/>
        </w:rPr>
        <w:t>–</w:t>
      </w:r>
      <w:r w:rsidRPr="009C4BAE">
        <w:rPr>
          <w:rFonts w:ascii="Roboto" w:eastAsia="Arial" w:hAnsi="Roboto" w:cstheme="minorHAnsi"/>
          <w:b/>
          <w:bCs/>
          <w:sz w:val="26"/>
          <w:szCs w:val="26"/>
          <w:lang w:val="uz-Cyrl-UZ"/>
        </w:rPr>
        <w:t>қувватлаш механизмлари ҳақида хабардорлик пастлиги</w:t>
      </w:r>
      <w:r w:rsidRPr="009C4BAE">
        <w:rPr>
          <w:rFonts w:ascii="Roboto" w:eastAsia="Arial" w:hAnsi="Roboto" w:cstheme="minorHAnsi"/>
          <w:sz w:val="26"/>
          <w:szCs w:val="26"/>
          <w:lang w:val="uz-Cyrl-UZ"/>
        </w:rPr>
        <w:t xml:space="preserve"> бизнес барқарорлигини сусайтирган.</w:t>
      </w:r>
    </w:p>
    <w:p w14:paraId="10F4B9FF" w14:textId="067335A0" w:rsidR="00724817" w:rsidRPr="009C4BAE" w:rsidRDefault="00724817" w:rsidP="004E743C">
      <w:pPr>
        <w:spacing w:beforeLines="60" w:before="144" w:afterLines="60" w:after="144" w:line="288" w:lineRule="auto"/>
        <w:ind w:firstLine="567"/>
        <w:jc w:val="both"/>
        <w:rPr>
          <w:rFonts w:ascii="Roboto" w:eastAsia="Arial" w:hAnsi="Roboto" w:cs="Calibri (Body)"/>
          <w:spacing w:val="-4"/>
          <w:sz w:val="26"/>
          <w:szCs w:val="26"/>
          <w:lang w:val="uz-Cyrl-UZ"/>
        </w:rPr>
      </w:pPr>
      <w:r w:rsidRPr="009C4BAE">
        <w:rPr>
          <w:rFonts w:ascii="Roboto" w:eastAsia="Arial" w:hAnsi="Roboto" w:cs="Calibri (Body)"/>
          <w:spacing w:val="-4"/>
          <w:sz w:val="26"/>
          <w:szCs w:val="26"/>
          <w:lang w:val="uz-Cyrl-UZ"/>
        </w:rPr>
        <w:t xml:space="preserve">Сўровнома натижаларига кўра, </w:t>
      </w:r>
      <w:r w:rsidRPr="009C4BAE">
        <w:rPr>
          <w:rFonts w:ascii="Roboto" w:eastAsia="Arial" w:hAnsi="Roboto" w:cs="Calibri (Body)"/>
          <w:b/>
          <w:bCs/>
          <w:color w:val="C00000"/>
          <w:spacing w:val="-4"/>
          <w:sz w:val="26"/>
          <w:szCs w:val="26"/>
          <w:lang w:val="uz-Cyrl-UZ"/>
        </w:rPr>
        <w:t>45</w:t>
      </w:r>
      <w:r w:rsidR="005E6518" w:rsidRPr="009C4BAE">
        <w:rPr>
          <w:rFonts w:ascii="Roboto" w:eastAsia="Arial" w:hAnsi="Roboto" w:cs="Calibri (Body)"/>
          <w:b/>
          <w:bCs/>
          <w:color w:val="C00000"/>
          <w:spacing w:val="-4"/>
          <w:sz w:val="26"/>
          <w:szCs w:val="26"/>
          <w:lang w:val="uz-Cyrl-UZ"/>
        </w:rPr>
        <w:t> </w:t>
      </w:r>
      <w:r w:rsidR="00D338B3" w:rsidRPr="009C4BAE">
        <w:rPr>
          <w:rFonts w:ascii="Roboto" w:eastAsia="Arial" w:hAnsi="Roboto" w:cs="Calibri (Body)"/>
          <w:b/>
          <w:bCs/>
          <w:color w:val="0070C0"/>
          <w:spacing w:val="-4"/>
          <w:sz w:val="26"/>
          <w:szCs w:val="26"/>
          <w:lang w:val="uz-Cyrl-UZ"/>
        </w:rPr>
        <w:t>фоиз</w:t>
      </w:r>
      <w:r w:rsidRPr="009C4BAE">
        <w:rPr>
          <w:rFonts w:ascii="Roboto" w:eastAsia="Arial" w:hAnsi="Roboto" w:cs="Calibri (Body)"/>
          <w:color w:val="0070C0"/>
          <w:spacing w:val="-4"/>
          <w:sz w:val="26"/>
          <w:szCs w:val="26"/>
          <w:lang w:val="uz-Cyrl-UZ"/>
        </w:rPr>
        <w:t xml:space="preserve"> </w:t>
      </w:r>
      <w:r w:rsidRPr="009C4BAE">
        <w:rPr>
          <w:rFonts w:ascii="Roboto" w:eastAsia="Arial" w:hAnsi="Roboto" w:cs="Calibri (Body)"/>
          <w:spacing w:val="-4"/>
          <w:sz w:val="26"/>
          <w:szCs w:val="26"/>
          <w:lang w:val="uz-Cyrl-UZ"/>
        </w:rPr>
        <w:t xml:space="preserve">иштирокчи </w:t>
      </w:r>
      <w:r w:rsidRPr="009C4BAE">
        <w:rPr>
          <w:rFonts w:ascii="Roboto" w:eastAsia="Arial" w:hAnsi="Roboto" w:cs="Calibri (Body)"/>
          <w:b/>
          <w:bCs/>
          <w:spacing w:val="-4"/>
          <w:sz w:val="26"/>
          <w:szCs w:val="26"/>
          <w:lang w:val="uz-Cyrl-UZ"/>
        </w:rPr>
        <w:t>субсидиялар</w:t>
      </w:r>
      <w:r w:rsidRPr="009C4BAE">
        <w:rPr>
          <w:rFonts w:ascii="Roboto" w:eastAsia="Arial" w:hAnsi="Roboto" w:cs="Calibri (Body)"/>
          <w:spacing w:val="-4"/>
          <w:sz w:val="26"/>
          <w:szCs w:val="26"/>
          <w:lang w:val="uz-Cyrl-UZ"/>
        </w:rPr>
        <w:t xml:space="preserve">, </w:t>
      </w:r>
      <w:r w:rsidRPr="009C4BAE">
        <w:rPr>
          <w:rFonts w:ascii="Roboto" w:eastAsia="Arial" w:hAnsi="Roboto" w:cs="Calibri (Body)"/>
          <w:b/>
          <w:bCs/>
          <w:spacing w:val="-4"/>
          <w:sz w:val="26"/>
          <w:szCs w:val="26"/>
          <w:lang w:val="uz-Cyrl-UZ"/>
        </w:rPr>
        <w:t>ўқув курслари</w:t>
      </w:r>
      <w:r w:rsidRPr="009C4BAE">
        <w:rPr>
          <w:rFonts w:ascii="Roboto" w:eastAsia="Arial" w:hAnsi="Roboto" w:cs="Calibri (Body)"/>
          <w:spacing w:val="-4"/>
          <w:sz w:val="26"/>
          <w:szCs w:val="26"/>
          <w:lang w:val="uz-Cyrl-UZ"/>
        </w:rPr>
        <w:t xml:space="preserve"> ва </w:t>
      </w:r>
      <w:r w:rsidRPr="009C4BAE">
        <w:rPr>
          <w:rFonts w:ascii="Roboto" w:eastAsia="Arial" w:hAnsi="Roboto" w:cs="Calibri (Body)"/>
          <w:b/>
          <w:bCs/>
          <w:spacing w:val="-4"/>
          <w:sz w:val="26"/>
          <w:szCs w:val="26"/>
          <w:lang w:val="uz-Cyrl-UZ"/>
        </w:rPr>
        <w:t>маслаҳат хизматлари</w:t>
      </w:r>
      <w:r w:rsidRPr="009C4BAE">
        <w:rPr>
          <w:rFonts w:ascii="Roboto" w:eastAsia="Arial" w:hAnsi="Roboto" w:cs="Calibri (Body)"/>
          <w:spacing w:val="-4"/>
          <w:sz w:val="26"/>
          <w:szCs w:val="26"/>
          <w:lang w:val="uz-Cyrl-UZ"/>
        </w:rPr>
        <w:t xml:space="preserve"> мавжудлигидан бехабар эканини билдирган. </w:t>
      </w:r>
    </w:p>
    <w:p w14:paraId="1790154D" w14:textId="38FE85DA"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Фаолиятнинг тўлиқ расмийлаштирилмагани</w:t>
      </w:r>
      <w:r w:rsidRPr="009C4BAE">
        <w:rPr>
          <w:rFonts w:ascii="Roboto" w:eastAsia="Arial" w:hAnsi="Roboto" w:cstheme="minorHAnsi"/>
          <w:sz w:val="26"/>
          <w:szCs w:val="26"/>
          <w:lang w:val="uz-Cyrl-UZ"/>
        </w:rPr>
        <w:t xml:space="preserve"> қўшимча молия манбаларига киришни чекламоқда. </w:t>
      </w:r>
      <w:r w:rsidRPr="009C4BAE">
        <w:rPr>
          <w:rFonts w:ascii="Roboto" w:eastAsia="Arial" w:hAnsi="Roboto" w:cstheme="minorHAnsi"/>
          <w:b/>
          <w:bCs/>
          <w:color w:val="C00000"/>
          <w:sz w:val="26"/>
          <w:szCs w:val="26"/>
          <w:lang w:val="uz-Cyrl-UZ"/>
        </w:rPr>
        <w:t>25</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фуқаролар фаолиятини тўлиқ расмийлаштирмаган. Бу ҳолат уларнинг қайта кредитлаш, қўшимча молия ёки имтиёзли дастурларда иштирок этиш имкониятларини чеклаган ва молиявий барқарорликни пасайтирган.</w:t>
      </w:r>
    </w:p>
    <w:p w14:paraId="0D8DDE27" w14:textId="01A529D0"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Бизнесни кенгайтириш ва бозорга чиқиш режаларининг йўқлиги </w:t>
      </w:r>
      <w:r w:rsidRPr="009C4BAE">
        <w:rPr>
          <w:rFonts w:ascii="Roboto" w:eastAsia="Arial" w:hAnsi="Roboto" w:cstheme="minorHAnsi"/>
          <w:sz w:val="26"/>
          <w:szCs w:val="26"/>
          <w:lang w:val="uz-Cyrl-UZ"/>
        </w:rPr>
        <w:t>кредитнинг инвестицион самарасини пасайтирмоқда.</w:t>
      </w:r>
    </w:p>
    <w:p w14:paraId="2B7C639D" w14:textId="017971E4" w:rsidR="00AF6A1D" w:rsidRPr="009C4BAE" w:rsidRDefault="00724817" w:rsidP="00484395">
      <w:pPr>
        <w:spacing w:beforeLines="60" w:before="144" w:afterLines="60" w:after="144" w:line="288" w:lineRule="auto"/>
        <w:ind w:firstLine="567"/>
        <w:jc w:val="both"/>
        <w:rPr>
          <w:rFonts w:ascii="Roboto" w:eastAsia="Arial" w:hAnsi="Roboto" w:cs="Calibri (Body)"/>
          <w:spacing w:val="-6"/>
          <w:sz w:val="26"/>
          <w:szCs w:val="26"/>
          <w:lang w:val="uz-Cyrl-UZ"/>
        </w:rPr>
      </w:pPr>
      <w:r w:rsidRPr="009C4BAE">
        <w:rPr>
          <w:rFonts w:ascii="Roboto" w:eastAsia="Arial" w:hAnsi="Roboto" w:cs="Calibri (Body)"/>
          <w:spacing w:val="-6"/>
          <w:sz w:val="26"/>
          <w:szCs w:val="26"/>
          <w:lang w:val="uz-Cyrl-UZ"/>
        </w:rPr>
        <w:lastRenderedPageBreak/>
        <w:t xml:space="preserve">Сўровномада қатнашганларнинг </w:t>
      </w:r>
      <w:r w:rsidRPr="009C4BAE">
        <w:rPr>
          <w:rFonts w:ascii="Roboto" w:eastAsia="Arial" w:hAnsi="Roboto" w:cs="Calibri (Body)"/>
          <w:b/>
          <w:bCs/>
          <w:color w:val="C00000"/>
          <w:spacing w:val="-6"/>
          <w:sz w:val="26"/>
          <w:szCs w:val="26"/>
          <w:lang w:val="uz-Cyrl-UZ"/>
        </w:rPr>
        <w:t>38</w:t>
      </w:r>
      <w:r w:rsidR="005E6518" w:rsidRPr="009C4BAE">
        <w:rPr>
          <w:rFonts w:ascii="Roboto" w:eastAsia="Arial" w:hAnsi="Roboto" w:cs="Calibri (Body)"/>
          <w:b/>
          <w:bCs/>
          <w:color w:val="C00000"/>
          <w:spacing w:val="-6"/>
          <w:sz w:val="26"/>
          <w:szCs w:val="26"/>
          <w:lang w:val="uz-Cyrl-UZ"/>
        </w:rPr>
        <w:t> </w:t>
      </w:r>
      <w:r w:rsidR="00D338B3" w:rsidRPr="009C4BAE">
        <w:rPr>
          <w:rFonts w:ascii="Roboto" w:eastAsia="Arial" w:hAnsi="Roboto" w:cs="Calibri (Body)"/>
          <w:b/>
          <w:bCs/>
          <w:color w:val="0070C0"/>
          <w:spacing w:val="-6"/>
          <w:sz w:val="26"/>
          <w:szCs w:val="26"/>
          <w:lang w:val="uz-Cyrl-UZ"/>
        </w:rPr>
        <w:t>фоиз</w:t>
      </w:r>
      <w:r w:rsidRPr="009C4BAE">
        <w:rPr>
          <w:rFonts w:ascii="Roboto" w:eastAsia="Arial" w:hAnsi="Roboto" w:cs="Calibri (Body)"/>
          <w:spacing w:val="-6"/>
          <w:sz w:val="26"/>
          <w:szCs w:val="26"/>
          <w:lang w:val="uz-Cyrl-UZ"/>
        </w:rPr>
        <w:t>и бизнесни кенгайтириш ёки янги бозорларга чиқиш режаси йўқлигини билдирган. Бу ҳолат кредитнинг инвестиция воситаси эмас, балки оддий қарз сифатида қабул қилинишига олиб келган.</w:t>
      </w:r>
    </w:p>
    <w:p w14:paraId="0DA67A5C" w14:textId="03A1588D" w:rsidR="00484395" w:rsidRPr="009C4BAE" w:rsidRDefault="00484395" w:rsidP="00484395">
      <w:pPr>
        <w:spacing w:beforeLines="60" w:before="144" w:afterLines="60" w:after="144" w:line="288" w:lineRule="auto"/>
        <w:ind w:firstLine="567"/>
        <w:jc w:val="both"/>
        <w:rPr>
          <w:rFonts w:ascii="Roboto" w:eastAsia="Arial" w:hAnsi="Roboto" w:cstheme="minorHAnsi"/>
          <w:i/>
          <w:iCs/>
          <w:sz w:val="24"/>
          <w:szCs w:val="24"/>
          <w:lang w:val="uz-Cyrl-UZ"/>
        </w:rPr>
      </w:pPr>
      <w:r w:rsidRPr="009C4BAE">
        <w:rPr>
          <w:rFonts w:ascii="Roboto" w:eastAsia="Arial" w:hAnsi="Roboto" w:cstheme="minorHAnsi"/>
          <w:sz w:val="26"/>
          <w:szCs w:val="26"/>
          <w:lang w:val="uz-Cyrl-UZ"/>
        </w:rPr>
        <w:t xml:space="preserve">Жаҳон амалиётида давлат дастурлари доирасида маблағларнинг мақсадли сарфланиши ва қайтарувчанликни ошириш учун комплекс ёндашув қўлланилади: ижтимоий тўловлар бўйича “мақсадли карталар” орқали чекловлар ва назоратни кучайтириш (АҚШ, Буюк Британия, Австралия), имтиёзли кредит ажратишдан олдин тадбиркорлик бўйича мажбурий ўқитишни жорий этиш (Ҳиндистон, Кения), шунингдек гуруҳли микрокредитлаш орқали ўзаро назорат ва интизомни рағбатлантириш (Бангладеш, Боливия, Ҳиндистон) </w:t>
      </w:r>
      <w:r w:rsidRPr="009C4BAE">
        <w:rPr>
          <w:rFonts w:ascii="Roboto" w:eastAsia="Arial" w:hAnsi="Roboto" w:cstheme="minorHAnsi"/>
          <w:i/>
          <w:iCs/>
          <w:sz w:val="24"/>
          <w:szCs w:val="24"/>
          <w:lang w:val="uz-Cyrl-UZ"/>
        </w:rPr>
        <w:t>(батафсил маълумот 6-боксда келтирилган).</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9C4BAE" w14:paraId="6225C74D" w14:textId="77777777" w:rsidTr="007D5959">
        <w:tc>
          <w:tcPr>
            <w:tcW w:w="9639" w:type="dxa"/>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40" w:type="dxa"/>
              <w:right w:w="160" w:type="dxa"/>
            </w:tcMar>
          </w:tcPr>
          <w:p w14:paraId="04EF0F2C" w14:textId="00C86B7E" w:rsidR="00AF6A1D" w:rsidRPr="009C4BAE" w:rsidRDefault="00AF6A1D">
            <w:pPr>
              <w:spacing w:before="120" w:after="0" w:line="288" w:lineRule="auto"/>
              <w:ind w:firstLine="544"/>
              <w:jc w:val="both"/>
              <w:rPr>
                <w:rFonts w:ascii="Roboto" w:hAnsi="Roboto"/>
                <w:b/>
                <w:sz w:val="26"/>
                <w:szCs w:val="26"/>
                <w:lang w:val="uz-Cyrl-UZ"/>
                <w:rPrChange w:id="3597" w:author="Nozimjon Ortiqov" w:date="2026-02-24T09:31:00Z" w16du:dateUtc="2026-02-24T04:31:00Z">
                  <w:rPr>
                    <w:b/>
                    <w:sz w:val="26"/>
                    <w:szCs w:val="26"/>
                    <w:lang w:val="uz-Cyrl-UZ"/>
                  </w:rPr>
                </w:rPrChange>
              </w:rPr>
              <w:pPrChange w:id="3598" w:author="Nozimjon Ortiqov" w:date="2026-02-24T09:34:00Z" w16du:dateUtc="2026-02-24T04:34:00Z">
                <w:pPr>
                  <w:spacing w:after="0"/>
                  <w:ind w:firstLine="544"/>
                  <w:jc w:val="both"/>
                </w:pPr>
              </w:pPrChange>
            </w:pPr>
            <w:del w:id="3599" w:author="Nozimjon Ortiqov" w:date="2026-02-23T17:43:00Z" w16du:dateUtc="2026-02-23T12:43:00Z">
              <w:r w:rsidRPr="009C4BAE" w:rsidDel="005631AC">
                <w:rPr>
                  <w:rFonts w:ascii="Roboto" w:hAnsi="Roboto" w:cstheme="minorHAnsi"/>
                  <w:b/>
                  <w:sz w:val="26"/>
                  <w:szCs w:val="26"/>
                  <w:lang w:val="uz-Cyrl-UZ"/>
                </w:rPr>
                <w:delText xml:space="preserve"> </w:delText>
              </w:r>
            </w:del>
            <w:r w:rsidR="00484395" w:rsidRPr="009C4BAE">
              <w:rPr>
                <w:rFonts w:ascii="Roboto" w:hAnsi="Roboto" w:cstheme="minorHAnsi"/>
                <w:b/>
                <w:color w:val="C00000"/>
                <w:sz w:val="26"/>
                <w:szCs w:val="26"/>
                <w:lang w:val="uz-Cyrl-UZ"/>
              </w:rPr>
              <w:t>Та</w:t>
            </w:r>
            <w:r w:rsidRPr="009C4BAE">
              <w:rPr>
                <w:rFonts w:ascii="Roboto" w:hAnsi="Roboto" w:cstheme="minorHAnsi"/>
                <w:b/>
                <w:color w:val="C00000"/>
                <w:sz w:val="26"/>
                <w:szCs w:val="26"/>
                <w:lang w:val="uz-Cyrl-UZ"/>
              </w:rPr>
              <w:t>клифлар:</w:t>
            </w:r>
          </w:p>
        </w:tc>
      </w:tr>
      <w:tr w:rsidR="00AF6A1D" w:rsidRPr="009C4BAE" w14:paraId="7F93049E"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9C4BAE" w:rsidRDefault="00AF6A1D">
            <w:pPr>
              <w:spacing w:before="120" w:after="0" w:line="288" w:lineRule="auto"/>
              <w:ind w:firstLine="567"/>
              <w:jc w:val="both"/>
              <w:rPr>
                <w:rFonts w:ascii="Roboto" w:eastAsia="Arial" w:hAnsi="Roboto" w:cstheme="minorHAnsi"/>
                <w:sz w:val="26"/>
                <w:szCs w:val="26"/>
                <w:lang w:val="uz-Cyrl-UZ"/>
              </w:rPr>
              <w:pPrChange w:id="3600"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9C4BAE"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9C4BAE" w:rsidRDefault="00AF6A1D">
            <w:pPr>
              <w:spacing w:before="120" w:after="0" w:line="288" w:lineRule="auto"/>
              <w:ind w:firstLine="567"/>
              <w:jc w:val="both"/>
              <w:rPr>
                <w:rFonts w:ascii="Roboto" w:eastAsia="Arial" w:hAnsi="Roboto" w:cstheme="minorHAnsi"/>
                <w:b/>
                <w:bCs/>
                <w:sz w:val="26"/>
                <w:szCs w:val="26"/>
                <w:lang w:val="uz-Cyrl-UZ"/>
              </w:rPr>
              <w:pPrChange w:id="3601"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bCs/>
                <w:sz w:val="26"/>
                <w:szCs w:val="26"/>
                <w:lang w:val="uz-Cyrl-UZ"/>
              </w:rPr>
              <w:t>2.</w:t>
            </w:r>
            <w:r w:rsidRPr="009C4BAE">
              <w:rPr>
                <w:rFonts w:ascii="Roboto" w:eastAsia="Arial" w:hAnsi="Roboto" w:cstheme="minorHAnsi"/>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9C4BAE"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CD327BE" w14:textId="0B6B01C2" w:rsidR="00AF6A1D" w:rsidRPr="009C4BAE" w:rsidRDefault="00AF6A1D">
            <w:pPr>
              <w:spacing w:before="120" w:after="0" w:line="288" w:lineRule="auto"/>
              <w:ind w:firstLine="567"/>
              <w:jc w:val="both"/>
              <w:rPr>
                <w:rFonts w:ascii="Roboto" w:hAnsi="Roboto" w:cstheme="minorHAnsi"/>
                <w:sz w:val="26"/>
                <w:szCs w:val="26"/>
                <w:lang w:val="uz-Cyrl-UZ"/>
              </w:rPr>
              <w:pPrChange w:id="3602" w:author="Nozimjon Ortiqov" w:date="2026-02-24T13:09:00Z" w16du:dateUtc="2026-02-24T08:09:00Z">
                <w:pPr>
                  <w:spacing w:beforeLines="60" w:before="144" w:after="0" w:line="288" w:lineRule="auto"/>
                  <w:ind w:firstLine="567"/>
                  <w:jc w:val="both"/>
                </w:pPr>
              </w:pPrChange>
            </w:pPr>
            <w:r w:rsidRPr="009C4BAE">
              <w:rPr>
                <w:rFonts w:ascii="Roboto" w:hAnsi="Roboto" w:cstheme="minorHAnsi"/>
                <w:b/>
                <w:bCs/>
                <w:sz w:val="26"/>
                <w:szCs w:val="26"/>
                <w:lang w:val="uz-Cyrl-UZ"/>
              </w:rPr>
              <w:t>3.</w:t>
            </w:r>
            <w:r w:rsidRPr="009C4BAE">
              <w:rPr>
                <w:rFonts w:ascii="Roboto" w:hAnsi="Roboto" w:cstheme="minorHAnsi"/>
                <w:sz w:val="26"/>
                <w:szCs w:val="26"/>
                <w:lang w:val="uz-Cyrl-UZ"/>
              </w:rPr>
              <w:t> Ажратиладиган кредитлар бизнес мақсадига ва мавсумийлигига қараб тўлов графигини индивидуал тарзда мослаштириш</w:t>
            </w:r>
            <w:r w:rsidRPr="009C4BAE">
              <w:rPr>
                <w:rFonts w:ascii="Roboto" w:hAnsi="Roboto" w:cstheme="minorHAnsi"/>
                <w:sz w:val="26"/>
                <w:szCs w:val="26"/>
                <w:lang w:val="uz-Cyrl-UZ"/>
                <w:rPrChange w:id="3603" w:author="Nozimjon Ortiqov" w:date="2026-02-24T09:31:00Z" w16du:dateUtc="2026-02-24T04:31:00Z">
                  <w:rPr>
                    <w:rFonts w:ascii="Roboto" w:hAnsi="Roboto" w:cstheme="minorHAnsi"/>
                    <w:sz w:val="26"/>
                    <w:szCs w:val="26"/>
                  </w:rPr>
                </w:rPrChange>
              </w:rPr>
              <w:t>.</w:t>
            </w:r>
            <w:r w:rsidRPr="009C4BAE">
              <w:rPr>
                <w:rFonts w:ascii="Roboto" w:hAnsi="Roboto" w:cstheme="minorHAnsi"/>
                <w:sz w:val="26"/>
                <w:szCs w:val="26"/>
                <w:lang w:val="uz-Cyrl-UZ"/>
              </w:rPr>
              <w:t xml:space="preserve"> </w:t>
            </w:r>
          </w:p>
          <w:p w14:paraId="57CC8C57" w14:textId="2467CA93" w:rsidR="00AF6A1D" w:rsidRPr="009C4BAE" w:rsidRDefault="00AF6A1D">
            <w:pPr>
              <w:spacing w:before="120" w:after="0" w:line="288" w:lineRule="auto"/>
              <w:ind w:firstLine="567"/>
              <w:jc w:val="both"/>
              <w:rPr>
                <w:rFonts w:ascii="Roboto" w:eastAsia="Arial" w:hAnsi="Roboto" w:cstheme="minorHAnsi"/>
                <w:b/>
                <w:bCs/>
                <w:i/>
                <w:iCs/>
                <w:sz w:val="26"/>
                <w:szCs w:val="26"/>
                <w:lang w:val="uz-Cyrl-UZ"/>
              </w:rPr>
              <w:pPrChange w:id="3604" w:author="Nozimjon Ortiqov" w:date="2026-02-24T13:09:00Z" w16du:dateUtc="2026-02-24T08:09:00Z">
                <w:pPr>
                  <w:spacing w:beforeLines="60" w:before="144" w:after="0" w:line="288" w:lineRule="auto"/>
                  <w:ind w:firstLine="567"/>
                  <w:jc w:val="both"/>
                </w:pPr>
              </w:pPrChange>
            </w:pPr>
            <w:r w:rsidRPr="009C4BAE">
              <w:rPr>
                <w:rFonts w:ascii="Roboto" w:hAnsi="Roboto" w:cstheme="minorHAnsi"/>
                <w:i/>
                <w:iCs/>
                <w:sz w:val="26"/>
                <w:szCs w:val="26"/>
                <w:lang w:val="uz-Cyrl-UZ"/>
              </w:rPr>
              <w:t>Маълумот учун: ҳозирги кунда Ҳамкорбанкда лойиҳадан келиб чиққан ҳолда тўлов графигини шакллантириш амалиёти мавжуд.</w:t>
            </w:r>
          </w:p>
        </w:tc>
      </w:tr>
      <w:tr w:rsidR="00AF6A1D" w:rsidRPr="009C4BAE"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9C4BAE" w:rsidRDefault="00AF6A1D">
            <w:pPr>
              <w:spacing w:before="120" w:after="0" w:line="288" w:lineRule="auto"/>
              <w:ind w:firstLine="567"/>
              <w:jc w:val="both"/>
              <w:rPr>
                <w:rFonts w:ascii="Roboto" w:eastAsia="Arial" w:hAnsi="Roboto" w:cstheme="minorHAnsi"/>
                <w:b/>
                <w:bCs/>
                <w:sz w:val="26"/>
                <w:szCs w:val="26"/>
                <w:lang w:val="uz-Cyrl-UZ"/>
              </w:rPr>
              <w:pPrChange w:id="3605"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4.</w:t>
            </w:r>
            <w:r w:rsidRPr="009C4BAE">
              <w:rPr>
                <w:rFonts w:ascii="Roboto" w:eastAsia="Arial" w:hAnsi="Roboto" w:cstheme="minorHAnsi"/>
                <w:bCs/>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тизимини жорий этиш.</w:t>
            </w:r>
          </w:p>
        </w:tc>
      </w:tr>
      <w:tr w:rsidR="00AF6A1D" w:rsidRPr="009C4BAE"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9C4BAE" w:rsidRDefault="00AF6A1D">
            <w:pPr>
              <w:spacing w:before="120" w:after="0" w:line="288" w:lineRule="auto"/>
              <w:ind w:firstLine="567"/>
              <w:jc w:val="both"/>
              <w:rPr>
                <w:rFonts w:ascii="Roboto" w:eastAsia="Arial" w:hAnsi="Roboto" w:cstheme="minorHAnsi"/>
                <w:b/>
                <w:sz w:val="26"/>
                <w:szCs w:val="26"/>
                <w:lang w:val="uz-Cyrl-UZ"/>
              </w:rPr>
              <w:pPrChange w:id="3606"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 xml:space="preserve">5. </w:t>
            </w:r>
            <w:r w:rsidRPr="009C4BAE">
              <w:rPr>
                <w:rFonts w:ascii="Roboto" w:hAnsi="Roboto" w:cstheme="minorHAnsi"/>
                <w:bCs/>
                <w:sz w:val="26"/>
                <w:szCs w:val="26"/>
                <w:lang w:val="uz-Cyrl-UZ"/>
              </w:rPr>
              <w:t>С</w:t>
            </w:r>
            <w:r w:rsidRPr="009C4BAE">
              <w:rPr>
                <w:rFonts w:ascii="Roboto" w:eastAsia="Arial" w:hAnsi="Roboto" w:cstheme="minorHAnsi"/>
                <w:bCs/>
                <w:sz w:val="26"/>
                <w:szCs w:val="26"/>
                <w:lang w:val="uz-Cyrl-UZ"/>
              </w:rPr>
              <w:t xml:space="preserve">отув ва бозорга чиқиш бўйича амалий қўллаб–қувватлаш </w:t>
            </w:r>
            <w:r w:rsidRPr="009C4BAE">
              <w:rPr>
                <w:rFonts w:ascii="Roboto" w:eastAsia="Arial" w:hAnsi="Roboto" w:cstheme="minorHAnsi"/>
                <w:bCs/>
                <w:i/>
                <w:iCs/>
                <w:sz w:val="26"/>
                <w:szCs w:val="26"/>
                <w:lang w:val="uz-Cyrl-UZ"/>
              </w:rPr>
              <w:t>(сотув каналлари, маҳаллий бозорлар, электрон савдо)</w:t>
            </w:r>
            <w:r w:rsidRPr="009C4BAE">
              <w:rPr>
                <w:rFonts w:ascii="Roboto" w:eastAsia="Arial" w:hAnsi="Roboto" w:cstheme="minorHAnsi"/>
                <w:bCs/>
                <w:sz w:val="26"/>
                <w:szCs w:val="26"/>
                <w:lang w:val="uz-Cyrl-UZ"/>
              </w:rPr>
              <w:t xml:space="preserve"> жорий этиш.</w:t>
            </w:r>
          </w:p>
        </w:tc>
      </w:tr>
      <w:tr w:rsidR="00AF6A1D" w:rsidRPr="009C4BAE"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4C6E56BD" w:rsidR="00B01E10" w:rsidRPr="009C4BAE" w:rsidRDefault="00AF6A1D">
            <w:pPr>
              <w:spacing w:before="120" w:after="0" w:line="288" w:lineRule="auto"/>
              <w:ind w:firstLine="567"/>
              <w:jc w:val="both"/>
              <w:rPr>
                <w:rFonts w:ascii="Roboto" w:eastAsia="Arial" w:hAnsi="Roboto" w:cstheme="minorHAnsi"/>
                <w:bCs/>
                <w:sz w:val="26"/>
                <w:szCs w:val="26"/>
                <w:lang w:val="uz-Cyrl-UZ"/>
              </w:rPr>
              <w:pPrChange w:id="3607"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6.</w:t>
            </w:r>
            <w:r w:rsidRPr="009C4BAE">
              <w:rPr>
                <w:rFonts w:ascii="Roboto" w:hAnsi="Roboto"/>
                <w:sz w:val="26"/>
                <w:szCs w:val="26"/>
                <w:lang w:val="uz-Cyrl-UZ"/>
                <w:rPrChange w:id="3608" w:author="Nozimjon Ortiqov" w:date="2026-02-24T09:31:00Z" w16du:dateUtc="2026-02-24T04:31:00Z">
                  <w:rPr>
                    <w:sz w:val="26"/>
                    <w:szCs w:val="26"/>
                    <w:lang w:val="uz-Cyrl-UZ"/>
                  </w:rPr>
                </w:rPrChange>
              </w:rPr>
              <w:t> </w:t>
            </w:r>
            <w:r w:rsidRPr="009C4BAE">
              <w:rPr>
                <w:rFonts w:ascii="Roboto" w:eastAsia="Arial" w:hAnsi="Roboto" w:cstheme="minorHAnsi"/>
                <w:bCs/>
                <w:sz w:val="26"/>
                <w:szCs w:val="26"/>
                <w:lang w:val="uz-Cyrl-UZ"/>
              </w:rPr>
              <w:t xml:space="preserve">Келгусида кредитларни </w:t>
            </w:r>
            <w:r w:rsidRPr="009C4BAE">
              <w:rPr>
                <w:rFonts w:ascii="Roboto" w:eastAsia="Arial" w:hAnsi="Roboto" w:cstheme="minorHAnsi"/>
                <w:b/>
                <w:sz w:val="26"/>
                <w:szCs w:val="26"/>
                <w:lang w:val="uz-Cyrl-UZ"/>
              </w:rPr>
              <w:t>якка шахсга</w:t>
            </w:r>
            <w:r w:rsidRPr="009C4BAE">
              <w:rPr>
                <w:rFonts w:ascii="Roboto" w:eastAsia="Arial" w:hAnsi="Roboto" w:cstheme="minorHAnsi"/>
                <w:bCs/>
                <w:sz w:val="26"/>
                <w:szCs w:val="26"/>
                <w:lang w:val="uz-Cyrl-UZ"/>
              </w:rPr>
              <w:t xml:space="preserve"> эмас, балки </w:t>
            </w:r>
            <w:r w:rsidRPr="009C4BAE">
              <w:rPr>
                <w:rFonts w:ascii="Roboto" w:eastAsia="Arial" w:hAnsi="Roboto" w:cstheme="minorHAnsi"/>
                <w:b/>
                <w:sz w:val="26"/>
                <w:szCs w:val="26"/>
                <w:lang w:val="uz-Cyrl-UZ"/>
              </w:rPr>
              <w:t>бир нечта оила аъзоларини бирлаштирган оилага ажратиш</w:t>
            </w:r>
            <w:r w:rsidRPr="009C4BAE">
              <w:rPr>
                <w:rFonts w:ascii="Roboto" w:eastAsia="Arial" w:hAnsi="Roboto" w:cstheme="minorHAnsi"/>
                <w:bCs/>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9C4BAE">
              <w:rPr>
                <w:rFonts w:ascii="Roboto" w:eastAsia="Arial" w:hAnsi="Roboto" w:cstheme="minorHAnsi"/>
                <w:bCs/>
                <w:sz w:val="26"/>
                <w:szCs w:val="26"/>
                <w:lang w:val="uz-Cyrl-UZ"/>
              </w:rPr>
              <w:t>нинг</w:t>
            </w:r>
            <w:r w:rsidRPr="009C4BAE">
              <w:rPr>
                <w:rFonts w:ascii="Roboto" w:eastAsia="Arial" w:hAnsi="Roboto" w:cstheme="minorHAnsi"/>
                <w:bCs/>
                <w:sz w:val="26"/>
                <w:szCs w:val="26"/>
                <w:lang w:val="uz-Cyrl-UZ"/>
              </w:rPr>
              <w:t xml:space="preserve"> миқдорини</w:t>
            </w:r>
            <w:r w:rsidR="00950FC8" w:rsidRPr="009C4BAE">
              <w:rPr>
                <w:rFonts w:ascii="Roboto" w:eastAsia="Arial" w:hAnsi="Roboto" w:cstheme="minorHAnsi"/>
                <w:bCs/>
                <w:sz w:val="26"/>
                <w:szCs w:val="26"/>
                <w:lang w:val="uz-Cyrl-UZ"/>
              </w:rPr>
              <w:t xml:space="preserve"> </w:t>
            </w:r>
            <w:r w:rsidR="00B010FD" w:rsidRPr="009C4BAE">
              <w:rPr>
                <w:rFonts w:ascii="Roboto" w:eastAsia="Arial" w:hAnsi="Roboto" w:cstheme="minorHAnsi"/>
                <w:bCs/>
                <w:sz w:val="26"/>
                <w:szCs w:val="26"/>
                <w:lang w:val="uz-Cyrl-UZ"/>
              </w:rPr>
              <w:t xml:space="preserve">тадбиркорлик йўналишидан келиб чиққан ҳолда </w:t>
            </w:r>
            <w:r w:rsidR="00B010FD" w:rsidRPr="009C4BAE">
              <w:rPr>
                <w:rFonts w:ascii="Roboto" w:eastAsia="Arial" w:hAnsi="Roboto" w:cstheme="minorHAnsi"/>
                <w:b/>
                <w:color w:val="C00000"/>
                <w:sz w:val="26"/>
                <w:szCs w:val="26"/>
                <w:lang w:val="uz-Cyrl-UZ"/>
              </w:rPr>
              <w:t>белгилаш таклиф этилади</w:t>
            </w:r>
            <w:r w:rsidRPr="009C4BAE">
              <w:rPr>
                <w:rFonts w:ascii="Roboto" w:eastAsia="Arial" w:hAnsi="Roboto" w:cstheme="minorHAnsi"/>
                <w:bCs/>
                <w:sz w:val="26"/>
                <w:szCs w:val="26"/>
                <w:lang w:val="uz-Cyrl-UZ"/>
              </w:rPr>
              <w:t>.</w:t>
            </w:r>
          </w:p>
        </w:tc>
      </w:tr>
      <w:tr w:rsidR="00B01E10" w:rsidRPr="009C4BAE"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4C1A403" w14:textId="77777777" w:rsidR="00B010FD" w:rsidRPr="009C4BAE" w:rsidRDefault="00B01E10">
            <w:pPr>
              <w:spacing w:before="120" w:after="0" w:line="288" w:lineRule="auto"/>
              <w:ind w:firstLine="567"/>
              <w:jc w:val="both"/>
              <w:rPr>
                <w:rFonts w:ascii="Roboto" w:eastAsia="Arial" w:hAnsi="Roboto" w:cstheme="minorHAnsi"/>
                <w:bCs/>
                <w:sz w:val="26"/>
                <w:szCs w:val="26"/>
                <w:lang w:val="uz-Cyrl-UZ"/>
              </w:rPr>
              <w:pPrChange w:id="3609" w:author="Nozimjon Ortiqov" w:date="2026-02-24T09:34:00Z" w16du:dateUtc="2026-02-24T04:34:00Z">
                <w:pPr>
                  <w:spacing w:beforeLines="60" w:before="144" w:after="0" w:line="288" w:lineRule="auto"/>
                  <w:ind w:firstLine="567"/>
                  <w:jc w:val="both"/>
                </w:pPr>
              </w:pPrChange>
            </w:pPr>
            <w:r w:rsidRPr="009C4BAE">
              <w:rPr>
                <w:rFonts w:ascii="Roboto" w:eastAsia="Arial" w:hAnsi="Roboto" w:cstheme="minorHAnsi"/>
                <w:b/>
                <w:color w:val="C00000"/>
                <w:sz w:val="26"/>
                <w:szCs w:val="26"/>
                <w:lang w:val="uz-Cyrl-UZ"/>
              </w:rPr>
              <w:lastRenderedPageBreak/>
              <w:t>7</w:t>
            </w:r>
            <w:r w:rsidRPr="009C4BAE">
              <w:rPr>
                <w:rFonts w:ascii="Roboto" w:eastAsia="Arial" w:hAnsi="Roboto" w:cstheme="minorHAnsi"/>
                <w:bCs/>
                <w:sz w:val="26"/>
                <w:szCs w:val="26"/>
                <w:lang w:val="uz-Cyrl-UZ"/>
              </w:rPr>
              <w:t xml:space="preserve">. Кам таъминланган оилалар учун </w:t>
            </w:r>
            <w:r w:rsidR="00B010FD" w:rsidRPr="009C4BAE">
              <w:rPr>
                <w:rFonts w:ascii="Roboto" w:eastAsia="Arial" w:hAnsi="Roboto" w:cstheme="minorHAnsi"/>
                <w:bCs/>
                <w:sz w:val="26"/>
                <w:szCs w:val="26"/>
                <w:lang w:val="uz-Cyrl-UZ"/>
              </w:rPr>
              <w:t>“</w:t>
            </w:r>
            <w:r w:rsidRPr="009C4BAE">
              <w:rPr>
                <w:rFonts w:ascii="Roboto" w:eastAsia="Arial" w:hAnsi="Roboto" w:cstheme="minorHAnsi"/>
                <w:b/>
                <w:sz w:val="26"/>
                <w:szCs w:val="26"/>
                <w:lang w:val="uz-Cyrl-UZ"/>
              </w:rPr>
              <w:t>фоизсиз ижтимоий қарз</w:t>
            </w:r>
            <w:r w:rsidR="00B010FD" w:rsidRPr="009C4BAE">
              <w:rPr>
                <w:rFonts w:ascii="Roboto" w:eastAsia="Arial" w:hAnsi="Roboto" w:cstheme="minorHAnsi"/>
                <w:bCs/>
                <w:sz w:val="26"/>
                <w:szCs w:val="26"/>
                <w:lang w:val="uz-Cyrl-UZ"/>
              </w:rPr>
              <w:t>”</w:t>
            </w:r>
            <w:r w:rsidRPr="009C4BAE">
              <w:rPr>
                <w:rFonts w:ascii="Roboto" w:eastAsia="Arial" w:hAnsi="Roboto" w:cstheme="minorHAnsi"/>
                <w:bCs/>
                <w:sz w:val="26"/>
                <w:szCs w:val="26"/>
                <w:lang w:val="uz-Cyrl-UZ"/>
              </w:rPr>
              <w:t xml:space="preserve"> алоҳида маҳсулотини жорий этиш таклиф этилади, у тадбиркорлик кредитларини маиший эҳтиёжлар учун ишлатишга муқобил бўлади</w:t>
            </w:r>
            <w:r w:rsidR="00B010FD" w:rsidRPr="009C4BAE">
              <w:rPr>
                <w:rFonts w:ascii="Roboto" w:eastAsia="Arial" w:hAnsi="Roboto" w:cstheme="minorHAnsi"/>
                <w:bCs/>
                <w:sz w:val="26"/>
                <w:szCs w:val="26"/>
                <w:lang w:val="uz-Cyrl-UZ"/>
              </w:rPr>
              <w:t xml:space="preserve">. </w:t>
            </w:r>
          </w:p>
          <w:p w14:paraId="3D39BC1E" w14:textId="5B5E80A0" w:rsidR="00E332BD" w:rsidRPr="009C4BAE" w:rsidRDefault="00B010FD">
            <w:pPr>
              <w:spacing w:before="120" w:after="0" w:line="288" w:lineRule="auto"/>
              <w:ind w:firstLine="567"/>
              <w:jc w:val="both"/>
              <w:rPr>
                <w:rFonts w:ascii="Roboto" w:eastAsia="Arial" w:hAnsi="Roboto" w:cstheme="minorHAnsi"/>
                <w:bCs/>
                <w:sz w:val="26"/>
                <w:szCs w:val="26"/>
                <w:lang w:val="uz-Cyrl-UZ"/>
              </w:rPr>
              <w:pPrChange w:id="3610" w:author="Nozimjon Ortiqov" w:date="2026-02-24T09:34:00Z" w16du:dateUtc="2026-02-24T04:34:00Z">
                <w:pPr>
                  <w:spacing w:beforeLines="60" w:before="144" w:after="0" w:line="288" w:lineRule="auto"/>
                  <w:ind w:firstLine="567"/>
                  <w:jc w:val="both"/>
                </w:pPr>
              </w:pPrChange>
            </w:pPr>
            <w:r w:rsidRPr="009C4BAE">
              <w:rPr>
                <w:rFonts w:ascii="Roboto" w:eastAsia="Arial" w:hAnsi="Roboto" w:cstheme="minorHAnsi"/>
                <w:bCs/>
                <w:sz w:val="26"/>
                <w:szCs w:val="26"/>
                <w:lang w:val="uz-Cyrl-UZ"/>
              </w:rPr>
              <w:t>Бунда,</w:t>
            </w:r>
            <w:r w:rsidR="00B01E10" w:rsidRPr="009C4BAE">
              <w:rPr>
                <w:rFonts w:ascii="Roboto" w:eastAsia="Arial" w:hAnsi="Roboto" w:cstheme="minorHAnsi"/>
                <w:bCs/>
                <w:sz w:val="26"/>
                <w:szCs w:val="26"/>
                <w:lang w:val="uz-Cyrl-UZ"/>
              </w:rPr>
              <w:t xml:space="preserve"> кичик сумма</w:t>
            </w:r>
            <w:r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color w:val="C00000"/>
                <w:sz w:val="26"/>
                <w:szCs w:val="26"/>
                <w:lang w:val="uz-Cyrl-UZ"/>
              </w:rPr>
              <w:t>6</w:t>
            </w:r>
            <w:r w:rsidR="00B01E10" w:rsidRPr="009C4BAE">
              <w:rPr>
                <w:rFonts w:ascii="Roboto" w:eastAsia="Arial" w:hAnsi="Roboto" w:cstheme="minorHAnsi"/>
                <w:bCs/>
                <w:sz w:val="26"/>
                <w:szCs w:val="26"/>
                <w:lang w:val="uz-Cyrl-UZ"/>
              </w:rPr>
              <w:t>–</w:t>
            </w:r>
            <w:r w:rsidR="00B01E10" w:rsidRPr="009C4BAE">
              <w:rPr>
                <w:rFonts w:ascii="Roboto" w:eastAsia="Arial" w:hAnsi="Roboto" w:cstheme="minorHAnsi"/>
                <w:b/>
                <w:color w:val="C00000"/>
                <w:sz w:val="26"/>
                <w:szCs w:val="26"/>
                <w:lang w:val="uz-Cyrl-UZ"/>
              </w:rPr>
              <w:t>24</w:t>
            </w:r>
            <w:r w:rsidRPr="009C4BAE">
              <w:rPr>
                <w:rFonts w:ascii="Roboto" w:eastAsia="Arial" w:hAnsi="Roboto" w:cstheme="minorHAnsi"/>
                <w:b/>
                <w:color w:val="C00000"/>
                <w:sz w:val="26"/>
                <w:szCs w:val="26"/>
                <w:lang w:val="uz-Cyrl-UZ"/>
              </w:rPr>
              <w:t> </w:t>
            </w:r>
            <w:r w:rsidR="00B01E10" w:rsidRPr="009C4BAE">
              <w:rPr>
                <w:rFonts w:ascii="Roboto" w:eastAsia="Arial" w:hAnsi="Roboto" w:cstheme="minorHAnsi"/>
                <w:b/>
                <w:color w:val="0070C0"/>
                <w:sz w:val="26"/>
                <w:szCs w:val="26"/>
                <w:lang w:val="uz-Cyrl-UZ"/>
              </w:rPr>
              <w:t>ой</w:t>
            </w:r>
            <w:r w:rsidR="00B01E10" w:rsidRPr="009C4BAE">
              <w:rPr>
                <w:rFonts w:ascii="Roboto" w:eastAsia="Arial" w:hAnsi="Roboto" w:cstheme="minorHAnsi"/>
                <w:bCs/>
                <w:sz w:val="26"/>
                <w:szCs w:val="26"/>
                <w:lang w:val="uz-Cyrl-UZ"/>
              </w:rPr>
              <w:t xml:space="preserve">га, </w:t>
            </w:r>
            <w:r w:rsidR="00B01E10" w:rsidRPr="009C4BAE">
              <w:rPr>
                <w:rFonts w:ascii="Roboto" w:eastAsia="Arial" w:hAnsi="Roboto" w:cstheme="minorHAnsi"/>
                <w:b/>
                <w:sz w:val="26"/>
                <w:szCs w:val="26"/>
                <w:lang w:val="uz-Cyrl-UZ"/>
              </w:rPr>
              <w:t>нақдсиз</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комиссиясиз</w:t>
            </w:r>
            <w:r w:rsidR="00B01E10" w:rsidRPr="009C4BAE">
              <w:rPr>
                <w:rFonts w:ascii="Roboto" w:eastAsia="Arial" w:hAnsi="Roboto" w:cstheme="minorHAnsi"/>
                <w:bCs/>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9C4BAE">
              <w:rPr>
                <w:rFonts w:ascii="Roboto" w:eastAsia="Arial" w:hAnsi="Roboto" w:cstheme="minorHAnsi"/>
                <w:b/>
                <w:sz w:val="26"/>
                <w:szCs w:val="26"/>
                <w:lang w:val="uz-Cyrl-UZ"/>
              </w:rPr>
              <w:t>баҳоланади</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мажбурий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молиявий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консультация</w:t>
            </w:r>
            <w:r w:rsidR="00B01E10" w:rsidRPr="009C4BAE">
              <w:rPr>
                <w:rFonts w:ascii="Roboto" w:eastAsia="Arial" w:hAnsi="Roboto" w:cstheme="minorHAnsi"/>
                <w:bCs/>
                <w:sz w:val="26"/>
                <w:szCs w:val="26"/>
                <w:lang w:val="uz-Cyrl-UZ"/>
              </w:rPr>
              <w:t xml:space="preserve"> ҳамда қисқа муддатли кузатув йўлга қўйилади</w:t>
            </w:r>
            <w:ins w:id="3611" w:author="Nozimjon Ortiqov" w:date="2026-02-24T09:34:00Z" w16du:dateUtc="2026-02-24T04:34:00Z">
              <w:r w:rsidR="004C4177">
                <w:rPr>
                  <w:rFonts w:ascii="Roboto" w:eastAsia="Arial" w:hAnsi="Roboto" w:cstheme="minorHAnsi"/>
                  <w:bCs/>
                  <w:sz w:val="26"/>
                  <w:szCs w:val="26"/>
                  <w:lang w:val="uz-Cyrl-UZ"/>
                </w:rPr>
                <w:t>.</w:t>
              </w:r>
            </w:ins>
            <w:del w:id="3612" w:author="Nozimjon Ortiqov" w:date="2026-02-24T09:34:00Z" w16du:dateUtc="2026-02-24T04:34:00Z">
              <w:r w:rsidR="00B01E10" w:rsidRPr="009C4BAE" w:rsidDel="004C4177">
                <w:rPr>
                  <w:rFonts w:ascii="Roboto" w:eastAsia="Arial" w:hAnsi="Roboto" w:cstheme="minorHAnsi"/>
                  <w:bCs/>
                  <w:sz w:val="26"/>
                  <w:szCs w:val="26"/>
                  <w:lang w:val="uz-Cyrl-UZ"/>
                </w:rPr>
                <w:delText>;</w:delText>
              </w:r>
            </w:del>
          </w:p>
        </w:tc>
      </w:tr>
    </w:tbl>
    <w:p w14:paraId="68F2C2E2" w14:textId="77777777" w:rsidR="00E332BD" w:rsidRPr="009C4BAE" w:rsidRDefault="00E332BD" w:rsidP="00E332BD">
      <w:pPr>
        <w:pStyle w:val="aff5"/>
        <w:ind w:firstLine="567"/>
        <w:jc w:val="center"/>
        <w:rPr>
          <w:rFonts w:ascii="Roboto" w:hAnsi="Roboto" w:cstheme="minorHAnsi"/>
          <w:b/>
          <w:bCs/>
          <w:i w:val="0"/>
          <w:iCs w:val="0"/>
          <w:color w:val="0070C0"/>
          <w:sz w:val="26"/>
          <w:szCs w:val="26"/>
          <w:lang w:val="uz-Cyrl-UZ"/>
        </w:rPr>
      </w:pPr>
      <w:bookmarkStart w:id="3613" w:name="_Toc222135248"/>
      <w:bookmarkStart w:id="3614" w:name="_Toc222078382"/>
    </w:p>
    <w:p w14:paraId="4F960C19" w14:textId="5CF648E9" w:rsidR="000E0A85" w:rsidRPr="009C4BAE" w:rsidRDefault="00484395" w:rsidP="004E743C">
      <w:pPr>
        <w:pStyle w:val="aff5"/>
        <w:shd w:val="clear" w:color="auto" w:fill="DEEAF6" w:themeFill="accent5" w:themeFillTint="33"/>
        <w:ind w:firstLine="567"/>
        <w:jc w:val="center"/>
        <w:rPr>
          <w:rFonts w:ascii="Roboto" w:hAnsi="Roboto" w:cstheme="minorHAnsi"/>
          <w:b/>
          <w:bCs/>
          <w:i w:val="0"/>
          <w:iCs w:val="0"/>
          <w:color w:val="0070C0"/>
          <w:sz w:val="26"/>
          <w:szCs w:val="26"/>
          <w:highlight w:val="yellow"/>
          <w:lang w:val="uz-Cyrl-UZ"/>
          <w:rPrChange w:id="3615" w:author="Nozimjon Ortiqov" w:date="2026-02-24T09:31:00Z" w16du:dateUtc="2026-02-24T04:31:00Z">
            <w:rPr>
              <w:rFonts w:ascii="Roboto" w:hAnsi="Roboto" w:cstheme="minorHAnsi"/>
              <w:b/>
              <w:bCs/>
              <w:i w:val="0"/>
              <w:iCs w:val="0"/>
              <w:color w:val="0070C0"/>
              <w:sz w:val="26"/>
              <w:szCs w:val="26"/>
              <w:lang w:val="uz-Cyrl-UZ"/>
            </w:rPr>
          </w:rPrChange>
        </w:rPr>
      </w:pPr>
      <w:r w:rsidRPr="009C4BAE">
        <w:rPr>
          <w:rFonts w:ascii="Roboto" w:hAnsi="Roboto" w:cstheme="minorHAnsi"/>
          <w:b/>
          <w:bCs/>
          <w:i w:val="0"/>
          <w:iCs w:val="0"/>
          <w:color w:val="0070C0"/>
          <w:sz w:val="26"/>
          <w:szCs w:val="26"/>
          <w:highlight w:val="yellow"/>
          <w:lang w:val="uz-Cyrl-UZ"/>
          <w:rPrChange w:id="3616" w:author="Nozimjon Ortiqov" w:date="2026-02-24T09:31:00Z" w16du:dateUtc="2026-02-24T04:31:00Z">
            <w:rPr>
              <w:rFonts w:ascii="Roboto" w:hAnsi="Roboto" w:cstheme="minorHAnsi"/>
              <w:b/>
              <w:bCs/>
              <w:i w:val="0"/>
              <w:iCs w:val="0"/>
              <w:color w:val="0070C0"/>
              <w:sz w:val="26"/>
              <w:szCs w:val="26"/>
              <w:lang w:val="uz-Cyrl-UZ"/>
            </w:rPr>
          </w:rPrChange>
        </w:rPr>
        <w:t xml:space="preserve">6-Бокс. </w:t>
      </w:r>
      <w:r w:rsidR="00871DE9" w:rsidRPr="009C4BAE">
        <w:rPr>
          <w:rFonts w:ascii="Roboto" w:hAnsi="Roboto" w:cstheme="minorHAnsi"/>
          <w:b/>
          <w:bCs/>
          <w:i w:val="0"/>
          <w:iCs w:val="0"/>
          <w:color w:val="0070C0"/>
          <w:sz w:val="26"/>
          <w:szCs w:val="26"/>
          <w:highlight w:val="yellow"/>
          <w:lang w:val="uz-Cyrl-UZ"/>
          <w:rPrChange w:id="3617" w:author="Nozimjon Ortiqov" w:date="2026-02-24T09:31:00Z" w16du:dateUtc="2026-02-24T04:31:00Z">
            <w:rPr>
              <w:rFonts w:ascii="Roboto" w:hAnsi="Roboto" w:cstheme="minorHAnsi"/>
              <w:b/>
              <w:bCs/>
              <w:i w:val="0"/>
              <w:iCs w:val="0"/>
              <w:color w:val="0070C0"/>
              <w:sz w:val="26"/>
              <w:szCs w:val="26"/>
              <w:lang w:val="uz-Cyrl-UZ"/>
            </w:rPr>
          </w:rPrChange>
        </w:rPr>
        <w:t>Манзилли давлат қўллаб-қувватлаш ва микромолиялаш инструментлари бўйича халқаро тажриба</w:t>
      </w:r>
      <w:bookmarkEnd w:id="3613"/>
      <w:bookmarkEnd w:id="3614"/>
    </w:p>
    <w:p w14:paraId="031822C4" w14:textId="527E6323" w:rsidR="000E0A85" w:rsidRPr="009C4BAE" w:rsidRDefault="000E0A85">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18" w:author="Nozimjon Ortiqov" w:date="2026-02-24T09:31:00Z" w16du:dateUtc="2026-02-24T04:31:00Z">
            <w:rPr>
              <w:rFonts w:ascii="Roboto" w:hAnsi="Roboto" w:cstheme="minorHAnsi"/>
              <w:sz w:val="26"/>
              <w:szCs w:val="26"/>
              <w:lang w:val="uz-Cyrl-UZ"/>
            </w:rPr>
          </w:rPrChange>
        </w:rPr>
        <w:pPrChange w:id="3619"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20" w:author="Nozimjon Ortiqov" w:date="2026-02-24T09:31:00Z" w16du:dateUtc="2026-02-24T04:31:00Z">
            <w:rPr>
              <w:rFonts w:ascii="Roboto" w:hAnsi="Roboto" w:cstheme="minorHAnsi"/>
              <w:sz w:val="26"/>
              <w:szCs w:val="26"/>
              <w:lang w:val="uz-Cyrl-UZ"/>
            </w:rPr>
          </w:rPrChange>
        </w:rPr>
        <w:t>Қатор мамлакатларда давлат ёрдамининг манзиллигини ва самарадорлигини ошириш учун ижтимоий тўловлар бўйича «мақсадли карталар», имтиёзли кредит беришдан олдин мажбурий ўқитиш ҳамда гуруҳли микрокредитлаш механизмлари қўлланилади.</w:t>
      </w:r>
    </w:p>
    <w:p w14:paraId="67E2B97D" w14:textId="508DE46B" w:rsidR="00CA7C0B" w:rsidRPr="009C4BAE" w:rsidRDefault="00CA7C0B">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21" w:author="Nozimjon Ortiqov" w:date="2026-02-24T09:31:00Z" w16du:dateUtc="2026-02-24T04:31:00Z">
            <w:rPr>
              <w:rFonts w:ascii="Roboto" w:hAnsi="Roboto" w:cstheme="minorHAnsi"/>
              <w:sz w:val="26"/>
              <w:szCs w:val="26"/>
            </w:rPr>
          </w:rPrChange>
        </w:rPr>
        <w:pPrChange w:id="3622"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23" w:author="Nozimjon Ortiqov" w:date="2026-02-24T09:31:00Z" w16du:dateUtc="2026-02-24T04:31:00Z">
            <w:rPr>
              <w:rFonts w:ascii="Roboto" w:hAnsi="Roboto" w:cstheme="minorHAnsi"/>
              <w:sz w:val="26"/>
              <w:szCs w:val="26"/>
            </w:rPr>
          </w:rPrChange>
        </w:rPr>
        <w:t xml:space="preserve">Давлат дастурлари доирасида «мақсадли карталар» модели қатор мамлакатларда </w:t>
      </w:r>
      <w:r w:rsidRPr="009C4BAE">
        <w:rPr>
          <w:rFonts w:ascii="Roboto" w:hAnsi="Roboto" w:cstheme="minorHAnsi"/>
          <w:i/>
          <w:iCs/>
          <w:sz w:val="26"/>
          <w:szCs w:val="26"/>
          <w:highlight w:val="yellow"/>
          <w:lang w:val="uz-Cyrl-UZ"/>
          <w:rPrChange w:id="3624" w:author="Nozimjon Ortiqov" w:date="2026-02-24T09:31:00Z" w16du:dateUtc="2026-02-24T04:31:00Z">
            <w:rPr>
              <w:rFonts w:ascii="Roboto" w:hAnsi="Roboto" w:cstheme="minorHAnsi"/>
              <w:i/>
              <w:iCs/>
              <w:sz w:val="26"/>
              <w:szCs w:val="26"/>
            </w:rPr>
          </w:rPrChange>
        </w:rPr>
        <w:t>(</w:t>
      </w:r>
      <w:r w:rsidRPr="009C4BAE">
        <w:rPr>
          <w:rFonts w:ascii="Roboto" w:hAnsi="Roboto" w:cstheme="minorHAnsi"/>
          <w:i/>
          <w:iCs/>
          <w:color w:val="0070C0"/>
          <w:sz w:val="26"/>
          <w:szCs w:val="26"/>
          <w:highlight w:val="yellow"/>
          <w:lang w:val="uz-Cyrl-UZ"/>
          <w:rPrChange w:id="3625" w:author="Nozimjon Ortiqov" w:date="2026-02-24T09:31:00Z" w16du:dateUtc="2026-02-24T04:31:00Z">
            <w:rPr>
              <w:rFonts w:ascii="Roboto" w:hAnsi="Roboto" w:cstheme="minorHAnsi"/>
              <w:i/>
              <w:iCs/>
              <w:color w:val="0070C0"/>
              <w:sz w:val="26"/>
              <w:szCs w:val="26"/>
            </w:rPr>
          </w:rPrChange>
        </w:rPr>
        <w:t>Австралия</w:t>
      </w:r>
      <w:r w:rsidRPr="009C4BAE">
        <w:rPr>
          <w:rFonts w:ascii="Roboto" w:hAnsi="Roboto" w:cstheme="minorHAnsi"/>
          <w:i/>
          <w:iCs/>
          <w:sz w:val="26"/>
          <w:szCs w:val="26"/>
          <w:highlight w:val="yellow"/>
          <w:lang w:val="uz-Cyrl-UZ"/>
          <w:rPrChange w:id="3626"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27" w:author="Nozimjon Ortiqov" w:date="2026-02-24T09:31:00Z" w16du:dateUtc="2026-02-24T04:31:00Z">
            <w:rPr>
              <w:rFonts w:ascii="Roboto" w:hAnsi="Roboto" w:cstheme="minorHAnsi"/>
              <w:i/>
              <w:iCs/>
              <w:color w:val="0070C0"/>
              <w:sz w:val="26"/>
              <w:szCs w:val="26"/>
            </w:rPr>
          </w:rPrChange>
        </w:rPr>
        <w:t>Буюк Британия</w:t>
      </w:r>
      <w:r w:rsidRPr="009C4BAE">
        <w:rPr>
          <w:rFonts w:ascii="Roboto" w:hAnsi="Roboto" w:cstheme="minorHAnsi"/>
          <w:i/>
          <w:iCs/>
          <w:sz w:val="26"/>
          <w:szCs w:val="26"/>
          <w:highlight w:val="yellow"/>
          <w:lang w:val="uz-Cyrl-UZ"/>
          <w:rPrChange w:id="3628"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29" w:author="Nozimjon Ortiqov" w:date="2026-02-24T09:31:00Z" w16du:dateUtc="2026-02-24T04:31:00Z">
            <w:rPr>
              <w:rFonts w:ascii="Roboto" w:hAnsi="Roboto" w:cstheme="minorHAnsi"/>
              <w:i/>
              <w:iCs/>
              <w:color w:val="0070C0"/>
              <w:sz w:val="26"/>
              <w:szCs w:val="26"/>
            </w:rPr>
          </w:rPrChange>
        </w:rPr>
        <w:t>АҚШ</w:t>
      </w:r>
      <w:r w:rsidRPr="009C4BAE">
        <w:rPr>
          <w:rFonts w:ascii="Roboto" w:hAnsi="Roboto" w:cstheme="minorHAnsi"/>
          <w:i/>
          <w:iCs/>
          <w:sz w:val="26"/>
          <w:szCs w:val="26"/>
          <w:highlight w:val="yellow"/>
          <w:lang w:val="uz-Cyrl-UZ"/>
          <w:rPrChange w:id="3630"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sz w:val="26"/>
          <w:szCs w:val="26"/>
          <w:highlight w:val="yellow"/>
          <w:lang w:val="uz-Cyrl-UZ"/>
          <w:rPrChange w:id="3631" w:author="Nozimjon Ortiqov" w:date="2026-02-24T09:31:00Z" w16du:dateUtc="2026-02-24T04:31:00Z">
            <w:rPr>
              <w:rFonts w:ascii="Roboto" w:hAnsi="Roboto" w:cstheme="minorHAnsi"/>
              <w:sz w:val="26"/>
              <w:szCs w:val="26"/>
            </w:rPr>
          </w:rPrChange>
        </w:rPr>
        <w:t>қўлланилади. Масалан,</w:t>
      </w:r>
      <w:r w:rsidR="00AF6A1D" w:rsidRPr="009C4BAE">
        <w:rPr>
          <w:rFonts w:ascii="Roboto" w:hAnsi="Roboto" w:cstheme="minorHAnsi"/>
          <w:sz w:val="26"/>
          <w:szCs w:val="26"/>
          <w:highlight w:val="yellow"/>
          <w:lang w:val="uz-Cyrl-UZ"/>
          <w:rPrChange w:id="3632"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6"/>
          <w:szCs w:val="26"/>
          <w:highlight w:val="yellow"/>
          <w:lang w:val="uz-Cyrl-UZ"/>
          <w:rPrChange w:id="3633" w:author="Nozimjon Ortiqov" w:date="2026-02-24T09:31:00Z" w16du:dateUtc="2026-02-24T04:31:00Z">
            <w:rPr>
              <w:rFonts w:ascii="Roboto" w:hAnsi="Roboto" w:cstheme="minorHAnsi"/>
              <w:b/>
              <w:bCs/>
              <w:color w:val="0070C0"/>
              <w:sz w:val="26"/>
              <w:szCs w:val="26"/>
            </w:rPr>
          </w:rPrChange>
        </w:rPr>
        <w:t>АҚШ</w:t>
      </w:r>
      <w:r w:rsidRPr="009C4BAE">
        <w:rPr>
          <w:rFonts w:ascii="Roboto" w:hAnsi="Roboto" w:cstheme="minorHAnsi"/>
          <w:sz w:val="26"/>
          <w:szCs w:val="26"/>
          <w:highlight w:val="yellow"/>
          <w:lang w:val="uz-Cyrl-UZ"/>
          <w:rPrChange w:id="3634" w:author="Nozimjon Ortiqov" w:date="2026-02-24T09:31:00Z" w16du:dateUtc="2026-02-24T04:31:00Z">
            <w:rPr>
              <w:rFonts w:ascii="Roboto" w:hAnsi="Roboto" w:cstheme="minorHAnsi"/>
              <w:sz w:val="26"/>
              <w:szCs w:val="26"/>
            </w:rPr>
          </w:rPrChange>
        </w:rPr>
        <w:t xml:space="preserve">да айрим давлат дастурлари бўйича тўловлар </w:t>
      </w:r>
      <w:r w:rsidRPr="009C4BAE">
        <w:rPr>
          <w:rFonts w:ascii="Roboto" w:hAnsi="Roboto" w:cstheme="minorHAnsi"/>
          <w:i/>
          <w:iCs/>
          <w:sz w:val="26"/>
          <w:szCs w:val="26"/>
          <w:highlight w:val="yellow"/>
          <w:lang w:val="uz-Cyrl-UZ"/>
          <w:rPrChange w:id="3635" w:author="Nozimjon Ortiqov" w:date="2026-02-24T09:31:00Z" w16du:dateUtc="2026-02-24T04:31:00Z">
            <w:rPr>
              <w:rFonts w:ascii="Roboto" w:hAnsi="Roboto" w:cstheme="minorHAnsi"/>
              <w:i/>
              <w:iCs/>
              <w:sz w:val="26"/>
              <w:szCs w:val="26"/>
            </w:rPr>
          </w:rPrChange>
        </w:rPr>
        <w:t>(жумладан, қўшимча озиқ-овқат ёрдами дастури — SNAP)</w:t>
      </w:r>
      <w:r w:rsidRPr="009C4BAE">
        <w:rPr>
          <w:rFonts w:ascii="Roboto" w:hAnsi="Roboto" w:cstheme="minorHAnsi"/>
          <w:sz w:val="26"/>
          <w:szCs w:val="26"/>
          <w:highlight w:val="yellow"/>
          <w:lang w:val="uz-Cyrl-UZ"/>
          <w:rPrChange w:id="3636" w:author="Nozimjon Ortiqov" w:date="2026-02-24T09:31:00Z" w16du:dateUtc="2026-02-24T04:31:00Z">
            <w:rPr>
              <w:rFonts w:ascii="Roboto" w:hAnsi="Roboto" w:cstheme="minorHAnsi"/>
              <w:sz w:val="26"/>
              <w:szCs w:val="26"/>
            </w:rPr>
          </w:rPrChange>
        </w:rPr>
        <w:t xml:space="preserve"> EBT-карталар орқали, фойдаланиш бўйича белгиланган чекловлар билан берилади.</w:t>
      </w:r>
    </w:p>
    <w:p w14:paraId="10346350" w14:textId="756CCD4C" w:rsidR="00CA7C0B" w:rsidRPr="009C4BAE" w:rsidRDefault="00CA7C0B">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37" w:author="Nozimjon Ortiqov" w:date="2026-02-24T09:31:00Z" w16du:dateUtc="2026-02-24T04:31:00Z">
            <w:rPr>
              <w:rFonts w:ascii="Roboto" w:hAnsi="Roboto" w:cstheme="minorHAnsi"/>
              <w:sz w:val="26"/>
              <w:szCs w:val="26"/>
            </w:rPr>
          </w:rPrChange>
        </w:rPr>
        <w:pPrChange w:id="3638"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39" w:author="Nozimjon Ortiqov" w:date="2026-02-24T09:31:00Z" w16du:dateUtc="2026-02-24T04:31:00Z">
            <w:rPr>
              <w:rFonts w:ascii="Roboto" w:hAnsi="Roboto" w:cstheme="minorHAnsi"/>
              <w:sz w:val="26"/>
              <w:szCs w:val="26"/>
            </w:rPr>
          </w:rPrChange>
        </w:rPr>
        <w:t xml:space="preserve">Хусусан: айрим савдо нуқталари тоифаларида </w:t>
      </w:r>
      <w:r w:rsidRPr="009C4BAE">
        <w:rPr>
          <w:rFonts w:ascii="Roboto" w:hAnsi="Roboto" w:cstheme="minorHAnsi"/>
          <w:i/>
          <w:iCs/>
          <w:sz w:val="26"/>
          <w:szCs w:val="26"/>
          <w:highlight w:val="yellow"/>
          <w:lang w:val="uz-Cyrl-UZ"/>
          <w:rPrChange w:id="3640" w:author="Nozimjon Ortiqov" w:date="2026-02-24T09:31:00Z" w16du:dateUtc="2026-02-24T04:31:00Z">
            <w:rPr>
              <w:rFonts w:ascii="Roboto" w:hAnsi="Roboto" w:cstheme="minorHAnsi"/>
              <w:i/>
              <w:iCs/>
              <w:sz w:val="26"/>
              <w:szCs w:val="26"/>
            </w:rPr>
          </w:rPrChange>
        </w:rPr>
        <w:t>(алкоголь маҳсулотлари ва қимор ўйинлари)</w:t>
      </w:r>
      <w:r w:rsidRPr="009C4BAE">
        <w:rPr>
          <w:rFonts w:ascii="Roboto" w:hAnsi="Roboto" w:cstheme="minorHAnsi"/>
          <w:sz w:val="26"/>
          <w:szCs w:val="26"/>
          <w:highlight w:val="yellow"/>
          <w:lang w:val="uz-Cyrl-UZ"/>
          <w:rPrChange w:id="3641" w:author="Nozimjon Ortiqov" w:date="2026-02-24T09:31:00Z" w16du:dateUtc="2026-02-24T04:31:00Z">
            <w:rPr>
              <w:rFonts w:ascii="Roboto" w:hAnsi="Roboto" w:cstheme="minorHAnsi"/>
              <w:sz w:val="26"/>
              <w:szCs w:val="26"/>
            </w:rPr>
          </w:rPrChange>
        </w:rPr>
        <w:t xml:space="preserve"> ишлатиш тақиқланади;</w:t>
      </w:r>
      <w:r w:rsidR="002E4EF6" w:rsidRPr="009C4BAE">
        <w:rPr>
          <w:rFonts w:ascii="Roboto" w:hAnsi="Roboto" w:cstheme="minorHAnsi"/>
          <w:sz w:val="26"/>
          <w:szCs w:val="26"/>
          <w:highlight w:val="yellow"/>
          <w:lang w:val="uz-Cyrl-UZ"/>
          <w:rPrChange w:id="3642"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sz w:val="26"/>
          <w:szCs w:val="26"/>
          <w:highlight w:val="yellow"/>
          <w:lang w:val="uz-Cyrl-UZ"/>
          <w:rPrChange w:id="3643" w:author="Nozimjon Ortiqov" w:date="2026-02-24T09:31:00Z" w16du:dateUtc="2026-02-24T04:31:00Z">
            <w:rPr>
              <w:rFonts w:ascii="Roboto" w:hAnsi="Roboto" w:cstheme="minorHAnsi"/>
              <w:sz w:val="26"/>
              <w:szCs w:val="26"/>
            </w:rPr>
          </w:rPrChange>
        </w:rPr>
        <w:t xml:space="preserve">операциялар бўйича чекловлар жорий этилади ва қоидаларга риоя қилиниши назорат қилинади </w:t>
      </w:r>
      <w:r w:rsidRPr="009C4BAE">
        <w:rPr>
          <w:rFonts w:ascii="Roboto" w:hAnsi="Roboto" w:cstheme="minorHAnsi"/>
          <w:i/>
          <w:iCs/>
          <w:sz w:val="26"/>
          <w:szCs w:val="26"/>
          <w:highlight w:val="yellow"/>
          <w:lang w:val="uz-Cyrl-UZ"/>
          <w:rPrChange w:id="3644" w:author="Nozimjon Ortiqov" w:date="2026-02-24T09:31:00Z" w16du:dateUtc="2026-02-24T04:31:00Z">
            <w:rPr>
              <w:rFonts w:ascii="Roboto" w:hAnsi="Roboto" w:cstheme="minorHAnsi"/>
              <w:i/>
              <w:iCs/>
              <w:sz w:val="26"/>
              <w:szCs w:val="26"/>
            </w:rPr>
          </w:rPrChange>
        </w:rPr>
        <w:t>(қоидалар бузилган тақдирда санкциялар қўлланилади)</w:t>
      </w:r>
      <w:r w:rsidRPr="009C4BAE">
        <w:rPr>
          <w:rFonts w:ascii="Roboto" w:hAnsi="Roboto" w:cstheme="minorHAnsi"/>
          <w:sz w:val="26"/>
          <w:szCs w:val="26"/>
          <w:highlight w:val="yellow"/>
          <w:lang w:val="uz-Cyrl-UZ"/>
          <w:rPrChange w:id="3645" w:author="Nozimjon Ortiqov" w:date="2026-02-24T09:31:00Z" w16du:dateUtc="2026-02-24T04:31:00Z">
            <w:rPr>
              <w:rFonts w:ascii="Roboto" w:hAnsi="Roboto" w:cstheme="minorHAnsi"/>
              <w:sz w:val="26"/>
              <w:szCs w:val="26"/>
            </w:rPr>
          </w:rPrChange>
        </w:rPr>
        <w:t>.</w:t>
      </w:r>
    </w:p>
    <w:p w14:paraId="639CC655" w14:textId="7DB7E059" w:rsidR="00CA7C0B" w:rsidRPr="009C4BAE" w:rsidRDefault="00CA7C0B">
      <w:pPr>
        <w:shd w:val="clear" w:color="auto" w:fill="DEEAF6" w:themeFill="accent5" w:themeFillTint="33"/>
        <w:spacing w:before="60" w:after="0" w:line="288" w:lineRule="auto"/>
        <w:ind w:firstLine="567"/>
        <w:jc w:val="both"/>
        <w:rPr>
          <w:rFonts w:ascii="Roboto" w:hAnsi="Roboto" w:cstheme="minorHAnsi"/>
          <w:i/>
          <w:iCs/>
          <w:sz w:val="26"/>
          <w:szCs w:val="26"/>
          <w:highlight w:val="yellow"/>
          <w:lang w:val="uz-Cyrl-UZ"/>
          <w:rPrChange w:id="3646" w:author="Nozimjon Ortiqov" w:date="2026-02-24T09:31:00Z" w16du:dateUtc="2026-02-24T04:31:00Z">
            <w:rPr>
              <w:rFonts w:ascii="Roboto" w:hAnsi="Roboto" w:cstheme="minorHAnsi"/>
              <w:i/>
              <w:iCs/>
              <w:sz w:val="26"/>
              <w:szCs w:val="26"/>
            </w:rPr>
          </w:rPrChange>
        </w:rPr>
        <w:pPrChange w:id="3647"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i/>
          <w:iCs/>
          <w:sz w:val="26"/>
          <w:szCs w:val="26"/>
          <w:highlight w:val="yellow"/>
          <w:lang w:val="uz-Cyrl-UZ"/>
          <w:rPrChange w:id="3648" w:author="Nozimjon Ortiqov" w:date="2026-02-24T09:31:00Z" w16du:dateUtc="2026-02-24T04:31:00Z">
            <w:rPr>
              <w:rFonts w:ascii="Roboto" w:hAnsi="Roboto" w:cstheme="minorHAnsi"/>
              <w:i/>
              <w:iCs/>
              <w:sz w:val="26"/>
              <w:szCs w:val="26"/>
            </w:rPr>
          </w:rPrChange>
        </w:rPr>
        <w:t xml:space="preserve">EBT-карта (Electronic Benefits Transfer) — давлат нафақалари ва ижтимоий </w:t>
      </w:r>
      <w:r w:rsidRPr="009C4BAE">
        <w:rPr>
          <w:rFonts w:ascii="Roboto" w:hAnsi="Roboto" w:cs="Calibri (Body)"/>
          <w:i/>
          <w:iCs/>
          <w:spacing w:val="-6"/>
          <w:sz w:val="26"/>
          <w:szCs w:val="26"/>
          <w:highlight w:val="yellow"/>
          <w:lang w:val="uz-Cyrl-UZ"/>
          <w:rPrChange w:id="3649" w:author="Nozimjon Ortiqov" w:date="2026-02-24T09:31:00Z" w16du:dateUtc="2026-02-24T04:31:00Z">
            <w:rPr>
              <w:rFonts w:ascii="Roboto" w:hAnsi="Roboto" w:cs="Calibri (Body)"/>
              <w:i/>
              <w:iCs/>
              <w:spacing w:val="-6"/>
              <w:sz w:val="26"/>
              <w:szCs w:val="26"/>
            </w:rPr>
          </w:rPrChange>
        </w:rPr>
        <w:t>тўловларни олиш ҳамда улардан фойдаланиш учун мўлжалланган электрон карта.</w:t>
      </w:r>
    </w:p>
    <w:p w14:paraId="10719F65" w14:textId="44A4BDD4" w:rsidR="00CA7C0B" w:rsidRPr="009C4BAE" w:rsidRDefault="00CA7C0B">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50" w:author="Nozimjon Ortiqov" w:date="2026-02-24T09:31:00Z" w16du:dateUtc="2026-02-24T04:31:00Z">
            <w:rPr>
              <w:rFonts w:ascii="Roboto" w:hAnsi="Roboto" w:cstheme="minorHAnsi"/>
              <w:sz w:val="26"/>
              <w:szCs w:val="26"/>
            </w:rPr>
          </w:rPrChange>
        </w:rPr>
        <w:pPrChange w:id="3651"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52" w:author="Nozimjon Ortiqov" w:date="2026-02-24T09:31:00Z" w16du:dateUtc="2026-02-24T04:31:00Z">
            <w:rPr>
              <w:rFonts w:ascii="Roboto" w:hAnsi="Roboto" w:cstheme="minorHAnsi"/>
              <w:sz w:val="26"/>
              <w:szCs w:val="26"/>
            </w:rPr>
          </w:rPrChange>
        </w:rPr>
        <w:t xml:space="preserve">Имтиёзли кредит беришдан олдин тадбиркорлик асослари бўйича мажбурий ўқитиш амалиёти бир қатор мамлакатларда </w:t>
      </w:r>
      <w:r w:rsidRPr="009C4BAE">
        <w:rPr>
          <w:rFonts w:ascii="Roboto" w:hAnsi="Roboto" w:cstheme="minorHAnsi"/>
          <w:i/>
          <w:iCs/>
          <w:sz w:val="26"/>
          <w:szCs w:val="26"/>
          <w:highlight w:val="yellow"/>
          <w:lang w:val="uz-Cyrl-UZ"/>
          <w:rPrChange w:id="3653" w:author="Nozimjon Ortiqov" w:date="2026-02-24T09:31:00Z" w16du:dateUtc="2026-02-24T04:31:00Z">
            <w:rPr>
              <w:rFonts w:ascii="Roboto" w:hAnsi="Roboto" w:cstheme="minorHAnsi"/>
              <w:i/>
              <w:iCs/>
              <w:sz w:val="26"/>
              <w:szCs w:val="26"/>
            </w:rPr>
          </w:rPrChange>
        </w:rPr>
        <w:t>(</w:t>
      </w:r>
      <w:r w:rsidRPr="009C4BAE">
        <w:rPr>
          <w:rFonts w:ascii="Roboto" w:hAnsi="Roboto" w:cstheme="minorHAnsi"/>
          <w:i/>
          <w:iCs/>
          <w:color w:val="0070C0"/>
          <w:sz w:val="26"/>
          <w:szCs w:val="26"/>
          <w:highlight w:val="yellow"/>
          <w:lang w:val="uz-Cyrl-UZ"/>
          <w:rPrChange w:id="3654" w:author="Nozimjon Ortiqov" w:date="2026-02-24T09:31:00Z" w16du:dateUtc="2026-02-24T04:31:00Z">
            <w:rPr>
              <w:rFonts w:ascii="Roboto" w:hAnsi="Roboto" w:cstheme="minorHAnsi"/>
              <w:i/>
              <w:iCs/>
              <w:color w:val="0070C0"/>
              <w:sz w:val="26"/>
              <w:szCs w:val="26"/>
            </w:rPr>
          </w:rPrChange>
        </w:rPr>
        <w:t>Ҳиндистон</w:t>
      </w:r>
      <w:r w:rsidRPr="009C4BAE">
        <w:rPr>
          <w:rFonts w:ascii="Roboto" w:hAnsi="Roboto" w:cstheme="minorHAnsi"/>
          <w:i/>
          <w:iCs/>
          <w:sz w:val="26"/>
          <w:szCs w:val="26"/>
          <w:highlight w:val="yellow"/>
          <w:lang w:val="uz-Cyrl-UZ"/>
          <w:rPrChange w:id="3655"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56" w:author="Nozimjon Ortiqov" w:date="2026-02-24T09:31:00Z" w16du:dateUtc="2026-02-24T04:31:00Z">
            <w:rPr>
              <w:rFonts w:ascii="Roboto" w:hAnsi="Roboto" w:cstheme="minorHAnsi"/>
              <w:i/>
              <w:iCs/>
              <w:color w:val="0070C0"/>
              <w:sz w:val="26"/>
              <w:szCs w:val="26"/>
            </w:rPr>
          </w:rPrChange>
        </w:rPr>
        <w:t>Кения</w:t>
      </w:r>
      <w:r w:rsidRPr="009C4BAE">
        <w:rPr>
          <w:rFonts w:ascii="Roboto" w:hAnsi="Roboto" w:cstheme="minorHAnsi"/>
          <w:i/>
          <w:iCs/>
          <w:sz w:val="26"/>
          <w:szCs w:val="26"/>
          <w:highlight w:val="yellow"/>
          <w:lang w:val="uz-Cyrl-UZ"/>
          <w:rPrChange w:id="3657" w:author="Nozimjon Ortiqov" w:date="2026-02-24T09:31:00Z" w16du:dateUtc="2026-02-24T04:31:00Z">
            <w:rPr>
              <w:rFonts w:ascii="Roboto" w:hAnsi="Roboto" w:cstheme="minorHAnsi"/>
              <w:i/>
              <w:iCs/>
              <w:sz w:val="26"/>
              <w:szCs w:val="26"/>
            </w:rPr>
          </w:rPrChange>
        </w:rPr>
        <w:t>)</w:t>
      </w:r>
      <w:r w:rsidRPr="009C4BAE">
        <w:rPr>
          <w:rFonts w:ascii="Roboto" w:hAnsi="Roboto" w:cstheme="minorHAnsi"/>
          <w:sz w:val="26"/>
          <w:szCs w:val="26"/>
          <w:highlight w:val="yellow"/>
          <w:lang w:val="uz-Cyrl-UZ"/>
          <w:rPrChange w:id="3658" w:author="Nozimjon Ortiqov" w:date="2026-02-24T09:31:00Z" w16du:dateUtc="2026-02-24T04:31:00Z">
            <w:rPr>
              <w:rFonts w:ascii="Roboto" w:hAnsi="Roboto" w:cstheme="minorHAnsi"/>
              <w:sz w:val="26"/>
              <w:szCs w:val="26"/>
            </w:rPr>
          </w:rPrChange>
        </w:rPr>
        <w:t xml:space="preserve"> қўлланилади.</w:t>
      </w:r>
    </w:p>
    <w:p w14:paraId="0524DA6C" w14:textId="45D8CA38" w:rsidR="00CA7C0B" w:rsidRPr="009C4BAE" w:rsidRDefault="00CA7C0B">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59" w:author="Nozimjon Ortiqov" w:date="2026-02-24T09:31:00Z" w16du:dateUtc="2026-02-24T04:31:00Z">
            <w:rPr>
              <w:rFonts w:ascii="Roboto" w:hAnsi="Roboto" w:cstheme="minorHAnsi"/>
              <w:sz w:val="26"/>
              <w:szCs w:val="26"/>
            </w:rPr>
          </w:rPrChange>
        </w:rPr>
        <w:pPrChange w:id="3660"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61" w:author="Nozimjon Ortiqov" w:date="2026-02-24T09:31:00Z" w16du:dateUtc="2026-02-24T04:31:00Z">
            <w:rPr>
              <w:rFonts w:ascii="Roboto" w:hAnsi="Roboto" w:cstheme="minorHAnsi"/>
              <w:sz w:val="26"/>
              <w:szCs w:val="26"/>
            </w:rPr>
          </w:rPrChange>
        </w:rPr>
        <w:t xml:space="preserve">Хусусан, Ҳиндистонда </w:t>
      </w:r>
      <w:r w:rsidR="00A85802" w:rsidRPr="009C4BAE">
        <w:rPr>
          <w:rFonts w:ascii="Roboto" w:hAnsi="Roboto" w:cstheme="minorHAnsi"/>
          <w:sz w:val="26"/>
          <w:szCs w:val="26"/>
          <w:highlight w:val="yellow"/>
          <w:lang w:val="uz-Cyrl-UZ"/>
          <w:rPrChange w:id="3662"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63" w:author="Nozimjon Ortiqov" w:date="2026-02-24T09:31:00Z" w16du:dateUtc="2026-02-24T04:31:00Z">
            <w:rPr>
              <w:rFonts w:ascii="Roboto" w:hAnsi="Roboto" w:cstheme="minorHAnsi"/>
              <w:sz w:val="26"/>
              <w:szCs w:val="26"/>
            </w:rPr>
          </w:rPrChange>
        </w:rPr>
        <w:t>Корхоналар ташкил этиш орқали бандликни қўллаб-қувватлаш бўйича Бош вазир дастури</w:t>
      </w:r>
      <w:r w:rsidR="00A85802" w:rsidRPr="009C4BAE">
        <w:rPr>
          <w:rFonts w:ascii="Roboto" w:hAnsi="Roboto" w:cstheme="minorHAnsi"/>
          <w:sz w:val="26"/>
          <w:szCs w:val="26"/>
          <w:highlight w:val="yellow"/>
          <w:lang w:val="uz-Cyrl-UZ"/>
          <w:rPrChange w:id="3664"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65"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666" w:author="Nozimjon Ortiqov" w:date="2026-02-24T09:31:00Z" w16du:dateUtc="2026-02-24T04:31:00Z">
            <w:rPr>
              <w:rFonts w:ascii="Roboto" w:hAnsi="Roboto" w:cstheme="minorHAnsi"/>
              <w:i/>
              <w:iCs/>
              <w:sz w:val="26"/>
              <w:szCs w:val="26"/>
            </w:rPr>
          </w:rPrChange>
        </w:rPr>
        <w:t>(PMEGP)</w:t>
      </w:r>
      <w:r w:rsidRPr="009C4BAE">
        <w:rPr>
          <w:rFonts w:ascii="Roboto" w:hAnsi="Roboto" w:cstheme="minorHAnsi"/>
          <w:sz w:val="26"/>
          <w:szCs w:val="26"/>
          <w:highlight w:val="yellow"/>
          <w:lang w:val="uz-Cyrl-UZ"/>
          <w:rPrChange w:id="3667" w:author="Nozimjon Ortiqov" w:date="2026-02-24T09:31:00Z" w16du:dateUtc="2026-02-24T04:31:00Z">
            <w:rPr>
              <w:rFonts w:ascii="Roboto" w:hAnsi="Roboto" w:cstheme="minorHAnsi"/>
              <w:sz w:val="26"/>
              <w:szCs w:val="26"/>
            </w:rPr>
          </w:rPrChange>
        </w:rPr>
        <w:t xml:space="preserve"> доирасида банк томонидан кредит беришдан олдин </w:t>
      </w:r>
      <w:r w:rsidR="00A85802" w:rsidRPr="009C4BAE">
        <w:rPr>
          <w:rFonts w:ascii="Roboto" w:hAnsi="Roboto" w:cstheme="minorHAnsi"/>
          <w:sz w:val="26"/>
          <w:szCs w:val="26"/>
          <w:highlight w:val="yellow"/>
          <w:lang w:val="uz-Cyrl-UZ"/>
          <w:rPrChange w:id="3668"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69" w:author="Nozimjon Ortiqov" w:date="2026-02-24T09:31:00Z" w16du:dateUtc="2026-02-24T04:31:00Z">
            <w:rPr>
              <w:rFonts w:ascii="Roboto" w:hAnsi="Roboto" w:cstheme="minorHAnsi"/>
              <w:sz w:val="26"/>
              <w:szCs w:val="26"/>
            </w:rPr>
          </w:rPrChange>
        </w:rPr>
        <w:t>Тадбиркорликни ривожлантириш дастури</w:t>
      </w:r>
      <w:r w:rsidR="00A85802" w:rsidRPr="009C4BAE">
        <w:rPr>
          <w:rFonts w:ascii="Roboto" w:hAnsi="Roboto" w:cstheme="minorHAnsi"/>
          <w:sz w:val="26"/>
          <w:szCs w:val="26"/>
          <w:highlight w:val="yellow"/>
          <w:lang w:val="uz-Cyrl-UZ"/>
          <w:rPrChange w:id="3670"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71"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672" w:author="Nozimjon Ortiqov" w:date="2026-02-24T09:31:00Z" w16du:dateUtc="2026-02-24T04:31:00Z">
            <w:rPr>
              <w:rFonts w:ascii="Roboto" w:hAnsi="Roboto" w:cstheme="minorHAnsi"/>
              <w:i/>
              <w:iCs/>
              <w:sz w:val="26"/>
              <w:szCs w:val="26"/>
            </w:rPr>
          </w:rPrChange>
        </w:rPr>
        <w:t xml:space="preserve">(EDP) </w:t>
      </w:r>
      <w:r w:rsidRPr="009C4BAE">
        <w:rPr>
          <w:rFonts w:ascii="Roboto" w:hAnsi="Roboto" w:cstheme="minorHAnsi"/>
          <w:sz w:val="26"/>
          <w:szCs w:val="26"/>
          <w:highlight w:val="yellow"/>
          <w:lang w:val="uz-Cyrl-UZ"/>
          <w:rPrChange w:id="3673" w:author="Nozimjon Ortiqov" w:date="2026-02-24T09:31:00Z" w16du:dateUtc="2026-02-24T04:31:00Z">
            <w:rPr>
              <w:rFonts w:ascii="Roboto" w:hAnsi="Roboto" w:cstheme="minorHAnsi"/>
              <w:sz w:val="26"/>
              <w:szCs w:val="26"/>
            </w:rPr>
          </w:rPrChange>
        </w:rPr>
        <w:t xml:space="preserve">бўйича </w:t>
      </w:r>
      <w:r w:rsidR="001015A0" w:rsidRPr="009C4BAE">
        <w:rPr>
          <w:rFonts w:ascii="Roboto" w:hAnsi="Roboto" w:cstheme="minorHAnsi"/>
          <w:sz w:val="26"/>
          <w:szCs w:val="26"/>
          <w:highlight w:val="yellow"/>
          <w:lang w:val="uz-Cyrl-UZ"/>
          <w:rPrChange w:id="3674" w:author="Nozimjon Ortiqov" w:date="2026-02-24T09:31:00Z" w16du:dateUtc="2026-02-24T04:31:00Z">
            <w:rPr>
              <w:rFonts w:ascii="Roboto" w:hAnsi="Roboto" w:cstheme="minorHAnsi"/>
              <w:sz w:val="26"/>
              <w:szCs w:val="26"/>
            </w:rPr>
          </w:rPrChange>
        </w:rPr>
        <w:t>тренинг</w:t>
      </w:r>
      <w:r w:rsidRPr="009C4BAE">
        <w:rPr>
          <w:rFonts w:ascii="Roboto" w:hAnsi="Roboto" w:cstheme="minorHAnsi"/>
          <w:sz w:val="26"/>
          <w:szCs w:val="26"/>
          <w:highlight w:val="yellow"/>
          <w:lang w:val="uz-Cyrl-UZ"/>
          <w:rPrChange w:id="3675" w:author="Nozimjon Ortiqov" w:date="2026-02-24T09:31:00Z" w16du:dateUtc="2026-02-24T04:31:00Z">
            <w:rPr>
              <w:rFonts w:ascii="Roboto" w:hAnsi="Roboto" w:cstheme="minorHAnsi"/>
              <w:sz w:val="26"/>
              <w:szCs w:val="26"/>
            </w:rPr>
          </w:rPrChange>
        </w:rPr>
        <w:t>дан ўтиш мажбурий этиб белгиланган.</w:t>
      </w:r>
    </w:p>
    <w:p w14:paraId="13F666A0" w14:textId="6BE968A9" w:rsidR="005306EF" w:rsidRPr="009C4BAE" w:rsidDel="00B01F94" w:rsidRDefault="00CA7C0B">
      <w:pPr>
        <w:shd w:val="clear" w:color="auto" w:fill="DEEAF6" w:themeFill="accent5" w:themeFillTint="33"/>
        <w:spacing w:before="60" w:after="0" w:line="288" w:lineRule="auto"/>
        <w:ind w:firstLine="567"/>
        <w:jc w:val="both"/>
        <w:rPr>
          <w:del w:id="3676" w:author="Nozimjon Ortiqov" w:date="2026-02-24T13:10:00Z" w16du:dateUtc="2026-02-24T08:10:00Z"/>
          <w:rFonts w:ascii="Roboto" w:hAnsi="Roboto" w:cstheme="minorHAnsi"/>
          <w:sz w:val="26"/>
          <w:szCs w:val="26"/>
          <w:lang w:val="uz-Cyrl-UZ"/>
          <w:rPrChange w:id="3677" w:author="Nozimjon Ortiqov" w:date="2026-02-24T09:31:00Z" w16du:dateUtc="2026-02-24T04:31:00Z">
            <w:rPr>
              <w:del w:id="3678" w:author="Nozimjon Ortiqov" w:date="2026-02-24T13:10:00Z" w16du:dateUtc="2026-02-24T08:10:00Z"/>
              <w:rFonts w:ascii="Roboto" w:hAnsi="Roboto" w:cstheme="minorHAnsi"/>
              <w:sz w:val="26"/>
              <w:szCs w:val="26"/>
            </w:rPr>
          </w:rPrChange>
        </w:rPr>
        <w:pPrChange w:id="3679"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80" w:author="Nozimjon Ortiqov" w:date="2026-02-24T09:31:00Z" w16du:dateUtc="2026-02-24T04:31:00Z">
            <w:rPr>
              <w:rFonts w:ascii="Roboto" w:hAnsi="Roboto" w:cstheme="minorHAnsi"/>
              <w:sz w:val="26"/>
              <w:szCs w:val="26"/>
            </w:rPr>
          </w:rPrChange>
        </w:rPr>
        <w:t xml:space="preserve">Гуруҳли микрокредитлаш амалиёти бир қатор мамлакатларда </w:t>
      </w:r>
      <w:r w:rsidRPr="009C4BAE">
        <w:rPr>
          <w:rFonts w:ascii="Roboto" w:hAnsi="Roboto" w:cstheme="minorHAnsi"/>
          <w:i/>
          <w:iCs/>
          <w:sz w:val="26"/>
          <w:szCs w:val="26"/>
          <w:highlight w:val="yellow"/>
          <w:lang w:val="uz-Cyrl-UZ"/>
          <w:rPrChange w:id="3681" w:author="Nozimjon Ortiqov" w:date="2026-02-24T09:31:00Z" w16du:dateUtc="2026-02-24T04:31:00Z">
            <w:rPr>
              <w:rFonts w:ascii="Roboto" w:hAnsi="Roboto" w:cstheme="minorHAnsi"/>
              <w:i/>
              <w:iCs/>
              <w:sz w:val="26"/>
              <w:szCs w:val="26"/>
            </w:rPr>
          </w:rPrChange>
        </w:rPr>
        <w:t>(Бангладеш, Боливия, Ҳиндистон)</w:t>
      </w:r>
      <w:r w:rsidRPr="009C4BAE">
        <w:rPr>
          <w:rFonts w:ascii="Roboto" w:hAnsi="Roboto" w:cstheme="minorHAnsi"/>
          <w:sz w:val="26"/>
          <w:szCs w:val="26"/>
          <w:highlight w:val="yellow"/>
          <w:lang w:val="uz-Cyrl-UZ"/>
          <w:rPrChange w:id="3682" w:author="Nozimjon Ortiqov" w:date="2026-02-24T09:31:00Z" w16du:dateUtc="2026-02-24T04:31:00Z">
            <w:rPr>
              <w:rFonts w:ascii="Roboto" w:hAnsi="Roboto" w:cstheme="minorHAnsi"/>
              <w:sz w:val="26"/>
              <w:szCs w:val="26"/>
            </w:rPr>
          </w:rPrChange>
        </w:rPr>
        <w:t xml:space="preserve"> қўлланилади. Масалан,</w:t>
      </w:r>
      <w:r w:rsidR="00085633" w:rsidRPr="009C4BAE">
        <w:rPr>
          <w:rFonts w:ascii="Roboto" w:hAnsi="Roboto" w:cstheme="minorHAnsi"/>
          <w:sz w:val="26"/>
          <w:szCs w:val="26"/>
          <w:highlight w:val="yellow"/>
          <w:lang w:val="uz-Cyrl-UZ"/>
          <w:rPrChange w:id="3683"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sz w:val="26"/>
          <w:szCs w:val="26"/>
          <w:highlight w:val="yellow"/>
          <w:lang w:val="uz-Cyrl-UZ"/>
          <w:rPrChange w:id="3684" w:author="Nozimjon Ortiqov" w:date="2026-02-24T09:31:00Z" w16du:dateUtc="2026-02-24T04:31:00Z">
            <w:rPr>
              <w:rFonts w:ascii="Roboto" w:hAnsi="Roboto" w:cstheme="minorHAnsi"/>
              <w:sz w:val="26"/>
              <w:szCs w:val="26"/>
            </w:rPr>
          </w:rPrChange>
        </w:rPr>
        <w:t xml:space="preserve">Бангладешда 1983 йилда кам таъминланган аҳолига микрокредитлар бериш учун ихтисослаштирилган </w:t>
      </w:r>
      <w:r w:rsidR="00A85802" w:rsidRPr="009C4BAE">
        <w:rPr>
          <w:rFonts w:ascii="Roboto" w:hAnsi="Roboto" w:cstheme="minorHAnsi"/>
          <w:sz w:val="26"/>
          <w:szCs w:val="26"/>
          <w:highlight w:val="yellow"/>
          <w:lang w:val="uz-Cyrl-UZ"/>
          <w:rPrChange w:id="3685"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86" w:author="Nozimjon Ortiqov" w:date="2026-02-24T09:31:00Z" w16du:dateUtc="2026-02-24T04:31:00Z">
            <w:rPr>
              <w:rFonts w:ascii="Roboto" w:hAnsi="Roboto" w:cstheme="minorHAnsi"/>
              <w:sz w:val="26"/>
              <w:szCs w:val="26"/>
            </w:rPr>
          </w:rPrChange>
        </w:rPr>
        <w:t>Грамин банк</w:t>
      </w:r>
      <w:r w:rsidR="00A85802" w:rsidRPr="009C4BAE">
        <w:rPr>
          <w:rFonts w:ascii="Roboto" w:hAnsi="Roboto" w:cstheme="minorHAnsi"/>
          <w:sz w:val="26"/>
          <w:szCs w:val="26"/>
          <w:highlight w:val="yellow"/>
          <w:lang w:val="uz-Cyrl-UZ"/>
          <w:rPrChange w:id="3687"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688"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689" w:author="Nozimjon Ortiqov" w:date="2026-02-24T09:31:00Z" w16du:dateUtc="2026-02-24T04:31:00Z">
            <w:rPr>
              <w:rFonts w:ascii="Roboto" w:hAnsi="Roboto" w:cstheme="minorHAnsi"/>
              <w:i/>
              <w:iCs/>
              <w:sz w:val="26"/>
              <w:szCs w:val="26"/>
            </w:rPr>
          </w:rPrChange>
        </w:rPr>
        <w:t xml:space="preserve">(Grameen Bank) </w:t>
      </w:r>
      <w:r w:rsidRPr="009C4BAE">
        <w:rPr>
          <w:rFonts w:ascii="Roboto" w:hAnsi="Roboto" w:cstheme="minorHAnsi"/>
          <w:sz w:val="26"/>
          <w:szCs w:val="26"/>
          <w:highlight w:val="yellow"/>
          <w:lang w:val="uz-Cyrl-UZ"/>
          <w:rPrChange w:id="3690" w:author="Nozimjon Ortiqov" w:date="2026-02-24T09:31:00Z" w16du:dateUtc="2026-02-24T04:31:00Z">
            <w:rPr>
              <w:rFonts w:ascii="Roboto" w:hAnsi="Roboto" w:cstheme="minorHAnsi"/>
              <w:sz w:val="26"/>
              <w:szCs w:val="26"/>
            </w:rPr>
          </w:rPrChange>
        </w:rPr>
        <w:t>ташкил этилган.</w:t>
      </w:r>
    </w:p>
    <w:p w14:paraId="07B03BD2" w14:textId="77777777" w:rsidR="00B16C78" w:rsidRPr="009C4BAE" w:rsidRDefault="00B16C78">
      <w:pPr>
        <w:shd w:val="clear" w:color="auto" w:fill="DEEAF6" w:themeFill="accent5" w:themeFillTint="33"/>
        <w:spacing w:before="60" w:after="0" w:line="288" w:lineRule="auto"/>
        <w:ind w:firstLine="567"/>
        <w:jc w:val="both"/>
        <w:rPr>
          <w:ins w:id="3691" w:author="Nozimjon Ortiqov" w:date="2026-02-23T17:43:00Z" w16du:dateUtc="2026-02-23T12:43:00Z"/>
          <w:rFonts w:ascii="Roboto" w:eastAsiaTheme="majorEastAsia" w:hAnsi="Roboto" w:cstheme="minorHAnsi"/>
          <w:b/>
          <w:bCs/>
          <w:color w:val="002060"/>
          <w:sz w:val="32"/>
          <w:szCs w:val="32"/>
          <w:lang w:val="uz-Cyrl-UZ"/>
        </w:rPr>
        <w:pPrChange w:id="3692" w:author="Nozimjon Ortiqov" w:date="2026-02-24T13:10:00Z" w16du:dateUtc="2026-02-24T08:10:00Z">
          <w:pPr/>
        </w:pPrChange>
      </w:pPr>
      <w:bookmarkStart w:id="3693" w:name="_Toc222630388"/>
      <w:ins w:id="3694" w:author="Nozimjon Ortiqov" w:date="2026-02-23T17:43:00Z" w16du:dateUtc="2026-02-23T12:43:00Z">
        <w:r w:rsidRPr="009C4BAE">
          <w:rPr>
            <w:rFonts w:ascii="Roboto" w:hAnsi="Roboto" w:cstheme="minorHAnsi"/>
            <w:b/>
            <w:bCs/>
            <w:color w:val="002060"/>
            <w:lang w:val="uz-Cyrl-UZ"/>
          </w:rPr>
          <w:br w:type="page"/>
        </w:r>
      </w:ins>
    </w:p>
    <w:p w14:paraId="2C0CB58F" w14:textId="58C555CC" w:rsidR="00FE2BD3" w:rsidRPr="00B01F94" w:rsidRDefault="00FE2BD3" w:rsidP="00484395">
      <w:pPr>
        <w:pStyle w:val="1"/>
        <w:spacing w:after="240" w:line="288" w:lineRule="auto"/>
        <w:ind w:firstLine="567"/>
        <w:rPr>
          <w:ins w:id="3695" w:author="Nozimjon Ortiqov" w:date="2026-02-23T18:37:00Z" w16du:dateUtc="2026-02-23T13:37:00Z"/>
          <w:rFonts w:ascii="Roboto" w:hAnsi="Roboto" w:cstheme="minorHAnsi"/>
          <w:b/>
          <w:bCs/>
          <w:color w:val="002060"/>
          <w:sz w:val="30"/>
          <w:szCs w:val="30"/>
          <w:lang w:val="uz-Cyrl-UZ"/>
          <w:rPrChange w:id="3696" w:author="Nozimjon Ortiqov" w:date="2026-02-24T13:10:00Z" w16du:dateUtc="2026-02-24T08:10:00Z">
            <w:rPr>
              <w:ins w:id="3697" w:author="Nozimjon Ortiqov" w:date="2026-02-23T18:37:00Z" w16du:dateUtc="2026-02-23T13:37:00Z"/>
              <w:rFonts w:ascii="Roboto" w:hAnsi="Roboto" w:cstheme="minorHAnsi"/>
              <w:b/>
              <w:bCs/>
              <w:color w:val="002060"/>
              <w:sz w:val="28"/>
              <w:szCs w:val="28"/>
              <w:lang w:val="uz-Cyrl-UZ"/>
            </w:rPr>
          </w:rPrChange>
        </w:rPr>
      </w:pPr>
      <w:ins w:id="3698" w:author="Nozimjon Ortiqov" w:date="2026-02-23T18:38:00Z" w16du:dateUtc="2026-02-23T13:38:00Z">
        <w:r w:rsidRPr="00B01F94">
          <w:rPr>
            <w:rFonts w:ascii="Roboto" w:hAnsi="Roboto" w:cstheme="minorHAnsi"/>
            <w:b/>
            <w:bCs/>
            <w:color w:val="002060"/>
            <w:sz w:val="30"/>
            <w:szCs w:val="30"/>
            <w:lang w:val="uz-Cyrl-UZ"/>
            <w:rPrChange w:id="3699" w:author="Nozimjon Ortiqov" w:date="2026-02-24T13:10:00Z" w16du:dateUtc="2026-02-24T08:10:00Z">
              <w:rPr>
                <w:rFonts w:ascii="Roboto" w:hAnsi="Roboto" w:cstheme="minorHAnsi"/>
                <w:b/>
                <w:bCs/>
                <w:color w:val="002060"/>
                <w:sz w:val="28"/>
                <w:szCs w:val="28"/>
                <w:lang w:val="uz-Cyrl-UZ"/>
              </w:rPr>
            </w:rPrChange>
          </w:rPr>
          <w:lastRenderedPageBreak/>
          <w:t>Иловалар</w:t>
        </w:r>
      </w:ins>
    </w:p>
    <w:p w14:paraId="669D2976" w14:textId="2CE36E56" w:rsidR="00484395" w:rsidRPr="009C4BAE" w:rsidRDefault="00484395">
      <w:pPr>
        <w:pStyle w:val="1"/>
        <w:spacing w:before="120" w:after="120" w:line="288" w:lineRule="auto"/>
        <w:ind w:firstLine="567"/>
        <w:rPr>
          <w:rFonts w:ascii="Roboto" w:hAnsi="Roboto" w:cstheme="minorHAnsi"/>
          <w:b/>
          <w:bCs/>
          <w:color w:val="002060"/>
          <w:sz w:val="28"/>
          <w:szCs w:val="28"/>
          <w:lang w:val="uz-Cyrl-UZ"/>
        </w:rPr>
        <w:pPrChange w:id="3700" w:author="Nozimjon Ortiqov" w:date="2026-02-24T13:46:00Z" w16du:dateUtc="2026-02-24T08:46:00Z">
          <w:pPr>
            <w:pStyle w:val="1"/>
            <w:spacing w:after="240" w:line="288" w:lineRule="auto"/>
            <w:ind w:firstLine="567"/>
          </w:pPr>
        </w:pPrChange>
      </w:pPr>
      <w:r w:rsidRPr="009C4BAE">
        <w:rPr>
          <w:rFonts w:ascii="Roboto" w:hAnsi="Roboto" w:cstheme="minorHAnsi"/>
          <w:b/>
          <w:bCs/>
          <w:color w:val="002060"/>
          <w:sz w:val="28"/>
          <w:szCs w:val="28"/>
          <w:lang w:val="uz-Cyrl-UZ"/>
          <w:rPrChange w:id="3701" w:author="Nozimjon Ortiqov" w:date="2026-02-24T09:31:00Z" w16du:dateUtc="2026-02-24T04:31:00Z">
            <w:rPr>
              <w:rFonts w:ascii="Roboto" w:hAnsi="Roboto" w:cstheme="minorHAnsi"/>
              <w:b/>
              <w:bCs/>
              <w:color w:val="002060"/>
              <w:lang w:val="uz-Cyrl-UZ"/>
            </w:rPr>
          </w:rPrChange>
        </w:rPr>
        <w:t>1-илова. Тадқиқот методологияси</w:t>
      </w:r>
      <w:bookmarkEnd w:id="3693"/>
    </w:p>
    <w:p w14:paraId="364C743A" w14:textId="0D629478" w:rsidR="00484395" w:rsidRPr="009C4BAE" w:rsidRDefault="00CA430F">
      <w:pPr>
        <w:pStyle w:val="2"/>
        <w:spacing w:before="120" w:line="288" w:lineRule="auto"/>
        <w:ind w:firstLine="567"/>
        <w:rPr>
          <w:rFonts w:ascii="Roboto" w:hAnsi="Roboto"/>
          <w:b/>
          <w:bCs/>
          <w:color w:val="002060"/>
          <w:lang w:val="uz-Cyrl-UZ"/>
        </w:rPr>
        <w:pPrChange w:id="3702" w:author="Nozimjon Ortiqov" w:date="2026-02-24T13:46:00Z" w16du:dateUtc="2026-02-24T08:46:00Z">
          <w:pPr>
            <w:pStyle w:val="2"/>
            <w:ind w:firstLine="567"/>
          </w:pPr>
        </w:pPrChange>
      </w:pPr>
      <w:bookmarkStart w:id="3703" w:name="_Toc222630389"/>
      <w:ins w:id="3704" w:author="Nozimjon Ortiqov" w:date="2026-02-23T17:43:00Z" w16du:dateUtc="2026-02-23T12:43:00Z">
        <w:r w:rsidRPr="009C4BAE">
          <w:rPr>
            <w:rFonts w:ascii="Roboto" w:hAnsi="Roboto"/>
            <w:b/>
            <w:bCs/>
            <w:color w:val="002060"/>
            <w:lang w:val="uz-Cyrl-UZ"/>
          </w:rPr>
          <w:t xml:space="preserve">Сўровнома </w:t>
        </w:r>
      </w:ins>
      <w:del w:id="3705" w:author="Nozimjon Ortiqov" w:date="2026-02-23T17:43:00Z" w16du:dateUtc="2026-02-23T12:43:00Z">
        <w:r w:rsidR="00484395" w:rsidRPr="009C4BAE" w:rsidDel="00CA430F">
          <w:rPr>
            <w:rFonts w:ascii="Roboto" w:hAnsi="Roboto"/>
            <w:b/>
            <w:bCs/>
            <w:color w:val="002060"/>
            <w:lang w:val="uz-Cyrl-UZ"/>
          </w:rPr>
          <w:delText xml:space="preserve">Танланма </w:delText>
        </w:r>
      </w:del>
      <w:ins w:id="3706" w:author="Nozimjon Ortiqov" w:date="2026-02-23T17:43:00Z" w16du:dateUtc="2026-02-23T12:43:00Z">
        <w:r w:rsidRPr="009C4BAE">
          <w:rPr>
            <w:rFonts w:ascii="Roboto" w:hAnsi="Roboto"/>
            <w:b/>
            <w:bCs/>
            <w:color w:val="002060"/>
            <w:lang w:val="uz-Cyrl-UZ"/>
          </w:rPr>
          <w:t xml:space="preserve">танланмасини </w:t>
        </w:r>
      </w:ins>
      <w:del w:id="3707" w:author="Nozimjon Ortiqov" w:date="2026-02-23T17:43:00Z" w16du:dateUtc="2026-02-23T12:43:00Z">
        <w:r w:rsidR="00484395" w:rsidRPr="009C4BAE" w:rsidDel="00CA430F">
          <w:rPr>
            <w:rFonts w:ascii="Roboto" w:hAnsi="Roboto"/>
            <w:b/>
            <w:bCs/>
            <w:color w:val="002060"/>
            <w:lang w:val="uz-Cyrl-UZ"/>
          </w:rPr>
          <w:delText>дизайни</w:delText>
        </w:r>
      </w:del>
      <w:bookmarkEnd w:id="3703"/>
      <w:ins w:id="3708" w:author="Nozimjon Ortiqov" w:date="2026-02-23T17:43:00Z" w16du:dateUtc="2026-02-23T12:43:00Z">
        <w:r w:rsidRPr="009C4BAE">
          <w:rPr>
            <w:rFonts w:ascii="Roboto" w:hAnsi="Roboto"/>
            <w:b/>
            <w:bCs/>
            <w:color w:val="002060"/>
            <w:lang w:val="uz-Cyrl-UZ"/>
          </w:rPr>
          <w:t>шакллантириш</w:t>
        </w:r>
      </w:ins>
    </w:p>
    <w:p w14:paraId="2E139F2D" w14:textId="77777777" w:rsidR="00484395" w:rsidRPr="009C4BAE" w:rsidRDefault="00484395">
      <w:pPr>
        <w:spacing w:before="120" w:afterLines="60" w:after="144" w:line="288" w:lineRule="auto"/>
        <w:ind w:firstLine="567"/>
        <w:jc w:val="both"/>
        <w:rPr>
          <w:rFonts w:ascii="Roboto" w:eastAsia="Times New Roman" w:hAnsi="Roboto" w:cstheme="minorHAnsi"/>
          <w:color w:val="000000"/>
          <w:sz w:val="26"/>
          <w:szCs w:val="26"/>
          <w:lang w:val="uz-Cyrl-UZ" w:eastAsia="ru-RU"/>
          <w:rPrChange w:id="3709" w:author="Nozimjon Ortiqov" w:date="2026-02-24T09:31:00Z" w16du:dateUtc="2026-02-24T04:31:00Z">
            <w:rPr>
              <w:rFonts w:ascii="Roboto" w:eastAsia="Times New Roman" w:hAnsi="Roboto" w:cstheme="minorHAnsi"/>
              <w:color w:val="000000"/>
              <w:sz w:val="28"/>
              <w:szCs w:val="28"/>
              <w:lang w:val="uz-Cyrl-UZ" w:eastAsia="ru-RU"/>
            </w:rPr>
          </w:rPrChange>
        </w:rPr>
        <w:pPrChange w:id="3710"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11" w:author="Nozimjon Ortiqov" w:date="2026-02-24T09:31:00Z" w16du:dateUtc="2026-02-24T04:31:00Z">
            <w:rPr>
              <w:rFonts w:ascii="Roboto" w:eastAsia="Times New Roman" w:hAnsi="Roboto" w:cstheme="minorHAnsi"/>
              <w:color w:val="000000"/>
              <w:sz w:val="28"/>
              <w:szCs w:val="28"/>
              <w:lang w:val="uz-Cyrl-UZ" w:eastAsia="ru-RU"/>
            </w:rPr>
          </w:rPrChange>
        </w:rPr>
        <w:t xml:space="preserve">Танланманинг умумий ҳажми </w:t>
      </w:r>
      <w:r w:rsidRPr="009C4BAE">
        <w:rPr>
          <w:rFonts w:ascii="Roboto" w:eastAsia="Times New Roman" w:hAnsi="Roboto" w:cstheme="minorHAnsi"/>
          <w:b/>
          <w:bCs/>
          <w:color w:val="C00000"/>
          <w:sz w:val="26"/>
          <w:szCs w:val="26"/>
          <w:lang w:val="uz-Cyrl-UZ" w:eastAsia="ru-RU"/>
          <w:rPrChange w:id="3712"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2131 </w:t>
      </w:r>
      <w:r w:rsidRPr="009C4BAE">
        <w:rPr>
          <w:rFonts w:ascii="Roboto" w:eastAsia="Times New Roman" w:hAnsi="Roboto" w:cstheme="minorHAnsi"/>
          <w:b/>
          <w:bCs/>
          <w:color w:val="0070C0"/>
          <w:sz w:val="26"/>
          <w:szCs w:val="26"/>
          <w:lang w:val="uz-Cyrl-UZ" w:eastAsia="ru-RU"/>
          <w:rPrChange w:id="3713"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714"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15" w:author="Nozimjon Ortiqov" w:date="2026-02-24T09:31:00Z" w16du:dateUtc="2026-02-24T04:31:00Z">
            <w:rPr>
              <w:rFonts w:ascii="Roboto" w:eastAsia="Times New Roman" w:hAnsi="Roboto" w:cstheme="minorHAnsi"/>
              <w:color w:val="000000"/>
              <w:sz w:val="28"/>
              <w:szCs w:val="28"/>
              <w:lang w:val="uz-Cyrl-UZ" w:eastAsia="ru-RU"/>
            </w:rPr>
          </w:rPrChange>
        </w:rPr>
        <w:t>респондентни ташкил этди. Танланма икки қисмдан иборат:</w:t>
      </w:r>
    </w:p>
    <w:p w14:paraId="41CE4D7A" w14:textId="7E89F30D" w:rsidR="00484395" w:rsidRPr="009C4BAE" w:rsidRDefault="00484395">
      <w:pPr>
        <w:spacing w:before="120" w:afterLines="60" w:after="144" w:line="288" w:lineRule="auto"/>
        <w:ind w:firstLine="567"/>
        <w:jc w:val="both"/>
        <w:rPr>
          <w:rFonts w:ascii="Roboto" w:eastAsia="Times New Roman" w:hAnsi="Roboto" w:cstheme="minorHAnsi"/>
          <w:color w:val="000000"/>
          <w:sz w:val="26"/>
          <w:szCs w:val="26"/>
          <w:lang w:val="uz-Cyrl-UZ" w:eastAsia="ru-RU"/>
          <w:rPrChange w:id="3716" w:author="Nozimjon Ortiqov" w:date="2026-02-24T09:31:00Z" w16du:dateUtc="2026-02-24T04:31:00Z">
            <w:rPr>
              <w:rFonts w:ascii="Roboto" w:eastAsia="Times New Roman" w:hAnsi="Roboto" w:cstheme="minorHAnsi"/>
              <w:color w:val="000000"/>
              <w:sz w:val="28"/>
              <w:szCs w:val="28"/>
              <w:lang w:val="uz-Cyrl-UZ" w:eastAsia="ru-RU"/>
            </w:rPr>
          </w:rPrChange>
        </w:rPr>
        <w:pPrChange w:id="3717"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18" w:author="Nozimjon Ortiqov" w:date="2026-02-24T09:31:00Z" w16du:dateUtc="2026-02-24T04:31:00Z">
            <w:rPr>
              <w:rFonts w:ascii="Roboto" w:eastAsia="Times New Roman" w:hAnsi="Roboto" w:cstheme="minorHAnsi"/>
              <w:color w:val="000000"/>
              <w:sz w:val="28"/>
              <w:szCs w:val="28"/>
              <w:lang w:val="uz-Cyrl-UZ" w:eastAsia="ru-RU"/>
            </w:rPr>
          </w:rPrChange>
        </w:rPr>
        <w:t>1) </w:t>
      </w:r>
      <w:r w:rsidRPr="009C4BAE">
        <w:rPr>
          <w:rFonts w:ascii="Roboto" w:eastAsia="Times New Roman" w:hAnsi="Roboto" w:cstheme="minorHAnsi"/>
          <w:b/>
          <w:bCs/>
          <w:color w:val="C00000"/>
          <w:sz w:val="26"/>
          <w:szCs w:val="26"/>
          <w:lang w:val="uz-Cyrl-UZ" w:eastAsia="ru-RU"/>
          <w:rPrChange w:id="3719"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1525 </w:t>
      </w:r>
      <w:r w:rsidRPr="009C4BAE">
        <w:rPr>
          <w:rFonts w:ascii="Roboto" w:eastAsia="Times New Roman" w:hAnsi="Roboto" w:cstheme="minorHAnsi"/>
          <w:b/>
          <w:bCs/>
          <w:color w:val="0070C0"/>
          <w:sz w:val="26"/>
          <w:szCs w:val="26"/>
          <w:lang w:val="uz-Cyrl-UZ" w:eastAsia="ru-RU"/>
          <w:rPrChange w:id="3720"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721"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22" w:author="Nozimjon Ortiqov" w:date="2026-02-24T09:31:00Z" w16du:dateUtc="2026-02-24T04:31:00Z">
            <w:rPr>
              <w:rFonts w:ascii="Roboto" w:eastAsia="Times New Roman" w:hAnsi="Roboto" w:cstheme="minorHAnsi"/>
              <w:color w:val="000000"/>
              <w:sz w:val="28"/>
              <w:szCs w:val="28"/>
              <w:lang w:val="uz-Cyrl-UZ" w:eastAsia="ru-RU"/>
            </w:rPr>
          </w:rPrChange>
        </w:rPr>
        <w:t xml:space="preserve">қарз олувчи </w:t>
      </w:r>
      <w:r w:rsidRPr="009C4BAE">
        <w:rPr>
          <w:rFonts w:ascii="Roboto" w:eastAsia="Times New Roman" w:hAnsi="Roboto" w:cstheme="minorHAnsi"/>
          <w:i/>
          <w:iCs/>
          <w:color w:val="000000"/>
          <w:sz w:val="26"/>
          <w:szCs w:val="26"/>
          <w:lang w:val="uz-Cyrl-UZ" w:eastAsia="ru-RU"/>
          <w:rPrChange w:id="3723"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i/>
          <w:iCs/>
          <w:color w:val="C00000"/>
          <w:sz w:val="26"/>
          <w:szCs w:val="26"/>
          <w:lang w:val="uz-Cyrl-UZ" w:eastAsia="ru-RU"/>
          <w:rPrChange w:id="3724" w:author="Nozimjon Ortiqov" w:date="2026-02-24T09:31:00Z" w16du:dateUtc="2026-02-24T04:31:00Z">
            <w:rPr>
              <w:rFonts w:ascii="Roboto" w:eastAsia="Times New Roman" w:hAnsi="Roboto" w:cstheme="minorHAnsi"/>
              <w:i/>
              <w:iCs/>
              <w:color w:val="C00000"/>
              <w:sz w:val="28"/>
              <w:szCs w:val="28"/>
              <w:lang w:val="uz-Cyrl-UZ" w:eastAsia="ru-RU"/>
            </w:rPr>
          </w:rPrChange>
        </w:rPr>
        <w:t>72 </w:t>
      </w:r>
      <w:r w:rsidRPr="009C4BAE">
        <w:rPr>
          <w:rFonts w:ascii="Roboto" w:eastAsia="Times New Roman" w:hAnsi="Roboto" w:cstheme="minorHAnsi"/>
          <w:i/>
          <w:iCs/>
          <w:color w:val="0070C0"/>
          <w:sz w:val="26"/>
          <w:szCs w:val="26"/>
          <w:lang w:val="uz-Cyrl-UZ" w:eastAsia="ru-RU"/>
          <w:rPrChange w:id="3725" w:author="Nozimjon Ortiqov" w:date="2026-02-24T09:31:00Z" w16du:dateUtc="2026-02-24T04:31:00Z">
            <w:rPr>
              <w:rFonts w:ascii="Roboto" w:eastAsia="Times New Roman" w:hAnsi="Roboto" w:cstheme="minorHAnsi"/>
              <w:i/>
              <w:iCs/>
              <w:color w:val="0070C0"/>
              <w:sz w:val="28"/>
              <w:szCs w:val="28"/>
              <w:lang w:val="uz-Cyrl-UZ" w:eastAsia="ru-RU"/>
            </w:rPr>
          </w:rPrChange>
        </w:rPr>
        <w:t>фоиз</w:t>
      </w:r>
      <w:r w:rsidRPr="009C4BAE">
        <w:rPr>
          <w:rFonts w:ascii="Roboto" w:eastAsia="Times New Roman" w:hAnsi="Roboto" w:cstheme="minorHAnsi"/>
          <w:i/>
          <w:iCs/>
          <w:color w:val="000000"/>
          <w:sz w:val="26"/>
          <w:szCs w:val="26"/>
          <w:lang w:val="uz-Cyrl-UZ" w:eastAsia="ru-RU"/>
          <w:rPrChange w:id="3726"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color w:val="000000"/>
          <w:sz w:val="26"/>
          <w:szCs w:val="26"/>
          <w:lang w:val="uz-Cyrl-UZ" w:eastAsia="ru-RU"/>
          <w:rPrChange w:id="3727" w:author="Nozimjon Ortiqov" w:date="2026-02-24T09:31:00Z" w16du:dateUtc="2026-02-24T04:31:00Z">
            <w:rPr>
              <w:rFonts w:ascii="Roboto" w:eastAsia="Times New Roman" w:hAnsi="Roboto" w:cstheme="minorHAnsi"/>
              <w:color w:val="000000"/>
              <w:sz w:val="28"/>
              <w:szCs w:val="28"/>
              <w:lang w:val="uz-Cyrl-UZ" w:eastAsia="ru-RU"/>
            </w:rPr>
          </w:rPrChange>
        </w:rPr>
        <w:t xml:space="preserve"> — </w:t>
      </w:r>
      <w:ins w:id="3728" w:author="Nozimjon Ortiqov" w:date="2026-02-24T13:18:00Z" w16du:dateUtc="2026-02-24T08:18:00Z">
        <w:r w:rsidR="00294683">
          <w:rPr>
            <w:rFonts w:ascii="Roboto" w:eastAsia="Times New Roman" w:hAnsi="Roboto" w:cstheme="minorHAnsi"/>
            <w:color w:val="000000"/>
            <w:sz w:val="26"/>
            <w:szCs w:val="26"/>
            <w:lang w:val="uz-Cyrl-UZ" w:eastAsia="ru-RU"/>
          </w:rPr>
          <w:t xml:space="preserve">қарздорлар бўйича </w:t>
        </w:r>
      </w:ins>
      <w:r w:rsidRPr="009C4BAE">
        <w:rPr>
          <w:rFonts w:ascii="Roboto" w:eastAsia="Times New Roman" w:hAnsi="Roboto" w:cstheme="minorHAnsi"/>
          <w:color w:val="000000"/>
          <w:sz w:val="26"/>
          <w:szCs w:val="26"/>
          <w:lang w:val="uz-Cyrl-UZ" w:eastAsia="ru-RU"/>
          <w:rPrChange w:id="3729" w:author="Nozimjon Ortiqov" w:date="2026-02-24T09:31:00Z" w16du:dateUtc="2026-02-24T04:31:00Z">
            <w:rPr>
              <w:rFonts w:ascii="Roboto" w:eastAsia="Times New Roman" w:hAnsi="Roboto" w:cstheme="minorHAnsi"/>
              <w:color w:val="000000"/>
              <w:sz w:val="28"/>
              <w:szCs w:val="28"/>
              <w:lang w:val="uz-Cyrl-UZ" w:eastAsia="ru-RU"/>
            </w:rPr>
          </w:rPrChange>
        </w:rPr>
        <w:t>Марказий банк</w:t>
      </w:r>
      <w:ins w:id="3730" w:author="Nozimjon Ortiqov" w:date="2026-02-24T13:18:00Z" w16du:dateUtc="2026-02-24T08:18:00Z">
        <w:r w:rsidR="00294683">
          <w:rPr>
            <w:rFonts w:ascii="Roboto" w:eastAsia="Times New Roman" w:hAnsi="Roboto" w:cstheme="minorHAnsi"/>
            <w:color w:val="000000"/>
            <w:sz w:val="26"/>
            <w:szCs w:val="26"/>
            <w:lang w:val="uz-Cyrl-UZ" w:eastAsia="ru-RU"/>
          </w:rPr>
          <w:t xml:space="preserve"> томонидан</w:t>
        </w:r>
      </w:ins>
      <w:del w:id="3731"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732" w:author="Nozimjon Ortiqov" w:date="2026-02-24T09:31:00Z" w16du:dateUtc="2026-02-24T04:31:00Z">
              <w:rPr>
                <w:rFonts w:ascii="Roboto" w:eastAsia="Times New Roman" w:hAnsi="Roboto" w:cstheme="minorHAnsi"/>
                <w:color w:val="000000"/>
                <w:sz w:val="28"/>
                <w:szCs w:val="28"/>
                <w:lang w:val="uz-Cyrl-UZ" w:eastAsia="ru-RU"/>
              </w:rPr>
            </w:rPrChange>
          </w:rPr>
          <w:delText>нинг</w:delText>
        </w:r>
      </w:del>
      <w:ins w:id="3733" w:author="Nozimjon Ortiqov" w:date="2026-02-24T13:17:00Z" w16du:dateUtc="2026-02-24T08:17:00Z">
        <w:r w:rsidR="00294683">
          <w:rPr>
            <w:rFonts w:ascii="Roboto" w:eastAsia="Times New Roman" w:hAnsi="Roboto" w:cstheme="minorHAnsi"/>
            <w:color w:val="000000"/>
            <w:sz w:val="26"/>
            <w:szCs w:val="26"/>
            <w:lang w:val="uz-Cyrl-UZ" w:eastAsia="ru-RU"/>
          </w:rPr>
          <w:t xml:space="preserve"> тақдим эт</w:t>
        </w:r>
      </w:ins>
      <w:ins w:id="3734" w:author="Nozimjon Ortiqov" w:date="2026-02-24T13:18:00Z" w16du:dateUtc="2026-02-24T08:18:00Z">
        <w:r w:rsidR="00294683">
          <w:rPr>
            <w:rFonts w:ascii="Roboto" w:eastAsia="Times New Roman" w:hAnsi="Roboto" w:cstheme="minorHAnsi"/>
            <w:color w:val="000000"/>
            <w:sz w:val="26"/>
            <w:szCs w:val="26"/>
            <w:lang w:val="uz-Cyrl-UZ" w:eastAsia="ru-RU"/>
          </w:rPr>
          <w:t>ил</w:t>
        </w:r>
      </w:ins>
      <w:ins w:id="3735" w:author="Nozimjon Ortiqov" w:date="2026-02-24T13:17:00Z" w16du:dateUtc="2026-02-24T08:17:00Z">
        <w:r w:rsidR="00294683">
          <w:rPr>
            <w:rFonts w:ascii="Roboto" w:eastAsia="Times New Roman" w:hAnsi="Roboto" w:cstheme="minorHAnsi"/>
            <w:color w:val="000000"/>
            <w:sz w:val="26"/>
            <w:szCs w:val="26"/>
            <w:lang w:val="uz-Cyrl-UZ" w:eastAsia="ru-RU"/>
          </w:rPr>
          <w:t>ган</w:t>
        </w:r>
      </w:ins>
      <w:r w:rsidRPr="009C4BAE">
        <w:rPr>
          <w:rFonts w:ascii="Roboto" w:eastAsia="Times New Roman" w:hAnsi="Roboto" w:cstheme="minorHAnsi"/>
          <w:color w:val="000000"/>
          <w:sz w:val="26"/>
          <w:szCs w:val="26"/>
          <w:lang w:val="uz-Cyrl-UZ" w:eastAsia="ru-RU"/>
          <w:rPrChange w:id="3736"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del w:id="3737" w:author="Nozimjon Ortiqov" w:date="2026-02-24T13:18:00Z" w16du:dateUtc="2026-02-24T08:18:00Z">
        <w:r w:rsidRPr="009C4BAE" w:rsidDel="00294683">
          <w:rPr>
            <w:rFonts w:ascii="Roboto" w:eastAsia="Times New Roman" w:hAnsi="Roboto" w:cstheme="minorHAnsi"/>
            <w:color w:val="000000"/>
            <w:sz w:val="26"/>
            <w:szCs w:val="26"/>
            <w:lang w:val="uz-Cyrl-UZ" w:eastAsia="ru-RU"/>
            <w:rPrChange w:id="3738" w:author="Nozimjon Ortiqov" w:date="2026-02-24T09:31:00Z" w16du:dateUtc="2026-02-24T04:31:00Z">
              <w:rPr>
                <w:rFonts w:ascii="Roboto" w:eastAsia="Times New Roman" w:hAnsi="Roboto" w:cstheme="minorHAnsi"/>
                <w:color w:val="000000"/>
                <w:sz w:val="28"/>
                <w:szCs w:val="28"/>
                <w:lang w:val="uz-Cyrl-UZ" w:eastAsia="ru-RU"/>
              </w:rPr>
            </w:rPrChange>
          </w:rPr>
          <w:delText>кредит реестридан</w:delText>
        </w:r>
      </w:del>
      <w:ins w:id="3739" w:author="Nozimjon Ortiqov" w:date="2026-02-24T13:18:00Z" w16du:dateUtc="2026-02-24T08:18:00Z">
        <w:r w:rsidR="00294683">
          <w:rPr>
            <w:rFonts w:ascii="Roboto" w:eastAsia="Times New Roman" w:hAnsi="Roboto" w:cstheme="minorHAnsi"/>
            <w:color w:val="000000"/>
            <w:sz w:val="26"/>
            <w:szCs w:val="26"/>
            <w:lang w:val="uz-Cyrl-UZ" w:eastAsia="ru-RU"/>
          </w:rPr>
          <w:t>маълумотлардан</w:t>
        </w:r>
      </w:ins>
      <w:r w:rsidRPr="009C4BAE">
        <w:rPr>
          <w:rFonts w:ascii="Roboto" w:eastAsia="Times New Roman" w:hAnsi="Roboto" w:cstheme="minorHAnsi"/>
          <w:color w:val="000000"/>
          <w:sz w:val="26"/>
          <w:szCs w:val="26"/>
          <w:lang w:val="uz-Cyrl-UZ" w:eastAsia="ru-RU"/>
          <w:rPrChange w:id="3740"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ins w:id="3741" w:author="Nozimjon Ortiqov" w:date="2026-02-24T13:18:00Z" w16du:dateUtc="2026-02-24T08:18:00Z">
        <w:r w:rsidR="00294683">
          <w:rPr>
            <w:rFonts w:ascii="Roboto" w:eastAsia="Times New Roman" w:hAnsi="Roboto" w:cstheme="minorHAnsi"/>
            <w:color w:val="000000"/>
            <w:sz w:val="26"/>
            <w:szCs w:val="26"/>
            <w:lang w:val="uz-Cyrl-UZ" w:eastAsia="ru-RU"/>
          </w:rPr>
          <w:t xml:space="preserve">қарздорлар </w:t>
        </w:r>
      </w:ins>
      <w:r w:rsidRPr="009C4BAE">
        <w:rPr>
          <w:rFonts w:ascii="Roboto" w:eastAsia="Times New Roman" w:hAnsi="Roboto" w:cstheme="minorHAnsi"/>
          <w:color w:val="000000"/>
          <w:sz w:val="26"/>
          <w:szCs w:val="26"/>
          <w:lang w:val="uz-Cyrl-UZ" w:eastAsia="ru-RU"/>
          <w:rPrChange w:id="3742" w:author="Nozimjon Ortiqov" w:date="2026-02-24T09:31:00Z" w16du:dateUtc="2026-02-24T04:31:00Z">
            <w:rPr>
              <w:rFonts w:ascii="Roboto" w:eastAsia="Times New Roman" w:hAnsi="Roboto" w:cstheme="minorHAnsi"/>
              <w:color w:val="000000"/>
              <w:sz w:val="28"/>
              <w:szCs w:val="28"/>
              <w:lang w:val="uz-Cyrl-UZ" w:eastAsia="ru-RU"/>
            </w:rPr>
          </w:rPrChange>
        </w:rPr>
        <w:t>ҳудуд</w:t>
      </w:r>
      <w:ins w:id="3743" w:author="Nozimjon Ortiqov" w:date="2026-02-24T13:18:00Z" w16du:dateUtc="2026-02-24T08:18:00Z">
        <w:r w:rsidR="00294683">
          <w:rPr>
            <w:rFonts w:ascii="Roboto" w:eastAsia="Times New Roman" w:hAnsi="Roboto" w:cstheme="minorHAnsi"/>
            <w:color w:val="000000"/>
            <w:sz w:val="26"/>
            <w:szCs w:val="26"/>
            <w:lang w:val="uz-Cyrl-UZ" w:eastAsia="ru-RU"/>
          </w:rPr>
          <w:t>и</w:t>
        </w:r>
      </w:ins>
      <w:r w:rsidRPr="009C4BAE">
        <w:rPr>
          <w:rFonts w:ascii="Roboto" w:eastAsia="Times New Roman" w:hAnsi="Roboto" w:cstheme="minorHAnsi"/>
          <w:color w:val="000000"/>
          <w:sz w:val="26"/>
          <w:szCs w:val="26"/>
          <w:lang w:val="uz-Cyrl-UZ" w:eastAsia="ru-RU"/>
          <w:rPrChange w:id="3744"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ins w:id="3745" w:author="Nozimjon Ortiqov" w:date="2026-02-24T13:18:00Z" w16du:dateUtc="2026-02-24T08:18:00Z">
        <w:r w:rsidR="00294683">
          <w:rPr>
            <w:rFonts w:ascii="Roboto" w:eastAsia="Times New Roman" w:hAnsi="Roboto" w:cstheme="minorHAnsi"/>
            <w:color w:val="000000"/>
            <w:sz w:val="26"/>
            <w:szCs w:val="26"/>
            <w:lang w:val="uz-Cyrl-UZ" w:eastAsia="ru-RU"/>
          </w:rPr>
          <w:t xml:space="preserve">олинган </w:t>
        </w:r>
      </w:ins>
      <w:r w:rsidRPr="009C4BAE">
        <w:rPr>
          <w:rFonts w:ascii="Roboto" w:eastAsia="Times New Roman" w:hAnsi="Roboto" w:cstheme="minorHAnsi"/>
          <w:color w:val="000000"/>
          <w:sz w:val="26"/>
          <w:szCs w:val="26"/>
          <w:lang w:val="uz-Cyrl-UZ" w:eastAsia="ru-RU"/>
          <w:rPrChange w:id="3746" w:author="Nozimjon Ortiqov" w:date="2026-02-24T09:31:00Z" w16du:dateUtc="2026-02-24T04:31:00Z">
            <w:rPr>
              <w:rFonts w:ascii="Roboto" w:eastAsia="Times New Roman" w:hAnsi="Roboto" w:cstheme="minorHAnsi"/>
              <w:color w:val="000000"/>
              <w:sz w:val="28"/>
              <w:szCs w:val="28"/>
              <w:lang w:val="uz-Cyrl-UZ" w:eastAsia="ru-RU"/>
            </w:rPr>
          </w:rPrChange>
        </w:rPr>
        <w:t xml:space="preserve">кредит тури ва тўловлар ҳолати бўйича кўп босқичли стратификация усулида </w:t>
      </w:r>
      <w:del w:id="3747" w:author="Nozimjon Ortiqov" w:date="2026-02-24T13:18:00Z" w16du:dateUtc="2026-02-24T08:18:00Z">
        <w:r w:rsidRPr="009C4BAE" w:rsidDel="00294683">
          <w:rPr>
            <w:rFonts w:ascii="Roboto" w:eastAsia="Times New Roman" w:hAnsi="Roboto" w:cstheme="minorHAnsi"/>
            <w:color w:val="000000"/>
            <w:sz w:val="26"/>
            <w:szCs w:val="26"/>
            <w:lang w:val="uz-Cyrl-UZ" w:eastAsia="ru-RU"/>
            <w:rPrChange w:id="3748" w:author="Nozimjon Ortiqov" w:date="2026-02-24T09:31:00Z" w16du:dateUtc="2026-02-24T04:31:00Z">
              <w:rPr>
                <w:rFonts w:ascii="Roboto" w:eastAsia="Times New Roman" w:hAnsi="Roboto" w:cstheme="minorHAnsi"/>
                <w:color w:val="000000"/>
                <w:sz w:val="28"/>
                <w:szCs w:val="28"/>
                <w:lang w:val="uz-Cyrl-UZ" w:eastAsia="ru-RU"/>
              </w:rPr>
            </w:rPrChange>
          </w:rPr>
          <w:delText>саралаб олинган</w:delText>
        </w:r>
      </w:del>
      <w:ins w:id="3749" w:author="Nozimjon Ortiqov" w:date="2026-02-24T13:18:00Z" w16du:dateUtc="2026-02-24T08:18:00Z">
        <w:r w:rsidR="00294683">
          <w:rPr>
            <w:rFonts w:ascii="Roboto" w:eastAsia="Times New Roman" w:hAnsi="Roboto" w:cstheme="minorHAnsi"/>
            <w:color w:val="000000"/>
            <w:sz w:val="26"/>
            <w:szCs w:val="26"/>
            <w:lang w:val="uz-Cyrl-UZ" w:eastAsia="ru-RU"/>
          </w:rPr>
          <w:t xml:space="preserve">тасодифий </w:t>
        </w:r>
      </w:ins>
      <w:ins w:id="3750" w:author="Nozimjon Ortiqov" w:date="2026-02-24T13:19:00Z" w16du:dateUtc="2026-02-24T08:19:00Z">
        <w:r w:rsidR="00294683">
          <w:rPr>
            <w:rFonts w:ascii="Roboto" w:eastAsia="Times New Roman" w:hAnsi="Roboto" w:cstheme="minorHAnsi"/>
            <w:color w:val="000000"/>
            <w:sz w:val="26"/>
            <w:szCs w:val="26"/>
            <w:lang w:val="uz-Cyrl-UZ" w:eastAsia="ru-RU"/>
          </w:rPr>
          <w:t xml:space="preserve">усулда </w:t>
        </w:r>
      </w:ins>
      <w:ins w:id="3751" w:author="Nozimjon Ortiqov" w:date="2026-02-24T13:18:00Z" w16du:dateUtc="2026-02-24T08:18:00Z">
        <w:r w:rsidR="00294683">
          <w:rPr>
            <w:rFonts w:ascii="Roboto" w:eastAsia="Times New Roman" w:hAnsi="Roboto" w:cstheme="minorHAnsi"/>
            <w:color w:val="000000"/>
            <w:sz w:val="26"/>
            <w:szCs w:val="26"/>
            <w:lang w:val="uz-Cyrl-UZ" w:eastAsia="ru-RU"/>
          </w:rPr>
          <w:t>танла</w:t>
        </w:r>
      </w:ins>
      <w:ins w:id="3752" w:author="Nozimjon Ortiqov" w:date="2026-02-24T13:19:00Z" w16du:dateUtc="2026-02-24T08:19:00Z">
        <w:r w:rsidR="00294683">
          <w:rPr>
            <w:rFonts w:ascii="Roboto" w:eastAsia="Times New Roman" w:hAnsi="Roboto" w:cstheme="minorHAnsi"/>
            <w:color w:val="000000"/>
            <w:sz w:val="26"/>
            <w:szCs w:val="26"/>
            <w:lang w:val="uz-Cyrl-UZ" w:eastAsia="ru-RU"/>
          </w:rPr>
          <w:t>б</w:t>
        </w:r>
      </w:ins>
      <w:ins w:id="3753" w:author="Nozimjon Ortiqov" w:date="2026-02-24T13:18:00Z" w16du:dateUtc="2026-02-24T08:18:00Z">
        <w:r w:rsidR="00294683">
          <w:rPr>
            <w:rFonts w:ascii="Roboto" w:eastAsia="Times New Roman" w:hAnsi="Roboto" w:cstheme="minorHAnsi"/>
            <w:color w:val="000000"/>
            <w:sz w:val="26"/>
            <w:szCs w:val="26"/>
            <w:lang w:val="uz-Cyrl-UZ" w:eastAsia="ru-RU"/>
          </w:rPr>
          <w:t xml:space="preserve"> олинган</w:t>
        </w:r>
      </w:ins>
      <w:r w:rsidRPr="009C4BAE">
        <w:rPr>
          <w:rFonts w:ascii="Roboto" w:eastAsia="Times New Roman" w:hAnsi="Roboto" w:cstheme="minorHAnsi"/>
          <w:color w:val="000000"/>
          <w:sz w:val="26"/>
          <w:szCs w:val="26"/>
          <w:lang w:val="uz-Cyrl-UZ" w:eastAsia="ru-RU"/>
          <w:rPrChange w:id="3754" w:author="Nozimjon Ortiqov" w:date="2026-02-24T09:31:00Z" w16du:dateUtc="2026-02-24T04:31:00Z">
            <w:rPr>
              <w:rFonts w:ascii="Roboto" w:eastAsia="Times New Roman" w:hAnsi="Roboto" w:cstheme="minorHAnsi"/>
              <w:color w:val="000000"/>
              <w:sz w:val="28"/>
              <w:szCs w:val="28"/>
              <w:lang w:val="uz-Cyrl-UZ" w:eastAsia="ru-RU"/>
            </w:rPr>
          </w:rPrChange>
        </w:rPr>
        <w:t>;</w:t>
      </w:r>
    </w:p>
    <w:p w14:paraId="227F09C7" w14:textId="5ADBC27E" w:rsidR="00484395" w:rsidRPr="009C4BAE" w:rsidRDefault="00484395">
      <w:pPr>
        <w:spacing w:before="120" w:afterLines="60" w:after="144" w:line="288" w:lineRule="auto"/>
        <w:ind w:firstLine="567"/>
        <w:jc w:val="both"/>
        <w:rPr>
          <w:rFonts w:ascii="Roboto" w:eastAsia="Times New Roman" w:hAnsi="Roboto" w:cstheme="minorHAnsi"/>
          <w:color w:val="000000"/>
          <w:sz w:val="26"/>
          <w:szCs w:val="26"/>
          <w:lang w:val="uz-Cyrl-UZ" w:eastAsia="ru-RU"/>
          <w:rPrChange w:id="3755" w:author="Nozimjon Ortiqov" w:date="2026-02-24T09:31:00Z" w16du:dateUtc="2026-02-24T04:31:00Z">
            <w:rPr>
              <w:rFonts w:ascii="Roboto" w:eastAsia="Times New Roman" w:hAnsi="Roboto" w:cstheme="minorHAnsi"/>
              <w:color w:val="000000"/>
              <w:sz w:val="28"/>
              <w:szCs w:val="28"/>
              <w:lang w:val="uz-Cyrl-UZ" w:eastAsia="ru-RU"/>
            </w:rPr>
          </w:rPrChange>
        </w:rPr>
        <w:pPrChange w:id="3756"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57" w:author="Nozimjon Ortiqov" w:date="2026-02-24T09:31:00Z" w16du:dateUtc="2026-02-24T04:31:00Z">
            <w:rPr>
              <w:rFonts w:ascii="Roboto" w:eastAsia="Times New Roman" w:hAnsi="Roboto" w:cstheme="minorHAnsi"/>
              <w:color w:val="000000"/>
              <w:sz w:val="28"/>
              <w:szCs w:val="28"/>
              <w:lang w:val="uz-Cyrl-UZ" w:eastAsia="ru-RU"/>
            </w:rPr>
          </w:rPrChange>
        </w:rPr>
        <w:t>2) </w:t>
      </w:r>
      <w:ins w:id="3758" w:author="Nozimjon Ortiqov" w:date="2026-02-24T13:17:00Z" w16du:dateUtc="2026-02-24T08:17:00Z">
        <w:r w:rsidR="00294683" w:rsidRPr="00573655">
          <w:rPr>
            <w:rFonts w:ascii="Roboto" w:eastAsia="Times New Roman" w:hAnsi="Roboto" w:cstheme="minorHAnsi"/>
            <w:color w:val="000000"/>
            <w:sz w:val="26"/>
            <w:szCs w:val="26"/>
            <w:lang w:val="uz-Cyrl-UZ" w:eastAsia="ru-RU"/>
          </w:rPr>
          <w:t xml:space="preserve">тасодифий </w:t>
        </w:r>
      </w:ins>
      <w:ins w:id="3759" w:author="Nozimjon Ortiqov" w:date="2026-02-24T13:19:00Z" w16du:dateUtc="2026-02-24T08:19:00Z">
        <w:r w:rsidR="00294683">
          <w:rPr>
            <w:rFonts w:ascii="Roboto" w:eastAsia="Times New Roman" w:hAnsi="Roboto" w:cstheme="minorHAnsi"/>
            <w:color w:val="000000"/>
            <w:sz w:val="26"/>
            <w:szCs w:val="26"/>
            <w:lang w:val="uz-Cyrl-UZ" w:eastAsia="ru-RU"/>
          </w:rPr>
          <w:t xml:space="preserve">усулда </w:t>
        </w:r>
      </w:ins>
      <w:ins w:id="3760" w:author="Nozimjon Ortiqov" w:date="2026-02-24T13:17:00Z" w16du:dateUtc="2026-02-24T08:17:00Z">
        <w:r w:rsidR="00294683" w:rsidRPr="00573655">
          <w:rPr>
            <w:rFonts w:ascii="Roboto" w:eastAsia="Times New Roman" w:hAnsi="Roboto" w:cstheme="minorHAnsi"/>
            <w:color w:val="000000"/>
            <w:sz w:val="26"/>
            <w:szCs w:val="26"/>
            <w:lang w:val="uz-Cyrl-UZ" w:eastAsia="ru-RU"/>
          </w:rPr>
          <w:t>танлаб олинган</w:t>
        </w:r>
        <w:r w:rsidR="00294683" w:rsidRPr="00294683" w:rsidDel="00294683">
          <w:rPr>
            <w:rFonts w:ascii="Roboto" w:eastAsia="Times New Roman" w:hAnsi="Roboto" w:cstheme="minorHAnsi"/>
            <w:color w:val="000000"/>
            <w:sz w:val="26"/>
            <w:szCs w:val="26"/>
            <w:lang w:val="uz-Cyrl-UZ" w:eastAsia="ru-RU"/>
          </w:rPr>
          <w:t xml:space="preserve"> </w:t>
        </w:r>
      </w:ins>
      <w:del w:id="3761"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762"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амалдаги </w:delText>
        </w:r>
      </w:del>
      <w:r w:rsidRPr="009C4BAE">
        <w:rPr>
          <w:rFonts w:ascii="Roboto" w:eastAsia="Times New Roman" w:hAnsi="Roboto" w:cstheme="minorHAnsi"/>
          <w:color w:val="000000"/>
          <w:sz w:val="26"/>
          <w:szCs w:val="26"/>
          <w:lang w:val="uz-Cyrl-UZ" w:eastAsia="ru-RU"/>
          <w:rPrChange w:id="3763" w:author="Nozimjon Ortiqov" w:date="2026-02-24T09:31:00Z" w16du:dateUtc="2026-02-24T04:31:00Z">
            <w:rPr>
              <w:rFonts w:ascii="Roboto" w:eastAsia="Times New Roman" w:hAnsi="Roboto" w:cstheme="minorHAnsi"/>
              <w:color w:val="000000"/>
              <w:sz w:val="28"/>
              <w:szCs w:val="28"/>
              <w:lang w:val="uz-Cyrl-UZ" w:eastAsia="ru-RU"/>
            </w:rPr>
          </w:rPrChange>
        </w:rPr>
        <w:t xml:space="preserve">кредит мажбуриятлари мавжуд бўлмаган </w:t>
      </w:r>
      <w:r w:rsidRPr="009C4BAE">
        <w:rPr>
          <w:rFonts w:ascii="Roboto" w:eastAsia="Times New Roman" w:hAnsi="Roboto" w:cstheme="minorHAnsi"/>
          <w:b/>
          <w:bCs/>
          <w:color w:val="C00000"/>
          <w:sz w:val="26"/>
          <w:szCs w:val="26"/>
          <w:lang w:val="uz-Cyrl-UZ" w:eastAsia="ru-RU"/>
          <w:rPrChange w:id="3764"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606 </w:t>
      </w:r>
      <w:r w:rsidRPr="009C4BAE">
        <w:rPr>
          <w:rFonts w:ascii="Roboto" w:eastAsia="Times New Roman" w:hAnsi="Roboto" w:cstheme="minorHAnsi"/>
          <w:b/>
          <w:bCs/>
          <w:color w:val="0070C0"/>
          <w:sz w:val="26"/>
          <w:szCs w:val="26"/>
          <w:lang w:val="uz-Cyrl-UZ" w:eastAsia="ru-RU"/>
          <w:rPrChange w:id="3765"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766"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67" w:author="Nozimjon Ortiqov" w:date="2026-02-24T09:31:00Z" w16du:dateUtc="2026-02-24T04:31:00Z">
            <w:rPr>
              <w:rFonts w:ascii="Roboto" w:eastAsia="Times New Roman" w:hAnsi="Roboto" w:cstheme="minorHAnsi"/>
              <w:color w:val="000000"/>
              <w:sz w:val="28"/>
              <w:szCs w:val="28"/>
              <w:lang w:val="uz-Cyrl-UZ" w:eastAsia="ru-RU"/>
            </w:rPr>
          </w:rPrChange>
        </w:rPr>
        <w:t xml:space="preserve">шахс </w:t>
      </w:r>
      <w:r w:rsidRPr="009C4BAE">
        <w:rPr>
          <w:rFonts w:ascii="Roboto" w:eastAsia="Times New Roman" w:hAnsi="Roboto" w:cstheme="minorHAnsi"/>
          <w:i/>
          <w:iCs/>
          <w:color w:val="000000"/>
          <w:sz w:val="26"/>
          <w:szCs w:val="26"/>
          <w:lang w:val="uz-Cyrl-UZ" w:eastAsia="ru-RU"/>
          <w:rPrChange w:id="3768"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i/>
          <w:iCs/>
          <w:color w:val="C00000"/>
          <w:sz w:val="26"/>
          <w:szCs w:val="26"/>
          <w:lang w:val="uz-Cyrl-UZ" w:eastAsia="ru-RU"/>
          <w:rPrChange w:id="3769" w:author="Nozimjon Ortiqov" w:date="2026-02-24T09:31:00Z" w16du:dateUtc="2026-02-24T04:31:00Z">
            <w:rPr>
              <w:rFonts w:ascii="Roboto" w:eastAsia="Times New Roman" w:hAnsi="Roboto" w:cstheme="minorHAnsi"/>
              <w:i/>
              <w:iCs/>
              <w:color w:val="C00000"/>
              <w:sz w:val="28"/>
              <w:szCs w:val="28"/>
              <w:lang w:val="uz-Cyrl-UZ" w:eastAsia="ru-RU"/>
            </w:rPr>
          </w:rPrChange>
        </w:rPr>
        <w:t>28 </w:t>
      </w:r>
      <w:r w:rsidRPr="009C4BAE">
        <w:rPr>
          <w:rFonts w:ascii="Roboto" w:eastAsia="Times New Roman" w:hAnsi="Roboto" w:cstheme="minorHAnsi"/>
          <w:i/>
          <w:iCs/>
          <w:color w:val="0070C0"/>
          <w:sz w:val="26"/>
          <w:szCs w:val="26"/>
          <w:lang w:val="uz-Cyrl-UZ" w:eastAsia="ru-RU"/>
          <w:rPrChange w:id="3770" w:author="Nozimjon Ortiqov" w:date="2026-02-24T09:31:00Z" w16du:dateUtc="2026-02-24T04:31:00Z">
            <w:rPr>
              <w:rFonts w:ascii="Roboto" w:eastAsia="Times New Roman" w:hAnsi="Roboto" w:cstheme="minorHAnsi"/>
              <w:i/>
              <w:iCs/>
              <w:color w:val="0070C0"/>
              <w:sz w:val="28"/>
              <w:szCs w:val="28"/>
              <w:lang w:val="uz-Cyrl-UZ" w:eastAsia="ru-RU"/>
            </w:rPr>
          </w:rPrChange>
        </w:rPr>
        <w:t>фоиз</w:t>
      </w:r>
      <w:r w:rsidRPr="009C4BAE">
        <w:rPr>
          <w:rFonts w:ascii="Roboto" w:eastAsia="Times New Roman" w:hAnsi="Roboto" w:cstheme="minorHAnsi"/>
          <w:i/>
          <w:iCs/>
          <w:color w:val="000000"/>
          <w:sz w:val="26"/>
          <w:szCs w:val="26"/>
          <w:lang w:val="uz-Cyrl-UZ" w:eastAsia="ru-RU"/>
          <w:rPrChange w:id="3771" w:author="Nozimjon Ortiqov" w:date="2026-02-24T09:31:00Z" w16du:dateUtc="2026-02-24T04:31:00Z">
            <w:rPr>
              <w:rFonts w:ascii="Roboto" w:eastAsia="Times New Roman" w:hAnsi="Roboto" w:cstheme="minorHAnsi"/>
              <w:i/>
              <w:iCs/>
              <w:color w:val="000000"/>
              <w:sz w:val="28"/>
              <w:szCs w:val="28"/>
              <w:lang w:val="uz-Cyrl-UZ" w:eastAsia="ru-RU"/>
            </w:rPr>
          </w:rPrChange>
        </w:rPr>
        <w:t>)</w:t>
      </w:r>
      <w:del w:id="3772"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773"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 — тасодифий танлаб олинган</w:delText>
        </w:r>
      </w:del>
      <w:r w:rsidRPr="009C4BAE">
        <w:rPr>
          <w:rFonts w:ascii="Roboto" w:eastAsia="Times New Roman" w:hAnsi="Roboto" w:cstheme="minorHAnsi"/>
          <w:color w:val="000000"/>
          <w:sz w:val="26"/>
          <w:szCs w:val="26"/>
          <w:lang w:val="uz-Cyrl-UZ" w:eastAsia="ru-RU"/>
          <w:rPrChange w:id="3774" w:author="Nozimjon Ortiqov" w:date="2026-02-24T09:31:00Z" w16du:dateUtc="2026-02-24T04:31:00Z">
            <w:rPr>
              <w:rFonts w:ascii="Roboto" w:eastAsia="Times New Roman" w:hAnsi="Roboto" w:cstheme="minorHAnsi"/>
              <w:color w:val="000000"/>
              <w:sz w:val="28"/>
              <w:szCs w:val="28"/>
              <w:lang w:val="uz-Cyrl-UZ" w:eastAsia="ru-RU"/>
            </w:rPr>
          </w:rPrChange>
        </w:rPr>
        <w:t>.</w:t>
      </w:r>
    </w:p>
    <w:p w14:paraId="7EA6E391" w14:textId="1EE0149A" w:rsidR="00484395" w:rsidRPr="009C4BAE" w:rsidRDefault="00484395">
      <w:pPr>
        <w:spacing w:before="120" w:afterLines="60" w:after="144" w:line="288" w:lineRule="auto"/>
        <w:ind w:firstLine="567"/>
        <w:jc w:val="both"/>
        <w:rPr>
          <w:rFonts w:ascii="Roboto" w:eastAsia="Times New Roman" w:hAnsi="Roboto" w:cstheme="minorHAnsi"/>
          <w:color w:val="000000"/>
          <w:sz w:val="26"/>
          <w:szCs w:val="26"/>
          <w:lang w:val="uz-Cyrl-UZ" w:eastAsia="ru-RU"/>
          <w:rPrChange w:id="3775" w:author="Nozimjon Ortiqov" w:date="2026-02-24T09:31:00Z" w16du:dateUtc="2026-02-24T04:31:00Z">
            <w:rPr>
              <w:rFonts w:ascii="Roboto" w:eastAsia="Times New Roman" w:hAnsi="Roboto" w:cstheme="minorHAnsi"/>
              <w:color w:val="000000"/>
              <w:sz w:val="28"/>
              <w:szCs w:val="28"/>
              <w:lang w:val="uz-Cyrl-UZ" w:eastAsia="ru-RU"/>
            </w:rPr>
          </w:rPrChange>
        </w:rPr>
        <w:pPrChange w:id="3776"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77" w:author="Nozimjon Ortiqov" w:date="2026-02-24T09:31:00Z" w16du:dateUtc="2026-02-24T04:31:00Z">
            <w:rPr>
              <w:rFonts w:ascii="Roboto" w:eastAsia="Times New Roman" w:hAnsi="Roboto" w:cstheme="minorHAnsi"/>
              <w:color w:val="000000"/>
              <w:sz w:val="28"/>
              <w:szCs w:val="28"/>
              <w:lang w:val="uz-Cyrl-UZ" w:eastAsia="ru-RU"/>
            </w:rPr>
          </w:rPrChange>
        </w:rPr>
        <w:t xml:space="preserve">Танланма ҳажми ишонч даражаси </w:t>
      </w:r>
      <w:r w:rsidRPr="009C4BAE">
        <w:rPr>
          <w:rFonts w:ascii="Roboto" w:eastAsia="Times New Roman" w:hAnsi="Roboto" w:cstheme="minorHAnsi"/>
          <w:b/>
          <w:bCs/>
          <w:color w:val="C00000"/>
          <w:sz w:val="26"/>
          <w:szCs w:val="26"/>
          <w:lang w:val="uz-Cyrl-UZ" w:eastAsia="ru-RU"/>
          <w:rPrChange w:id="3778"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90 </w:t>
      </w:r>
      <w:r w:rsidRPr="009C4BAE">
        <w:rPr>
          <w:rFonts w:ascii="Roboto" w:eastAsia="Times New Roman" w:hAnsi="Roboto" w:cstheme="minorHAnsi"/>
          <w:b/>
          <w:bCs/>
          <w:color w:val="0070C0"/>
          <w:sz w:val="26"/>
          <w:szCs w:val="26"/>
          <w:lang w:val="uz-Cyrl-UZ" w:eastAsia="ru-RU"/>
          <w:rPrChange w:id="3779" w:author="Nozimjon Ortiqov" w:date="2026-02-24T09:31:00Z" w16du:dateUtc="2026-02-24T04:31:00Z">
            <w:rPr>
              <w:rFonts w:ascii="Roboto" w:eastAsia="Times New Roman" w:hAnsi="Roboto" w:cstheme="minorHAnsi"/>
              <w:b/>
              <w:bCs/>
              <w:color w:val="0070C0"/>
              <w:sz w:val="28"/>
              <w:szCs w:val="28"/>
              <w:lang w:val="uz-Cyrl-UZ" w:eastAsia="ru-RU"/>
            </w:rPr>
          </w:rPrChange>
        </w:rPr>
        <w:t>фоиз</w:t>
      </w:r>
      <w:r w:rsidRPr="009C4BAE">
        <w:rPr>
          <w:rFonts w:ascii="Roboto" w:eastAsia="Times New Roman" w:hAnsi="Roboto" w:cstheme="minorHAnsi"/>
          <w:color w:val="000000"/>
          <w:sz w:val="26"/>
          <w:szCs w:val="26"/>
          <w:lang w:val="uz-Cyrl-UZ" w:eastAsia="ru-RU"/>
          <w:rPrChange w:id="3780" w:author="Nozimjon Ortiqov" w:date="2026-02-24T09:31:00Z" w16du:dateUtc="2026-02-24T04:31:00Z">
            <w:rPr>
              <w:rFonts w:ascii="Roboto" w:eastAsia="Times New Roman" w:hAnsi="Roboto" w:cstheme="minorHAnsi"/>
              <w:color w:val="000000"/>
              <w:sz w:val="28"/>
              <w:szCs w:val="28"/>
              <w:lang w:val="uz-Cyrl-UZ" w:eastAsia="ru-RU"/>
            </w:rPr>
          </w:rPrChange>
        </w:rPr>
        <w:t xml:space="preserve">дан юқори бўлган ҳолда </w:t>
      </w:r>
      <w:r w:rsidRPr="009C4BAE">
        <w:rPr>
          <w:rFonts w:ascii="Roboto" w:eastAsia="Times New Roman" w:hAnsi="Roboto" w:cstheme="minorHAnsi"/>
          <w:b/>
          <w:bCs/>
          <w:color w:val="000000"/>
          <w:sz w:val="26"/>
          <w:szCs w:val="26"/>
          <w:lang w:val="uz-Cyrl-UZ" w:eastAsia="ru-RU"/>
          <w:rPrChange w:id="3781" w:author="Nozimjon Ortiqov" w:date="2026-02-24T09:31:00Z" w16du:dateUtc="2026-02-24T04:31:00Z">
            <w:rPr>
              <w:rFonts w:ascii="Roboto" w:eastAsia="Times New Roman" w:hAnsi="Roboto" w:cstheme="minorHAnsi"/>
              <w:b/>
              <w:bCs/>
              <w:color w:val="000000"/>
              <w:sz w:val="28"/>
              <w:szCs w:val="28"/>
              <w:lang w:val="uz-Cyrl-UZ" w:eastAsia="ru-RU"/>
            </w:rPr>
          </w:rPrChange>
        </w:rPr>
        <w:t>Кокран (1977) формуласи асосида</w:t>
      </w:r>
      <w:r w:rsidRPr="009C4BAE">
        <w:rPr>
          <w:rFonts w:ascii="Roboto" w:eastAsia="Times New Roman" w:hAnsi="Roboto" w:cstheme="minorHAnsi"/>
          <w:color w:val="000000"/>
          <w:sz w:val="26"/>
          <w:szCs w:val="26"/>
          <w:lang w:val="uz-Cyrl-UZ" w:eastAsia="ru-RU"/>
          <w:rPrChange w:id="3782" w:author="Nozimjon Ortiqov" w:date="2026-02-24T09:31:00Z" w16du:dateUtc="2026-02-24T04:31:00Z">
            <w:rPr>
              <w:rFonts w:ascii="Roboto" w:eastAsia="Times New Roman" w:hAnsi="Roboto" w:cstheme="minorHAnsi"/>
              <w:color w:val="000000"/>
              <w:sz w:val="28"/>
              <w:szCs w:val="28"/>
              <w:lang w:val="uz-Cyrl-UZ" w:eastAsia="ru-RU"/>
            </w:rPr>
          </w:rPrChange>
        </w:rPr>
        <w:t xml:space="preserve"> ҳисоблаб чиқилган. Сўровнома барча </w:t>
      </w:r>
      <w:r w:rsidRPr="009C4BAE">
        <w:rPr>
          <w:rFonts w:ascii="Roboto" w:eastAsia="Times New Roman" w:hAnsi="Roboto" w:cstheme="minorHAnsi"/>
          <w:b/>
          <w:bCs/>
          <w:color w:val="C00000"/>
          <w:sz w:val="26"/>
          <w:szCs w:val="26"/>
          <w:lang w:val="uz-Cyrl-UZ" w:eastAsia="ru-RU"/>
          <w:rPrChange w:id="3783"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14 </w:t>
      </w:r>
      <w:r w:rsidRPr="009C4BAE">
        <w:rPr>
          <w:rFonts w:ascii="Roboto" w:eastAsia="Times New Roman" w:hAnsi="Roboto" w:cstheme="minorHAnsi"/>
          <w:b/>
          <w:bCs/>
          <w:color w:val="0070C0"/>
          <w:sz w:val="26"/>
          <w:szCs w:val="26"/>
          <w:lang w:val="uz-Cyrl-UZ" w:eastAsia="ru-RU"/>
          <w:rPrChange w:id="3784" w:author="Nozimjon Ortiqov" w:date="2026-02-24T09:31:00Z" w16du:dateUtc="2026-02-24T04:31:00Z">
            <w:rPr>
              <w:rFonts w:ascii="Roboto" w:eastAsia="Times New Roman" w:hAnsi="Roboto" w:cstheme="minorHAnsi"/>
              <w:b/>
              <w:bCs/>
              <w:color w:val="0070C0"/>
              <w:sz w:val="28"/>
              <w:szCs w:val="28"/>
              <w:lang w:val="uz-Cyrl-UZ" w:eastAsia="ru-RU"/>
            </w:rPr>
          </w:rPrChange>
        </w:rPr>
        <w:t>та</w:t>
      </w:r>
      <w:r w:rsidRPr="009C4BAE">
        <w:rPr>
          <w:rFonts w:ascii="Roboto" w:eastAsia="Times New Roman" w:hAnsi="Roboto" w:cstheme="minorHAnsi"/>
          <w:color w:val="0070C0"/>
          <w:sz w:val="26"/>
          <w:szCs w:val="26"/>
          <w:lang w:val="uz-Cyrl-UZ" w:eastAsia="ru-RU"/>
          <w:rPrChange w:id="3785"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86" w:author="Nozimjon Ortiqov" w:date="2026-02-24T09:31:00Z" w16du:dateUtc="2026-02-24T04:31:00Z">
            <w:rPr>
              <w:rFonts w:ascii="Roboto" w:eastAsia="Times New Roman" w:hAnsi="Roboto" w:cstheme="minorHAnsi"/>
              <w:color w:val="000000"/>
              <w:sz w:val="28"/>
              <w:szCs w:val="28"/>
              <w:lang w:val="uz-Cyrl-UZ" w:eastAsia="ru-RU"/>
            </w:rPr>
          </w:rPrChange>
        </w:rPr>
        <w:t xml:space="preserve">ҳудудда интервью </w:t>
      </w:r>
      <w:r w:rsidRPr="009C4BAE">
        <w:rPr>
          <w:rFonts w:ascii="Roboto" w:eastAsia="Times New Roman" w:hAnsi="Roboto" w:cstheme="minorHAnsi"/>
          <w:i/>
          <w:iCs/>
          <w:color w:val="000000"/>
          <w:sz w:val="26"/>
          <w:szCs w:val="26"/>
          <w:lang w:val="uz-Cyrl-UZ" w:eastAsia="ru-RU"/>
          <w:rPrChange w:id="3787" w:author="Nozimjon Ortiqov" w:date="2026-02-24T09:31:00Z" w16du:dateUtc="2026-02-24T04:31:00Z">
            <w:rPr>
              <w:rFonts w:ascii="Roboto" w:eastAsia="Times New Roman" w:hAnsi="Roboto" w:cstheme="minorHAnsi"/>
              <w:i/>
              <w:iCs/>
              <w:color w:val="000000"/>
              <w:sz w:val="24"/>
              <w:szCs w:val="24"/>
              <w:lang w:val="uz-Cyrl-UZ" w:eastAsia="ru-RU"/>
            </w:rPr>
          </w:rPrChange>
        </w:rPr>
        <w:t>(face-to-face)</w:t>
      </w:r>
      <w:r w:rsidRPr="009C4BAE">
        <w:rPr>
          <w:rFonts w:ascii="Roboto" w:eastAsia="Times New Roman" w:hAnsi="Roboto" w:cstheme="minorHAnsi"/>
          <w:color w:val="000000"/>
          <w:sz w:val="26"/>
          <w:szCs w:val="26"/>
          <w:lang w:val="uz-Cyrl-UZ" w:eastAsia="ru-RU"/>
          <w:rPrChange w:id="3788" w:author="Nozimjon Ortiqov" w:date="2026-02-24T09:31:00Z" w16du:dateUtc="2026-02-24T04:31:00Z">
            <w:rPr>
              <w:rFonts w:ascii="Roboto" w:eastAsia="Times New Roman" w:hAnsi="Roboto" w:cstheme="minorHAnsi"/>
              <w:color w:val="000000"/>
              <w:sz w:val="28"/>
              <w:szCs w:val="28"/>
              <w:lang w:val="uz-Cyrl-UZ" w:eastAsia="ru-RU"/>
            </w:rPr>
          </w:rPrChange>
        </w:rPr>
        <w:t xml:space="preserve"> усулида ўтказилган.</w:t>
      </w:r>
    </w:p>
    <w:p w14:paraId="63752E6E" w14:textId="50DD8F6E" w:rsidR="00484395" w:rsidRPr="009C4BAE" w:rsidRDefault="00484395">
      <w:pPr>
        <w:pStyle w:val="2"/>
        <w:spacing w:before="120" w:line="288" w:lineRule="auto"/>
        <w:ind w:firstLine="567"/>
        <w:rPr>
          <w:rFonts w:ascii="Roboto" w:hAnsi="Roboto" w:cstheme="minorHAnsi"/>
          <w:b/>
          <w:bCs/>
          <w:color w:val="002060"/>
          <w:lang w:val="uz-Cyrl-UZ"/>
          <w:rPrChange w:id="3789" w:author="Nozimjon Ortiqov" w:date="2026-02-24T09:31:00Z" w16du:dateUtc="2026-02-24T04:31:00Z">
            <w:rPr>
              <w:rFonts w:ascii="Roboto" w:hAnsi="Roboto" w:cstheme="minorHAnsi"/>
              <w:b/>
              <w:bCs/>
              <w:color w:val="002060"/>
              <w:sz w:val="30"/>
              <w:szCs w:val="30"/>
              <w:lang w:val="uz-Cyrl-UZ"/>
            </w:rPr>
          </w:rPrChange>
        </w:rPr>
        <w:pPrChange w:id="3790" w:author="Nozimjon Ortiqov" w:date="2026-02-24T13:46:00Z" w16du:dateUtc="2026-02-24T08:46:00Z">
          <w:pPr>
            <w:pStyle w:val="2"/>
            <w:ind w:firstLine="567"/>
          </w:pPr>
        </w:pPrChange>
      </w:pPr>
      <w:bookmarkStart w:id="3791" w:name="_Toc222630390"/>
      <w:r w:rsidRPr="00294683">
        <w:rPr>
          <w:rFonts w:ascii="Roboto" w:hAnsi="Roboto"/>
          <w:b/>
          <w:bCs/>
          <w:color w:val="002060"/>
          <w:highlight w:val="yellow"/>
          <w:lang w:val="uz-Cyrl-UZ"/>
          <w:rPrChange w:id="3792" w:author="Nozimjon Ortiqov" w:date="2026-02-24T13:16:00Z" w16du:dateUtc="2026-02-24T08:16:00Z">
            <w:rPr>
              <w:rFonts w:ascii="Roboto" w:hAnsi="Roboto"/>
              <w:b/>
              <w:bCs/>
              <w:color w:val="002060"/>
              <w:lang w:val="uz-Cyrl-UZ"/>
            </w:rPr>
          </w:rPrChange>
        </w:rPr>
        <w:t>Танланма</w:t>
      </w:r>
      <w:ins w:id="3793" w:author="Nozimjon Ortiqov" w:date="2026-02-24T13:20:00Z" w16du:dateUtc="2026-02-24T08:20:00Z">
        <w:r w:rsidR="00013F74">
          <w:rPr>
            <w:rFonts w:ascii="Roboto" w:hAnsi="Roboto"/>
            <w:b/>
            <w:bCs/>
            <w:color w:val="002060"/>
            <w:highlight w:val="yellow"/>
            <w:lang w:val="uz-Cyrl-UZ"/>
          </w:rPr>
          <w:t xml:space="preserve"> стратификацияси </w:t>
        </w:r>
      </w:ins>
      <w:del w:id="3794" w:author="Nozimjon Ortiqov" w:date="2026-02-24T13:20:00Z" w16du:dateUtc="2026-02-24T08:20:00Z">
        <w:r w:rsidRPr="00294683" w:rsidDel="00013F74">
          <w:rPr>
            <w:rFonts w:ascii="Roboto" w:hAnsi="Roboto"/>
            <w:b/>
            <w:bCs/>
            <w:color w:val="002060"/>
            <w:highlight w:val="yellow"/>
            <w:lang w:val="uz-Cyrl-UZ"/>
            <w:rPrChange w:id="3795" w:author="Nozimjon Ortiqov" w:date="2026-02-24T13:16:00Z" w16du:dateUtc="2026-02-24T08:16:00Z">
              <w:rPr>
                <w:rFonts w:ascii="Roboto" w:hAnsi="Roboto"/>
                <w:b/>
                <w:bCs/>
                <w:color w:val="002060"/>
                <w:lang w:val="uz-Cyrl-UZ"/>
              </w:rPr>
            </w:rPrChange>
          </w:rPr>
          <w:delText xml:space="preserve"> чекловлари</w:delText>
        </w:r>
      </w:del>
      <w:bookmarkEnd w:id="3791"/>
    </w:p>
    <w:p w14:paraId="5AD83B2F" w14:textId="26E26594" w:rsidR="00013F74" w:rsidRDefault="00013F74">
      <w:pPr>
        <w:spacing w:before="120" w:after="0" w:line="288" w:lineRule="auto"/>
        <w:ind w:firstLine="567"/>
        <w:jc w:val="both"/>
        <w:rPr>
          <w:ins w:id="3796" w:author="Nozimjon Ortiqov" w:date="2026-02-24T13:21:00Z" w16du:dateUtc="2026-02-24T08:21:00Z"/>
          <w:rFonts w:ascii="Roboto" w:eastAsia="Times New Roman" w:hAnsi="Roboto" w:cstheme="minorHAnsi"/>
          <w:color w:val="000000"/>
          <w:sz w:val="26"/>
          <w:szCs w:val="26"/>
          <w:lang w:val="uz-Cyrl-UZ" w:eastAsia="ru-RU"/>
        </w:rPr>
        <w:pPrChange w:id="3797" w:author="Nozimjon Ortiqov" w:date="2026-02-24T13:46:00Z" w16du:dateUtc="2026-02-24T08:46:00Z">
          <w:pPr>
            <w:spacing w:beforeLines="60" w:before="144" w:afterLines="60" w:after="144" w:line="288" w:lineRule="auto"/>
            <w:ind w:firstLine="567"/>
            <w:jc w:val="both"/>
          </w:pPr>
        </w:pPrChange>
      </w:pPr>
      <w:ins w:id="3798" w:author="Nozimjon Ortiqov" w:date="2026-02-24T13:21:00Z" w16du:dateUtc="2026-02-24T08:21:00Z">
        <w:r w:rsidRPr="00013F74">
          <w:rPr>
            <w:rFonts w:ascii="Roboto" w:eastAsia="Times New Roman" w:hAnsi="Roboto" w:cstheme="minorHAnsi"/>
            <w:color w:val="000000"/>
            <w:sz w:val="26"/>
            <w:szCs w:val="26"/>
            <w:highlight w:val="yellow"/>
            <w:lang w:val="uz-Cyrl-UZ" w:eastAsia="ru-RU"/>
            <w:rPrChange w:id="3799" w:author="Nozimjon Ortiqov" w:date="2026-02-24T13:21:00Z" w16du:dateUtc="2026-02-24T08:21:00Z">
              <w:rPr>
                <w:rFonts w:ascii="Roboto" w:eastAsia="Times New Roman" w:hAnsi="Roboto" w:cstheme="minorHAnsi"/>
                <w:color w:val="000000"/>
                <w:sz w:val="26"/>
                <w:szCs w:val="26"/>
                <w:lang w:val="uz-Cyrl-UZ" w:eastAsia="ru-RU"/>
              </w:rPr>
            </w:rPrChange>
          </w:rPr>
          <w:t xml:space="preserve">Выборка заёмщиков стратифицирована по трём измерениям: (1) регионы — наибольший удельный вес у г. Ташкента </w:t>
        </w:r>
        <w:r w:rsidRPr="0096362A">
          <w:rPr>
            <w:rFonts w:ascii="Roboto" w:eastAsia="Times New Roman" w:hAnsi="Roboto" w:cstheme="minorHAnsi"/>
            <w:color w:val="000000"/>
            <w:sz w:val="24"/>
            <w:szCs w:val="24"/>
            <w:highlight w:val="yellow"/>
            <w:lang w:val="uz-Cyrl-UZ" w:eastAsia="ru-RU"/>
            <w:rPrChange w:id="3800" w:author="Nozimjon Ortiqov" w:date="2026-02-24T13:23:00Z" w16du:dateUtc="2026-02-24T08:23:00Z">
              <w:rPr>
                <w:rFonts w:ascii="Roboto" w:eastAsia="Times New Roman" w:hAnsi="Roboto" w:cstheme="minorHAnsi"/>
                <w:color w:val="000000"/>
                <w:sz w:val="26"/>
                <w:szCs w:val="26"/>
                <w:lang w:val="uz-Cyrl-UZ" w:eastAsia="ru-RU"/>
              </w:rPr>
            </w:rPrChange>
          </w:rPr>
          <w:t>(460 человек, 31%)</w:t>
        </w:r>
        <w:r w:rsidRPr="00013F74">
          <w:rPr>
            <w:rFonts w:ascii="Roboto" w:eastAsia="Times New Roman" w:hAnsi="Roboto" w:cstheme="minorHAnsi"/>
            <w:color w:val="000000"/>
            <w:sz w:val="26"/>
            <w:szCs w:val="26"/>
            <w:highlight w:val="yellow"/>
            <w:lang w:val="uz-Cyrl-UZ" w:eastAsia="ru-RU"/>
            <w:rPrChange w:id="3801" w:author="Nozimjon Ortiqov" w:date="2026-02-24T13:21:00Z" w16du:dateUtc="2026-02-24T08:21:00Z">
              <w:rPr>
                <w:rFonts w:ascii="Roboto" w:eastAsia="Times New Roman" w:hAnsi="Roboto" w:cstheme="minorHAnsi"/>
                <w:color w:val="000000"/>
                <w:sz w:val="26"/>
                <w:szCs w:val="26"/>
                <w:lang w:val="uz-Cyrl-UZ" w:eastAsia="ru-RU"/>
              </w:rPr>
            </w:rPrChange>
          </w:rPr>
          <w:t xml:space="preserve">; (2) тип кредита — семейное предпринимательство </w:t>
        </w:r>
        <w:r w:rsidRPr="0096362A">
          <w:rPr>
            <w:rFonts w:ascii="Roboto" w:eastAsia="Times New Roman" w:hAnsi="Roboto" w:cstheme="minorHAnsi"/>
            <w:i/>
            <w:iCs/>
            <w:color w:val="000000"/>
            <w:sz w:val="24"/>
            <w:szCs w:val="24"/>
            <w:highlight w:val="yellow"/>
            <w:lang w:val="uz-Cyrl-UZ" w:eastAsia="ru-RU"/>
            <w:rPrChange w:id="3802" w:author="Nozimjon Ortiqov" w:date="2026-02-24T13:22:00Z" w16du:dateUtc="2026-02-24T08:22:00Z">
              <w:rPr>
                <w:rFonts w:ascii="Roboto" w:eastAsia="Times New Roman" w:hAnsi="Roboto" w:cstheme="minorHAnsi"/>
                <w:color w:val="000000"/>
                <w:sz w:val="26"/>
                <w:szCs w:val="26"/>
                <w:lang w:val="uz-Cyrl-UZ" w:eastAsia="ru-RU"/>
              </w:rPr>
            </w:rPrChange>
          </w:rPr>
          <w:t>(665, 44%)</w:t>
        </w:r>
        <w:r w:rsidRPr="00013F74">
          <w:rPr>
            <w:rFonts w:ascii="Roboto" w:eastAsia="Times New Roman" w:hAnsi="Roboto" w:cstheme="minorHAnsi"/>
            <w:color w:val="000000"/>
            <w:sz w:val="26"/>
            <w:szCs w:val="26"/>
            <w:highlight w:val="yellow"/>
            <w:lang w:val="uz-Cyrl-UZ" w:eastAsia="ru-RU"/>
            <w:rPrChange w:id="3803" w:author="Nozimjon Ortiqov" w:date="2026-02-24T13:21:00Z" w16du:dateUtc="2026-02-24T08:21:00Z">
              <w:rPr>
                <w:rFonts w:ascii="Roboto" w:eastAsia="Times New Roman" w:hAnsi="Roboto" w:cstheme="minorHAnsi"/>
                <w:color w:val="000000"/>
                <w:sz w:val="26"/>
                <w:szCs w:val="26"/>
                <w:lang w:val="uz-Cyrl-UZ" w:eastAsia="ru-RU"/>
              </w:rPr>
            </w:rPrChange>
          </w:rPr>
          <w:t xml:space="preserve"> и микрозаймы </w:t>
        </w:r>
        <w:r w:rsidRPr="0096362A">
          <w:rPr>
            <w:rFonts w:ascii="Roboto" w:eastAsia="Times New Roman" w:hAnsi="Roboto" w:cstheme="minorHAnsi"/>
            <w:i/>
            <w:iCs/>
            <w:color w:val="000000"/>
            <w:sz w:val="24"/>
            <w:szCs w:val="24"/>
            <w:highlight w:val="yellow"/>
            <w:lang w:val="uz-Cyrl-UZ" w:eastAsia="ru-RU"/>
            <w:rPrChange w:id="3804" w:author="Nozimjon Ortiqov" w:date="2026-02-24T13:23:00Z" w16du:dateUtc="2026-02-24T08:23:00Z">
              <w:rPr>
                <w:rFonts w:ascii="Roboto" w:eastAsia="Times New Roman" w:hAnsi="Roboto" w:cstheme="minorHAnsi"/>
                <w:color w:val="000000"/>
                <w:sz w:val="26"/>
                <w:szCs w:val="26"/>
                <w:lang w:val="uz-Cyrl-UZ" w:eastAsia="ru-RU"/>
              </w:rPr>
            </w:rPrChange>
          </w:rPr>
          <w:t>(540, 36%)</w:t>
        </w:r>
        <w:r w:rsidRPr="00013F74">
          <w:rPr>
            <w:rFonts w:ascii="Roboto" w:eastAsia="Times New Roman" w:hAnsi="Roboto" w:cstheme="minorHAnsi"/>
            <w:color w:val="000000"/>
            <w:sz w:val="26"/>
            <w:szCs w:val="26"/>
            <w:highlight w:val="yellow"/>
            <w:lang w:val="uz-Cyrl-UZ" w:eastAsia="ru-RU"/>
            <w:rPrChange w:id="3805" w:author="Nozimjon Ortiqov" w:date="2026-02-24T13:21:00Z" w16du:dateUtc="2026-02-24T08:21:00Z">
              <w:rPr>
                <w:rFonts w:ascii="Roboto" w:eastAsia="Times New Roman" w:hAnsi="Roboto" w:cstheme="minorHAnsi"/>
                <w:color w:val="000000"/>
                <w:sz w:val="26"/>
                <w:szCs w:val="26"/>
                <w:lang w:val="uz-Cyrl-UZ" w:eastAsia="ru-RU"/>
              </w:rPr>
            </w:rPrChange>
          </w:rPr>
          <w:t xml:space="preserve"> составляют основу; (3) статус платежей — NPL 3+ месяцев </w:t>
        </w:r>
        <w:r w:rsidRPr="0096362A">
          <w:rPr>
            <w:rFonts w:ascii="Roboto" w:eastAsia="Times New Roman" w:hAnsi="Roboto" w:cstheme="minorHAnsi"/>
            <w:i/>
            <w:iCs/>
            <w:color w:val="000000"/>
            <w:sz w:val="26"/>
            <w:szCs w:val="26"/>
            <w:highlight w:val="yellow"/>
            <w:lang w:val="uz-Cyrl-UZ" w:eastAsia="ru-RU"/>
            <w:rPrChange w:id="3806" w:author="Nozimjon Ortiqov" w:date="2026-02-24T13:23:00Z" w16du:dateUtc="2026-02-24T08:23:00Z">
              <w:rPr>
                <w:rFonts w:ascii="Roboto" w:eastAsia="Times New Roman" w:hAnsi="Roboto" w:cstheme="minorHAnsi"/>
                <w:color w:val="000000"/>
                <w:sz w:val="26"/>
                <w:szCs w:val="26"/>
                <w:lang w:val="uz-Cyrl-UZ" w:eastAsia="ru-RU"/>
              </w:rPr>
            </w:rPrChange>
          </w:rPr>
          <w:t>(1 000, 67%)</w:t>
        </w:r>
        <w:r w:rsidRPr="00013F74">
          <w:rPr>
            <w:rFonts w:ascii="Roboto" w:eastAsia="Times New Roman" w:hAnsi="Roboto" w:cstheme="minorHAnsi"/>
            <w:color w:val="000000"/>
            <w:sz w:val="26"/>
            <w:szCs w:val="26"/>
            <w:highlight w:val="yellow"/>
            <w:lang w:val="uz-Cyrl-UZ" w:eastAsia="ru-RU"/>
            <w:rPrChange w:id="3807" w:author="Nozimjon Ortiqov" w:date="2026-02-24T13:21:00Z" w16du:dateUtc="2026-02-24T08:21:00Z">
              <w:rPr>
                <w:rFonts w:ascii="Roboto" w:eastAsia="Times New Roman" w:hAnsi="Roboto" w:cstheme="minorHAnsi"/>
                <w:color w:val="000000"/>
                <w:sz w:val="26"/>
                <w:szCs w:val="26"/>
                <w:lang w:val="uz-Cyrl-UZ" w:eastAsia="ru-RU"/>
              </w:rPr>
            </w:rPrChange>
          </w:rPr>
          <w:t xml:space="preserve">, своевременно (250, 17%), 1-3 месяца задержки (250, 17%). Доля семейного предпринимательства увеличена по согласованию с Центральным банком в связи </w:t>
        </w:r>
      </w:ins>
      <w:ins w:id="3808" w:author="Nozimjon Ortiqov" w:date="2026-02-24T13:24:00Z" w16du:dateUtc="2026-02-24T08:24:00Z">
        <w:r w:rsidR="0006600F">
          <w:rPr>
            <w:rFonts w:ascii="Roboto" w:eastAsia="Times New Roman" w:hAnsi="Roboto" w:cstheme="minorHAnsi"/>
            <w:color w:val="000000"/>
            <w:sz w:val="26"/>
            <w:szCs w:val="26"/>
            <w:highlight w:val="yellow"/>
            <w:lang w:val="uz-Cyrl-UZ" w:eastAsia="ru-RU"/>
          </w:rPr>
          <w:br/>
        </w:r>
      </w:ins>
      <w:ins w:id="3809" w:author="Nozimjon Ortiqov" w:date="2026-02-24T13:21:00Z" w16du:dateUtc="2026-02-24T08:21:00Z">
        <w:r w:rsidRPr="00013F74">
          <w:rPr>
            <w:rFonts w:ascii="Roboto" w:eastAsia="Times New Roman" w:hAnsi="Roboto" w:cstheme="minorHAnsi"/>
            <w:color w:val="000000"/>
            <w:sz w:val="26"/>
            <w:szCs w:val="26"/>
            <w:highlight w:val="yellow"/>
            <w:lang w:val="uz-Cyrl-UZ" w:eastAsia="ru-RU"/>
            <w:rPrChange w:id="3810" w:author="Nozimjon Ortiqov" w:date="2026-02-24T13:21:00Z" w16du:dateUtc="2026-02-24T08:21:00Z">
              <w:rPr>
                <w:rFonts w:ascii="Roboto" w:eastAsia="Times New Roman" w:hAnsi="Roboto" w:cstheme="minorHAnsi"/>
                <w:color w:val="000000"/>
                <w:sz w:val="26"/>
                <w:szCs w:val="26"/>
                <w:lang w:val="uz-Cyrl-UZ" w:eastAsia="ru-RU"/>
              </w:rPr>
            </w:rPrChange>
          </w:rPr>
          <w:t>с приоритетностью данного сегмента.</w:t>
        </w:r>
      </w:ins>
    </w:p>
    <w:p w14:paraId="21831C70" w14:textId="71CB43C0" w:rsidR="00484395" w:rsidRPr="009C4BAE" w:rsidDel="00013F74" w:rsidRDefault="00484395">
      <w:pPr>
        <w:spacing w:before="120" w:afterLines="60" w:after="144" w:line="288" w:lineRule="auto"/>
        <w:ind w:firstLine="567"/>
        <w:jc w:val="both"/>
        <w:rPr>
          <w:del w:id="3811" w:author="Nozimjon Ortiqov" w:date="2026-02-24T13:21:00Z" w16du:dateUtc="2026-02-24T08:21:00Z"/>
          <w:rFonts w:ascii="Roboto" w:eastAsia="Times New Roman" w:hAnsi="Roboto" w:cstheme="minorHAnsi"/>
          <w:color w:val="000000"/>
          <w:sz w:val="26"/>
          <w:szCs w:val="26"/>
          <w:lang w:val="uz-Cyrl-UZ" w:eastAsia="ru-RU"/>
          <w:rPrChange w:id="3812" w:author="Nozimjon Ortiqov" w:date="2026-02-24T09:31:00Z" w16du:dateUtc="2026-02-24T04:31:00Z">
            <w:rPr>
              <w:del w:id="3813" w:author="Nozimjon Ortiqov" w:date="2026-02-24T13:21:00Z" w16du:dateUtc="2026-02-24T08:21:00Z"/>
              <w:rFonts w:ascii="Roboto" w:eastAsia="Times New Roman" w:hAnsi="Roboto" w:cstheme="minorHAnsi"/>
              <w:color w:val="000000"/>
              <w:sz w:val="28"/>
              <w:szCs w:val="28"/>
              <w:lang w:val="uz-Cyrl-UZ" w:eastAsia="ru-RU"/>
            </w:rPr>
          </w:rPrChange>
        </w:rPr>
        <w:pPrChange w:id="3814" w:author="Nozimjon Ortiqov" w:date="2026-02-24T13:46:00Z" w16du:dateUtc="2026-02-24T08:46:00Z">
          <w:pPr>
            <w:spacing w:beforeLines="60" w:before="144" w:afterLines="60" w:after="144" w:line="288" w:lineRule="auto"/>
            <w:ind w:firstLine="567"/>
            <w:jc w:val="both"/>
          </w:pPr>
        </w:pPrChange>
      </w:pPr>
      <w:del w:id="3815" w:author="Nozimjon Ortiqov" w:date="2026-02-24T13:21:00Z" w16du:dateUtc="2026-02-24T08:21:00Z">
        <w:r w:rsidRPr="009C4BAE" w:rsidDel="00013F74">
          <w:rPr>
            <w:rFonts w:ascii="Roboto" w:eastAsia="Times New Roman" w:hAnsi="Roboto" w:cstheme="minorHAnsi"/>
            <w:color w:val="000000"/>
            <w:sz w:val="26"/>
            <w:szCs w:val="26"/>
            <w:lang w:val="uz-Cyrl-UZ" w:eastAsia="ru-RU"/>
            <w:rPrChange w:id="3816"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Қарз олувчилар танланмаси тўловлар ҳолати бўйича стратификация қилинган </w:delText>
        </w:r>
        <w:r w:rsidRPr="00D27D18" w:rsidDel="00013F74">
          <w:rPr>
            <w:rFonts w:ascii="Roboto" w:eastAsia="Times New Roman" w:hAnsi="Roboto" w:cstheme="minorHAnsi"/>
            <w:i/>
            <w:iCs/>
            <w:color w:val="000000"/>
            <w:sz w:val="24"/>
            <w:szCs w:val="24"/>
            <w:lang w:val="uz-Cyrl-UZ" w:eastAsia="ru-RU"/>
            <w:rPrChange w:id="3817"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(мақсадли тузилма: </w:delText>
        </w:r>
        <w:r w:rsidRPr="00D27D18" w:rsidDel="00013F74">
          <w:rPr>
            <w:rFonts w:ascii="Roboto" w:eastAsia="Times New Roman" w:hAnsi="Roboto" w:cstheme="minorHAnsi"/>
            <w:i/>
            <w:iCs/>
            <w:color w:val="C00000"/>
            <w:sz w:val="24"/>
            <w:szCs w:val="24"/>
            <w:lang w:val="uz-Cyrl-UZ" w:eastAsia="ru-RU"/>
            <w:rPrChange w:id="3818" w:author="Nozimjon Ortiqov" w:date="2026-02-24T09:34:00Z" w16du:dateUtc="2026-02-24T04:34:00Z">
              <w:rPr>
                <w:rFonts w:ascii="Roboto" w:eastAsia="Times New Roman" w:hAnsi="Roboto" w:cstheme="minorHAnsi"/>
                <w:i/>
                <w:iCs/>
                <w:color w:val="C00000"/>
                <w:sz w:val="28"/>
                <w:szCs w:val="28"/>
                <w:lang w:val="uz-Cyrl-UZ" w:eastAsia="ru-RU"/>
              </w:rPr>
            </w:rPrChange>
          </w:rPr>
          <w:delText xml:space="preserve">50 </w:delText>
        </w:r>
        <w:r w:rsidRPr="00D27D18" w:rsidDel="00013F74">
          <w:rPr>
            <w:rFonts w:ascii="Roboto" w:eastAsia="Times New Roman" w:hAnsi="Roboto" w:cstheme="minorHAnsi"/>
            <w:i/>
            <w:iCs/>
            <w:color w:val="0070C0"/>
            <w:sz w:val="24"/>
            <w:szCs w:val="24"/>
            <w:lang w:val="uz-Cyrl-UZ" w:eastAsia="ru-RU"/>
            <w:rPrChange w:id="3819"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20"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кечикишсиз, </w:delText>
        </w:r>
        <w:r w:rsidRPr="00D27D18" w:rsidDel="00013F74">
          <w:rPr>
            <w:rFonts w:ascii="Roboto" w:eastAsia="Times New Roman" w:hAnsi="Roboto" w:cstheme="minorHAnsi"/>
            <w:i/>
            <w:iCs/>
            <w:color w:val="C00000"/>
            <w:sz w:val="24"/>
            <w:szCs w:val="24"/>
            <w:lang w:val="uz-Cyrl-UZ" w:eastAsia="ru-RU"/>
            <w:rPrChange w:id="3821" w:author="Nozimjon Ortiqov" w:date="2026-02-24T09:34:00Z" w16du:dateUtc="2026-02-24T04:34:00Z">
              <w:rPr>
                <w:rFonts w:ascii="Roboto" w:eastAsia="Times New Roman" w:hAnsi="Roboto" w:cstheme="minorHAnsi"/>
                <w:i/>
                <w:iCs/>
                <w:color w:val="C00000"/>
                <w:sz w:val="28"/>
                <w:szCs w:val="28"/>
                <w:lang w:val="uz-Cyrl-UZ" w:eastAsia="ru-RU"/>
              </w:rPr>
            </w:rPrChange>
          </w:rPr>
          <w:delText>30 </w:delText>
        </w:r>
        <w:r w:rsidRPr="00D27D18" w:rsidDel="00013F74">
          <w:rPr>
            <w:rFonts w:ascii="Roboto" w:eastAsia="Times New Roman" w:hAnsi="Roboto" w:cstheme="minorHAnsi"/>
            <w:i/>
            <w:iCs/>
            <w:color w:val="0070C0"/>
            <w:sz w:val="24"/>
            <w:szCs w:val="24"/>
            <w:lang w:val="uz-Cyrl-UZ" w:eastAsia="ru-RU"/>
            <w:rPrChange w:id="3822"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23"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30 кунгача кечикиш, </w:delText>
        </w:r>
        <w:r w:rsidRPr="00D27D18" w:rsidDel="00013F74">
          <w:rPr>
            <w:rFonts w:ascii="Roboto" w:eastAsia="Times New Roman" w:hAnsi="Roboto" w:cstheme="minorHAnsi"/>
            <w:i/>
            <w:iCs/>
            <w:color w:val="C00000"/>
            <w:sz w:val="24"/>
            <w:szCs w:val="24"/>
            <w:lang w:val="uz-Cyrl-UZ" w:eastAsia="ru-RU"/>
            <w:rPrChange w:id="3824" w:author="Nozimjon Ortiqov" w:date="2026-02-24T09:34:00Z" w16du:dateUtc="2026-02-24T04:34:00Z">
              <w:rPr>
                <w:rFonts w:ascii="Roboto" w:eastAsia="Times New Roman" w:hAnsi="Roboto" w:cstheme="minorHAnsi"/>
                <w:i/>
                <w:iCs/>
                <w:color w:val="C00000"/>
                <w:sz w:val="28"/>
                <w:szCs w:val="28"/>
                <w:lang w:val="uz-Cyrl-UZ" w:eastAsia="ru-RU"/>
              </w:rPr>
            </w:rPrChange>
          </w:rPr>
          <w:delText>10 </w:delText>
        </w:r>
        <w:r w:rsidRPr="00D27D18" w:rsidDel="00013F74">
          <w:rPr>
            <w:rFonts w:ascii="Roboto" w:eastAsia="Times New Roman" w:hAnsi="Roboto" w:cstheme="minorHAnsi"/>
            <w:i/>
            <w:iCs/>
            <w:color w:val="0070C0"/>
            <w:sz w:val="24"/>
            <w:szCs w:val="24"/>
            <w:lang w:val="uz-Cyrl-UZ" w:eastAsia="ru-RU"/>
            <w:rPrChange w:id="3825"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26"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31–90 кун, </w:delText>
        </w:r>
        <w:r w:rsidRPr="00D27D18" w:rsidDel="00013F74">
          <w:rPr>
            <w:rFonts w:ascii="Roboto" w:eastAsia="Times New Roman" w:hAnsi="Roboto" w:cstheme="minorHAnsi"/>
            <w:i/>
            <w:iCs/>
            <w:color w:val="C00000"/>
            <w:sz w:val="24"/>
            <w:szCs w:val="24"/>
            <w:lang w:val="uz-Cyrl-UZ" w:eastAsia="ru-RU"/>
            <w:rPrChange w:id="3827" w:author="Nozimjon Ortiqov" w:date="2026-02-24T09:34:00Z" w16du:dateUtc="2026-02-24T04:34:00Z">
              <w:rPr>
                <w:rFonts w:ascii="Roboto" w:eastAsia="Times New Roman" w:hAnsi="Roboto" w:cstheme="minorHAnsi"/>
                <w:i/>
                <w:iCs/>
                <w:color w:val="C00000"/>
                <w:sz w:val="28"/>
                <w:szCs w:val="28"/>
                <w:lang w:val="uz-Cyrl-UZ" w:eastAsia="ru-RU"/>
              </w:rPr>
            </w:rPrChange>
          </w:rPr>
          <w:delText>10 </w:delText>
        </w:r>
        <w:r w:rsidRPr="00D27D18" w:rsidDel="00013F74">
          <w:rPr>
            <w:rFonts w:ascii="Roboto" w:eastAsia="Times New Roman" w:hAnsi="Roboto" w:cstheme="minorHAnsi"/>
            <w:i/>
            <w:iCs/>
            <w:color w:val="0070C0"/>
            <w:sz w:val="24"/>
            <w:szCs w:val="24"/>
            <w:lang w:val="uz-Cyrl-UZ" w:eastAsia="ru-RU"/>
            <w:rPrChange w:id="3828"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29" w:author="Nozimjon Ortiqov" w:date="2026-02-24T09:34:00Z" w16du:dateUtc="2026-02-24T04:34:00Z">
              <w:rPr>
                <w:rFonts w:ascii="Roboto" w:eastAsia="Times New Roman" w:hAnsi="Roboto" w:cstheme="minorHAnsi"/>
                <w:i/>
                <w:iCs/>
                <w:color w:val="000000"/>
                <w:sz w:val="28"/>
                <w:szCs w:val="28"/>
                <w:lang w:val="uz-Cyrl-UZ" w:eastAsia="ru-RU"/>
              </w:rPr>
            </w:rPrChange>
          </w:rPr>
          <w:delText>— 90 кундан ортиқ)</w:delText>
        </w:r>
        <w:r w:rsidRPr="009C4BAE" w:rsidDel="00013F74">
          <w:rPr>
            <w:rFonts w:ascii="Roboto" w:eastAsia="Times New Roman" w:hAnsi="Roboto" w:cstheme="minorHAnsi"/>
            <w:color w:val="000000"/>
            <w:sz w:val="26"/>
            <w:szCs w:val="26"/>
            <w:lang w:val="uz-Cyrl-UZ" w:eastAsia="ru-RU"/>
            <w:rPrChange w:id="3830" w:author="Nozimjon Ortiqov" w:date="2026-02-24T09:31:00Z" w16du:dateUtc="2026-02-24T04:31:00Z">
              <w:rPr>
                <w:rFonts w:ascii="Roboto" w:eastAsia="Times New Roman" w:hAnsi="Roboto" w:cstheme="minorHAnsi"/>
                <w:color w:val="000000"/>
                <w:sz w:val="28"/>
                <w:szCs w:val="28"/>
                <w:lang w:val="uz-Cyrl-UZ" w:eastAsia="ru-RU"/>
              </w:rPr>
            </w:rPrChange>
          </w:rPr>
          <w:delText>, бу эса мамлакат кредит портфелидаги муаммоли қарз олувчиларнинг амалдаги улушига нисбатан улар салмоғининг атайлаб оширилганини англатади.</w:delText>
        </w:r>
      </w:del>
    </w:p>
    <w:p w14:paraId="5571FD8F" w14:textId="77777777" w:rsidR="00484395" w:rsidRDefault="00484395">
      <w:pPr>
        <w:spacing w:before="120" w:afterLines="60" w:after="144" w:line="288" w:lineRule="auto"/>
        <w:ind w:firstLine="567"/>
        <w:jc w:val="both"/>
        <w:rPr>
          <w:ins w:id="3831" w:author="Nozimjon Ortiqov" w:date="2026-02-24T13:22:00Z" w16du:dateUtc="2026-02-24T08:22:00Z"/>
          <w:rFonts w:ascii="Roboto" w:eastAsia="Times New Roman" w:hAnsi="Roboto" w:cstheme="minorHAnsi"/>
          <w:color w:val="000000"/>
          <w:sz w:val="26"/>
          <w:szCs w:val="26"/>
          <w:lang w:val="uz-Cyrl-UZ" w:eastAsia="ru-RU"/>
        </w:rPr>
        <w:pPrChange w:id="3832"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833" w:author="Nozimjon Ortiqov" w:date="2026-02-24T09:31:00Z" w16du:dateUtc="2026-02-24T04:31:00Z">
            <w:rPr>
              <w:rFonts w:ascii="Roboto" w:eastAsia="Times New Roman" w:hAnsi="Roboto" w:cstheme="minorHAnsi"/>
              <w:color w:val="000000"/>
              <w:sz w:val="28"/>
              <w:szCs w:val="28"/>
              <w:lang w:val="uz-Cyrl-UZ" w:eastAsia="ru-RU"/>
            </w:rPr>
          </w:rPrChange>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3674CC25" w14:textId="20328457" w:rsidR="00013F74" w:rsidRPr="00E911E5" w:rsidRDefault="00013F74">
      <w:pPr>
        <w:pStyle w:val="2"/>
        <w:spacing w:before="120" w:line="288" w:lineRule="auto"/>
        <w:ind w:firstLine="567"/>
        <w:rPr>
          <w:ins w:id="3834" w:author="Nozimjon Ortiqov" w:date="2026-02-24T13:22:00Z" w16du:dateUtc="2026-02-24T08:22:00Z"/>
          <w:rFonts w:ascii="Roboto" w:hAnsi="Roboto" w:cstheme="minorHAnsi"/>
          <w:b/>
          <w:bCs/>
          <w:color w:val="002060"/>
          <w:lang w:val="uz-Cyrl-UZ"/>
        </w:rPr>
        <w:pPrChange w:id="3835" w:author="Nozimjon Ortiqov" w:date="2026-02-24T13:46:00Z" w16du:dateUtc="2026-02-24T08:46:00Z">
          <w:pPr>
            <w:pStyle w:val="2"/>
            <w:ind w:firstLine="567"/>
          </w:pPr>
        </w:pPrChange>
      </w:pPr>
      <w:ins w:id="3836" w:author="Nozimjon Ortiqov" w:date="2026-02-24T13:22:00Z" w16du:dateUtc="2026-02-24T08:22:00Z">
        <w:r>
          <w:rPr>
            <w:rFonts w:ascii="Roboto" w:hAnsi="Roboto"/>
            <w:b/>
            <w:bCs/>
            <w:color w:val="002060"/>
            <w:highlight w:val="yellow"/>
            <w:lang w:val="uz-Cyrl-UZ"/>
          </w:rPr>
          <w:t>Фокус гуруҳлар</w:t>
        </w:r>
      </w:ins>
    </w:p>
    <w:p w14:paraId="7125AC86" w14:textId="77777777" w:rsidR="00D739F0" w:rsidRDefault="00D739F0">
      <w:pPr>
        <w:spacing w:before="120" w:line="288" w:lineRule="auto"/>
        <w:ind w:firstLine="567"/>
        <w:jc w:val="both"/>
        <w:rPr>
          <w:ins w:id="3837" w:author="Nozimjon Ortiqov" w:date="2026-02-24T13:25:00Z" w16du:dateUtc="2026-02-24T08:25:00Z"/>
        </w:rPr>
        <w:pPrChange w:id="3838" w:author="Nozimjon Ortiqov" w:date="2026-02-24T13:46:00Z" w16du:dateUtc="2026-02-24T08:46:00Z">
          <w:pPr/>
        </w:pPrChange>
      </w:pPr>
      <w:ins w:id="3839" w:author="Nozimjon Ortiqov" w:date="2026-02-24T13:25:00Z" w16du:dateUtc="2026-02-24T08:25:00Z">
        <w:r w:rsidRPr="00D57E79">
          <w:rPr>
            <w:highlight w:val="yellow"/>
            <w:rPrChange w:id="3840" w:author="Nozimjon Ortiqov" w:date="2026-02-24T13:27:00Z" w16du:dateUtc="2026-02-24T08:27:00Z">
              <w:rPr/>
            </w:rPrChange>
          </w:rPr>
          <w:t>Параллельно с анкетированием проведены фокус-группы с представителями 11 банков и финансовых организаций: TBC Bank, Бизнесни ривожлантириш банки, Ҳамкорбанк, Давр-банк, Капиталбанк, Ипак Йўли банк, Микрокредитбанк, Туронбанк, Агробанк, Invest Finance Bank, Ўзсаноатқурилишбанк, а также КАТМ. Фокус-группы позволили выявить проблемы с точки зрения предложения (supply-side), включая процедуры оценки платёжеспособности, стадии взыскания задолженности и практики коллекторских компаний.</w:t>
        </w:r>
      </w:ins>
    </w:p>
    <w:p w14:paraId="658FE245" w14:textId="16498856" w:rsidR="00D57E79" w:rsidRPr="00D57E79" w:rsidRDefault="00D57E79">
      <w:pPr>
        <w:pStyle w:val="3"/>
        <w:spacing w:before="120" w:line="288" w:lineRule="auto"/>
        <w:rPr>
          <w:ins w:id="3841" w:author="Nozimjon Ortiqov" w:date="2026-02-24T13:26:00Z" w16du:dateUtc="2026-02-24T08:26:00Z"/>
          <w:lang w:val="uz-Cyrl-UZ"/>
          <w:rPrChange w:id="3842" w:author="Nozimjon Ortiqov" w:date="2026-02-24T13:26:00Z" w16du:dateUtc="2026-02-24T08:26:00Z">
            <w:rPr>
              <w:ins w:id="3843" w:author="Nozimjon Ortiqov" w:date="2026-02-24T13:26:00Z" w16du:dateUtc="2026-02-24T08:26:00Z"/>
            </w:rPr>
          </w:rPrChange>
        </w:rPr>
        <w:pPrChange w:id="3844" w:author="Nozimjon Ortiqov" w:date="2026-02-24T13:46:00Z" w16du:dateUtc="2026-02-24T08:46:00Z">
          <w:pPr>
            <w:pStyle w:val="3"/>
          </w:pPr>
        </w:pPrChange>
      </w:pPr>
      <w:ins w:id="3845" w:author="Nozimjon Ortiqov" w:date="2026-02-24T13:26:00Z" w16du:dateUtc="2026-02-24T08:26:00Z">
        <w:r>
          <w:rPr>
            <w:lang w:val="uz-Cyrl-UZ"/>
          </w:rPr>
          <w:t>Танланма билан боғлиқ лимитлар</w:t>
        </w:r>
      </w:ins>
    </w:p>
    <w:p w14:paraId="5BE86E6C" w14:textId="77777777" w:rsidR="00D57E79" w:rsidRDefault="00D57E79">
      <w:pPr>
        <w:spacing w:before="120" w:line="288" w:lineRule="auto"/>
        <w:rPr>
          <w:ins w:id="3846" w:author="Nozimjon Ortiqov" w:date="2026-02-24T13:26:00Z" w16du:dateUtc="2026-02-24T08:26:00Z"/>
        </w:rPr>
        <w:pPrChange w:id="3847" w:author="Nozimjon Ortiqov" w:date="2026-02-24T13:46:00Z" w16du:dateUtc="2026-02-24T08:46:00Z">
          <w:pPr/>
        </w:pPrChange>
      </w:pPr>
      <w:ins w:id="3848" w:author="Nozimjon Ortiqov" w:date="2026-02-24T13:26:00Z" w16du:dateUtc="2026-02-24T08:26:00Z">
        <w:r w:rsidRPr="00D57E79">
          <w:rPr>
            <w:highlight w:val="yellow"/>
            <w:rPrChange w:id="3849" w:author="Nozimjon Ortiqov" w:date="2026-02-24T13:27:00Z" w16du:dateUtc="2026-02-24T08:27:00Z">
              <w:rPr/>
            </w:rPrChange>
          </w:rPr>
          <w:t xml:space="preserve">Выборка заёмщиков была стратифицирована по статусу платежей, что означает намеренное завышение доли проблемных заёмщиков относительно их фактической доли в кредитном портфеле </w:t>
        </w:r>
        <w:r w:rsidRPr="00D57E79">
          <w:rPr>
            <w:highlight w:val="yellow"/>
            <w:rPrChange w:id="3850" w:author="Nozimjon Ortiqov" w:date="2026-02-24T13:27:00Z" w16du:dateUtc="2026-02-24T08:27:00Z">
              <w:rPr/>
            </w:rPrChange>
          </w:rPr>
          <w:lastRenderedPageBreak/>
          <w:t>страны. Данный дизайн обеспечивает достаточный объём наблюдений для факторного анализа причин NPL, но не позволяет напрямую экстраполировать абсолютные доли NPL на генеральную совокупность. Все приводимые в докладе доли по статусу платежей отражают структуру обследованной выборки, а не фактические национальные показатели NPL.</w:t>
        </w:r>
      </w:ins>
    </w:p>
    <w:p w14:paraId="16947756" w14:textId="2DC340C2" w:rsidR="00D739F0" w:rsidRPr="009C4BAE" w:rsidDel="00697AFA" w:rsidRDefault="00D739F0" w:rsidP="00484395">
      <w:pPr>
        <w:spacing w:beforeLines="60" w:before="144" w:afterLines="60" w:after="144" w:line="288" w:lineRule="auto"/>
        <w:ind w:firstLine="567"/>
        <w:jc w:val="both"/>
        <w:rPr>
          <w:del w:id="3851" w:author="Nozimjon Ortiqov" w:date="2026-02-24T13:46:00Z" w16du:dateUtc="2026-02-24T08:46:00Z"/>
          <w:rFonts w:ascii="Roboto" w:eastAsia="Times New Roman" w:hAnsi="Roboto" w:cstheme="minorHAnsi"/>
          <w:color w:val="000000"/>
          <w:sz w:val="26"/>
          <w:szCs w:val="26"/>
          <w:lang w:val="uz-Cyrl-UZ" w:eastAsia="ru-RU"/>
          <w:rPrChange w:id="3852" w:author="Nozimjon Ortiqov" w:date="2026-02-24T09:31:00Z" w16du:dateUtc="2026-02-24T04:31:00Z">
            <w:rPr>
              <w:del w:id="3853" w:author="Nozimjon Ortiqov" w:date="2026-02-24T13:46:00Z" w16du:dateUtc="2026-02-24T08:46:00Z"/>
              <w:rFonts w:ascii="Roboto" w:eastAsia="Times New Roman" w:hAnsi="Roboto" w:cstheme="minorHAnsi"/>
              <w:color w:val="000000"/>
              <w:sz w:val="28"/>
              <w:szCs w:val="28"/>
              <w:lang w:val="uz-Cyrl-UZ" w:eastAsia="ru-RU"/>
            </w:rPr>
          </w:rPrChange>
        </w:rPr>
      </w:pPr>
    </w:p>
    <w:p w14:paraId="11192B9F" w14:textId="2CD5F61C" w:rsidR="00484395" w:rsidRPr="000F73C3" w:rsidRDefault="00484395">
      <w:pPr>
        <w:pStyle w:val="aff5"/>
        <w:spacing w:before="120" w:after="0" w:line="288" w:lineRule="auto"/>
        <w:jc w:val="center"/>
        <w:rPr>
          <w:rFonts w:ascii="Roboto" w:hAnsi="Roboto" w:cstheme="minorHAnsi"/>
          <w:b/>
          <w:bCs/>
          <w:i w:val="0"/>
          <w:iCs w:val="0"/>
          <w:color w:val="0070C0"/>
          <w:sz w:val="24"/>
          <w:szCs w:val="24"/>
          <w:lang w:val="uz-Cyrl-UZ"/>
          <w:rPrChange w:id="3854" w:author="Nozimjon Ortiqov" w:date="2026-02-24T09:43:00Z" w16du:dateUtc="2026-02-24T04:43:00Z">
            <w:rPr>
              <w:rFonts w:ascii="Roboto" w:hAnsi="Roboto" w:cstheme="minorHAnsi"/>
              <w:b/>
              <w:bCs/>
              <w:i w:val="0"/>
              <w:iCs w:val="0"/>
              <w:color w:val="0070C0"/>
              <w:sz w:val="28"/>
              <w:szCs w:val="26"/>
              <w:lang w:val="uz-Cyrl-UZ"/>
            </w:rPr>
          </w:rPrChange>
        </w:rPr>
        <w:pPrChange w:id="3855" w:author="Nozimjon Ortiqov" w:date="2026-02-24T09:43:00Z" w16du:dateUtc="2026-02-24T04:43:00Z">
          <w:pPr>
            <w:pStyle w:val="aff5"/>
            <w:jc w:val="center"/>
          </w:pPr>
        </w:pPrChange>
      </w:pPr>
      <w:bookmarkStart w:id="3856" w:name="_Toc222583172"/>
      <w:r w:rsidRPr="000F73C3">
        <w:rPr>
          <w:rFonts w:ascii="Roboto" w:hAnsi="Roboto" w:cstheme="minorHAnsi"/>
          <w:b/>
          <w:bCs/>
          <w:i w:val="0"/>
          <w:iCs w:val="0"/>
          <w:color w:val="0070C0"/>
          <w:sz w:val="24"/>
          <w:szCs w:val="24"/>
          <w:lang w:val="uz-Cyrl-UZ"/>
          <w:rPrChange w:id="3857" w:author="Nozimjon Ortiqov" w:date="2026-02-24T09:43:00Z" w16du:dateUtc="2026-02-24T04:43:00Z">
            <w:rPr>
              <w:rFonts w:ascii="Roboto" w:hAnsi="Roboto" w:cstheme="minorHAnsi"/>
              <w:b/>
              <w:bCs/>
              <w:i w:val="0"/>
              <w:iCs w:val="0"/>
              <w:color w:val="0070C0"/>
              <w:sz w:val="28"/>
              <w:szCs w:val="26"/>
              <w:lang w:val="uz-Cyrl-UZ"/>
            </w:rPr>
          </w:rPrChange>
        </w:rPr>
        <w:t>6-жадвал. Тадқиқотнинг асосий параметрлари</w:t>
      </w:r>
      <w:bookmarkEnd w:id="3856"/>
    </w:p>
    <w:tbl>
      <w:tblPr>
        <w:tblStyle w:val="-1"/>
        <w:tblW w:w="0" w:type="auto"/>
        <w:tblLook w:val="04A0" w:firstRow="1" w:lastRow="0" w:firstColumn="1" w:lastColumn="0" w:noHBand="0" w:noVBand="1"/>
      </w:tblPr>
      <w:tblGrid>
        <w:gridCol w:w="4713"/>
        <w:gridCol w:w="4713"/>
      </w:tblGrid>
      <w:tr w:rsidR="00484395" w:rsidRPr="000F73C3"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7BA092A4"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highlight w:val="yellow"/>
                <w:lang w:val="uz-Cyrl-UZ"/>
                <w:rPrChange w:id="3858" w:author="Nozimjon Ortiqov" w:date="2026-02-24T09:43:00Z" w16du:dateUtc="2026-02-24T04:43:00Z">
                  <w:rPr>
                    <w:rFonts w:ascii="Roboto" w:hAnsi="Roboto" w:cs="Times New Roman"/>
                    <w:color w:val="auto"/>
                    <w:sz w:val="26"/>
                    <w:szCs w:val="26"/>
                  </w:rPr>
                </w:rPrChange>
              </w:rPr>
            </w:pPr>
            <w:del w:id="3859" w:author="Nozimjon Ortiqov" w:date="2026-02-24T13:27:00Z" w16du:dateUtc="2026-02-24T08:27:00Z">
              <w:r w:rsidRPr="000F73C3" w:rsidDel="00D57E79">
                <w:rPr>
                  <w:rFonts w:ascii="Roboto" w:hAnsi="Roboto" w:cs="Times New Roman"/>
                  <w:sz w:val="24"/>
                  <w:szCs w:val="24"/>
                  <w:highlight w:val="yellow"/>
                  <w:lang w:val="uz-Cyrl-UZ"/>
                  <w:rPrChange w:id="3860" w:author="Nozimjon Ortiqov" w:date="2026-02-24T09:43:00Z" w16du:dateUtc="2026-02-24T04:43:00Z">
                    <w:rPr>
                      <w:rFonts w:ascii="Roboto" w:hAnsi="Roboto" w:cs="Times New Roman"/>
                      <w:sz w:val="26"/>
                      <w:szCs w:val="26"/>
                    </w:rPr>
                  </w:rPrChange>
                </w:rPr>
                <w:delText>Кўрсаткич</w:delText>
              </w:r>
            </w:del>
            <w:ins w:id="3861" w:author="Nozimjon Ortiqov" w:date="2026-02-24T13:27:00Z" w16du:dateUtc="2026-02-24T08:27:00Z">
              <w:r w:rsidR="00D57E79">
                <w:rPr>
                  <w:rFonts w:ascii="Roboto" w:hAnsi="Roboto" w:cs="Times New Roman"/>
                  <w:sz w:val="24"/>
                  <w:szCs w:val="24"/>
                  <w:highlight w:val="yellow"/>
                  <w:lang w:val="uz-Cyrl-UZ"/>
                </w:rPr>
                <w:t>Параметр</w:t>
              </w:r>
            </w:ins>
          </w:p>
        </w:tc>
        <w:tc>
          <w:tcPr>
            <w:tcW w:w="4713" w:type="dxa"/>
            <w:vAlign w:val="center"/>
          </w:tcPr>
          <w:p w14:paraId="7B5C7304" w14:textId="77777777"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highlight w:val="yellow"/>
                <w:lang w:val="uz-Cyrl-UZ"/>
                <w:rPrChange w:id="3862"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highlight w:val="yellow"/>
                <w:lang w:val="uz-Cyrl-UZ"/>
                <w:rPrChange w:id="3863" w:author="Nozimjon Ortiqov" w:date="2026-02-24T09:43:00Z" w16du:dateUtc="2026-02-24T04:43:00Z">
                  <w:rPr>
                    <w:rFonts w:ascii="Roboto" w:hAnsi="Roboto" w:cs="Times New Roman"/>
                    <w:sz w:val="26"/>
                    <w:szCs w:val="26"/>
                  </w:rPr>
                </w:rPrChange>
              </w:rPr>
              <w:t>Қиймат</w:t>
            </w:r>
          </w:p>
        </w:tc>
      </w:tr>
      <w:tr w:rsidR="00484395" w:rsidRPr="000F73C3"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864"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865" w:author="Nozimjon Ortiqov" w:date="2026-02-24T09:43:00Z" w16du:dateUtc="2026-02-24T04:43:00Z">
                  <w:rPr>
                    <w:rFonts w:ascii="Roboto" w:hAnsi="Roboto" w:cs="Times New Roman"/>
                    <w:sz w:val="26"/>
                    <w:szCs w:val="26"/>
                  </w:rPr>
                </w:rPrChange>
              </w:rPr>
              <w:t>Танланма ҳажми</w:t>
            </w:r>
          </w:p>
        </w:tc>
        <w:tc>
          <w:tcPr>
            <w:tcW w:w="4713" w:type="dxa"/>
            <w:vAlign w:val="center"/>
          </w:tcPr>
          <w:p w14:paraId="21414F57"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866"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867" w:author="Nozimjon Ortiqov" w:date="2026-02-24T09:43:00Z" w16du:dateUtc="2026-02-24T04:43:00Z">
                  <w:rPr>
                    <w:rFonts w:ascii="Roboto" w:hAnsi="Roboto" w:cs="Times New Roman"/>
                    <w:bCs/>
                    <w:sz w:val="26"/>
                    <w:szCs w:val="26"/>
                  </w:rPr>
                </w:rPrChange>
              </w:rPr>
              <w:t>2 131 нафар респондент</w:t>
            </w:r>
          </w:p>
        </w:tc>
      </w:tr>
      <w:tr w:rsidR="00484395" w:rsidRPr="000F73C3"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14C929D8"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868"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869" w:author="Nozimjon Ortiqov" w:date="2026-02-24T09:43:00Z" w16du:dateUtc="2026-02-24T04:43:00Z">
                  <w:rPr>
                    <w:rFonts w:ascii="Roboto" w:hAnsi="Roboto" w:cs="Times New Roman"/>
                    <w:sz w:val="26"/>
                    <w:szCs w:val="26"/>
                  </w:rPr>
                </w:rPrChange>
              </w:rPr>
              <w:t>Қарздорлар</w:t>
            </w:r>
            <w:del w:id="3870" w:author="Nozimjon Ortiqov" w:date="2026-02-24T13:27:00Z" w16du:dateUtc="2026-02-24T08:27:00Z">
              <w:r w:rsidRPr="000F73C3" w:rsidDel="00D57E79">
                <w:rPr>
                  <w:rFonts w:ascii="Roboto" w:hAnsi="Roboto" w:cs="Times New Roman"/>
                  <w:sz w:val="24"/>
                  <w:szCs w:val="24"/>
                  <w:lang w:val="uz-Cyrl-UZ"/>
                  <w:rPrChange w:id="3871" w:author="Nozimjon Ortiqov" w:date="2026-02-24T09:43:00Z" w16du:dateUtc="2026-02-24T04:43:00Z">
                    <w:rPr>
                      <w:rFonts w:ascii="Roboto" w:hAnsi="Roboto" w:cs="Times New Roman"/>
                      <w:sz w:val="26"/>
                      <w:szCs w:val="26"/>
                    </w:rPr>
                  </w:rPrChange>
                </w:rPr>
                <w:delText xml:space="preserve"> </w:delText>
              </w:r>
            </w:del>
            <w:r w:rsidRPr="000F73C3">
              <w:rPr>
                <w:rFonts w:ascii="Roboto" w:hAnsi="Roboto" w:cs="Times New Roman"/>
                <w:sz w:val="24"/>
                <w:szCs w:val="24"/>
                <w:lang w:val="uz-Cyrl-UZ"/>
                <w:rPrChange w:id="3872" w:author="Nozimjon Ortiqov" w:date="2026-02-24T09:43:00Z" w16du:dateUtc="2026-02-24T04:43:00Z">
                  <w:rPr>
                    <w:rFonts w:ascii="Roboto" w:hAnsi="Roboto" w:cs="Times New Roman"/>
                    <w:sz w:val="26"/>
                    <w:szCs w:val="26"/>
                  </w:rPr>
                </w:rPrChange>
              </w:rPr>
              <w:t>/</w:t>
            </w:r>
            <w:del w:id="3873" w:author="Nozimjon Ortiqov" w:date="2026-02-24T13:27:00Z" w16du:dateUtc="2026-02-24T08:27:00Z">
              <w:r w:rsidRPr="000F73C3" w:rsidDel="00D57E79">
                <w:rPr>
                  <w:rFonts w:ascii="Roboto" w:hAnsi="Roboto" w:cs="Times New Roman"/>
                  <w:sz w:val="24"/>
                  <w:szCs w:val="24"/>
                  <w:lang w:val="uz-Cyrl-UZ"/>
                  <w:rPrChange w:id="3874" w:author="Nozimjon Ortiqov" w:date="2026-02-24T09:43:00Z" w16du:dateUtc="2026-02-24T04:43:00Z">
                    <w:rPr>
                      <w:rFonts w:ascii="Roboto" w:hAnsi="Roboto" w:cs="Times New Roman"/>
                      <w:sz w:val="26"/>
                      <w:szCs w:val="26"/>
                    </w:rPr>
                  </w:rPrChange>
                </w:rPr>
                <w:delText xml:space="preserve"> </w:delText>
              </w:r>
            </w:del>
            <w:r w:rsidRPr="000F73C3">
              <w:rPr>
                <w:rFonts w:ascii="Roboto" w:hAnsi="Roboto" w:cs="Times New Roman"/>
                <w:sz w:val="24"/>
                <w:szCs w:val="24"/>
                <w:lang w:val="uz-Cyrl-UZ"/>
                <w:rPrChange w:id="3875" w:author="Nozimjon Ortiqov" w:date="2026-02-24T09:43:00Z" w16du:dateUtc="2026-02-24T04:43:00Z">
                  <w:rPr>
                    <w:rFonts w:ascii="Roboto" w:hAnsi="Roboto" w:cs="Times New Roman"/>
                    <w:sz w:val="26"/>
                    <w:szCs w:val="26"/>
                  </w:rPr>
                </w:rPrChange>
              </w:rPr>
              <w:t>Қарздор эмаслар</w:t>
            </w:r>
          </w:p>
        </w:tc>
        <w:tc>
          <w:tcPr>
            <w:tcW w:w="4713" w:type="dxa"/>
            <w:vAlign w:val="center"/>
          </w:tcPr>
          <w:p w14:paraId="51DDCAC8" w14:textId="1036945C"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876"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877" w:author="Nozimjon Ortiqov" w:date="2026-02-24T09:43:00Z" w16du:dateUtc="2026-02-24T04:43:00Z">
                  <w:rPr>
                    <w:rFonts w:ascii="Roboto" w:hAnsi="Roboto" w:cs="Times New Roman"/>
                    <w:bCs/>
                    <w:sz w:val="26"/>
                    <w:szCs w:val="26"/>
                  </w:rPr>
                </w:rPrChange>
              </w:rPr>
              <w:t>1 525 нафар (7</w:t>
            </w:r>
            <w:r w:rsidRPr="000F73C3">
              <w:rPr>
                <w:rFonts w:ascii="Roboto" w:hAnsi="Roboto" w:cs="Times New Roman"/>
                <w:bCs/>
                <w:sz w:val="24"/>
                <w:szCs w:val="24"/>
                <w:lang w:val="uz-Cyrl-UZ"/>
                <w:rPrChange w:id="3878" w:author="Nozimjon Ortiqov" w:date="2026-02-24T09:43:00Z" w16du:dateUtc="2026-02-24T04:43:00Z">
                  <w:rPr>
                    <w:rFonts w:ascii="Roboto" w:hAnsi="Roboto" w:cs="Times New Roman"/>
                    <w:bCs/>
                    <w:sz w:val="26"/>
                    <w:szCs w:val="26"/>
                    <w:lang w:val="uz-Cyrl-UZ"/>
                  </w:rPr>
                </w:rPrChange>
              </w:rPr>
              <w:t>2</w:t>
            </w:r>
            <w:r w:rsidRPr="000F73C3">
              <w:rPr>
                <w:rFonts w:ascii="Roboto" w:hAnsi="Roboto" w:cs="Times New Roman"/>
                <w:bCs/>
                <w:sz w:val="24"/>
                <w:szCs w:val="24"/>
                <w:lang w:val="uz-Cyrl-UZ"/>
                <w:rPrChange w:id="3879" w:author="Nozimjon Ortiqov" w:date="2026-02-24T09:43:00Z" w16du:dateUtc="2026-02-24T04:43:00Z">
                  <w:rPr>
                    <w:rFonts w:ascii="Roboto" w:hAnsi="Roboto" w:cs="Times New Roman"/>
                    <w:bCs/>
                    <w:sz w:val="26"/>
                    <w:szCs w:val="26"/>
                  </w:rPr>
                </w:rPrChange>
              </w:rPr>
              <w:t>%)</w:t>
            </w:r>
            <w:del w:id="3880" w:author="Nozimjon Ortiqov" w:date="2026-02-23T17:44:00Z" w16du:dateUtc="2026-02-23T12:44:00Z">
              <w:r w:rsidRPr="000F73C3" w:rsidDel="00C46CB6">
                <w:rPr>
                  <w:rFonts w:ascii="Roboto" w:hAnsi="Roboto" w:cs="Times New Roman"/>
                  <w:bCs/>
                  <w:sz w:val="24"/>
                  <w:szCs w:val="24"/>
                  <w:lang w:val="uz-Cyrl-UZ"/>
                  <w:rPrChange w:id="3881" w:author="Nozimjon Ortiqov" w:date="2026-02-24T09:43:00Z" w16du:dateUtc="2026-02-24T04:43:00Z">
                    <w:rPr>
                      <w:rFonts w:ascii="Roboto" w:hAnsi="Roboto" w:cs="Times New Roman"/>
                      <w:bCs/>
                      <w:sz w:val="26"/>
                      <w:szCs w:val="26"/>
                    </w:rPr>
                  </w:rPrChange>
                </w:rPr>
                <w:delText xml:space="preserve"> </w:delText>
              </w:r>
            </w:del>
            <w:r w:rsidRPr="000F73C3">
              <w:rPr>
                <w:rFonts w:ascii="Roboto" w:hAnsi="Roboto" w:cs="Times New Roman"/>
                <w:bCs/>
                <w:sz w:val="24"/>
                <w:szCs w:val="24"/>
                <w:lang w:val="uz-Cyrl-UZ"/>
                <w:rPrChange w:id="3882" w:author="Nozimjon Ortiqov" w:date="2026-02-24T09:43:00Z" w16du:dateUtc="2026-02-24T04:43:00Z">
                  <w:rPr>
                    <w:rFonts w:ascii="Roboto" w:hAnsi="Roboto" w:cs="Times New Roman"/>
                    <w:bCs/>
                    <w:sz w:val="26"/>
                    <w:szCs w:val="26"/>
                  </w:rPr>
                </w:rPrChange>
              </w:rPr>
              <w:t>/</w:t>
            </w:r>
            <w:del w:id="3883" w:author="Nozimjon Ortiqov" w:date="2026-02-23T17:44:00Z" w16du:dateUtc="2026-02-23T12:44:00Z">
              <w:r w:rsidRPr="000F73C3" w:rsidDel="00C46CB6">
                <w:rPr>
                  <w:rFonts w:ascii="Roboto" w:hAnsi="Roboto" w:cs="Times New Roman"/>
                  <w:bCs/>
                  <w:sz w:val="24"/>
                  <w:szCs w:val="24"/>
                  <w:lang w:val="uz-Cyrl-UZ"/>
                  <w:rPrChange w:id="3884" w:author="Nozimjon Ortiqov" w:date="2026-02-24T09:43:00Z" w16du:dateUtc="2026-02-24T04:43:00Z">
                    <w:rPr>
                      <w:rFonts w:ascii="Roboto" w:hAnsi="Roboto" w:cs="Times New Roman"/>
                      <w:bCs/>
                      <w:sz w:val="26"/>
                      <w:szCs w:val="26"/>
                    </w:rPr>
                  </w:rPrChange>
                </w:rPr>
                <w:delText xml:space="preserve"> </w:delText>
              </w:r>
            </w:del>
            <w:r w:rsidRPr="000F73C3">
              <w:rPr>
                <w:rFonts w:ascii="Roboto" w:hAnsi="Roboto" w:cs="Times New Roman"/>
                <w:bCs/>
                <w:sz w:val="24"/>
                <w:szCs w:val="24"/>
                <w:lang w:val="uz-Cyrl-UZ"/>
                <w:rPrChange w:id="3885" w:author="Nozimjon Ortiqov" w:date="2026-02-24T09:43:00Z" w16du:dateUtc="2026-02-24T04:43:00Z">
                  <w:rPr>
                    <w:rFonts w:ascii="Roboto" w:hAnsi="Roboto" w:cs="Times New Roman"/>
                    <w:bCs/>
                    <w:sz w:val="26"/>
                    <w:szCs w:val="26"/>
                  </w:rPr>
                </w:rPrChange>
              </w:rPr>
              <w:t>606 нафар (28%)</w:t>
            </w:r>
          </w:p>
        </w:tc>
      </w:tr>
      <w:tr w:rsidR="00484395" w:rsidRPr="000F73C3"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886"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887" w:author="Nozimjon Ortiqov" w:date="2026-02-24T09:43:00Z" w16du:dateUtc="2026-02-24T04:43:00Z">
                  <w:rPr>
                    <w:rFonts w:ascii="Roboto" w:hAnsi="Roboto" w:cs="Times New Roman"/>
                    <w:sz w:val="26"/>
                    <w:szCs w:val="26"/>
                  </w:rPr>
                </w:rPrChange>
              </w:rPr>
              <w:t>Ҳудуд қамрови</w:t>
            </w:r>
          </w:p>
        </w:tc>
        <w:tc>
          <w:tcPr>
            <w:tcW w:w="4713" w:type="dxa"/>
            <w:vAlign w:val="center"/>
          </w:tcPr>
          <w:p w14:paraId="6F7CC093"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888"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889" w:author="Nozimjon Ortiqov" w:date="2026-02-24T09:43:00Z" w16du:dateUtc="2026-02-24T04:43:00Z">
                  <w:rPr>
                    <w:rFonts w:ascii="Roboto" w:hAnsi="Roboto" w:cs="Times New Roman"/>
                    <w:bCs/>
                    <w:sz w:val="26"/>
                    <w:szCs w:val="26"/>
                  </w:rPr>
                </w:rPrChange>
              </w:rPr>
              <w:t>14 та ҳудуд</w:t>
            </w:r>
          </w:p>
        </w:tc>
      </w:tr>
      <w:tr w:rsidR="00484395" w:rsidRPr="000F73C3"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890"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891" w:author="Nozimjon Ortiqov" w:date="2026-02-24T09:43:00Z" w16du:dateUtc="2026-02-24T04:43:00Z">
                  <w:rPr>
                    <w:rFonts w:ascii="Roboto" w:hAnsi="Roboto" w:cs="Times New Roman"/>
                    <w:sz w:val="26"/>
                    <w:szCs w:val="26"/>
                  </w:rPr>
                </w:rPrChange>
              </w:rPr>
              <w:t>Туманлар қамрови</w:t>
            </w:r>
          </w:p>
        </w:tc>
        <w:tc>
          <w:tcPr>
            <w:tcW w:w="4713" w:type="dxa"/>
            <w:vAlign w:val="center"/>
          </w:tcPr>
          <w:p w14:paraId="143CCC52"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892"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893" w:author="Nozimjon Ortiqov" w:date="2026-02-24T09:43:00Z" w16du:dateUtc="2026-02-24T04:43:00Z">
                  <w:rPr>
                    <w:rFonts w:ascii="Roboto" w:hAnsi="Roboto" w:cs="Times New Roman"/>
                    <w:bCs/>
                    <w:sz w:val="26"/>
                    <w:szCs w:val="26"/>
                  </w:rPr>
                </w:rPrChange>
              </w:rPr>
              <w:t xml:space="preserve">118 та туман </w:t>
            </w:r>
            <w:r w:rsidRPr="000F73C3">
              <w:rPr>
                <w:rFonts w:ascii="Roboto" w:hAnsi="Roboto" w:cs="Times New Roman"/>
                <w:bCs/>
                <w:sz w:val="24"/>
                <w:szCs w:val="24"/>
                <w:lang w:val="uz-Cyrl-UZ"/>
                <w:rPrChange w:id="3894" w:author="Nozimjon Ortiqov" w:date="2026-02-24T09:43:00Z" w16du:dateUtc="2026-02-24T04:43:00Z">
                  <w:rPr>
                    <w:rFonts w:ascii="Roboto" w:hAnsi="Roboto" w:cs="Times New Roman"/>
                    <w:bCs/>
                    <w:sz w:val="26"/>
                    <w:szCs w:val="26"/>
                    <w:lang w:val="uz-Cyrl-UZ"/>
                  </w:rPr>
                </w:rPrChange>
              </w:rPr>
              <w:t xml:space="preserve">ва </w:t>
            </w:r>
            <w:r w:rsidRPr="000F73C3">
              <w:rPr>
                <w:rFonts w:ascii="Roboto" w:hAnsi="Roboto" w:cs="Times New Roman"/>
                <w:bCs/>
                <w:sz w:val="24"/>
                <w:szCs w:val="24"/>
                <w:lang w:val="uz-Cyrl-UZ"/>
                <w:rPrChange w:id="3895" w:author="Nozimjon Ortiqov" w:date="2026-02-24T09:43:00Z" w16du:dateUtc="2026-02-24T04:43:00Z">
                  <w:rPr>
                    <w:rFonts w:ascii="Roboto" w:hAnsi="Roboto" w:cs="Times New Roman"/>
                    <w:bCs/>
                    <w:sz w:val="26"/>
                    <w:szCs w:val="26"/>
                  </w:rPr>
                </w:rPrChange>
              </w:rPr>
              <w:t>шаҳар</w:t>
            </w:r>
            <w:r w:rsidRPr="000F73C3">
              <w:rPr>
                <w:rFonts w:ascii="Roboto" w:hAnsi="Roboto" w:cs="Times New Roman"/>
                <w:bCs/>
                <w:sz w:val="24"/>
                <w:szCs w:val="24"/>
                <w:lang w:val="uz-Cyrl-UZ"/>
                <w:rPrChange w:id="3896" w:author="Nozimjon Ortiqov" w:date="2026-02-24T09:43:00Z" w16du:dateUtc="2026-02-24T04:43:00Z">
                  <w:rPr>
                    <w:rFonts w:ascii="Roboto" w:hAnsi="Roboto" w:cs="Times New Roman"/>
                    <w:bCs/>
                    <w:sz w:val="26"/>
                    <w:szCs w:val="26"/>
                    <w:lang w:val="uz-Cyrl-UZ"/>
                  </w:rPr>
                </w:rPrChange>
              </w:rPr>
              <w:t>лар</w:t>
            </w:r>
          </w:p>
        </w:tc>
      </w:tr>
      <w:tr w:rsidR="00484395" w:rsidRPr="000F73C3"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897"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898" w:author="Nozimjon Ortiqov" w:date="2026-02-24T09:43:00Z" w16du:dateUtc="2026-02-24T04:43:00Z">
                  <w:rPr>
                    <w:rFonts w:ascii="Roboto" w:hAnsi="Roboto" w:cs="Times New Roman"/>
                    <w:sz w:val="26"/>
                    <w:szCs w:val="26"/>
                  </w:rPr>
                </w:rPrChange>
              </w:rPr>
              <w:t>Сўров</w:t>
            </w:r>
            <w:ins w:id="3899" w:author="Nozimjon Ortiqov" w:date="2026-02-24T13:27:00Z" w16du:dateUtc="2026-02-24T08:27:00Z">
              <w:r w:rsidR="00D57E79">
                <w:rPr>
                  <w:rFonts w:ascii="Roboto" w:hAnsi="Roboto" w:cs="Times New Roman"/>
                  <w:sz w:val="24"/>
                  <w:szCs w:val="24"/>
                  <w:lang w:val="uz-Cyrl-UZ"/>
                </w:rPr>
                <w:t>нома</w:t>
              </w:r>
            </w:ins>
            <w:r w:rsidRPr="000F73C3">
              <w:rPr>
                <w:rFonts w:ascii="Roboto" w:hAnsi="Roboto" w:cs="Times New Roman"/>
                <w:sz w:val="24"/>
                <w:szCs w:val="24"/>
                <w:lang w:val="uz-Cyrl-UZ"/>
                <w:rPrChange w:id="3900" w:author="Nozimjon Ortiqov" w:date="2026-02-24T09:43:00Z" w16du:dateUtc="2026-02-24T04:43:00Z">
                  <w:rPr>
                    <w:rFonts w:ascii="Roboto" w:hAnsi="Roboto" w:cs="Times New Roman"/>
                    <w:sz w:val="26"/>
                    <w:szCs w:val="26"/>
                  </w:rPr>
                </w:rPrChange>
              </w:rPr>
              <w:t xml:space="preserve"> усули</w:t>
            </w:r>
          </w:p>
        </w:tc>
        <w:tc>
          <w:tcPr>
            <w:tcW w:w="4713" w:type="dxa"/>
            <w:vAlign w:val="center"/>
          </w:tcPr>
          <w:p w14:paraId="65C6999B"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01"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02" w:author="Nozimjon Ortiqov" w:date="2026-02-24T09:43:00Z" w16du:dateUtc="2026-02-24T04:43:00Z">
                  <w:rPr>
                    <w:rFonts w:ascii="Roboto" w:hAnsi="Roboto" w:cs="Times New Roman"/>
                    <w:bCs/>
                    <w:sz w:val="26"/>
                    <w:szCs w:val="26"/>
                  </w:rPr>
                </w:rPrChange>
              </w:rPr>
              <w:t>Юзма-юз интервью</w:t>
            </w:r>
          </w:p>
        </w:tc>
      </w:tr>
      <w:tr w:rsidR="00484395" w:rsidRPr="000F73C3" w:rsidDel="00D57E79" w14:paraId="6C9C36ED" w14:textId="4B0825AD" w:rsidTr="001222C0">
        <w:trPr>
          <w:trHeight w:val="407"/>
          <w:del w:id="3903" w:author="Nozimjon Ortiqov" w:date="2026-02-24T13:27:00Z"/>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1C97FD1" w14:textId="2324A314" w:rsidR="00484395" w:rsidRPr="000F73C3" w:rsidDel="00D57E79" w:rsidRDefault="00484395" w:rsidP="001222C0">
            <w:pPr>
              <w:widowControl w:val="0"/>
              <w:autoSpaceDE w:val="0"/>
              <w:autoSpaceDN w:val="0"/>
              <w:adjustRightInd w:val="0"/>
              <w:ind w:firstLine="33"/>
              <w:jc w:val="center"/>
              <w:rPr>
                <w:del w:id="3904" w:author="Nozimjon Ortiqov" w:date="2026-02-24T13:27:00Z" w16du:dateUtc="2026-02-24T08:27:00Z"/>
                <w:rFonts w:ascii="Roboto" w:hAnsi="Roboto" w:cs="Times New Roman"/>
                <w:color w:val="auto"/>
                <w:sz w:val="24"/>
                <w:szCs w:val="24"/>
                <w:lang w:val="uz-Cyrl-UZ"/>
                <w:rPrChange w:id="3905" w:author="Nozimjon Ortiqov" w:date="2026-02-24T09:43:00Z" w16du:dateUtc="2026-02-24T04:43:00Z">
                  <w:rPr>
                    <w:del w:id="3906" w:author="Nozimjon Ortiqov" w:date="2026-02-24T13:27:00Z" w16du:dateUtc="2026-02-24T08:27:00Z"/>
                    <w:rFonts w:ascii="Roboto" w:hAnsi="Roboto" w:cs="Times New Roman"/>
                    <w:color w:val="auto"/>
                    <w:sz w:val="26"/>
                    <w:szCs w:val="26"/>
                  </w:rPr>
                </w:rPrChange>
              </w:rPr>
            </w:pPr>
            <w:del w:id="3907" w:author="Nozimjon Ortiqov" w:date="2026-02-24T13:27:00Z" w16du:dateUtc="2026-02-24T08:27:00Z">
              <w:r w:rsidRPr="000F73C3" w:rsidDel="00D57E79">
                <w:rPr>
                  <w:rFonts w:ascii="Roboto" w:hAnsi="Roboto" w:cs="Times New Roman"/>
                  <w:sz w:val="24"/>
                  <w:szCs w:val="24"/>
                  <w:lang w:val="uz-Cyrl-UZ"/>
                  <w:rPrChange w:id="3908" w:author="Nozimjon Ortiqov" w:date="2026-02-24T09:43:00Z" w16du:dateUtc="2026-02-24T04:43:00Z">
                    <w:rPr>
                      <w:rFonts w:ascii="Roboto" w:hAnsi="Roboto" w:cs="Times New Roman"/>
                      <w:sz w:val="26"/>
                      <w:szCs w:val="26"/>
                    </w:rPr>
                  </w:rPrChange>
                </w:rPr>
                <w:delText>Ишонч даражаси</w:delText>
              </w:r>
            </w:del>
          </w:p>
        </w:tc>
        <w:tc>
          <w:tcPr>
            <w:tcW w:w="4713" w:type="dxa"/>
            <w:vAlign w:val="center"/>
          </w:tcPr>
          <w:p w14:paraId="2A392063" w14:textId="460BBAC0" w:rsidR="00484395" w:rsidRPr="000F73C3" w:rsidDel="00D57E79"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del w:id="3909" w:author="Nozimjon Ortiqov" w:date="2026-02-24T13:27:00Z" w16du:dateUtc="2026-02-24T08:27:00Z"/>
                <w:rFonts w:ascii="Roboto" w:hAnsi="Roboto" w:cs="Times New Roman"/>
                <w:bCs/>
                <w:color w:val="auto"/>
                <w:sz w:val="24"/>
                <w:szCs w:val="24"/>
                <w:lang w:val="uz-Cyrl-UZ"/>
                <w:rPrChange w:id="3910" w:author="Nozimjon Ortiqov" w:date="2026-02-24T09:43:00Z" w16du:dateUtc="2026-02-24T04:43:00Z">
                  <w:rPr>
                    <w:del w:id="3911" w:author="Nozimjon Ortiqov" w:date="2026-02-24T13:27:00Z" w16du:dateUtc="2026-02-24T08:27:00Z"/>
                    <w:rFonts w:ascii="Roboto" w:hAnsi="Roboto" w:cs="Times New Roman"/>
                    <w:bCs/>
                    <w:color w:val="auto"/>
                    <w:sz w:val="26"/>
                    <w:szCs w:val="26"/>
                    <w:lang w:val="uz-Cyrl-UZ"/>
                  </w:rPr>
                </w:rPrChange>
              </w:rPr>
            </w:pPr>
            <w:del w:id="3912" w:author="Nozimjon Ortiqov" w:date="2026-02-24T13:27:00Z" w16du:dateUtc="2026-02-24T08:27:00Z">
              <w:r w:rsidRPr="000F73C3" w:rsidDel="00D57E79">
                <w:rPr>
                  <w:rFonts w:ascii="Roboto" w:hAnsi="Roboto" w:cs="Times New Roman"/>
                  <w:bCs/>
                  <w:sz w:val="24"/>
                  <w:szCs w:val="24"/>
                  <w:lang w:val="uz-Cyrl-UZ"/>
                  <w:rPrChange w:id="3913" w:author="Nozimjon Ortiqov" w:date="2026-02-24T09:43:00Z" w16du:dateUtc="2026-02-24T04:43:00Z">
                    <w:rPr>
                      <w:rFonts w:ascii="Roboto" w:hAnsi="Roboto" w:cs="Times New Roman"/>
                      <w:bCs/>
                      <w:sz w:val="26"/>
                      <w:szCs w:val="26"/>
                    </w:rPr>
                  </w:rPrChange>
                </w:rPr>
                <w:delText>90</w:delText>
              </w:r>
              <w:r w:rsidRPr="000F73C3" w:rsidDel="00D57E79">
                <w:rPr>
                  <w:rFonts w:ascii="Roboto" w:hAnsi="Roboto" w:cs="Times New Roman"/>
                  <w:bCs/>
                  <w:sz w:val="24"/>
                  <w:szCs w:val="24"/>
                  <w:lang w:val="uz-Cyrl-UZ"/>
                  <w:rPrChange w:id="3914" w:author="Nozimjon Ortiqov" w:date="2026-02-24T09:43:00Z" w16du:dateUtc="2026-02-24T04:43:00Z">
                    <w:rPr>
                      <w:rFonts w:ascii="Roboto" w:hAnsi="Roboto" w:cs="Times New Roman"/>
                      <w:bCs/>
                      <w:sz w:val="26"/>
                      <w:szCs w:val="26"/>
                      <w:lang w:val="uz-Cyrl-UZ"/>
                    </w:rPr>
                  </w:rPrChange>
                </w:rPr>
                <w:delText xml:space="preserve"> фоиздан ошиқ</w:delText>
              </w:r>
            </w:del>
          </w:p>
        </w:tc>
      </w:tr>
      <w:tr w:rsidR="00484395" w:rsidRPr="000F73C3" w14:paraId="79D9939B"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15"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16" w:author="Nozimjon Ortiqov" w:date="2026-02-24T09:43:00Z" w16du:dateUtc="2026-02-24T04:43:00Z">
                  <w:rPr>
                    <w:rFonts w:ascii="Roboto" w:hAnsi="Roboto" w:cs="Times New Roman"/>
                    <w:sz w:val="26"/>
                    <w:szCs w:val="26"/>
                  </w:rPr>
                </w:rPrChange>
              </w:rPr>
              <w:t>Ўтказилган давр</w:t>
            </w:r>
          </w:p>
        </w:tc>
        <w:tc>
          <w:tcPr>
            <w:tcW w:w="4713" w:type="dxa"/>
            <w:vAlign w:val="center"/>
          </w:tcPr>
          <w:p w14:paraId="144D704A"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17"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18" w:author="Nozimjon Ortiqov" w:date="2026-02-24T09:43:00Z" w16du:dateUtc="2026-02-24T04:43:00Z">
                  <w:rPr>
                    <w:rFonts w:ascii="Roboto" w:hAnsi="Roboto" w:cs="Times New Roman"/>
                    <w:bCs/>
                    <w:sz w:val="26"/>
                    <w:szCs w:val="26"/>
                  </w:rPr>
                </w:rPrChange>
              </w:rPr>
              <w:t>2025 йил ноябрь</w:t>
            </w:r>
          </w:p>
        </w:tc>
      </w:tr>
      <w:tr w:rsidR="00484395" w:rsidRPr="000F73C3" w14:paraId="2050F39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042CFDE0"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19" w:author="Nozimjon Ortiqov" w:date="2026-02-24T09:43:00Z" w16du:dateUtc="2026-02-24T04:43:00Z">
                  <w:rPr>
                    <w:rFonts w:ascii="Roboto" w:hAnsi="Roboto" w:cs="Times New Roman"/>
                    <w:color w:val="auto"/>
                    <w:sz w:val="26"/>
                    <w:szCs w:val="26"/>
                  </w:rPr>
                </w:rPrChange>
              </w:rPr>
            </w:pPr>
            <w:del w:id="3920" w:author="Nozimjon Ortiqov" w:date="2026-02-23T17:44:00Z" w16du:dateUtc="2026-02-23T12:44:00Z">
              <w:r w:rsidRPr="000F73C3" w:rsidDel="00C46CB6">
                <w:rPr>
                  <w:rFonts w:ascii="Roboto" w:hAnsi="Roboto" w:cs="Times New Roman"/>
                  <w:sz w:val="24"/>
                  <w:szCs w:val="24"/>
                  <w:lang w:val="uz-Cyrl-UZ"/>
                  <w:rPrChange w:id="3921" w:author="Nozimjon Ortiqov" w:date="2026-02-24T09:43:00Z" w16du:dateUtc="2026-02-24T04:43:00Z">
                    <w:rPr>
                      <w:rFonts w:ascii="Roboto" w:hAnsi="Roboto" w:cs="Times New Roman"/>
                      <w:sz w:val="26"/>
                      <w:szCs w:val="26"/>
                    </w:rPr>
                  </w:rPrChange>
                </w:rPr>
                <w:delText xml:space="preserve">Банклар билан </w:delText>
              </w:r>
            </w:del>
            <w:del w:id="3922" w:author="Nozimjon Ortiqov" w:date="2026-02-23T17:45:00Z" w16du:dateUtc="2026-02-23T12:45:00Z">
              <w:r w:rsidRPr="000F73C3" w:rsidDel="00C46CB6">
                <w:rPr>
                  <w:rFonts w:ascii="Roboto" w:hAnsi="Roboto" w:cs="Times New Roman"/>
                  <w:sz w:val="24"/>
                  <w:szCs w:val="24"/>
                  <w:lang w:val="uz-Cyrl-UZ"/>
                  <w:rPrChange w:id="3923" w:author="Nozimjon Ortiqov" w:date="2026-02-24T09:43:00Z" w16du:dateUtc="2026-02-24T04:43:00Z">
                    <w:rPr>
                      <w:rFonts w:ascii="Roboto" w:hAnsi="Roboto" w:cs="Times New Roman"/>
                      <w:sz w:val="26"/>
                      <w:szCs w:val="26"/>
                    </w:rPr>
                  </w:rPrChange>
                </w:rPr>
                <w:delText>ф</w:delText>
              </w:r>
            </w:del>
            <w:ins w:id="3924" w:author="Nozimjon Ortiqov" w:date="2026-02-23T17:45:00Z" w16du:dateUtc="2026-02-23T12:45:00Z">
              <w:r w:rsidR="00C46CB6" w:rsidRPr="000F73C3">
                <w:rPr>
                  <w:rFonts w:ascii="Roboto" w:hAnsi="Roboto" w:cs="Times New Roman"/>
                  <w:sz w:val="24"/>
                  <w:szCs w:val="24"/>
                  <w:lang w:val="uz-Cyrl-UZ"/>
                  <w:rPrChange w:id="3925" w:author="Nozimjon Ortiqov" w:date="2026-02-24T09:43:00Z" w16du:dateUtc="2026-02-24T04:43:00Z">
                    <w:rPr>
                      <w:rFonts w:ascii="Roboto" w:hAnsi="Roboto" w:cs="Times New Roman"/>
                      <w:sz w:val="26"/>
                      <w:szCs w:val="26"/>
                      <w:lang w:val="uz-Cyrl-UZ"/>
                    </w:rPr>
                  </w:rPrChange>
                </w:rPr>
                <w:t>Ф</w:t>
              </w:r>
            </w:ins>
            <w:r w:rsidRPr="000F73C3">
              <w:rPr>
                <w:rFonts w:ascii="Roboto" w:hAnsi="Roboto" w:cs="Times New Roman"/>
                <w:sz w:val="24"/>
                <w:szCs w:val="24"/>
                <w:lang w:val="uz-Cyrl-UZ"/>
                <w:rPrChange w:id="3926" w:author="Nozimjon Ortiqov" w:date="2026-02-24T09:43:00Z" w16du:dateUtc="2026-02-24T04:43:00Z">
                  <w:rPr>
                    <w:rFonts w:ascii="Roboto" w:hAnsi="Roboto" w:cs="Times New Roman"/>
                    <w:sz w:val="26"/>
                    <w:szCs w:val="26"/>
                  </w:rPr>
                </w:rPrChange>
              </w:rPr>
              <w:t>окус-</w:t>
            </w:r>
            <w:del w:id="3927" w:author="Nozimjon Ortiqov" w:date="2026-02-23T17:45:00Z" w16du:dateUtc="2026-02-23T12:45:00Z">
              <w:r w:rsidRPr="000F73C3" w:rsidDel="00C46CB6">
                <w:rPr>
                  <w:rFonts w:ascii="Roboto" w:hAnsi="Roboto" w:cs="Times New Roman"/>
                  <w:sz w:val="24"/>
                  <w:szCs w:val="24"/>
                  <w:lang w:val="uz-Cyrl-UZ"/>
                  <w:rPrChange w:id="3928" w:author="Nozimjon Ortiqov" w:date="2026-02-24T09:43:00Z" w16du:dateUtc="2026-02-24T04:43:00Z">
                    <w:rPr>
                      <w:rFonts w:ascii="Roboto" w:hAnsi="Roboto" w:cs="Times New Roman"/>
                      <w:sz w:val="26"/>
                      <w:szCs w:val="26"/>
                    </w:rPr>
                  </w:rPrChange>
                </w:rPr>
                <w:delText>группалар</w:delText>
              </w:r>
            </w:del>
            <w:ins w:id="3929" w:author="Nozimjon Ortiqov" w:date="2026-02-23T17:45:00Z" w16du:dateUtc="2026-02-23T12:45:00Z">
              <w:r w:rsidR="00C46CB6" w:rsidRPr="000F73C3">
                <w:rPr>
                  <w:rFonts w:ascii="Roboto" w:hAnsi="Roboto" w:cs="Times New Roman"/>
                  <w:sz w:val="24"/>
                  <w:szCs w:val="24"/>
                  <w:lang w:val="uz-Cyrl-UZ"/>
                  <w:rPrChange w:id="3930" w:author="Nozimjon Ortiqov" w:date="2026-02-24T09:43:00Z" w16du:dateUtc="2026-02-24T04:43:00Z">
                    <w:rPr>
                      <w:rFonts w:ascii="Roboto" w:hAnsi="Roboto" w:cs="Times New Roman"/>
                      <w:sz w:val="26"/>
                      <w:szCs w:val="26"/>
                    </w:rPr>
                  </w:rPrChange>
                </w:rPr>
                <w:t>г</w:t>
              </w:r>
              <w:r w:rsidR="00C46CB6" w:rsidRPr="000F73C3">
                <w:rPr>
                  <w:rFonts w:ascii="Roboto" w:hAnsi="Roboto" w:cs="Times New Roman"/>
                  <w:sz w:val="24"/>
                  <w:szCs w:val="24"/>
                  <w:lang w:val="uz-Cyrl-UZ"/>
                  <w:rPrChange w:id="3931" w:author="Nozimjon Ortiqov" w:date="2026-02-24T09:43:00Z" w16du:dateUtc="2026-02-24T04:43:00Z">
                    <w:rPr>
                      <w:rFonts w:ascii="Roboto" w:hAnsi="Roboto" w:cs="Times New Roman"/>
                      <w:sz w:val="26"/>
                      <w:szCs w:val="26"/>
                      <w:lang w:val="uz-Cyrl-UZ"/>
                    </w:rPr>
                  </w:rPrChange>
                </w:rPr>
                <w:t>уруҳлар</w:t>
              </w:r>
            </w:ins>
          </w:p>
        </w:tc>
        <w:tc>
          <w:tcPr>
            <w:tcW w:w="4713" w:type="dxa"/>
            <w:vAlign w:val="center"/>
          </w:tcPr>
          <w:p w14:paraId="5240F056"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32" w:author="Nozimjon Ortiqov" w:date="2026-02-24T09:43:00Z" w16du:dateUtc="2026-02-24T04:43:00Z">
                  <w:rPr>
                    <w:rFonts w:ascii="Roboto" w:hAnsi="Roboto" w:cs="Times New Roman"/>
                    <w:bCs/>
                    <w:color w:val="auto"/>
                    <w:sz w:val="26"/>
                    <w:szCs w:val="26"/>
                    <w:lang w:val="uz-Cyrl-UZ"/>
                  </w:rPr>
                </w:rPrChange>
              </w:rPr>
            </w:pPr>
            <w:r w:rsidRPr="000F73C3">
              <w:rPr>
                <w:rFonts w:ascii="Roboto" w:hAnsi="Roboto" w:cs="Times New Roman"/>
                <w:bCs/>
                <w:sz w:val="24"/>
                <w:szCs w:val="24"/>
                <w:lang w:val="uz-Cyrl-UZ"/>
                <w:rPrChange w:id="3933" w:author="Nozimjon Ortiqov" w:date="2026-02-24T09:43:00Z" w16du:dateUtc="2026-02-24T04:43:00Z">
                  <w:rPr>
                    <w:rFonts w:ascii="Roboto" w:hAnsi="Roboto" w:cs="Times New Roman"/>
                    <w:bCs/>
                    <w:sz w:val="26"/>
                    <w:szCs w:val="26"/>
                  </w:rPr>
                </w:rPrChange>
              </w:rPr>
              <w:t>11 та банк</w:t>
            </w:r>
            <w:r w:rsidRPr="000F73C3">
              <w:rPr>
                <w:rFonts w:ascii="Roboto" w:hAnsi="Roboto" w:cs="Times New Roman"/>
                <w:bCs/>
                <w:sz w:val="24"/>
                <w:szCs w:val="24"/>
                <w:lang w:val="uz-Cyrl-UZ"/>
                <w:rPrChange w:id="3934" w:author="Nozimjon Ortiqov" w:date="2026-02-24T09:43:00Z" w16du:dateUtc="2026-02-24T04:43:00Z">
                  <w:rPr>
                    <w:rFonts w:ascii="Roboto" w:hAnsi="Roboto" w:cs="Times New Roman"/>
                    <w:bCs/>
                    <w:sz w:val="26"/>
                    <w:szCs w:val="26"/>
                    <w:lang w:val="uz-Cyrl-UZ"/>
                  </w:rPr>
                </w:rPrChange>
              </w:rPr>
              <w:t xml:space="preserve"> ва КАТМ</w:t>
            </w:r>
          </w:p>
        </w:tc>
      </w:tr>
    </w:tbl>
    <w:p w14:paraId="069AFC55" w14:textId="1B52470C" w:rsidR="00623360" w:rsidRPr="009C4BAE" w:rsidDel="00A278AF" w:rsidRDefault="00623360" w:rsidP="00484395">
      <w:pPr>
        <w:pStyle w:val="aff5"/>
        <w:jc w:val="center"/>
        <w:rPr>
          <w:del w:id="3935" w:author="Nozimjon Ortiqov" w:date="2026-02-24T13:28:00Z" w16du:dateUtc="2026-02-24T08:28:00Z"/>
          <w:rFonts w:ascii="Roboto" w:hAnsi="Roboto" w:cstheme="minorHAnsi"/>
          <w:b/>
          <w:bCs/>
          <w:i w:val="0"/>
          <w:iCs w:val="0"/>
          <w:color w:val="0070C0"/>
          <w:sz w:val="26"/>
          <w:szCs w:val="26"/>
          <w:lang w:val="uz-Cyrl-UZ"/>
          <w:rPrChange w:id="3936" w:author="Nozimjon Ortiqov" w:date="2026-02-24T09:31:00Z" w16du:dateUtc="2026-02-24T04:31:00Z">
            <w:rPr>
              <w:del w:id="3937" w:author="Nozimjon Ortiqov" w:date="2026-02-24T13:28:00Z" w16du:dateUtc="2026-02-24T08:28:00Z"/>
              <w:rFonts w:ascii="Roboto" w:hAnsi="Roboto" w:cstheme="minorHAnsi"/>
              <w:b/>
              <w:bCs/>
              <w:i w:val="0"/>
              <w:iCs w:val="0"/>
              <w:color w:val="0070C0"/>
              <w:sz w:val="20"/>
              <w:szCs w:val="20"/>
              <w:lang w:val="uz-Cyrl-UZ"/>
            </w:rPr>
          </w:rPrChange>
        </w:rPr>
      </w:pPr>
      <w:bookmarkStart w:id="3938" w:name="_Toc222583173"/>
    </w:p>
    <w:p w14:paraId="76968C83" w14:textId="77777777" w:rsidR="000C0E85" w:rsidRPr="009C4BAE" w:rsidRDefault="000C0E85" w:rsidP="00484395">
      <w:pPr>
        <w:pStyle w:val="aff5"/>
        <w:jc w:val="center"/>
        <w:rPr>
          <w:ins w:id="3939" w:author="Nozimjon Ortiqov" w:date="2026-02-23T17:44:00Z" w16du:dateUtc="2026-02-23T12:44:00Z"/>
          <w:rFonts w:ascii="Roboto" w:hAnsi="Roboto" w:cstheme="minorHAnsi"/>
          <w:b/>
          <w:bCs/>
          <w:i w:val="0"/>
          <w:iCs w:val="0"/>
          <w:color w:val="0070C0"/>
          <w:sz w:val="26"/>
          <w:szCs w:val="26"/>
          <w:lang w:val="uz-Cyrl-UZ"/>
        </w:rPr>
      </w:pPr>
    </w:p>
    <w:p w14:paraId="3A002FDA" w14:textId="2945D203" w:rsidR="00484395" w:rsidRPr="000F73C3" w:rsidRDefault="00484395" w:rsidP="00484395">
      <w:pPr>
        <w:pStyle w:val="aff5"/>
        <w:jc w:val="center"/>
        <w:rPr>
          <w:rFonts w:ascii="Roboto" w:hAnsi="Roboto" w:cstheme="minorHAnsi"/>
          <w:b/>
          <w:bCs/>
          <w:i w:val="0"/>
          <w:iCs w:val="0"/>
          <w:color w:val="0070C0"/>
          <w:sz w:val="24"/>
          <w:szCs w:val="24"/>
          <w:lang w:val="uz-Cyrl-UZ"/>
          <w:rPrChange w:id="3940" w:author="Nozimjon Ortiqov" w:date="2026-02-24T09:42:00Z" w16du:dateUtc="2026-02-24T04:42:00Z">
            <w:rPr>
              <w:rFonts w:ascii="Roboto" w:hAnsi="Roboto" w:cstheme="minorHAnsi"/>
              <w:b/>
              <w:bCs/>
              <w:i w:val="0"/>
              <w:iCs w:val="0"/>
              <w:color w:val="0070C0"/>
              <w:sz w:val="28"/>
              <w:szCs w:val="26"/>
              <w:lang w:val="uz-Cyrl-UZ"/>
            </w:rPr>
          </w:rPrChange>
        </w:rPr>
      </w:pPr>
      <w:r w:rsidRPr="000F73C3">
        <w:rPr>
          <w:rFonts w:ascii="Roboto" w:hAnsi="Roboto" w:cstheme="minorHAnsi"/>
          <w:b/>
          <w:bCs/>
          <w:i w:val="0"/>
          <w:iCs w:val="0"/>
          <w:color w:val="0070C0"/>
          <w:sz w:val="24"/>
          <w:szCs w:val="24"/>
          <w:lang w:val="uz-Cyrl-UZ"/>
          <w:rPrChange w:id="3941" w:author="Nozimjon Ortiqov" w:date="2026-02-24T09:42:00Z" w16du:dateUtc="2026-02-24T04:42:00Z">
            <w:rPr>
              <w:rFonts w:ascii="Roboto" w:hAnsi="Roboto" w:cstheme="minorHAnsi"/>
              <w:b/>
              <w:bCs/>
              <w:i w:val="0"/>
              <w:iCs w:val="0"/>
              <w:color w:val="0070C0"/>
              <w:sz w:val="28"/>
              <w:szCs w:val="26"/>
              <w:lang w:val="uz-Cyrl-UZ"/>
            </w:rPr>
          </w:rPrChange>
        </w:rPr>
        <w:t>7-жадвал. Қарз олувчиларнинг кредит тури бўйича тақсимоти</w:t>
      </w:r>
      <w:bookmarkEnd w:id="3938"/>
    </w:p>
    <w:tbl>
      <w:tblPr>
        <w:tblStyle w:val="-1"/>
        <w:tblW w:w="9498" w:type="dxa"/>
        <w:tblLook w:val="04A0" w:firstRow="1" w:lastRow="0" w:firstColumn="1" w:lastColumn="0" w:noHBand="0" w:noVBand="1"/>
      </w:tblPr>
      <w:tblGrid>
        <w:gridCol w:w="3297"/>
        <w:gridCol w:w="3297"/>
        <w:gridCol w:w="2904"/>
      </w:tblGrid>
      <w:tr w:rsidR="00484395" w:rsidRPr="000F73C3" w14:paraId="50518CCF" w14:textId="77777777" w:rsidTr="001222C0">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343886A7"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42"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43" w:author="Nozimjon Ortiqov" w:date="2026-02-24T09:42:00Z" w16du:dateUtc="2026-02-24T04:42:00Z">
                  <w:rPr>
                    <w:rFonts w:ascii="Roboto" w:hAnsi="Roboto" w:cs="Times New Roman"/>
                    <w:sz w:val="26"/>
                    <w:szCs w:val="26"/>
                  </w:rPr>
                </w:rPrChange>
              </w:rPr>
              <w:t>Кредит тури</w:t>
            </w:r>
          </w:p>
        </w:tc>
        <w:tc>
          <w:tcPr>
            <w:tcW w:w="3297" w:type="dxa"/>
            <w:vAlign w:val="center"/>
          </w:tcPr>
          <w:p w14:paraId="779280F1" w14:textId="4ADB9081"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3944" w:author="Nozimjon Ortiqov" w:date="2026-02-24T09:42:00Z" w16du:dateUtc="2026-02-24T04:42:00Z">
                  <w:rPr>
                    <w:rFonts w:ascii="Roboto" w:hAnsi="Roboto" w:cs="Times New Roman"/>
                    <w:color w:val="auto"/>
                    <w:sz w:val="26"/>
                    <w:szCs w:val="26"/>
                  </w:rPr>
                </w:rPrChange>
              </w:rPr>
            </w:pPr>
            <w:del w:id="3945" w:author="Nozimjon Ortiqov" w:date="2026-02-24T13:28:00Z" w16du:dateUtc="2026-02-24T08:28:00Z">
              <w:r w:rsidRPr="000F73C3" w:rsidDel="00A278AF">
                <w:rPr>
                  <w:rFonts w:ascii="Roboto" w:hAnsi="Roboto" w:cs="Times New Roman"/>
                  <w:sz w:val="24"/>
                  <w:szCs w:val="24"/>
                  <w:lang w:val="uz-Cyrl-UZ"/>
                  <w:rPrChange w:id="3946" w:author="Nozimjon Ortiqov" w:date="2026-02-24T09:42:00Z" w16du:dateUtc="2026-02-24T04:42:00Z">
                    <w:rPr>
                      <w:rFonts w:ascii="Roboto" w:hAnsi="Roboto" w:cs="Times New Roman"/>
                      <w:sz w:val="26"/>
                      <w:szCs w:val="26"/>
                    </w:rPr>
                  </w:rPrChange>
                </w:rPr>
                <w:delText>№</w:delText>
              </w:r>
            </w:del>
            <w:ins w:id="3947" w:author="Nozimjon Ortiqov" w:date="2026-02-24T13:28:00Z" w16du:dateUtc="2026-02-24T08:28:00Z">
              <w:r w:rsidR="00A278AF">
                <w:rPr>
                  <w:rFonts w:ascii="Roboto" w:hAnsi="Roboto" w:cs="Times New Roman"/>
                  <w:sz w:val="24"/>
                  <w:szCs w:val="24"/>
                  <w:lang w:val="uz-Cyrl-UZ"/>
                </w:rPr>
                <w:t>Кузатувлар сони</w:t>
              </w:r>
            </w:ins>
          </w:p>
        </w:tc>
        <w:tc>
          <w:tcPr>
            <w:tcW w:w="2904" w:type="dxa"/>
            <w:vAlign w:val="center"/>
          </w:tcPr>
          <w:p w14:paraId="4A699A4E" w14:textId="20FD8B12" w:rsidR="00484395" w:rsidRPr="000F73C3"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Change w:id="3948" w:author="Nozimjon Ortiqov" w:date="2026-02-24T09:42:00Z" w16du:dateUtc="2026-02-24T04:42:00Z">
                  <w:rPr>
                    <w:rFonts w:ascii="Roboto" w:hAnsi="Roboto" w:cs="Times New Roman"/>
                    <w:b w:val="0"/>
                    <w:color w:val="auto"/>
                    <w:sz w:val="26"/>
                    <w:szCs w:val="26"/>
                  </w:rPr>
                </w:rPrChange>
              </w:rPr>
            </w:pPr>
            <w:ins w:id="3949" w:author="Nozimjon Ortiqov" w:date="2026-02-24T13:28:00Z" w16du:dateUtc="2026-02-24T08:28:00Z">
              <w:r>
                <w:rPr>
                  <w:rFonts w:ascii="Roboto" w:hAnsi="Roboto" w:cs="Times New Roman"/>
                  <w:sz w:val="24"/>
                  <w:szCs w:val="24"/>
                  <w:lang w:val="uz-Cyrl-UZ"/>
                </w:rPr>
                <w:t>Фоизда (</w:t>
              </w:r>
            </w:ins>
            <w:r w:rsidR="00484395" w:rsidRPr="000F73C3">
              <w:rPr>
                <w:rFonts w:ascii="Roboto" w:hAnsi="Roboto" w:cs="Times New Roman"/>
                <w:sz w:val="24"/>
                <w:szCs w:val="24"/>
                <w:lang w:val="uz-Cyrl-UZ"/>
                <w:rPrChange w:id="3950" w:author="Nozimjon Ortiqov" w:date="2026-02-24T09:42:00Z" w16du:dateUtc="2026-02-24T04:42:00Z">
                  <w:rPr>
                    <w:rFonts w:ascii="Roboto" w:hAnsi="Roboto" w:cs="Times New Roman"/>
                    <w:sz w:val="26"/>
                    <w:szCs w:val="26"/>
                  </w:rPr>
                </w:rPrChange>
              </w:rPr>
              <w:t>%</w:t>
            </w:r>
            <w:ins w:id="3951" w:author="Nozimjon Ortiqov" w:date="2026-02-24T13:28:00Z" w16du:dateUtc="2026-02-24T08:28:00Z">
              <w:r>
                <w:rPr>
                  <w:rFonts w:ascii="Roboto" w:hAnsi="Roboto" w:cs="Times New Roman"/>
                  <w:sz w:val="24"/>
                  <w:szCs w:val="24"/>
                  <w:lang w:val="uz-Cyrl-UZ"/>
                </w:rPr>
                <w:t>)</w:t>
              </w:r>
            </w:ins>
          </w:p>
        </w:tc>
      </w:tr>
      <w:tr w:rsidR="00484395" w:rsidRPr="000F73C3" w14:paraId="0F6B8E5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393BF4F"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52"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53" w:author="Nozimjon Ortiqov" w:date="2026-02-24T09:42:00Z" w16du:dateUtc="2026-02-24T04:42:00Z">
                  <w:rPr>
                    <w:rFonts w:ascii="Roboto" w:hAnsi="Roboto" w:cs="Times New Roman"/>
                    <w:sz w:val="26"/>
                    <w:szCs w:val="26"/>
                  </w:rPr>
                </w:rPrChange>
              </w:rPr>
              <w:t>Оилавий тадбиркорлик</w:t>
            </w:r>
          </w:p>
        </w:tc>
        <w:tc>
          <w:tcPr>
            <w:tcW w:w="3297" w:type="dxa"/>
            <w:vAlign w:val="center"/>
          </w:tcPr>
          <w:p w14:paraId="361F18EF"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54"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55" w:author="Nozimjon Ortiqov" w:date="2026-02-24T09:42:00Z" w16du:dateUtc="2026-02-24T04:42:00Z">
                  <w:rPr>
                    <w:rFonts w:ascii="Roboto" w:hAnsi="Roboto" w:cs="Times New Roman"/>
                    <w:bCs/>
                    <w:sz w:val="26"/>
                    <w:szCs w:val="26"/>
                  </w:rPr>
                </w:rPrChange>
              </w:rPr>
              <w:t>666</w:t>
            </w:r>
          </w:p>
        </w:tc>
        <w:tc>
          <w:tcPr>
            <w:tcW w:w="2904" w:type="dxa"/>
            <w:vAlign w:val="center"/>
          </w:tcPr>
          <w:p w14:paraId="620C5D7E"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56"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57" w:author="Nozimjon Ortiqov" w:date="2026-02-24T09:42:00Z" w16du:dateUtc="2026-02-24T04:42:00Z">
                  <w:rPr>
                    <w:rFonts w:ascii="Roboto" w:hAnsi="Roboto" w:cs="Times New Roman"/>
                    <w:bCs/>
                    <w:sz w:val="26"/>
                    <w:szCs w:val="26"/>
                  </w:rPr>
                </w:rPrChange>
              </w:rPr>
              <w:t>4</w:t>
            </w:r>
            <w:r w:rsidRPr="000F73C3">
              <w:rPr>
                <w:rFonts w:ascii="Roboto" w:hAnsi="Roboto" w:cs="Times New Roman"/>
                <w:bCs/>
                <w:sz w:val="24"/>
                <w:szCs w:val="24"/>
                <w:lang w:val="uz-Cyrl-UZ"/>
                <w:rPrChange w:id="3958" w:author="Nozimjon Ortiqov" w:date="2026-02-24T09:42:00Z" w16du:dateUtc="2026-02-24T04:42:00Z">
                  <w:rPr>
                    <w:rFonts w:ascii="Roboto" w:hAnsi="Roboto" w:cs="Times New Roman"/>
                    <w:bCs/>
                    <w:sz w:val="26"/>
                    <w:szCs w:val="26"/>
                    <w:lang w:val="uz-Cyrl-UZ"/>
                  </w:rPr>
                </w:rPrChange>
              </w:rPr>
              <w:t>4</w:t>
            </w:r>
            <w:r w:rsidRPr="000F73C3">
              <w:rPr>
                <w:rFonts w:ascii="Roboto" w:hAnsi="Roboto" w:cs="Times New Roman"/>
                <w:bCs/>
                <w:sz w:val="24"/>
                <w:szCs w:val="24"/>
                <w:lang w:val="uz-Cyrl-UZ"/>
                <w:rPrChange w:id="3959" w:author="Nozimjon Ortiqov" w:date="2026-02-24T09:42:00Z" w16du:dateUtc="2026-02-24T04:42:00Z">
                  <w:rPr>
                    <w:rFonts w:ascii="Roboto" w:hAnsi="Roboto" w:cs="Times New Roman"/>
                    <w:bCs/>
                    <w:sz w:val="26"/>
                    <w:szCs w:val="26"/>
                  </w:rPr>
                </w:rPrChange>
              </w:rPr>
              <w:t>%</w:t>
            </w:r>
          </w:p>
        </w:tc>
      </w:tr>
      <w:tr w:rsidR="00484395" w:rsidRPr="000F73C3" w14:paraId="71441BD7"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C40FBE5" w14:textId="7BEE4A40"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60"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61" w:author="Nozimjon Ortiqov" w:date="2026-02-24T09:42:00Z" w16du:dateUtc="2026-02-24T04:42:00Z">
                  <w:rPr>
                    <w:rFonts w:ascii="Roboto" w:hAnsi="Roboto" w:cs="Times New Roman"/>
                    <w:sz w:val="26"/>
                    <w:szCs w:val="26"/>
                  </w:rPr>
                </w:rPrChange>
              </w:rPr>
              <w:t>Микроқарз</w:t>
            </w:r>
            <w:ins w:id="3962" w:author="Nozimjon Ortiqov" w:date="2026-02-24T13:28:00Z" w16du:dateUtc="2026-02-24T08:28:00Z">
              <w:r w:rsidR="00A278AF">
                <w:rPr>
                  <w:rFonts w:ascii="Roboto" w:hAnsi="Roboto" w:cs="Times New Roman"/>
                  <w:sz w:val="24"/>
                  <w:szCs w:val="24"/>
                  <w:lang w:val="uz-Cyrl-UZ"/>
                </w:rPr>
                <w:t>лар</w:t>
              </w:r>
            </w:ins>
          </w:p>
        </w:tc>
        <w:tc>
          <w:tcPr>
            <w:tcW w:w="3297" w:type="dxa"/>
            <w:vAlign w:val="center"/>
          </w:tcPr>
          <w:p w14:paraId="540C5AEE"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6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64" w:author="Nozimjon Ortiqov" w:date="2026-02-24T09:42:00Z" w16du:dateUtc="2026-02-24T04:42:00Z">
                  <w:rPr>
                    <w:rFonts w:ascii="Roboto" w:hAnsi="Roboto" w:cs="Times New Roman"/>
                    <w:bCs/>
                    <w:sz w:val="26"/>
                    <w:szCs w:val="26"/>
                  </w:rPr>
                </w:rPrChange>
              </w:rPr>
              <w:t>626</w:t>
            </w:r>
          </w:p>
        </w:tc>
        <w:tc>
          <w:tcPr>
            <w:tcW w:w="2904" w:type="dxa"/>
            <w:vAlign w:val="center"/>
          </w:tcPr>
          <w:p w14:paraId="79093506"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65"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66" w:author="Nozimjon Ortiqov" w:date="2026-02-24T09:42:00Z" w16du:dateUtc="2026-02-24T04:42:00Z">
                  <w:rPr>
                    <w:rFonts w:ascii="Roboto" w:hAnsi="Roboto" w:cs="Times New Roman"/>
                    <w:bCs/>
                    <w:sz w:val="26"/>
                    <w:szCs w:val="26"/>
                  </w:rPr>
                </w:rPrChange>
              </w:rPr>
              <w:t>41%</w:t>
            </w:r>
          </w:p>
        </w:tc>
      </w:tr>
      <w:tr w:rsidR="00484395" w:rsidRPr="000F73C3" w14:paraId="46E20EF9"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CED0043"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67"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68" w:author="Nozimjon Ortiqov" w:date="2026-02-24T09:42:00Z" w16du:dateUtc="2026-02-24T04:42:00Z">
                  <w:rPr>
                    <w:rFonts w:ascii="Roboto" w:hAnsi="Roboto" w:cs="Times New Roman"/>
                    <w:sz w:val="26"/>
                    <w:szCs w:val="26"/>
                  </w:rPr>
                </w:rPrChange>
              </w:rPr>
              <w:t>Ипотека кредити</w:t>
            </w:r>
          </w:p>
        </w:tc>
        <w:tc>
          <w:tcPr>
            <w:tcW w:w="3297" w:type="dxa"/>
            <w:vAlign w:val="center"/>
          </w:tcPr>
          <w:p w14:paraId="0B2FFF9B"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69"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70" w:author="Nozimjon Ortiqov" w:date="2026-02-24T09:42:00Z" w16du:dateUtc="2026-02-24T04:42:00Z">
                  <w:rPr>
                    <w:rFonts w:ascii="Roboto" w:hAnsi="Roboto" w:cs="Times New Roman"/>
                    <w:bCs/>
                    <w:sz w:val="26"/>
                    <w:szCs w:val="26"/>
                  </w:rPr>
                </w:rPrChange>
              </w:rPr>
              <w:t>68</w:t>
            </w:r>
          </w:p>
        </w:tc>
        <w:tc>
          <w:tcPr>
            <w:tcW w:w="2904" w:type="dxa"/>
            <w:vAlign w:val="center"/>
          </w:tcPr>
          <w:p w14:paraId="4B6D9B0D"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71"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72" w:author="Nozimjon Ortiqov" w:date="2026-02-24T09:42:00Z" w16du:dateUtc="2026-02-24T04:42:00Z">
                  <w:rPr>
                    <w:rFonts w:ascii="Roboto" w:hAnsi="Roboto" w:cs="Times New Roman"/>
                    <w:bCs/>
                    <w:sz w:val="26"/>
                    <w:szCs w:val="26"/>
                  </w:rPr>
                </w:rPrChange>
              </w:rPr>
              <w:t>4,5%</w:t>
            </w:r>
          </w:p>
        </w:tc>
      </w:tr>
      <w:tr w:rsidR="00484395" w:rsidRPr="000F73C3" w14:paraId="58766945"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9654AB5"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73"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74" w:author="Nozimjon Ortiqov" w:date="2026-02-24T09:42:00Z" w16du:dateUtc="2026-02-24T04:42:00Z">
                  <w:rPr>
                    <w:rFonts w:ascii="Roboto" w:hAnsi="Roboto" w:cs="Times New Roman"/>
                    <w:sz w:val="26"/>
                    <w:szCs w:val="26"/>
                  </w:rPr>
                </w:rPrChange>
              </w:rPr>
              <w:t>Автокредит</w:t>
            </w:r>
          </w:p>
        </w:tc>
        <w:tc>
          <w:tcPr>
            <w:tcW w:w="3297" w:type="dxa"/>
            <w:vAlign w:val="center"/>
          </w:tcPr>
          <w:p w14:paraId="6DF0034D"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75"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76" w:author="Nozimjon Ortiqov" w:date="2026-02-24T09:42:00Z" w16du:dateUtc="2026-02-24T04:42:00Z">
                  <w:rPr>
                    <w:rFonts w:ascii="Roboto" w:hAnsi="Roboto" w:cs="Times New Roman"/>
                    <w:bCs/>
                    <w:sz w:val="26"/>
                    <w:szCs w:val="26"/>
                  </w:rPr>
                </w:rPrChange>
              </w:rPr>
              <w:t>66</w:t>
            </w:r>
          </w:p>
        </w:tc>
        <w:tc>
          <w:tcPr>
            <w:tcW w:w="2904" w:type="dxa"/>
            <w:vAlign w:val="center"/>
          </w:tcPr>
          <w:p w14:paraId="2BBBA359"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77"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78" w:author="Nozimjon Ortiqov" w:date="2026-02-24T09:42:00Z" w16du:dateUtc="2026-02-24T04:42:00Z">
                  <w:rPr>
                    <w:rFonts w:ascii="Roboto" w:hAnsi="Roboto" w:cs="Times New Roman"/>
                    <w:bCs/>
                    <w:sz w:val="26"/>
                    <w:szCs w:val="26"/>
                  </w:rPr>
                </w:rPrChange>
              </w:rPr>
              <w:t>4,3%</w:t>
            </w:r>
          </w:p>
        </w:tc>
      </w:tr>
      <w:tr w:rsidR="00484395" w:rsidRPr="000F73C3" w14:paraId="5198CBF3"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1B15109"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79"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80" w:author="Nozimjon Ortiqov" w:date="2026-02-24T09:42:00Z" w16du:dateUtc="2026-02-24T04:42:00Z">
                  <w:rPr>
                    <w:rFonts w:ascii="Roboto" w:hAnsi="Roboto" w:cs="Times New Roman"/>
                    <w:sz w:val="26"/>
                    <w:szCs w:val="26"/>
                  </w:rPr>
                </w:rPrChange>
              </w:rPr>
              <w:t>Кредит карта</w:t>
            </w:r>
          </w:p>
        </w:tc>
        <w:tc>
          <w:tcPr>
            <w:tcW w:w="3297" w:type="dxa"/>
            <w:vAlign w:val="center"/>
          </w:tcPr>
          <w:p w14:paraId="1A7E9F5D"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81"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82" w:author="Nozimjon Ortiqov" w:date="2026-02-24T09:42:00Z" w16du:dateUtc="2026-02-24T04:42:00Z">
                  <w:rPr>
                    <w:rFonts w:ascii="Roboto" w:hAnsi="Roboto" w:cs="Times New Roman"/>
                    <w:bCs/>
                    <w:sz w:val="26"/>
                    <w:szCs w:val="26"/>
                  </w:rPr>
                </w:rPrChange>
              </w:rPr>
              <w:t>65</w:t>
            </w:r>
          </w:p>
        </w:tc>
        <w:tc>
          <w:tcPr>
            <w:tcW w:w="2904" w:type="dxa"/>
            <w:vAlign w:val="center"/>
          </w:tcPr>
          <w:p w14:paraId="06B46524"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8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84" w:author="Nozimjon Ortiqov" w:date="2026-02-24T09:42:00Z" w16du:dateUtc="2026-02-24T04:42:00Z">
                  <w:rPr>
                    <w:rFonts w:ascii="Roboto" w:hAnsi="Roboto" w:cs="Times New Roman"/>
                    <w:bCs/>
                    <w:sz w:val="26"/>
                    <w:szCs w:val="26"/>
                  </w:rPr>
                </w:rPrChange>
              </w:rPr>
              <w:t>4,3%</w:t>
            </w:r>
          </w:p>
        </w:tc>
      </w:tr>
      <w:tr w:rsidR="00484395" w:rsidRPr="000F73C3" w14:paraId="5406C94E"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DD51A1E"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85"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86" w:author="Nozimjon Ortiqov" w:date="2026-02-24T09:42:00Z" w16du:dateUtc="2026-02-24T04:42:00Z">
                  <w:rPr>
                    <w:rFonts w:ascii="Roboto" w:hAnsi="Roboto" w:cs="Times New Roman"/>
                    <w:sz w:val="26"/>
                    <w:szCs w:val="26"/>
                  </w:rPr>
                </w:rPrChange>
              </w:rPr>
              <w:t>Таълим кредити</w:t>
            </w:r>
          </w:p>
        </w:tc>
        <w:tc>
          <w:tcPr>
            <w:tcW w:w="3297" w:type="dxa"/>
            <w:vAlign w:val="center"/>
          </w:tcPr>
          <w:p w14:paraId="2357DFDF"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87"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88" w:author="Nozimjon Ortiqov" w:date="2026-02-24T09:42:00Z" w16du:dateUtc="2026-02-24T04:42:00Z">
                  <w:rPr>
                    <w:rFonts w:ascii="Roboto" w:hAnsi="Roboto" w:cs="Times New Roman"/>
                    <w:bCs/>
                    <w:sz w:val="26"/>
                    <w:szCs w:val="26"/>
                  </w:rPr>
                </w:rPrChange>
              </w:rPr>
              <w:t>21</w:t>
            </w:r>
          </w:p>
        </w:tc>
        <w:tc>
          <w:tcPr>
            <w:tcW w:w="2904" w:type="dxa"/>
            <w:vAlign w:val="center"/>
          </w:tcPr>
          <w:p w14:paraId="7D3421EF"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89"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90" w:author="Nozimjon Ortiqov" w:date="2026-02-24T09:42:00Z" w16du:dateUtc="2026-02-24T04:42:00Z">
                  <w:rPr>
                    <w:rFonts w:ascii="Roboto" w:hAnsi="Roboto" w:cs="Times New Roman"/>
                    <w:bCs/>
                    <w:sz w:val="26"/>
                    <w:szCs w:val="26"/>
                  </w:rPr>
                </w:rPrChange>
              </w:rPr>
              <w:t>1,4%</w:t>
            </w:r>
          </w:p>
        </w:tc>
      </w:tr>
      <w:tr w:rsidR="00484395" w:rsidRPr="000F73C3" w14:paraId="4192532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3659C5D"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91"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92" w:author="Nozimjon Ortiqov" w:date="2026-02-24T09:42:00Z" w16du:dateUtc="2026-02-24T04:42:00Z">
                  <w:rPr>
                    <w:rFonts w:ascii="Roboto" w:hAnsi="Roboto" w:cs="Times New Roman"/>
                    <w:sz w:val="26"/>
                    <w:szCs w:val="26"/>
                  </w:rPr>
                </w:rPrChange>
              </w:rPr>
              <w:t>Истеъмол кредити</w:t>
            </w:r>
          </w:p>
        </w:tc>
        <w:tc>
          <w:tcPr>
            <w:tcW w:w="3297" w:type="dxa"/>
            <w:vAlign w:val="center"/>
          </w:tcPr>
          <w:p w14:paraId="0C2C6C43"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9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94" w:author="Nozimjon Ortiqov" w:date="2026-02-24T09:42:00Z" w16du:dateUtc="2026-02-24T04:42:00Z">
                  <w:rPr>
                    <w:rFonts w:ascii="Roboto" w:hAnsi="Roboto" w:cs="Times New Roman"/>
                    <w:bCs/>
                    <w:sz w:val="26"/>
                    <w:szCs w:val="26"/>
                  </w:rPr>
                </w:rPrChange>
              </w:rPr>
              <w:t>13</w:t>
            </w:r>
          </w:p>
        </w:tc>
        <w:tc>
          <w:tcPr>
            <w:tcW w:w="2904" w:type="dxa"/>
            <w:vAlign w:val="center"/>
          </w:tcPr>
          <w:p w14:paraId="1F41FCF7"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95"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96" w:author="Nozimjon Ortiqov" w:date="2026-02-24T09:42:00Z" w16du:dateUtc="2026-02-24T04:42:00Z">
                  <w:rPr>
                    <w:rFonts w:ascii="Roboto" w:hAnsi="Roboto" w:cs="Times New Roman"/>
                    <w:bCs/>
                    <w:sz w:val="26"/>
                    <w:szCs w:val="26"/>
                  </w:rPr>
                </w:rPrChange>
              </w:rPr>
              <w:t>0,9%</w:t>
            </w:r>
          </w:p>
        </w:tc>
      </w:tr>
    </w:tbl>
    <w:p w14:paraId="258D5E62" w14:textId="77777777" w:rsidR="00484395" w:rsidRPr="000F73C3" w:rsidRDefault="00484395" w:rsidP="00484395">
      <w:pPr>
        <w:spacing w:after="60" w:line="288" w:lineRule="auto"/>
        <w:rPr>
          <w:rFonts w:ascii="Roboto" w:hAnsi="Roboto" w:cstheme="minorHAnsi"/>
          <w:b/>
          <w:bCs/>
          <w:color w:val="0070C0"/>
          <w:sz w:val="24"/>
          <w:szCs w:val="24"/>
          <w:lang w:val="uz-Cyrl-UZ"/>
          <w:rPrChange w:id="3997" w:author="Nozimjon Ortiqov" w:date="2026-02-24T09:42:00Z" w16du:dateUtc="2026-02-24T04:42:00Z">
            <w:rPr>
              <w:rFonts w:ascii="Roboto" w:hAnsi="Roboto" w:cstheme="minorHAnsi"/>
              <w:b/>
              <w:bCs/>
              <w:color w:val="0070C0"/>
              <w:sz w:val="14"/>
              <w:szCs w:val="14"/>
              <w:lang w:val="uz-Cyrl-UZ"/>
            </w:rPr>
          </w:rPrChange>
        </w:rPr>
      </w:pPr>
    </w:p>
    <w:p w14:paraId="3B6A8D33" w14:textId="1572830C" w:rsidR="00484395" w:rsidRPr="000F73C3" w:rsidRDefault="00484395" w:rsidP="00484395">
      <w:pPr>
        <w:pStyle w:val="aff5"/>
        <w:jc w:val="center"/>
        <w:rPr>
          <w:rFonts w:ascii="Roboto" w:hAnsi="Roboto" w:cstheme="minorHAnsi"/>
          <w:b/>
          <w:bCs/>
          <w:i w:val="0"/>
          <w:iCs w:val="0"/>
          <w:color w:val="0070C0"/>
          <w:sz w:val="24"/>
          <w:szCs w:val="24"/>
          <w:lang w:val="uz-Cyrl-UZ"/>
          <w:rPrChange w:id="3998" w:author="Nozimjon Ortiqov" w:date="2026-02-24T09:42:00Z" w16du:dateUtc="2026-02-24T04:42:00Z">
            <w:rPr>
              <w:rFonts w:ascii="Roboto" w:hAnsi="Roboto" w:cstheme="minorHAnsi"/>
              <w:b/>
              <w:bCs/>
              <w:i w:val="0"/>
              <w:iCs w:val="0"/>
              <w:color w:val="0070C0"/>
              <w:sz w:val="28"/>
              <w:szCs w:val="26"/>
              <w:lang w:val="uz-Cyrl-UZ"/>
            </w:rPr>
          </w:rPrChange>
        </w:rPr>
      </w:pPr>
      <w:bookmarkStart w:id="3999" w:name="_Toc222583174"/>
      <w:r w:rsidRPr="000F73C3">
        <w:rPr>
          <w:rFonts w:ascii="Roboto" w:hAnsi="Roboto" w:cstheme="minorHAnsi"/>
          <w:b/>
          <w:bCs/>
          <w:i w:val="0"/>
          <w:iCs w:val="0"/>
          <w:color w:val="0070C0"/>
          <w:sz w:val="24"/>
          <w:szCs w:val="24"/>
          <w:lang w:val="uz-Cyrl-UZ"/>
          <w:rPrChange w:id="4000" w:author="Nozimjon Ortiqov" w:date="2026-02-24T09:42:00Z" w16du:dateUtc="2026-02-24T04:42:00Z">
            <w:rPr>
              <w:rFonts w:ascii="Roboto" w:hAnsi="Roboto" w:cstheme="minorHAnsi"/>
              <w:b/>
              <w:bCs/>
              <w:i w:val="0"/>
              <w:iCs w:val="0"/>
              <w:color w:val="0070C0"/>
              <w:sz w:val="28"/>
              <w:szCs w:val="26"/>
              <w:lang w:val="uz-Cyrl-UZ"/>
            </w:rPr>
          </w:rPrChange>
        </w:rPr>
        <w:t>8-жадвал. Қарздор</w:t>
      </w:r>
      <w:ins w:id="4001" w:author="Nozimjon Ortiqov" w:date="2026-02-23T17:45:00Z" w16du:dateUtc="2026-02-23T12:45:00Z">
        <w:r w:rsidR="00026A07" w:rsidRPr="000F73C3">
          <w:rPr>
            <w:rFonts w:ascii="Roboto" w:hAnsi="Roboto" w:cstheme="minorHAnsi"/>
            <w:b/>
            <w:bCs/>
            <w:i w:val="0"/>
            <w:iCs w:val="0"/>
            <w:color w:val="0070C0"/>
            <w:sz w:val="24"/>
            <w:szCs w:val="24"/>
            <w:lang w:val="uz-Cyrl-UZ"/>
            <w:rPrChange w:id="4002" w:author="Nozimjon Ortiqov" w:date="2026-02-24T09:42:00Z" w16du:dateUtc="2026-02-24T04:42:00Z">
              <w:rPr>
                <w:rFonts w:ascii="Roboto" w:hAnsi="Roboto" w:cstheme="minorHAnsi"/>
                <w:b/>
                <w:bCs/>
                <w:i w:val="0"/>
                <w:iCs w:val="0"/>
                <w:color w:val="0070C0"/>
                <w:sz w:val="26"/>
                <w:szCs w:val="26"/>
                <w:lang w:val="uz-Cyrl-UZ"/>
              </w:rPr>
            </w:rPrChange>
          </w:rPr>
          <w:t xml:space="preserve"> респондентларнинг </w:t>
        </w:r>
      </w:ins>
      <w:del w:id="4003" w:author="Nozimjon Ortiqov" w:date="2026-02-23T17:45:00Z" w16du:dateUtc="2026-02-23T12:45:00Z">
        <w:r w:rsidRPr="000F73C3" w:rsidDel="00026A07">
          <w:rPr>
            <w:rFonts w:ascii="Roboto" w:hAnsi="Roboto" w:cstheme="minorHAnsi"/>
            <w:b/>
            <w:bCs/>
            <w:i w:val="0"/>
            <w:iCs w:val="0"/>
            <w:color w:val="0070C0"/>
            <w:sz w:val="24"/>
            <w:szCs w:val="24"/>
            <w:lang w:val="uz-Cyrl-UZ"/>
            <w:rPrChange w:id="4004" w:author="Nozimjon Ortiqov" w:date="2026-02-24T09:42:00Z" w16du:dateUtc="2026-02-24T04:42:00Z">
              <w:rPr>
                <w:rFonts w:ascii="Roboto" w:hAnsi="Roboto" w:cstheme="minorHAnsi"/>
                <w:b/>
                <w:bCs/>
                <w:i w:val="0"/>
                <w:iCs w:val="0"/>
                <w:color w:val="0070C0"/>
                <w:sz w:val="28"/>
                <w:szCs w:val="26"/>
                <w:lang w:val="uz-Cyrl-UZ"/>
              </w:rPr>
            </w:rPrChange>
          </w:rPr>
          <w:delText xml:space="preserve">ларнинг </w:delText>
        </w:r>
      </w:del>
      <w:r w:rsidRPr="000F73C3">
        <w:rPr>
          <w:rFonts w:ascii="Roboto" w:hAnsi="Roboto" w:cstheme="minorHAnsi"/>
          <w:b/>
          <w:bCs/>
          <w:i w:val="0"/>
          <w:iCs w:val="0"/>
          <w:color w:val="0070C0"/>
          <w:sz w:val="24"/>
          <w:szCs w:val="24"/>
          <w:lang w:val="uz-Cyrl-UZ"/>
          <w:rPrChange w:id="4005" w:author="Nozimjon Ortiqov" w:date="2026-02-24T09:42:00Z" w16du:dateUtc="2026-02-24T04:42:00Z">
            <w:rPr>
              <w:rFonts w:ascii="Roboto" w:hAnsi="Roboto" w:cstheme="minorHAnsi"/>
              <w:b/>
              <w:bCs/>
              <w:i w:val="0"/>
              <w:iCs w:val="0"/>
              <w:color w:val="0070C0"/>
              <w:sz w:val="28"/>
              <w:szCs w:val="26"/>
              <w:lang w:val="uz-Cyrl-UZ"/>
            </w:rPr>
          </w:rPrChange>
        </w:rPr>
        <w:t>тўлов ҳолати бўйича тақсимоти</w:t>
      </w:r>
      <w:bookmarkEnd w:id="3999"/>
    </w:p>
    <w:tbl>
      <w:tblPr>
        <w:tblStyle w:val="-1"/>
        <w:tblW w:w="0" w:type="auto"/>
        <w:tblLook w:val="04A0" w:firstRow="1" w:lastRow="0" w:firstColumn="1" w:lastColumn="0" w:noHBand="0" w:noVBand="1"/>
      </w:tblPr>
      <w:tblGrid>
        <w:gridCol w:w="3181"/>
        <w:gridCol w:w="3181"/>
        <w:gridCol w:w="3254"/>
      </w:tblGrid>
      <w:tr w:rsidR="00484395" w:rsidRPr="000F73C3" w14:paraId="7883A052" w14:textId="77777777" w:rsidTr="001222C0">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1B7AED4"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06"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07" w:author="Nozimjon Ortiqov" w:date="2026-02-24T09:42:00Z" w16du:dateUtc="2026-02-24T04:42:00Z">
                  <w:rPr>
                    <w:rFonts w:ascii="Roboto" w:hAnsi="Roboto" w:cs="Times New Roman"/>
                    <w:sz w:val="26"/>
                    <w:szCs w:val="26"/>
                  </w:rPr>
                </w:rPrChange>
              </w:rPr>
              <w:t>Ҳолат</w:t>
            </w:r>
          </w:p>
        </w:tc>
        <w:tc>
          <w:tcPr>
            <w:tcW w:w="3181" w:type="dxa"/>
            <w:vAlign w:val="center"/>
          </w:tcPr>
          <w:p w14:paraId="7EBAB18F" w14:textId="48C2C519" w:rsidR="00484395" w:rsidRPr="000F73C3"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08" w:author="Nozimjon Ortiqov" w:date="2026-02-24T09:42:00Z" w16du:dateUtc="2026-02-24T04:42:00Z">
                  <w:rPr>
                    <w:rFonts w:ascii="Roboto" w:hAnsi="Roboto" w:cs="Times New Roman"/>
                    <w:color w:val="auto"/>
                    <w:sz w:val="26"/>
                    <w:szCs w:val="26"/>
                  </w:rPr>
                </w:rPrChange>
              </w:rPr>
            </w:pPr>
            <w:ins w:id="4009" w:author="Nozimjon Ortiqov" w:date="2026-02-24T13:29:00Z" w16du:dateUtc="2026-02-24T08:29:00Z">
              <w:r>
                <w:rPr>
                  <w:rFonts w:ascii="Roboto" w:hAnsi="Roboto" w:cs="Times New Roman"/>
                  <w:sz w:val="24"/>
                  <w:szCs w:val="24"/>
                  <w:lang w:val="uz-Cyrl-UZ"/>
                </w:rPr>
                <w:t>Кузатувлар сони</w:t>
              </w:r>
            </w:ins>
            <w:del w:id="4010" w:author="Nozimjon Ortiqov" w:date="2026-02-24T13:29:00Z" w16du:dateUtc="2026-02-24T08:29:00Z">
              <w:r w:rsidR="00484395" w:rsidRPr="000F73C3" w:rsidDel="00734D23">
                <w:rPr>
                  <w:rFonts w:ascii="Roboto" w:hAnsi="Roboto" w:cs="Times New Roman"/>
                  <w:sz w:val="24"/>
                  <w:szCs w:val="24"/>
                  <w:lang w:val="uz-Cyrl-UZ"/>
                  <w:rPrChange w:id="4011" w:author="Nozimjon Ortiqov" w:date="2026-02-24T09:42:00Z" w16du:dateUtc="2026-02-24T04:42:00Z">
                    <w:rPr>
                      <w:rFonts w:ascii="Roboto" w:hAnsi="Roboto" w:cs="Times New Roman"/>
                      <w:sz w:val="26"/>
                      <w:szCs w:val="26"/>
                    </w:rPr>
                  </w:rPrChange>
                </w:rPr>
                <w:delText>№</w:delText>
              </w:r>
            </w:del>
          </w:p>
        </w:tc>
        <w:tc>
          <w:tcPr>
            <w:tcW w:w="3254" w:type="dxa"/>
            <w:vAlign w:val="center"/>
          </w:tcPr>
          <w:p w14:paraId="5B3AC425" w14:textId="6C7F5433" w:rsidR="00484395" w:rsidRPr="000F73C3"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Change w:id="4012" w:author="Nozimjon Ortiqov" w:date="2026-02-24T09:42:00Z" w16du:dateUtc="2026-02-24T04:42:00Z">
                  <w:rPr>
                    <w:rFonts w:ascii="Roboto" w:hAnsi="Roboto" w:cs="Times New Roman"/>
                    <w:b w:val="0"/>
                    <w:color w:val="auto"/>
                    <w:sz w:val="26"/>
                    <w:szCs w:val="26"/>
                  </w:rPr>
                </w:rPrChange>
              </w:rPr>
            </w:pPr>
            <w:ins w:id="4013" w:author="Nozimjon Ortiqov" w:date="2026-02-24T13:29:00Z" w16du:dateUtc="2026-02-24T08:29:00Z">
              <w:r>
                <w:rPr>
                  <w:rFonts w:ascii="Roboto" w:hAnsi="Roboto" w:cs="Times New Roman"/>
                  <w:sz w:val="24"/>
                  <w:szCs w:val="24"/>
                  <w:lang w:val="uz-Cyrl-UZ"/>
                </w:rPr>
                <w:t>Фоизда (</w:t>
              </w:r>
              <w:r w:rsidRPr="00E911E5">
                <w:rPr>
                  <w:rFonts w:ascii="Roboto" w:hAnsi="Roboto" w:cs="Times New Roman"/>
                  <w:sz w:val="24"/>
                  <w:szCs w:val="24"/>
                  <w:lang w:val="uz-Cyrl-UZ"/>
                </w:rPr>
                <w:t>%</w:t>
              </w:r>
              <w:r>
                <w:rPr>
                  <w:rFonts w:ascii="Roboto" w:hAnsi="Roboto" w:cs="Times New Roman"/>
                  <w:sz w:val="24"/>
                  <w:szCs w:val="24"/>
                  <w:lang w:val="uz-Cyrl-UZ"/>
                </w:rPr>
                <w:t>)</w:t>
              </w:r>
            </w:ins>
            <w:del w:id="4014" w:author="Nozimjon Ortiqov" w:date="2026-02-24T13:29:00Z" w16du:dateUtc="2026-02-24T08:29:00Z">
              <w:r w:rsidR="00484395" w:rsidRPr="000F73C3" w:rsidDel="00734D23">
                <w:rPr>
                  <w:rFonts w:ascii="Roboto" w:hAnsi="Roboto" w:cs="Times New Roman"/>
                  <w:sz w:val="24"/>
                  <w:szCs w:val="24"/>
                  <w:lang w:val="uz-Cyrl-UZ"/>
                  <w:rPrChange w:id="4015" w:author="Nozimjon Ortiqov" w:date="2026-02-24T09:42:00Z" w16du:dateUtc="2026-02-24T04:42:00Z">
                    <w:rPr>
                      <w:rFonts w:ascii="Roboto" w:hAnsi="Roboto" w:cs="Times New Roman"/>
                      <w:sz w:val="26"/>
                      <w:szCs w:val="26"/>
                    </w:rPr>
                  </w:rPrChange>
                </w:rPr>
                <w:delText>%</w:delText>
              </w:r>
            </w:del>
          </w:p>
        </w:tc>
      </w:tr>
      <w:tr w:rsidR="00484395" w:rsidRPr="000F73C3" w14:paraId="72825F08" w14:textId="77777777" w:rsidTr="001222C0">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CAA64AB"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16" w:author="Nozimjon Ortiqov" w:date="2026-02-24T09:42:00Z" w16du:dateUtc="2026-02-24T04:42:00Z">
                  <w:rPr>
                    <w:rFonts w:ascii="Roboto" w:hAnsi="Roboto" w:cs="Times New Roman"/>
                    <w:color w:val="auto"/>
                    <w:sz w:val="26"/>
                    <w:szCs w:val="26"/>
                    <w:lang w:val="uz-Cyrl-UZ"/>
                  </w:rPr>
                </w:rPrChange>
              </w:rPr>
            </w:pPr>
            <w:r w:rsidRPr="000F73C3">
              <w:rPr>
                <w:rFonts w:ascii="Roboto" w:hAnsi="Roboto" w:cs="Times New Roman"/>
                <w:sz w:val="24"/>
                <w:szCs w:val="24"/>
                <w:lang w:val="uz-Cyrl-UZ"/>
                <w:rPrChange w:id="4017" w:author="Nozimjon Ortiqov" w:date="2026-02-24T09:42:00Z" w16du:dateUtc="2026-02-24T04:42:00Z">
                  <w:rPr>
                    <w:rFonts w:ascii="Roboto" w:hAnsi="Roboto" w:cs="Times New Roman"/>
                    <w:sz w:val="26"/>
                    <w:szCs w:val="26"/>
                    <w:lang w:val="uz-Cyrl-UZ"/>
                  </w:rPr>
                </w:rPrChange>
              </w:rPr>
              <w:t>Муаммоли кредит</w:t>
            </w:r>
          </w:p>
        </w:tc>
        <w:tc>
          <w:tcPr>
            <w:tcW w:w="3181" w:type="dxa"/>
            <w:vAlign w:val="center"/>
          </w:tcPr>
          <w:p w14:paraId="5FE4F020"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18"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19" w:author="Nozimjon Ortiqov" w:date="2026-02-24T09:42:00Z" w16du:dateUtc="2026-02-24T04:42:00Z">
                  <w:rPr>
                    <w:rFonts w:ascii="Roboto" w:hAnsi="Roboto" w:cs="Times New Roman"/>
                    <w:bCs/>
                    <w:sz w:val="26"/>
                    <w:szCs w:val="26"/>
                  </w:rPr>
                </w:rPrChange>
              </w:rPr>
              <w:t>792</w:t>
            </w:r>
          </w:p>
        </w:tc>
        <w:tc>
          <w:tcPr>
            <w:tcW w:w="3254" w:type="dxa"/>
            <w:vAlign w:val="center"/>
          </w:tcPr>
          <w:p w14:paraId="6CDCED24"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20"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1" w:author="Nozimjon Ortiqov" w:date="2026-02-24T09:42:00Z" w16du:dateUtc="2026-02-24T04:42:00Z">
                  <w:rPr>
                    <w:rFonts w:ascii="Roboto" w:hAnsi="Roboto" w:cs="Times New Roman"/>
                    <w:bCs/>
                    <w:sz w:val="26"/>
                    <w:szCs w:val="26"/>
                  </w:rPr>
                </w:rPrChange>
              </w:rPr>
              <w:t>5</w:t>
            </w:r>
            <w:r w:rsidRPr="000F73C3">
              <w:rPr>
                <w:rFonts w:ascii="Roboto" w:hAnsi="Roboto" w:cs="Times New Roman"/>
                <w:bCs/>
                <w:sz w:val="24"/>
                <w:szCs w:val="24"/>
                <w:lang w:val="uz-Cyrl-UZ"/>
                <w:rPrChange w:id="4022" w:author="Nozimjon Ortiqov" w:date="2026-02-24T09:42:00Z" w16du:dateUtc="2026-02-24T04:42:00Z">
                  <w:rPr>
                    <w:rFonts w:ascii="Roboto" w:hAnsi="Roboto" w:cs="Times New Roman"/>
                    <w:bCs/>
                    <w:sz w:val="26"/>
                    <w:szCs w:val="26"/>
                    <w:lang w:val="uz-Cyrl-UZ"/>
                  </w:rPr>
                </w:rPrChange>
              </w:rPr>
              <w:t>2</w:t>
            </w:r>
            <w:r w:rsidRPr="000F73C3">
              <w:rPr>
                <w:rFonts w:ascii="Roboto" w:hAnsi="Roboto" w:cs="Times New Roman"/>
                <w:bCs/>
                <w:sz w:val="24"/>
                <w:szCs w:val="24"/>
                <w:lang w:val="uz-Cyrl-UZ"/>
                <w:rPrChange w:id="4023" w:author="Nozimjon Ortiqov" w:date="2026-02-24T09:42:00Z" w16du:dateUtc="2026-02-24T04:42:00Z">
                  <w:rPr>
                    <w:rFonts w:ascii="Roboto" w:hAnsi="Roboto" w:cs="Times New Roman"/>
                    <w:bCs/>
                    <w:sz w:val="26"/>
                    <w:szCs w:val="26"/>
                  </w:rPr>
                </w:rPrChange>
              </w:rPr>
              <w:t>%</w:t>
            </w:r>
          </w:p>
        </w:tc>
      </w:tr>
      <w:tr w:rsidR="00484395" w:rsidRPr="000F73C3" w14:paraId="6CF3F87F" w14:textId="77777777" w:rsidTr="001222C0">
        <w:trPr>
          <w:trHeight w:val="537"/>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E84B7C3"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24"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25" w:author="Nozimjon Ortiqov" w:date="2026-02-24T09:42:00Z" w16du:dateUtc="2026-02-24T04:42:00Z">
                  <w:rPr>
                    <w:rFonts w:ascii="Roboto" w:hAnsi="Roboto" w:cs="Times New Roman"/>
                    <w:sz w:val="26"/>
                    <w:szCs w:val="26"/>
                  </w:rPr>
                </w:rPrChange>
              </w:rPr>
              <w:t>1-3 ой кечиккан</w:t>
            </w:r>
          </w:p>
        </w:tc>
        <w:tc>
          <w:tcPr>
            <w:tcW w:w="3181" w:type="dxa"/>
            <w:vAlign w:val="center"/>
          </w:tcPr>
          <w:p w14:paraId="148A5F14"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26"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7" w:author="Nozimjon Ortiqov" w:date="2026-02-24T09:42:00Z" w16du:dateUtc="2026-02-24T04:42:00Z">
                  <w:rPr>
                    <w:rFonts w:ascii="Roboto" w:hAnsi="Roboto" w:cs="Times New Roman"/>
                    <w:bCs/>
                    <w:sz w:val="26"/>
                    <w:szCs w:val="26"/>
                  </w:rPr>
                </w:rPrChange>
              </w:rPr>
              <w:t>410</w:t>
            </w:r>
          </w:p>
        </w:tc>
        <w:tc>
          <w:tcPr>
            <w:tcW w:w="3254" w:type="dxa"/>
            <w:vAlign w:val="center"/>
          </w:tcPr>
          <w:p w14:paraId="1B6E2E53"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28"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9" w:author="Nozimjon Ortiqov" w:date="2026-02-24T09:42:00Z" w16du:dateUtc="2026-02-24T04:42:00Z">
                  <w:rPr>
                    <w:rFonts w:ascii="Roboto" w:hAnsi="Roboto" w:cs="Times New Roman"/>
                    <w:bCs/>
                    <w:sz w:val="26"/>
                    <w:szCs w:val="26"/>
                  </w:rPr>
                </w:rPrChange>
              </w:rPr>
              <w:t>2</w:t>
            </w:r>
            <w:r w:rsidRPr="000F73C3">
              <w:rPr>
                <w:rFonts w:ascii="Roboto" w:hAnsi="Roboto" w:cs="Times New Roman"/>
                <w:bCs/>
                <w:sz w:val="24"/>
                <w:szCs w:val="24"/>
                <w:lang w:val="uz-Cyrl-UZ"/>
                <w:rPrChange w:id="4030" w:author="Nozimjon Ortiqov" w:date="2026-02-24T09:42:00Z" w16du:dateUtc="2026-02-24T04:42:00Z">
                  <w:rPr>
                    <w:rFonts w:ascii="Roboto" w:hAnsi="Roboto" w:cs="Times New Roman"/>
                    <w:bCs/>
                    <w:sz w:val="26"/>
                    <w:szCs w:val="26"/>
                    <w:lang w:val="uz-Cyrl-UZ"/>
                  </w:rPr>
                </w:rPrChange>
              </w:rPr>
              <w:t>7</w:t>
            </w:r>
            <w:r w:rsidRPr="000F73C3">
              <w:rPr>
                <w:rFonts w:ascii="Roboto" w:hAnsi="Roboto" w:cs="Times New Roman"/>
                <w:bCs/>
                <w:sz w:val="24"/>
                <w:szCs w:val="24"/>
                <w:lang w:val="uz-Cyrl-UZ"/>
                <w:rPrChange w:id="4031" w:author="Nozimjon Ortiqov" w:date="2026-02-24T09:42:00Z" w16du:dateUtc="2026-02-24T04:42:00Z">
                  <w:rPr>
                    <w:rFonts w:ascii="Roboto" w:hAnsi="Roboto" w:cs="Times New Roman"/>
                    <w:bCs/>
                    <w:sz w:val="26"/>
                    <w:szCs w:val="26"/>
                  </w:rPr>
                </w:rPrChange>
              </w:rPr>
              <w:t>%</w:t>
            </w:r>
          </w:p>
        </w:tc>
      </w:tr>
      <w:tr w:rsidR="00484395" w:rsidRPr="000F73C3" w14:paraId="77735E2A" w14:textId="77777777" w:rsidTr="001222C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69111E0"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32"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33" w:author="Nozimjon Ortiqov" w:date="2026-02-24T09:42:00Z" w16du:dateUtc="2026-02-24T04:42:00Z">
                  <w:rPr>
                    <w:rFonts w:ascii="Roboto" w:hAnsi="Roboto" w:cs="Times New Roman"/>
                    <w:sz w:val="26"/>
                    <w:szCs w:val="26"/>
                  </w:rPr>
                </w:rPrChange>
              </w:rPr>
              <w:t>Ўз вақтида тўланган</w:t>
            </w:r>
          </w:p>
        </w:tc>
        <w:tc>
          <w:tcPr>
            <w:tcW w:w="3181" w:type="dxa"/>
            <w:vAlign w:val="center"/>
          </w:tcPr>
          <w:p w14:paraId="6667B43C"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34"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35" w:author="Nozimjon Ortiqov" w:date="2026-02-24T09:42:00Z" w16du:dateUtc="2026-02-24T04:42:00Z">
                  <w:rPr>
                    <w:rFonts w:ascii="Roboto" w:hAnsi="Roboto" w:cs="Times New Roman"/>
                    <w:bCs/>
                    <w:sz w:val="26"/>
                    <w:szCs w:val="26"/>
                  </w:rPr>
                </w:rPrChange>
              </w:rPr>
              <w:t>323</w:t>
            </w:r>
          </w:p>
        </w:tc>
        <w:tc>
          <w:tcPr>
            <w:tcW w:w="3254" w:type="dxa"/>
            <w:vAlign w:val="center"/>
          </w:tcPr>
          <w:p w14:paraId="337A5749"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36"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37" w:author="Nozimjon Ortiqov" w:date="2026-02-24T09:42:00Z" w16du:dateUtc="2026-02-24T04:42:00Z">
                  <w:rPr>
                    <w:rFonts w:ascii="Roboto" w:hAnsi="Roboto" w:cs="Times New Roman"/>
                    <w:bCs/>
                    <w:sz w:val="26"/>
                    <w:szCs w:val="26"/>
                  </w:rPr>
                </w:rPrChange>
              </w:rPr>
              <w:t>21%</w:t>
            </w:r>
          </w:p>
        </w:tc>
      </w:tr>
    </w:tbl>
    <w:p w14:paraId="1FF05883" w14:textId="77777777" w:rsidR="00484395" w:rsidRPr="009C4BAE" w:rsidRDefault="00484395" w:rsidP="00484395">
      <w:pPr>
        <w:spacing w:after="60" w:line="288" w:lineRule="auto"/>
        <w:rPr>
          <w:rFonts w:ascii="Roboto" w:hAnsi="Roboto" w:cstheme="minorHAnsi"/>
          <w:b/>
          <w:bCs/>
          <w:color w:val="0070C0"/>
          <w:sz w:val="26"/>
          <w:szCs w:val="26"/>
          <w:lang w:val="uz-Cyrl-UZ"/>
          <w:rPrChange w:id="4038" w:author="Nozimjon Ortiqov" w:date="2026-02-24T09:31:00Z" w16du:dateUtc="2026-02-24T04:31:00Z">
            <w:rPr>
              <w:rFonts w:ascii="Roboto" w:hAnsi="Roboto" w:cstheme="minorHAnsi"/>
              <w:b/>
              <w:bCs/>
              <w:color w:val="0070C0"/>
              <w:sz w:val="14"/>
              <w:szCs w:val="14"/>
              <w:lang w:val="uz-Cyrl-UZ"/>
            </w:rPr>
          </w:rPrChange>
        </w:rPr>
      </w:pPr>
    </w:p>
    <w:p w14:paraId="69421A9D" w14:textId="5621266C" w:rsidR="00E432F7" w:rsidDel="00C16CF9" w:rsidRDefault="00E432F7" w:rsidP="00484395">
      <w:pPr>
        <w:pStyle w:val="aff5"/>
        <w:jc w:val="center"/>
        <w:rPr>
          <w:del w:id="4039" w:author="Nozimjon Ortiqov" w:date="2026-02-23T17:44:00Z" w16du:dateUtc="2026-02-23T12:44:00Z"/>
          <w:rFonts w:ascii="Roboto" w:hAnsi="Roboto" w:cstheme="minorHAnsi"/>
          <w:b/>
          <w:bCs/>
          <w:i w:val="0"/>
          <w:iCs w:val="0"/>
          <w:color w:val="0070C0"/>
          <w:sz w:val="24"/>
          <w:szCs w:val="24"/>
          <w:lang w:val="uz-Cyrl-UZ"/>
        </w:rPr>
      </w:pPr>
      <w:bookmarkStart w:id="4040" w:name="_Toc222583175"/>
    </w:p>
    <w:p w14:paraId="447A38AC" w14:textId="77777777" w:rsidR="00C16CF9" w:rsidRPr="00C16CF9" w:rsidRDefault="00C16CF9">
      <w:pPr>
        <w:rPr>
          <w:ins w:id="4041" w:author="Nozimjon Ortiqov" w:date="2026-02-24T13:29:00Z" w16du:dateUtc="2026-02-24T08:29:00Z"/>
          <w:i/>
          <w:iCs/>
          <w:lang w:val="uz-Cyrl-UZ"/>
          <w:rPrChange w:id="4042" w:author="Nozimjon Ortiqov" w:date="2026-02-24T13:29:00Z" w16du:dateUtc="2026-02-24T08:29:00Z">
            <w:rPr>
              <w:ins w:id="4043" w:author="Nozimjon Ortiqov" w:date="2026-02-24T13:29:00Z" w16du:dateUtc="2026-02-24T08:29:00Z"/>
              <w:rFonts w:ascii="Roboto" w:hAnsi="Roboto" w:cstheme="minorHAnsi"/>
              <w:b/>
              <w:bCs/>
              <w:i w:val="0"/>
              <w:iCs w:val="0"/>
              <w:color w:val="0070C0"/>
              <w:sz w:val="28"/>
              <w:szCs w:val="26"/>
              <w:lang w:val="uz-Cyrl-UZ"/>
            </w:rPr>
          </w:rPrChange>
        </w:rPr>
        <w:pPrChange w:id="4044" w:author="Nozimjon Ortiqov" w:date="2026-02-24T13:29:00Z" w16du:dateUtc="2026-02-24T08:29:00Z">
          <w:pPr>
            <w:pStyle w:val="aff5"/>
          </w:pPr>
        </w:pPrChange>
      </w:pPr>
    </w:p>
    <w:p w14:paraId="10EE4E44" w14:textId="5E580EB6" w:rsidR="00C16CF9" w:rsidRPr="00C16CF9" w:rsidRDefault="00C16CF9">
      <w:pPr>
        <w:pStyle w:val="aff5"/>
        <w:rPr>
          <w:ins w:id="4045" w:author="Nozimjon Ortiqov" w:date="2026-02-24T13:29:00Z" w16du:dateUtc="2026-02-24T08:29:00Z"/>
          <w:rFonts w:ascii="Roboto" w:hAnsi="Roboto" w:cstheme="minorHAnsi"/>
          <w:b/>
          <w:bCs/>
          <w:i w:val="0"/>
          <w:iCs w:val="0"/>
          <w:color w:val="0070C0"/>
          <w:sz w:val="28"/>
          <w:szCs w:val="28"/>
          <w:lang w:val="uz-Cyrl-UZ"/>
          <w:rPrChange w:id="4046" w:author="Nozimjon Ortiqov" w:date="2026-02-24T13:31:00Z" w16du:dateUtc="2026-02-24T08:31:00Z">
            <w:rPr>
              <w:ins w:id="4047" w:author="Nozimjon Ortiqov" w:date="2026-02-24T13:29:00Z" w16du:dateUtc="2026-02-24T08:29:00Z"/>
              <w:rFonts w:ascii="Roboto" w:hAnsi="Roboto" w:cstheme="minorHAnsi"/>
              <w:b/>
              <w:bCs/>
              <w:i w:val="0"/>
              <w:iCs w:val="0"/>
              <w:color w:val="0070C0"/>
              <w:sz w:val="24"/>
              <w:szCs w:val="24"/>
              <w:lang w:val="uz-Cyrl-UZ"/>
            </w:rPr>
          </w:rPrChange>
        </w:rPr>
        <w:pPrChange w:id="4048" w:author="Nozimjon Ortiqov" w:date="2026-02-24T13:29:00Z" w16du:dateUtc="2026-02-24T08:29:00Z">
          <w:pPr>
            <w:pStyle w:val="aff5"/>
            <w:jc w:val="center"/>
          </w:pPr>
        </w:pPrChange>
      </w:pPr>
      <w:ins w:id="4049" w:author="Nozimjon Ortiqov" w:date="2026-02-24T13:30:00Z" w16du:dateUtc="2026-02-24T08:30:00Z">
        <w:r w:rsidRPr="00C16CF9">
          <w:rPr>
            <w:rFonts w:ascii="Roboto" w:hAnsi="Roboto" w:cstheme="minorHAnsi"/>
            <w:b/>
            <w:bCs/>
            <w:i w:val="0"/>
            <w:iCs w:val="0"/>
            <w:color w:val="0070C0"/>
            <w:sz w:val="28"/>
            <w:szCs w:val="28"/>
            <w:lang w:val="uz-Cyrl-UZ"/>
            <w:rPrChange w:id="4050" w:author="Nozimjon Ortiqov" w:date="2026-02-24T13:31:00Z" w16du:dateUtc="2026-02-24T08:31:00Z">
              <w:rPr>
                <w:rFonts w:ascii="Roboto" w:hAnsi="Roboto" w:cstheme="minorHAnsi"/>
                <w:b/>
                <w:bCs/>
                <w:i w:val="0"/>
                <w:iCs w:val="0"/>
                <w:color w:val="0070C0"/>
                <w:sz w:val="24"/>
                <w:szCs w:val="24"/>
                <w:lang w:val="uz-Cyrl-UZ"/>
              </w:rPr>
            </w:rPrChange>
          </w:rPr>
          <w:lastRenderedPageBreak/>
          <w:t xml:space="preserve">2-илова. </w:t>
        </w:r>
      </w:ins>
      <w:ins w:id="4051" w:author="Nozimjon Ortiqov" w:date="2026-02-24T13:29:00Z" w16du:dateUtc="2026-02-24T08:29:00Z">
        <w:r w:rsidRPr="00C16CF9">
          <w:rPr>
            <w:rFonts w:ascii="Roboto" w:hAnsi="Roboto" w:cstheme="minorHAnsi"/>
            <w:b/>
            <w:bCs/>
            <w:i w:val="0"/>
            <w:iCs w:val="0"/>
            <w:color w:val="0070C0"/>
            <w:sz w:val="28"/>
            <w:szCs w:val="28"/>
            <w:lang w:val="uz-Cyrl-UZ"/>
            <w:rPrChange w:id="4052" w:author="Nozimjon Ortiqov" w:date="2026-02-24T13:31:00Z" w16du:dateUtc="2026-02-24T08:31:00Z">
              <w:rPr>
                <w:rFonts w:ascii="Roboto" w:hAnsi="Roboto" w:cstheme="minorHAnsi"/>
                <w:b/>
                <w:bCs/>
                <w:i w:val="0"/>
                <w:iCs w:val="0"/>
                <w:color w:val="0070C0"/>
                <w:sz w:val="24"/>
                <w:szCs w:val="24"/>
                <w:lang w:val="uz-Cyrl-UZ"/>
              </w:rPr>
            </w:rPrChange>
          </w:rPr>
          <w:t>Респондентлар профили</w:t>
        </w:r>
      </w:ins>
    </w:p>
    <w:p w14:paraId="6280589A" w14:textId="437F97C6" w:rsidR="00484395" w:rsidRPr="000F73C3" w:rsidRDefault="00484395" w:rsidP="00484395">
      <w:pPr>
        <w:pStyle w:val="aff5"/>
        <w:jc w:val="center"/>
        <w:rPr>
          <w:rFonts w:ascii="Roboto" w:hAnsi="Roboto" w:cstheme="minorHAnsi"/>
          <w:b/>
          <w:bCs/>
          <w:i w:val="0"/>
          <w:iCs w:val="0"/>
          <w:color w:val="0070C0"/>
          <w:sz w:val="24"/>
          <w:szCs w:val="24"/>
          <w:lang w:val="uz-Cyrl-UZ"/>
          <w:rPrChange w:id="4053" w:author="Nozimjon Ortiqov" w:date="2026-02-24T09:42:00Z" w16du:dateUtc="2026-02-24T04:42:00Z">
            <w:rPr>
              <w:rFonts w:ascii="Roboto" w:hAnsi="Roboto" w:cstheme="minorHAnsi"/>
              <w:b/>
              <w:bCs/>
              <w:i w:val="0"/>
              <w:iCs w:val="0"/>
              <w:color w:val="0070C0"/>
              <w:sz w:val="28"/>
              <w:szCs w:val="26"/>
            </w:rPr>
          </w:rPrChange>
        </w:rPr>
      </w:pPr>
      <w:r w:rsidRPr="000F73C3">
        <w:rPr>
          <w:rFonts w:ascii="Roboto" w:hAnsi="Roboto" w:cstheme="minorHAnsi"/>
          <w:b/>
          <w:bCs/>
          <w:i w:val="0"/>
          <w:iCs w:val="0"/>
          <w:color w:val="0070C0"/>
          <w:sz w:val="24"/>
          <w:szCs w:val="24"/>
          <w:lang w:val="uz-Cyrl-UZ"/>
          <w:rPrChange w:id="4054" w:author="Nozimjon Ortiqov" w:date="2026-02-24T09:42:00Z" w16du:dateUtc="2026-02-24T04:42:00Z">
            <w:rPr>
              <w:rFonts w:ascii="Roboto" w:hAnsi="Roboto" w:cstheme="minorHAnsi"/>
              <w:b/>
              <w:bCs/>
              <w:i w:val="0"/>
              <w:iCs w:val="0"/>
              <w:color w:val="0070C0"/>
              <w:sz w:val="28"/>
              <w:szCs w:val="26"/>
              <w:lang w:val="uz-Cyrl-UZ"/>
            </w:rPr>
          </w:rPrChange>
        </w:rPr>
        <w:t>9-жадвал. Респондентларнинг демографик профили</w:t>
      </w:r>
      <w:bookmarkEnd w:id="4040"/>
    </w:p>
    <w:tbl>
      <w:tblPr>
        <w:tblStyle w:val="-1"/>
        <w:tblW w:w="9884" w:type="dxa"/>
        <w:tblLook w:val="04A0" w:firstRow="1" w:lastRow="0" w:firstColumn="1" w:lastColumn="0" w:noHBand="0" w:noVBand="1"/>
      </w:tblPr>
      <w:tblGrid>
        <w:gridCol w:w="2471"/>
        <w:gridCol w:w="2471"/>
        <w:gridCol w:w="2471"/>
        <w:gridCol w:w="2471"/>
      </w:tblGrid>
      <w:tr w:rsidR="00484395" w:rsidRPr="009C4BAE"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55"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56" w:author="Nozimjon Ortiqov" w:date="2026-02-24T09:42:00Z" w16du:dateUtc="2026-02-24T04:42:00Z">
                  <w:rPr>
                    <w:rFonts w:ascii="Roboto" w:hAnsi="Roboto" w:cs="Times New Roman"/>
                    <w:sz w:val="26"/>
                    <w:szCs w:val="26"/>
                  </w:rPr>
                </w:rPrChange>
              </w:rPr>
              <w:t>Кўрсаткич</w:t>
            </w:r>
            <w:ins w:id="4057" w:author="Nozimjon Ortiqov" w:date="2026-02-24T13:30:00Z" w16du:dateUtc="2026-02-24T08:30:00Z">
              <w:r w:rsidR="00C16CF9">
                <w:rPr>
                  <w:rFonts w:ascii="Roboto" w:hAnsi="Roboto" w:cs="Times New Roman"/>
                  <w:sz w:val="24"/>
                  <w:szCs w:val="24"/>
                  <w:lang w:val="uz-Cyrl-UZ"/>
                </w:rPr>
                <w:t xml:space="preserve"> номи</w:t>
              </w:r>
            </w:ins>
          </w:p>
        </w:tc>
        <w:tc>
          <w:tcPr>
            <w:tcW w:w="2471" w:type="dxa"/>
            <w:vAlign w:val="center"/>
          </w:tcPr>
          <w:p w14:paraId="10814F63" w14:textId="246EC1CB"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58"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59" w:author="Nozimjon Ortiqov" w:date="2026-02-24T09:42:00Z" w16du:dateUtc="2026-02-24T04:42:00Z">
                  <w:rPr>
                    <w:rFonts w:ascii="Roboto" w:hAnsi="Roboto" w:cs="Times New Roman"/>
                    <w:sz w:val="26"/>
                    <w:szCs w:val="26"/>
                  </w:rPr>
                </w:rPrChange>
              </w:rPr>
              <w:t>Барча</w:t>
            </w:r>
            <w:ins w:id="4060" w:author="Nozimjon Ortiqov" w:date="2026-02-24T13:30:00Z" w16du:dateUtc="2026-02-24T08:30:00Z">
              <w:r w:rsidR="00C16CF9">
                <w:rPr>
                  <w:rFonts w:ascii="Roboto" w:hAnsi="Roboto" w:cs="Times New Roman"/>
                  <w:sz w:val="24"/>
                  <w:szCs w:val="24"/>
                  <w:lang w:val="uz-Cyrl-UZ"/>
                </w:rPr>
                <w:t xml:space="preserve"> респондентлар бўйича</w:t>
              </w:r>
            </w:ins>
            <w:del w:id="4061" w:author="Nozimjon Ortiqov" w:date="2026-02-24T13:30:00Z" w16du:dateUtc="2026-02-24T08:30:00Z">
              <w:r w:rsidRPr="000F73C3" w:rsidDel="00C16CF9">
                <w:rPr>
                  <w:rFonts w:ascii="Roboto" w:hAnsi="Roboto" w:cs="Times New Roman"/>
                  <w:sz w:val="24"/>
                  <w:szCs w:val="24"/>
                  <w:lang w:val="uz-Cyrl-UZ"/>
                  <w:rPrChange w:id="4062" w:author="Nozimjon Ortiqov" w:date="2026-02-24T09:42:00Z" w16du:dateUtc="2026-02-24T04:42:00Z">
                    <w:rPr>
                      <w:rFonts w:ascii="Roboto" w:hAnsi="Roboto" w:cs="Times New Roman"/>
                      <w:sz w:val="26"/>
                      <w:szCs w:val="26"/>
                    </w:rPr>
                  </w:rPrChange>
                </w:rPr>
                <w:delText>си</w:delText>
              </w:r>
            </w:del>
          </w:p>
        </w:tc>
        <w:tc>
          <w:tcPr>
            <w:tcW w:w="2471" w:type="dxa"/>
            <w:vAlign w:val="center"/>
          </w:tcPr>
          <w:p w14:paraId="4BCF443C" w14:textId="64D5B59D"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63"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64" w:author="Nozimjon Ortiqov" w:date="2026-02-24T09:42:00Z" w16du:dateUtc="2026-02-24T04:42:00Z">
                  <w:rPr>
                    <w:rFonts w:ascii="Roboto" w:hAnsi="Roboto" w:cs="Times New Roman"/>
                    <w:sz w:val="26"/>
                    <w:szCs w:val="26"/>
                  </w:rPr>
                </w:rPrChange>
              </w:rPr>
              <w:t>Қарздорлар</w:t>
            </w:r>
            <w:ins w:id="4065" w:author="Nozimjon Ortiqov" w:date="2026-02-24T13:30:00Z" w16du:dateUtc="2026-02-24T08:30:00Z">
              <w:r w:rsidR="00C16CF9">
                <w:rPr>
                  <w:rFonts w:ascii="Roboto" w:hAnsi="Roboto" w:cs="Times New Roman"/>
                  <w:sz w:val="24"/>
                  <w:szCs w:val="24"/>
                  <w:lang w:val="uz-Cyrl-UZ"/>
                </w:rPr>
                <w:t xml:space="preserve"> бўйича</w:t>
              </w:r>
            </w:ins>
          </w:p>
        </w:tc>
        <w:tc>
          <w:tcPr>
            <w:tcW w:w="2471" w:type="dxa"/>
            <w:vAlign w:val="center"/>
          </w:tcPr>
          <w:p w14:paraId="69797F45" w14:textId="64D7FB40"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66"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67" w:author="Nozimjon Ortiqov" w:date="2026-02-24T09:42:00Z" w16du:dateUtc="2026-02-24T04:42:00Z">
                  <w:rPr>
                    <w:rFonts w:ascii="Roboto" w:hAnsi="Roboto" w:cs="Times New Roman"/>
                    <w:sz w:val="26"/>
                    <w:szCs w:val="26"/>
                  </w:rPr>
                </w:rPrChange>
              </w:rPr>
              <w:t>Қарзи йўқлар</w:t>
            </w:r>
            <w:ins w:id="4068" w:author="Nozimjon Ortiqov" w:date="2026-02-24T13:30:00Z" w16du:dateUtc="2026-02-24T08:30:00Z">
              <w:r w:rsidR="00C16CF9">
                <w:rPr>
                  <w:rFonts w:ascii="Roboto" w:hAnsi="Roboto" w:cs="Times New Roman"/>
                  <w:sz w:val="24"/>
                  <w:szCs w:val="24"/>
                  <w:lang w:val="uz-Cyrl-UZ"/>
                </w:rPr>
                <w:t xml:space="preserve"> бўйича</w:t>
              </w:r>
            </w:ins>
          </w:p>
        </w:tc>
      </w:tr>
      <w:tr w:rsidR="00484395" w:rsidRPr="009C4BAE"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6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70" w:author="Nozimjon Ortiqov" w:date="2026-02-24T13:33:00Z" w16du:dateUtc="2026-02-24T08:33:00Z">
                  <w:rPr>
                    <w:rFonts w:ascii="Roboto" w:hAnsi="Roboto" w:cs="Times New Roman"/>
                    <w:sz w:val="26"/>
                    <w:szCs w:val="26"/>
                  </w:rPr>
                </w:rPrChange>
              </w:rPr>
              <w:t>Ўртача ёш</w:t>
            </w:r>
          </w:p>
        </w:tc>
        <w:tc>
          <w:tcPr>
            <w:tcW w:w="2471" w:type="dxa"/>
            <w:vAlign w:val="center"/>
          </w:tcPr>
          <w:p w14:paraId="75CD9C53"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071"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72" w:author="Nozimjon Ortiqov" w:date="2026-02-24T13:33:00Z" w16du:dateUtc="2026-02-24T08:33:00Z">
                  <w:rPr>
                    <w:rFonts w:ascii="Roboto" w:hAnsi="Roboto" w:cs="Times New Roman"/>
                    <w:sz w:val="26"/>
                    <w:szCs w:val="26"/>
                  </w:rPr>
                </w:rPrChange>
              </w:rPr>
              <w:t>35,2 ёш</w:t>
            </w:r>
          </w:p>
        </w:tc>
        <w:tc>
          <w:tcPr>
            <w:tcW w:w="2471" w:type="dxa"/>
            <w:vAlign w:val="center"/>
          </w:tcPr>
          <w:p w14:paraId="6BF313E3"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07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74" w:author="Nozimjon Ortiqov" w:date="2026-02-24T13:33:00Z" w16du:dateUtc="2026-02-24T08:33:00Z">
                  <w:rPr>
                    <w:rFonts w:ascii="Roboto" w:hAnsi="Roboto" w:cs="Times New Roman"/>
                    <w:sz w:val="26"/>
                    <w:szCs w:val="26"/>
                  </w:rPr>
                </w:rPrChange>
              </w:rPr>
              <w:t>35,3 ёш</w:t>
            </w:r>
          </w:p>
        </w:tc>
        <w:tc>
          <w:tcPr>
            <w:tcW w:w="2471" w:type="dxa"/>
            <w:vAlign w:val="center"/>
          </w:tcPr>
          <w:p w14:paraId="674ECF58"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07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76" w:author="Nozimjon Ortiqov" w:date="2026-02-24T13:33:00Z" w16du:dateUtc="2026-02-24T08:33:00Z">
                  <w:rPr>
                    <w:rFonts w:ascii="Roboto" w:hAnsi="Roboto" w:cs="Times New Roman"/>
                    <w:sz w:val="26"/>
                    <w:szCs w:val="26"/>
                  </w:rPr>
                </w:rPrChange>
              </w:rPr>
              <w:t>35,1 ёш</w:t>
            </w:r>
          </w:p>
        </w:tc>
      </w:tr>
      <w:tr w:rsidR="00484395" w:rsidRPr="009C4BAE"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7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78" w:author="Nozimjon Ortiqov" w:date="2026-02-24T13:33:00Z" w16du:dateUtc="2026-02-24T08:33:00Z">
                  <w:rPr>
                    <w:rFonts w:ascii="Roboto" w:hAnsi="Roboto" w:cs="Times New Roman"/>
                    <w:sz w:val="26"/>
                    <w:szCs w:val="26"/>
                  </w:rPr>
                </w:rPrChange>
              </w:rPr>
              <w:t>Эркаклар</w:t>
            </w:r>
            <w:ins w:id="4079" w:author="Nozimjon Ortiqov" w:date="2026-02-24T13:31:00Z" w16du:dateUtc="2026-02-24T08:31:00Z">
              <w:r w:rsidR="00E72E04" w:rsidRPr="00682107">
                <w:rPr>
                  <w:rFonts w:ascii="Roboto" w:hAnsi="Roboto" w:cs="Times New Roman"/>
                  <w:sz w:val="24"/>
                  <w:szCs w:val="24"/>
                  <w:lang w:val="uz-Cyrl-UZ"/>
                </w:rPr>
                <w:t xml:space="preserve"> (аёллар) улуши</w:t>
              </w:r>
            </w:ins>
          </w:p>
        </w:tc>
        <w:tc>
          <w:tcPr>
            <w:tcW w:w="2471" w:type="dxa"/>
            <w:vAlign w:val="center"/>
          </w:tcPr>
          <w:p w14:paraId="545E6B2F" w14:textId="492CEAA4"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80"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81" w:author="Nozimjon Ortiqov" w:date="2026-02-24T13:33:00Z" w16du:dateUtc="2026-02-24T08:33:00Z">
                  <w:rPr>
                    <w:rFonts w:ascii="Roboto" w:hAnsi="Roboto" w:cs="Times New Roman"/>
                    <w:sz w:val="26"/>
                    <w:szCs w:val="26"/>
                  </w:rPr>
                </w:rPrChange>
              </w:rPr>
              <w:t>66,7%</w:t>
            </w:r>
            <w:ins w:id="4082" w:author="Nozimjon Ortiqov" w:date="2026-02-24T13:31:00Z" w16du:dateUtc="2026-02-24T08:31:00Z">
              <w:r w:rsidR="00E72E04" w:rsidRPr="00682107">
                <w:rPr>
                  <w:rFonts w:ascii="Roboto" w:hAnsi="Roboto" w:cs="Times New Roman"/>
                  <w:sz w:val="24"/>
                  <w:szCs w:val="24"/>
                  <w:lang w:val="uz-Cyrl-UZ"/>
                </w:rPr>
                <w:t xml:space="preserve"> (33,3%)</w:t>
              </w:r>
            </w:ins>
          </w:p>
        </w:tc>
        <w:tc>
          <w:tcPr>
            <w:tcW w:w="2471" w:type="dxa"/>
            <w:vAlign w:val="center"/>
          </w:tcPr>
          <w:p w14:paraId="4542D107" w14:textId="6CAD23C5"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8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84" w:author="Nozimjon Ortiqov" w:date="2026-02-24T13:33:00Z" w16du:dateUtc="2026-02-24T08:33:00Z">
                  <w:rPr>
                    <w:rFonts w:ascii="Roboto" w:hAnsi="Roboto" w:cs="Times New Roman"/>
                    <w:sz w:val="26"/>
                    <w:szCs w:val="26"/>
                  </w:rPr>
                </w:rPrChange>
              </w:rPr>
              <w:t>64,3%</w:t>
            </w:r>
            <w:ins w:id="4085" w:author="Nozimjon Ortiqov" w:date="2026-02-24T13:31:00Z" w16du:dateUtc="2026-02-24T08:31:00Z">
              <w:r w:rsidR="00E72E04" w:rsidRPr="00682107">
                <w:rPr>
                  <w:rFonts w:ascii="Roboto" w:hAnsi="Roboto" w:cs="Times New Roman"/>
                  <w:sz w:val="24"/>
                  <w:szCs w:val="24"/>
                  <w:lang w:val="uz-Cyrl-UZ"/>
                </w:rPr>
                <w:t xml:space="preserve"> (35,7%)</w:t>
              </w:r>
            </w:ins>
          </w:p>
        </w:tc>
        <w:tc>
          <w:tcPr>
            <w:tcW w:w="2471" w:type="dxa"/>
            <w:vAlign w:val="center"/>
          </w:tcPr>
          <w:p w14:paraId="2F59C30D" w14:textId="3B067DC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86"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087" w:author="Nozimjon Ortiqov" w:date="2026-02-24T13:33:00Z" w16du:dateUtc="2026-02-24T08:33:00Z">
                  <w:rPr>
                    <w:rFonts w:ascii="Roboto" w:hAnsi="Roboto" w:cs="Times New Roman"/>
                    <w:sz w:val="26"/>
                    <w:szCs w:val="26"/>
                  </w:rPr>
                </w:rPrChange>
              </w:rPr>
              <w:t>72,8%</w:t>
            </w:r>
            <w:ins w:id="4088" w:author="Nozimjon Ortiqov" w:date="2026-02-24T13:31:00Z" w16du:dateUtc="2026-02-24T08:31:00Z">
              <w:r w:rsidR="00E72E04" w:rsidRPr="00682107">
                <w:rPr>
                  <w:rFonts w:ascii="Roboto" w:hAnsi="Roboto" w:cs="Times New Roman"/>
                  <w:sz w:val="24"/>
                  <w:szCs w:val="24"/>
                  <w:lang w:val="uz-Cyrl-UZ"/>
                </w:rPr>
                <w:t xml:space="preserve"> (27,2%)</w:t>
              </w:r>
            </w:ins>
          </w:p>
        </w:tc>
      </w:tr>
      <w:tr w:rsidR="00484395" w:rsidRPr="009C4BAE" w:rsidDel="00E72E04" w14:paraId="61998B03" w14:textId="5383770E" w:rsidTr="001222C0">
        <w:trPr>
          <w:cnfStyle w:val="000000100000" w:firstRow="0" w:lastRow="0" w:firstColumn="0" w:lastColumn="0" w:oddVBand="0" w:evenVBand="0" w:oddHBand="1" w:evenHBand="0" w:firstRowFirstColumn="0" w:firstRowLastColumn="0" w:lastRowFirstColumn="0" w:lastRowLastColumn="0"/>
          <w:trHeight w:val="376"/>
          <w:del w:id="4089" w:author="Nozimjon Ortiqov" w:date="2026-02-24T13:31:00Z"/>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C92B2A8" w14:textId="472EE00B" w:rsidR="00484395" w:rsidRPr="00682107" w:rsidDel="00E72E04" w:rsidRDefault="00484395" w:rsidP="001222C0">
            <w:pPr>
              <w:widowControl w:val="0"/>
              <w:autoSpaceDE w:val="0"/>
              <w:autoSpaceDN w:val="0"/>
              <w:adjustRightInd w:val="0"/>
              <w:ind w:firstLine="33"/>
              <w:jc w:val="center"/>
              <w:rPr>
                <w:del w:id="4090" w:author="Nozimjon Ortiqov" w:date="2026-02-24T13:31:00Z" w16du:dateUtc="2026-02-24T08:31:00Z"/>
                <w:rFonts w:ascii="Roboto" w:hAnsi="Roboto" w:cs="Times New Roman"/>
                <w:color w:val="auto"/>
                <w:sz w:val="24"/>
                <w:szCs w:val="24"/>
                <w:lang w:val="uz-Cyrl-UZ"/>
                <w:rPrChange w:id="4091" w:author="Nozimjon Ortiqov" w:date="2026-02-24T13:33:00Z" w16du:dateUtc="2026-02-24T08:33:00Z">
                  <w:rPr>
                    <w:del w:id="4092" w:author="Nozimjon Ortiqov" w:date="2026-02-24T13:31:00Z" w16du:dateUtc="2026-02-24T08:31:00Z"/>
                    <w:rFonts w:ascii="Roboto" w:hAnsi="Roboto" w:cs="Times New Roman"/>
                    <w:color w:val="auto"/>
                    <w:sz w:val="26"/>
                    <w:szCs w:val="26"/>
                  </w:rPr>
                </w:rPrChange>
              </w:rPr>
            </w:pPr>
            <w:del w:id="4093" w:author="Nozimjon Ortiqov" w:date="2026-02-24T13:31:00Z" w16du:dateUtc="2026-02-24T08:31:00Z">
              <w:r w:rsidRPr="00682107" w:rsidDel="00E72E04">
                <w:rPr>
                  <w:rFonts w:ascii="Roboto" w:hAnsi="Roboto" w:cs="Times New Roman"/>
                  <w:sz w:val="24"/>
                  <w:szCs w:val="24"/>
                  <w:lang w:val="uz-Cyrl-UZ"/>
                  <w:rPrChange w:id="4094" w:author="Nozimjon Ortiqov" w:date="2026-02-24T13:33:00Z" w16du:dateUtc="2026-02-24T08:33:00Z">
                    <w:rPr>
                      <w:rFonts w:ascii="Roboto" w:hAnsi="Roboto" w:cs="Times New Roman"/>
                      <w:sz w:val="26"/>
                      <w:szCs w:val="26"/>
                    </w:rPr>
                  </w:rPrChange>
                </w:rPr>
                <w:delText>Аёллар</w:delText>
              </w:r>
            </w:del>
          </w:p>
        </w:tc>
        <w:tc>
          <w:tcPr>
            <w:tcW w:w="2471" w:type="dxa"/>
            <w:vAlign w:val="center"/>
          </w:tcPr>
          <w:p w14:paraId="72DCA04F" w14:textId="6C55D8A4"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095" w:author="Nozimjon Ortiqov" w:date="2026-02-24T13:31:00Z" w16du:dateUtc="2026-02-24T08:31:00Z"/>
                <w:rFonts w:ascii="Roboto" w:hAnsi="Roboto" w:cs="Times New Roman"/>
                <w:color w:val="auto"/>
                <w:sz w:val="24"/>
                <w:szCs w:val="24"/>
                <w:lang w:val="uz-Cyrl-UZ"/>
                <w:rPrChange w:id="4096" w:author="Nozimjon Ortiqov" w:date="2026-02-24T13:33:00Z" w16du:dateUtc="2026-02-24T08:33:00Z">
                  <w:rPr>
                    <w:del w:id="4097" w:author="Nozimjon Ortiqov" w:date="2026-02-24T13:31:00Z" w16du:dateUtc="2026-02-24T08:31:00Z"/>
                    <w:rFonts w:ascii="Roboto" w:hAnsi="Roboto" w:cs="Times New Roman"/>
                    <w:color w:val="auto"/>
                    <w:sz w:val="26"/>
                    <w:szCs w:val="26"/>
                  </w:rPr>
                </w:rPrChange>
              </w:rPr>
            </w:pPr>
            <w:del w:id="4098" w:author="Nozimjon Ortiqov" w:date="2026-02-24T13:31:00Z" w16du:dateUtc="2026-02-24T08:31:00Z">
              <w:r w:rsidRPr="00682107" w:rsidDel="00E72E04">
                <w:rPr>
                  <w:rFonts w:ascii="Roboto" w:hAnsi="Roboto" w:cs="Times New Roman"/>
                  <w:sz w:val="24"/>
                  <w:szCs w:val="24"/>
                  <w:lang w:val="uz-Cyrl-UZ"/>
                  <w:rPrChange w:id="4099" w:author="Nozimjon Ortiqov" w:date="2026-02-24T13:33:00Z" w16du:dateUtc="2026-02-24T08:33:00Z">
                    <w:rPr>
                      <w:rFonts w:ascii="Roboto" w:hAnsi="Roboto" w:cs="Times New Roman"/>
                      <w:sz w:val="26"/>
                      <w:szCs w:val="26"/>
                    </w:rPr>
                  </w:rPrChange>
                </w:rPr>
                <w:delText>33,3%</w:delText>
              </w:r>
            </w:del>
          </w:p>
        </w:tc>
        <w:tc>
          <w:tcPr>
            <w:tcW w:w="2471" w:type="dxa"/>
            <w:vAlign w:val="center"/>
          </w:tcPr>
          <w:p w14:paraId="14FEE944" w14:textId="3464F2D5"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100" w:author="Nozimjon Ortiqov" w:date="2026-02-24T13:31:00Z" w16du:dateUtc="2026-02-24T08:31:00Z"/>
                <w:rFonts w:ascii="Roboto" w:hAnsi="Roboto" w:cs="Times New Roman"/>
                <w:color w:val="auto"/>
                <w:sz w:val="24"/>
                <w:szCs w:val="24"/>
                <w:lang w:val="uz-Cyrl-UZ"/>
                <w:rPrChange w:id="4101" w:author="Nozimjon Ortiqov" w:date="2026-02-24T13:33:00Z" w16du:dateUtc="2026-02-24T08:33:00Z">
                  <w:rPr>
                    <w:del w:id="4102" w:author="Nozimjon Ortiqov" w:date="2026-02-24T13:31:00Z" w16du:dateUtc="2026-02-24T08:31:00Z"/>
                    <w:rFonts w:ascii="Roboto" w:hAnsi="Roboto" w:cs="Times New Roman"/>
                    <w:color w:val="auto"/>
                    <w:sz w:val="26"/>
                    <w:szCs w:val="26"/>
                  </w:rPr>
                </w:rPrChange>
              </w:rPr>
            </w:pPr>
            <w:del w:id="4103" w:author="Nozimjon Ortiqov" w:date="2026-02-24T13:31:00Z" w16du:dateUtc="2026-02-24T08:31:00Z">
              <w:r w:rsidRPr="00682107" w:rsidDel="00E72E04">
                <w:rPr>
                  <w:rFonts w:ascii="Roboto" w:hAnsi="Roboto" w:cs="Times New Roman"/>
                  <w:sz w:val="24"/>
                  <w:szCs w:val="24"/>
                  <w:lang w:val="uz-Cyrl-UZ"/>
                  <w:rPrChange w:id="4104" w:author="Nozimjon Ortiqov" w:date="2026-02-24T13:33:00Z" w16du:dateUtc="2026-02-24T08:33:00Z">
                    <w:rPr>
                      <w:rFonts w:ascii="Roboto" w:hAnsi="Roboto" w:cs="Times New Roman"/>
                      <w:sz w:val="26"/>
                      <w:szCs w:val="26"/>
                    </w:rPr>
                  </w:rPrChange>
                </w:rPr>
                <w:delText>35,7%</w:delText>
              </w:r>
            </w:del>
          </w:p>
        </w:tc>
        <w:tc>
          <w:tcPr>
            <w:tcW w:w="2471" w:type="dxa"/>
            <w:vAlign w:val="center"/>
          </w:tcPr>
          <w:p w14:paraId="1247A535" w14:textId="1FC4948C"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105" w:author="Nozimjon Ortiqov" w:date="2026-02-24T13:31:00Z" w16du:dateUtc="2026-02-24T08:31:00Z"/>
                <w:rFonts w:ascii="Roboto" w:hAnsi="Roboto" w:cs="Times New Roman"/>
                <w:color w:val="auto"/>
                <w:sz w:val="24"/>
                <w:szCs w:val="24"/>
                <w:lang w:val="uz-Cyrl-UZ"/>
                <w:rPrChange w:id="4106" w:author="Nozimjon Ortiqov" w:date="2026-02-24T13:33:00Z" w16du:dateUtc="2026-02-24T08:33:00Z">
                  <w:rPr>
                    <w:del w:id="4107" w:author="Nozimjon Ortiqov" w:date="2026-02-24T13:31:00Z" w16du:dateUtc="2026-02-24T08:31:00Z"/>
                    <w:rFonts w:ascii="Roboto" w:hAnsi="Roboto" w:cs="Times New Roman"/>
                    <w:color w:val="auto"/>
                    <w:sz w:val="26"/>
                    <w:szCs w:val="26"/>
                  </w:rPr>
                </w:rPrChange>
              </w:rPr>
            </w:pPr>
            <w:del w:id="4108" w:author="Nozimjon Ortiqov" w:date="2026-02-24T13:31:00Z" w16du:dateUtc="2026-02-24T08:31:00Z">
              <w:r w:rsidRPr="00682107" w:rsidDel="00E72E04">
                <w:rPr>
                  <w:rFonts w:ascii="Roboto" w:hAnsi="Roboto" w:cs="Times New Roman"/>
                  <w:sz w:val="24"/>
                  <w:szCs w:val="24"/>
                  <w:lang w:val="uz-Cyrl-UZ"/>
                  <w:rPrChange w:id="4109" w:author="Nozimjon Ortiqov" w:date="2026-02-24T13:33:00Z" w16du:dateUtc="2026-02-24T08:33:00Z">
                    <w:rPr>
                      <w:rFonts w:ascii="Roboto" w:hAnsi="Roboto" w:cs="Times New Roman"/>
                      <w:sz w:val="26"/>
                      <w:szCs w:val="26"/>
                    </w:rPr>
                  </w:rPrChange>
                </w:rPr>
                <w:delText>27,2%</w:delText>
              </w:r>
            </w:del>
          </w:p>
        </w:tc>
      </w:tr>
      <w:tr w:rsidR="00484395" w:rsidRPr="009C4BAE" w14:paraId="517B8781"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10"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11" w:author="Nozimjon Ortiqov" w:date="2026-02-24T13:33:00Z" w16du:dateUtc="2026-02-24T08:33:00Z">
                  <w:rPr>
                    <w:rFonts w:ascii="Roboto" w:hAnsi="Roboto" w:cs="Times New Roman"/>
                    <w:sz w:val="26"/>
                    <w:szCs w:val="26"/>
                  </w:rPr>
                </w:rPrChange>
              </w:rPr>
              <w:t>Турмуш қурганлар</w:t>
            </w:r>
            <w:ins w:id="4112" w:author="Nozimjon Ortiqov" w:date="2026-02-24T13:32:00Z" w16du:dateUtc="2026-02-24T08:32:00Z">
              <w:r w:rsidR="00E72E04" w:rsidRPr="00682107">
                <w:rPr>
                  <w:rFonts w:ascii="Roboto" w:hAnsi="Roboto" w:cs="Times New Roman"/>
                  <w:sz w:val="24"/>
                  <w:szCs w:val="24"/>
                  <w:lang w:val="uz-Cyrl-UZ"/>
                </w:rPr>
                <w:t xml:space="preserve"> улуши</w:t>
              </w:r>
            </w:ins>
          </w:p>
        </w:tc>
        <w:tc>
          <w:tcPr>
            <w:tcW w:w="2471" w:type="dxa"/>
            <w:vAlign w:val="center"/>
          </w:tcPr>
          <w:p w14:paraId="1F260556"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1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14" w:author="Nozimjon Ortiqov" w:date="2026-02-24T13:33:00Z" w16du:dateUtc="2026-02-24T08:33:00Z">
                  <w:rPr>
                    <w:rFonts w:ascii="Roboto" w:hAnsi="Roboto" w:cs="Times New Roman"/>
                    <w:sz w:val="26"/>
                    <w:szCs w:val="26"/>
                  </w:rPr>
                </w:rPrChange>
              </w:rPr>
              <w:t>75,1%</w:t>
            </w:r>
          </w:p>
        </w:tc>
        <w:tc>
          <w:tcPr>
            <w:tcW w:w="2471" w:type="dxa"/>
            <w:vAlign w:val="center"/>
          </w:tcPr>
          <w:p w14:paraId="10A77343"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1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16" w:author="Nozimjon Ortiqov" w:date="2026-02-24T13:33:00Z" w16du:dateUtc="2026-02-24T08:33:00Z">
                  <w:rPr>
                    <w:rFonts w:ascii="Roboto" w:hAnsi="Roboto" w:cs="Times New Roman"/>
                    <w:sz w:val="26"/>
                    <w:szCs w:val="26"/>
                  </w:rPr>
                </w:rPrChange>
              </w:rPr>
              <w:t>76,0%</w:t>
            </w:r>
          </w:p>
        </w:tc>
        <w:tc>
          <w:tcPr>
            <w:tcW w:w="2471" w:type="dxa"/>
            <w:vAlign w:val="center"/>
          </w:tcPr>
          <w:p w14:paraId="02FD7B9A"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1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18" w:author="Nozimjon Ortiqov" w:date="2026-02-24T13:33:00Z" w16du:dateUtc="2026-02-24T08:33:00Z">
                  <w:rPr>
                    <w:rFonts w:ascii="Roboto" w:hAnsi="Roboto" w:cs="Times New Roman"/>
                    <w:sz w:val="26"/>
                    <w:szCs w:val="26"/>
                  </w:rPr>
                </w:rPrChange>
              </w:rPr>
              <w:t>72,8%</w:t>
            </w:r>
          </w:p>
        </w:tc>
      </w:tr>
      <w:tr w:rsidR="00484395" w:rsidRPr="009C4BAE" w14:paraId="509FABE8" w14:textId="77777777" w:rsidTr="001222C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1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20" w:author="Nozimjon Ortiqov" w:date="2026-02-24T13:33:00Z" w16du:dateUtc="2026-02-24T08:33:00Z">
                  <w:rPr>
                    <w:rFonts w:ascii="Roboto" w:hAnsi="Roboto" w:cs="Times New Roman"/>
                    <w:sz w:val="26"/>
                    <w:szCs w:val="26"/>
                  </w:rPr>
                </w:rPrChange>
              </w:rPr>
              <w:t>Олий маълумотли</w:t>
            </w:r>
            <w:ins w:id="4121" w:author="Nozimjon Ortiqov" w:date="2026-02-24T13:32:00Z" w16du:dateUtc="2026-02-24T08:32:00Z">
              <w:r w:rsidR="00E72E04" w:rsidRPr="00682107">
                <w:rPr>
                  <w:rFonts w:ascii="Roboto" w:hAnsi="Roboto" w:cs="Times New Roman"/>
                  <w:sz w:val="24"/>
                  <w:szCs w:val="24"/>
                  <w:lang w:val="uz-Cyrl-UZ"/>
                </w:rPr>
                <w:t>лар улуши</w:t>
              </w:r>
            </w:ins>
          </w:p>
        </w:tc>
        <w:tc>
          <w:tcPr>
            <w:tcW w:w="2471" w:type="dxa"/>
            <w:vAlign w:val="center"/>
          </w:tcPr>
          <w:p w14:paraId="237CA9BF"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22"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23" w:author="Nozimjon Ortiqov" w:date="2026-02-24T13:33:00Z" w16du:dateUtc="2026-02-24T08:33:00Z">
                  <w:rPr>
                    <w:rFonts w:ascii="Roboto" w:hAnsi="Roboto" w:cs="Times New Roman"/>
                    <w:sz w:val="26"/>
                    <w:szCs w:val="26"/>
                  </w:rPr>
                </w:rPrChange>
              </w:rPr>
              <w:t>34,3%</w:t>
            </w:r>
          </w:p>
        </w:tc>
        <w:tc>
          <w:tcPr>
            <w:tcW w:w="2471" w:type="dxa"/>
            <w:vAlign w:val="center"/>
          </w:tcPr>
          <w:p w14:paraId="0088D23E"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24"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25" w:author="Nozimjon Ortiqov" w:date="2026-02-24T13:33:00Z" w16du:dateUtc="2026-02-24T08:33:00Z">
                  <w:rPr>
                    <w:rFonts w:ascii="Roboto" w:hAnsi="Roboto" w:cs="Times New Roman"/>
                    <w:sz w:val="26"/>
                    <w:szCs w:val="26"/>
                  </w:rPr>
                </w:rPrChange>
              </w:rPr>
              <w:t>27,2%</w:t>
            </w:r>
          </w:p>
        </w:tc>
        <w:tc>
          <w:tcPr>
            <w:tcW w:w="2471" w:type="dxa"/>
            <w:vAlign w:val="center"/>
          </w:tcPr>
          <w:p w14:paraId="1BF63D70"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26"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27" w:author="Nozimjon Ortiqov" w:date="2026-02-24T13:33:00Z" w16du:dateUtc="2026-02-24T08:33:00Z">
                  <w:rPr>
                    <w:rFonts w:ascii="Roboto" w:hAnsi="Roboto" w:cs="Times New Roman"/>
                    <w:sz w:val="26"/>
                    <w:szCs w:val="26"/>
                  </w:rPr>
                </w:rPrChange>
              </w:rPr>
              <w:t>52,1%</w:t>
            </w:r>
          </w:p>
        </w:tc>
      </w:tr>
      <w:tr w:rsidR="00484395" w:rsidRPr="009C4BAE" w:rsidDel="00E72E04" w14:paraId="5A0985B5" w14:textId="34A5D289" w:rsidTr="001222C0">
        <w:trPr>
          <w:trHeight w:val="392"/>
          <w:del w:id="4128" w:author="Nozimjon Ortiqov" w:date="2026-02-24T13:32:00Z"/>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892CDCB" w14:textId="5F1F33E1" w:rsidR="00484395" w:rsidRPr="00682107" w:rsidDel="00E72E04" w:rsidRDefault="00484395" w:rsidP="001222C0">
            <w:pPr>
              <w:widowControl w:val="0"/>
              <w:autoSpaceDE w:val="0"/>
              <w:autoSpaceDN w:val="0"/>
              <w:adjustRightInd w:val="0"/>
              <w:ind w:firstLine="33"/>
              <w:jc w:val="center"/>
              <w:rPr>
                <w:del w:id="4129" w:author="Nozimjon Ortiqov" w:date="2026-02-24T13:32:00Z" w16du:dateUtc="2026-02-24T08:32:00Z"/>
                <w:rFonts w:ascii="Roboto" w:hAnsi="Roboto" w:cs="Times New Roman"/>
                <w:color w:val="auto"/>
                <w:sz w:val="24"/>
                <w:szCs w:val="24"/>
                <w:lang w:val="uz-Cyrl-UZ"/>
                <w:rPrChange w:id="4130" w:author="Nozimjon Ortiqov" w:date="2026-02-24T13:33:00Z" w16du:dateUtc="2026-02-24T08:33:00Z">
                  <w:rPr>
                    <w:del w:id="4131" w:author="Nozimjon Ortiqov" w:date="2026-02-24T13:32:00Z" w16du:dateUtc="2026-02-24T08:32:00Z"/>
                    <w:rFonts w:ascii="Roboto" w:hAnsi="Roboto" w:cs="Times New Roman"/>
                    <w:color w:val="auto"/>
                    <w:sz w:val="26"/>
                    <w:szCs w:val="26"/>
                  </w:rPr>
                </w:rPrChange>
              </w:rPr>
            </w:pPr>
            <w:del w:id="4132" w:author="Nozimjon Ortiqov" w:date="2026-02-24T13:32:00Z" w16du:dateUtc="2026-02-24T08:32:00Z">
              <w:r w:rsidRPr="00682107" w:rsidDel="00E72E04">
                <w:rPr>
                  <w:rFonts w:ascii="Roboto" w:hAnsi="Roboto" w:cs="Times New Roman"/>
                  <w:sz w:val="24"/>
                  <w:szCs w:val="24"/>
                  <w:lang w:val="uz-Cyrl-UZ"/>
                  <w:rPrChange w:id="4133" w:author="Nozimjon Ortiqov" w:date="2026-02-24T13:33:00Z" w16du:dateUtc="2026-02-24T08:33:00Z">
                    <w:rPr>
                      <w:rFonts w:ascii="Roboto" w:hAnsi="Roboto" w:cs="Times New Roman"/>
                      <w:sz w:val="26"/>
                      <w:szCs w:val="26"/>
                    </w:rPr>
                  </w:rPrChange>
                </w:rPr>
                <w:delText>Ўрта махсус маълумот</w:delText>
              </w:r>
            </w:del>
          </w:p>
        </w:tc>
        <w:tc>
          <w:tcPr>
            <w:tcW w:w="2471" w:type="dxa"/>
            <w:vAlign w:val="center"/>
          </w:tcPr>
          <w:p w14:paraId="52EDB332" w14:textId="2C54996F"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34" w:author="Nozimjon Ortiqov" w:date="2026-02-24T13:32:00Z" w16du:dateUtc="2026-02-24T08:32:00Z"/>
                <w:rFonts w:ascii="Roboto" w:hAnsi="Roboto" w:cs="Times New Roman"/>
                <w:color w:val="auto"/>
                <w:sz w:val="24"/>
                <w:szCs w:val="24"/>
                <w:lang w:val="uz-Cyrl-UZ"/>
                <w:rPrChange w:id="4135" w:author="Nozimjon Ortiqov" w:date="2026-02-24T13:33:00Z" w16du:dateUtc="2026-02-24T08:33:00Z">
                  <w:rPr>
                    <w:del w:id="4136" w:author="Nozimjon Ortiqov" w:date="2026-02-24T13:32:00Z" w16du:dateUtc="2026-02-24T08:32:00Z"/>
                    <w:rFonts w:ascii="Roboto" w:hAnsi="Roboto" w:cs="Times New Roman"/>
                    <w:color w:val="auto"/>
                    <w:sz w:val="26"/>
                    <w:szCs w:val="26"/>
                  </w:rPr>
                </w:rPrChange>
              </w:rPr>
            </w:pPr>
            <w:del w:id="4137" w:author="Nozimjon Ortiqov" w:date="2026-02-24T13:32:00Z" w16du:dateUtc="2026-02-24T08:32:00Z">
              <w:r w:rsidRPr="00682107" w:rsidDel="00E72E04">
                <w:rPr>
                  <w:rFonts w:ascii="Roboto" w:hAnsi="Roboto" w:cs="Times New Roman"/>
                  <w:sz w:val="24"/>
                  <w:szCs w:val="24"/>
                  <w:lang w:val="uz-Cyrl-UZ"/>
                  <w:rPrChange w:id="4138" w:author="Nozimjon Ortiqov" w:date="2026-02-24T13:33:00Z" w16du:dateUtc="2026-02-24T08:33:00Z">
                    <w:rPr>
                      <w:rFonts w:ascii="Roboto" w:hAnsi="Roboto" w:cs="Times New Roman"/>
                      <w:sz w:val="26"/>
                      <w:szCs w:val="26"/>
                    </w:rPr>
                  </w:rPrChange>
                </w:rPr>
                <w:delText>45,9%</w:delText>
              </w:r>
            </w:del>
          </w:p>
        </w:tc>
        <w:tc>
          <w:tcPr>
            <w:tcW w:w="2471" w:type="dxa"/>
            <w:vAlign w:val="center"/>
          </w:tcPr>
          <w:p w14:paraId="040065D3" w14:textId="3FF40588"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39" w:author="Nozimjon Ortiqov" w:date="2026-02-24T13:32:00Z" w16du:dateUtc="2026-02-24T08:32:00Z"/>
                <w:rFonts w:ascii="Roboto" w:hAnsi="Roboto" w:cs="Times New Roman"/>
                <w:color w:val="auto"/>
                <w:sz w:val="24"/>
                <w:szCs w:val="24"/>
                <w:lang w:val="uz-Cyrl-UZ"/>
                <w:rPrChange w:id="4140" w:author="Nozimjon Ortiqov" w:date="2026-02-24T13:33:00Z" w16du:dateUtc="2026-02-24T08:33:00Z">
                  <w:rPr>
                    <w:del w:id="4141" w:author="Nozimjon Ortiqov" w:date="2026-02-24T13:32:00Z" w16du:dateUtc="2026-02-24T08:32:00Z"/>
                    <w:rFonts w:ascii="Roboto" w:hAnsi="Roboto" w:cs="Times New Roman"/>
                    <w:color w:val="auto"/>
                    <w:sz w:val="26"/>
                    <w:szCs w:val="26"/>
                  </w:rPr>
                </w:rPrChange>
              </w:rPr>
            </w:pPr>
            <w:del w:id="4142" w:author="Nozimjon Ortiqov" w:date="2026-02-24T13:32:00Z" w16du:dateUtc="2026-02-24T08:32:00Z">
              <w:r w:rsidRPr="00682107" w:rsidDel="00E72E04">
                <w:rPr>
                  <w:rFonts w:ascii="Roboto" w:hAnsi="Roboto" w:cs="Times New Roman"/>
                  <w:sz w:val="24"/>
                  <w:szCs w:val="24"/>
                  <w:lang w:val="uz-Cyrl-UZ"/>
                  <w:rPrChange w:id="4143" w:author="Nozimjon Ortiqov" w:date="2026-02-24T13:33:00Z" w16du:dateUtc="2026-02-24T08:33:00Z">
                    <w:rPr>
                      <w:rFonts w:ascii="Roboto" w:hAnsi="Roboto" w:cs="Times New Roman"/>
                      <w:sz w:val="26"/>
                      <w:szCs w:val="26"/>
                    </w:rPr>
                  </w:rPrChange>
                </w:rPr>
                <w:delText>50,8%</w:delText>
              </w:r>
            </w:del>
          </w:p>
        </w:tc>
        <w:tc>
          <w:tcPr>
            <w:tcW w:w="2471" w:type="dxa"/>
            <w:vAlign w:val="center"/>
          </w:tcPr>
          <w:p w14:paraId="1E4F0F45" w14:textId="00220852"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44" w:author="Nozimjon Ortiqov" w:date="2026-02-24T13:32:00Z" w16du:dateUtc="2026-02-24T08:32:00Z"/>
                <w:rFonts w:ascii="Roboto" w:hAnsi="Roboto" w:cs="Times New Roman"/>
                <w:color w:val="auto"/>
                <w:sz w:val="24"/>
                <w:szCs w:val="24"/>
                <w:lang w:val="uz-Cyrl-UZ"/>
                <w:rPrChange w:id="4145" w:author="Nozimjon Ortiqov" w:date="2026-02-24T13:33:00Z" w16du:dateUtc="2026-02-24T08:33:00Z">
                  <w:rPr>
                    <w:del w:id="4146" w:author="Nozimjon Ortiqov" w:date="2026-02-24T13:32:00Z" w16du:dateUtc="2026-02-24T08:32:00Z"/>
                    <w:rFonts w:ascii="Roboto" w:hAnsi="Roboto" w:cs="Times New Roman"/>
                    <w:color w:val="auto"/>
                    <w:sz w:val="26"/>
                    <w:szCs w:val="26"/>
                  </w:rPr>
                </w:rPrChange>
              </w:rPr>
            </w:pPr>
            <w:del w:id="4147" w:author="Nozimjon Ortiqov" w:date="2026-02-24T13:32:00Z" w16du:dateUtc="2026-02-24T08:32:00Z">
              <w:r w:rsidRPr="00682107" w:rsidDel="00E72E04">
                <w:rPr>
                  <w:rFonts w:ascii="Roboto" w:hAnsi="Roboto" w:cs="Times New Roman"/>
                  <w:sz w:val="24"/>
                  <w:szCs w:val="24"/>
                  <w:lang w:val="uz-Cyrl-UZ"/>
                  <w:rPrChange w:id="4148" w:author="Nozimjon Ortiqov" w:date="2026-02-24T13:33:00Z" w16du:dateUtc="2026-02-24T08:33:00Z">
                    <w:rPr>
                      <w:rFonts w:ascii="Roboto" w:hAnsi="Roboto" w:cs="Times New Roman"/>
                      <w:sz w:val="26"/>
                      <w:szCs w:val="26"/>
                    </w:rPr>
                  </w:rPrChange>
                </w:rPr>
                <w:delText>33,5%</w:delText>
              </w:r>
            </w:del>
          </w:p>
        </w:tc>
      </w:tr>
      <w:tr w:rsidR="00484395" w:rsidRPr="009C4BAE"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359851E"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49" w:author="Nozimjon Ortiqov" w:date="2026-02-24T13:33:00Z" w16du:dateUtc="2026-02-24T08:33:00Z">
                  <w:rPr>
                    <w:rFonts w:ascii="Roboto" w:hAnsi="Roboto" w:cs="Times New Roman"/>
                    <w:color w:val="auto"/>
                    <w:sz w:val="26"/>
                    <w:szCs w:val="26"/>
                  </w:rPr>
                </w:rPrChange>
              </w:rPr>
            </w:pPr>
            <w:del w:id="4150" w:author="Nozimjon Ortiqov" w:date="2026-02-24T13:32:00Z" w16du:dateUtc="2026-02-24T08:32:00Z">
              <w:r w:rsidRPr="00682107" w:rsidDel="00E100D6">
                <w:rPr>
                  <w:rFonts w:ascii="Roboto" w:hAnsi="Roboto" w:cs="Times New Roman"/>
                  <w:sz w:val="24"/>
                  <w:szCs w:val="24"/>
                  <w:lang w:val="uz-Cyrl-UZ"/>
                  <w:rPrChange w:id="4151" w:author="Nozimjon Ortiqov" w:date="2026-02-24T13:33:00Z" w16du:dateUtc="2026-02-24T08:33:00Z">
                    <w:rPr>
                      <w:rFonts w:ascii="Roboto" w:hAnsi="Roboto" w:cs="Times New Roman"/>
                      <w:sz w:val="26"/>
                      <w:szCs w:val="26"/>
                    </w:rPr>
                  </w:rPrChange>
                </w:rPr>
                <w:delText xml:space="preserve">Ўртача хонадон </w:delText>
              </w:r>
            </w:del>
            <w:ins w:id="4152" w:author="Nozimjon Ortiqov" w:date="2026-02-24T13:32:00Z" w16du:dateUtc="2026-02-24T08:32:00Z">
              <w:r w:rsidR="00E100D6" w:rsidRPr="00682107">
                <w:rPr>
                  <w:rFonts w:ascii="Roboto" w:hAnsi="Roboto" w:cs="Times New Roman"/>
                  <w:sz w:val="24"/>
                  <w:szCs w:val="24"/>
                  <w:lang w:val="uz-Cyrl-UZ"/>
                </w:rPr>
                <w:t xml:space="preserve">Уй хўжалиги катталиги (киши) </w:t>
              </w:r>
            </w:ins>
            <w:del w:id="4153" w:author="Nozimjon Ortiqov" w:date="2026-02-24T13:32:00Z" w16du:dateUtc="2026-02-24T08:32:00Z">
              <w:r w:rsidRPr="00682107" w:rsidDel="00E100D6">
                <w:rPr>
                  <w:rFonts w:ascii="Roboto" w:hAnsi="Roboto" w:cs="Times New Roman"/>
                  <w:sz w:val="24"/>
                  <w:szCs w:val="24"/>
                  <w:lang w:val="uz-Cyrl-UZ"/>
                  <w:rPrChange w:id="4154" w:author="Nozimjon Ortiqov" w:date="2026-02-24T13:33:00Z" w16du:dateUtc="2026-02-24T08:33:00Z">
                    <w:rPr>
                      <w:rFonts w:ascii="Roboto" w:hAnsi="Roboto" w:cs="Times New Roman"/>
                      <w:sz w:val="26"/>
                      <w:szCs w:val="26"/>
                    </w:rPr>
                  </w:rPrChange>
                </w:rPr>
                <w:delText>ҳажми</w:delText>
              </w:r>
            </w:del>
          </w:p>
        </w:tc>
        <w:tc>
          <w:tcPr>
            <w:tcW w:w="2471" w:type="dxa"/>
            <w:vAlign w:val="center"/>
          </w:tcPr>
          <w:p w14:paraId="5EA7D417"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5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56" w:author="Nozimjon Ortiqov" w:date="2026-02-24T13:33:00Z" w16du:dateUtc="2026-02-24T08:33:00Z">
                  <w:rPr>
                    <w:rFonts w:ascii="Roboto" w:hAnsi="Roboto" w:cs="Times New Roman"/>
                    <w:sz w:val="26"/>
                    <w:szCs w:val="26"/>
                  </w:rPr>
                </w:rPrChange>
              </w:rPr>
              <w:t>5,3</w:t>
            </w:r>
          </w:p>
        </w:tc>
        <w:tc>
          <w:tcPr>
            <w:tcW w:w="2471" w:type="dxa"/>
            <w:vAlign w:val="center"/>
          </w:tcPr>
          <w:p w14:paraId="67806D6A"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5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58" w:author="Nozimjon Ortiqov" w:date="2026-02-24T13:33:00Z" w16du:dateUtc="2026-02-24T08:33:00Z">
                  <w:rPr>
                    <w:rFonts w:ascii="Roboto" w:hAnsi="Roboto" w:cs="Times New Roman"/>
                    <w:sz w:val="26"/>
                    <w:szCs w:val="26"/>
                  </w:rPr>
                </w:rPrChange>
              </w:rPr>
              <w:t>5,4</w:t>
            </w:r>
          </w:p>
        </w:tc>
        <w:tc>
          <w:tcPr>
            <w:tcW w:w="2471" w:type="dxa"/>
            <w:vAlign w:val="center"/>
          </w:tcPr>
          <w:p w14:paraId="44F26D66"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5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60" w:author="Nozimjon Ortiqov" w:date="2026-02-24T13:33:00Z" w16du:dateUtc="2026-02-24T08:33:00Z">
                  <w:rPr>
                    <w:rFonts w:ascii="Roboto" w:hAnsi="Roboto" w:cs="Times New Roman"/>
                    <w:sz w:val="26"/>
                    <w:szCs w:val="26"/>
                  </w:rPr>
                </w:rPrChange>
              </w:rPr>
              <w:t>5,1</w:t>
            </w:r>
          </w:p>
        </w:tc>
      </w:tr>
      <w:tr w:rsidR="00484395" w:rsidRPr="009C4BAE"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20CE4409"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61" w:author="Nozimjon Ortiqov" w:date="2026-02-24T13:33:00Z" w16du:dateUtc="2026-02-24T08:33:00Z">
                  <w:rPr>
                    <w:rFonts w:ascii="Roboto" w:hAnsi="Roboto" w:cs="Times New Roman"/>
                    <w:color w:val="auto"/>
                    <w:sz w:val="26"/>
                    <w:szCs w:val="26"/>
                  </w:rPr>
                </w:rPrChange>
              </w:rPr>
            </w:pPr>
            <w:del w:id="4162" w:author="Nozimjon Ortiqov" w:date="2026-02-24T13:33:00Z" w16du:dateUtc="2026-02-24T08:33:00Z">
              <w:r w:rsidRPr="00682107" w:rsidDel="00E100D6">
                <w:rPr>
                  <w:rFonts w:ascii="Roboto" w:hAnsi="Roboto" w:cs="Times New Roman"/>
                  <w:sz w:val="24"/>
                  <w:szCs w:val="24"/>
                  <w:lang w:val="uz-Cyrl-UZ"/>
                  <w:rPrChange w:id="4163" w:author="Nozimjon Ortiqov" w:date="2026-02-24T13:33:00Z" w16du:dateUtc="2026-02-24T08:33:00Z">
                    <w:rPr>
                      <w:rFonts w:ascii="Roboto" w:hAnsi="Roboto" w:cs="Times New Roman"/>
                      <w:sz w:val="26"/>
                      <w:szCs w:val="26"/>
                    </w:rPr>
                  </w:rPrChange>
                </w:rPr>
                <w:delText>Ўртача б</w:delText>
              </w:r>
            </w:del>
            <w:ins w:id="4164" w:author="Nozimjon Ortiqov" w:date="2026-02-24T13:33:00Z" w16du:dateUtc="2026-02-24T08:33:00Z">
              <w:r w:rsidR="00E100D6" w:rsidRPr="00682107">
                <w:rPr>
                  <w:rFonts w:ascii="Roboto" w:hAnsi="Roboto" w:cs="Times New Roman"/>
                  <w:sz w:val="24"/>
                  <w:szCs w:val="24"/>
                  <w:lang w:val="uz-Cyrl-UZ"/>
                </w:rPr>
                <w:t>Б</w:t>
              </w:r>
            </w:ins>
            <w:r w:rsidRPr="00682107">
              <w:rPr>
                <w:rFonts w:ascii="Roboto" w:hAnsi="Roboto" w:cs="Times New Roman"/>
                <w:sz w:val="24"/>
                <w:szCs w:val="24"/>
                <w:lang w:val="uz-Cyrl-UZ"/>
                <w:rPrChange w:id="4165" w:author="Nozimjon Ortiqov" w:date="2026-02-24T13:33:00Z" w16du:dateUtc="2026-02-24T08:33:00Z">
                  <w:rPr>
                    <w:rFonts w:ascii="Roboto" w:hAnsi="Roboto" w:cs="Times New Roman"/>
                    <w:sz w:val="26"/>
                    <w:szCs w:val="26"/>
                  </w:rPr>
                </w:rPrChange>
              </w:rPr>
              <w:t>анд аъзолар сони</w:t>
            </w:r>
            <w:ins w:id="4166" w:author="Nozimjon Ortiqov" w:date="2026-02-24T13:33:00Z" w16du:dateUtc="2026-02-24T08:33:00Z">
              <w:r w:rsidR="00E100D6" w:rsidRPr="00682107">
                <w:rPr>
                  <w:rFonts w:ascii="Roboto" w:hAnsi="Roboto" w:cs="Times New Roman"/>
                  <w:sz w:val="24"/>
                  <w:szCs w:val="24"/>
                  <w:lang w:val="uz-Cyrl-UZ"/>
                </w:rPr>
                <w:t xml:space="preserve"> (киши)</w:t>
              </w:r>
            </w:ins>
          </w:p>
        </w:tc>
        <w:tc>
          <w:tcPr>
            <w:tcW w:w="2471" w:type="dxa"/>
            <w:vAlign w:val="center"/>
          </w:tcPr>
          <w:p w14:paraId="28A1FF6E"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6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68" w:author="Nozimjon Ortiqov" w:date="2026-02-24T13:33:00Z" w16du:dateUtc="2026-02-24T08:33:00Z">
                  <w:rPr>
                    <w:rFonts w:ascii="Roboto" w:hAnsi="Roboto" w:cs="Times New Roman"/>
                    <w:sz w:val="26"/>
                    <w:szCs w:val="26"/>
                  </w:rPr>
                </w:rPrChange>
              </w:rPr>
              <w:t>1,9</w:t>
            </w:r>
          </w:p>
        </w:tc>
        <w:tc>
          <w:tcPr>
            <w:tcW w:w="2471" w:type="dxa"/>
            <w:vAlign w:val="center"/>
          </w:tcPr>
          <w:p w14:paraId="69D0D8CE"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6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70" w:author="Nozimjon Ortiqov" w:date="2026-02-24T13:33:00Z" w16du:dateUtc="2026-02-24T08:33:00Z">
                  <w:rPr>
                    <w:rFonts w:ascii="Roboto" w:hAnsi="Roboto" w:cs="Times New Roman"/>
                    <w:sz w:val="26"/>
                    <w:szCs w:val="26"/>
                  </w:rPr>
                </w:rPrChange>
              </w:rPr>
              <w:t>1,9</w:t>
            </w:r>
          </w:p>
        </w:tc>
        <w:tc>
          <w:tcPr>
            <w:tcW w:w="2471" w:type="dxa"/>
            <w:vAlign w:val="center"/>
          </w:tcPr>
          <w:p w14:paraId="0C1A395F"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71" w:author="Nozimjon Ortiqov" w:date="2026-02-24T13:33:00Z" w16du:dateUtc="2026-02-24T08:33:00Z">
                  <w:rPr>
                    <w:rFonts w:ascii="Roboto" w:hAnsi="Roboto" w:cs="Times New Roman"/>
                    <w:color w:val="auto"/>
                    <w:sz w:val="26"/>
                    <w:szCs w:val="26"/>
                  </w:rPr>
                </w:rPrChange>
              </w:rPr>
            </w:pPr>
            <w:r w:rsidRPr="00682107">
              <w:rPr>
                <w:rFonts w:ascii="Roboto" w:hAnsi="Roboto" w:cs="Times New Roman"/>
                <w:sz w:val="24"/>
                <w:szCs w:val="24"/>
                <w:lang w:val="uz-Cyrl-UZ"/>
                <w:rPrChange w:id="4172" w:author="Nozimjon Ortiqov" w:date="2026-02-24T13:33:00Z" w16du:dateUtc="2026-02-24T08:33:00Z">
                  <w:rPr>
                    <w:rFonts w:ascii="Roboto" w:hAnsi="Roboto" w:cs="Times New Roman"/>
                    <w:sz w:val="26"/>
                    <w:szCs w:val="26"/>
                  </w:rPr>
                </w:rPrChange>
              </w:rPr>
              <w:t>2,1</w:t>
            </w:r>
          </w:p>
        </w:tc>
      </w:tr>
    </w:tbl>
    <w:p w14:paraId="564F7906" w14:textId="77777777" w:rsidR="00484395" w:rsidRDefault="00484395" w:rsidP="00484395">
      <w:pPr>
        <w:pStyle w:val="a3"/>
        <w:spacing w:before="60" w:after="60" w:line="288" w:lineRule="auto"/>
        <w:ind w:left="0" w:firstLine="680"/>
        <w:jc w:val="both"/>
        <w:rPr>
          <w:ins w:id="4173" w:author="Nozimjon Ortiqov" w:date="2026-02-24T13:11:00Z" w16du:dateUtc="2026-02-24T08:11:00Z"/>
          <w:rFonts w:ascii="Roboto" w:eastAsia="Arial" w:hAnsi="Roboto" w:cstheme="minorHAnsi"/>
          <w:bCs/>
          <w:sz w:val="26"/>
          <w:szCs w:val="26"/>
          <w:lang w:val="uz-Cyrl-UZ"/>
        </w:rPr>
      </w:pPr>
    </w:p>
    <w:p w14:paraId="0219EDBD" w14:textId="379FC7DE" w:rsidR="00D60498" w:rsidRDefault="00682107" w:rsidP="00484395">
      <w:pPr>
        <w:pStyle w:val="a3"/>
        <w:spacing w:before="60" w:after="60" w:line="288" w:lineRule="auto"/>
        <w:ind w:left="0" w:firstLine="680"/>
        <w:jc w:val="both"/>
        <w:rPr>
          <w:ins w:id="4174" w:author="Nozimjon Ortiqov" w:date="2026-02-24T13:33:00Z" w16du:dateUtc="2026-02-24T08:33:00Z"/>
          <w:rFonts w:ascii="Roboto" w:eastAsia="Arial" w:hAnsi="Roboto" w:cstheme="minorHAnsi"/>
          <w:bCs/>
          <w:sz w:val="26"/>
          <w:szCs w:val="26"/>
          <w:lang w:val="uz-Cyrl-UZ"/>
        </w:rPr>
      </w:pPr>
      <w:ins w:id="4175" w:author="Nozimjon Ortiqov" w:date="2026-02-24T13:33:00Z" w16du:dateUtc="2026-02-24T08:33:00Z">
        <w:r w:rsidRPr="00697AFA">
          <w:rPr>
            <w:rFonts w:ascii="Roboto" w:eastAsia="Arial" w:hAnsi="Roboto" w:cstheme="minorHAnsi"/>
            <w:bCs/>
            <w:sz w:val="26"/>
            <w:szCs w:val="26"/>
            <w:highlight w:val="yellow"/>
            <w:lang w:val="uz-Cyrl-UZ"/>
            <w:rPrChange w:id="4176" w:author="Nozimjon Ortiqov" w:date="2026-02-24T13:46:00Z" w16du:dateUtc="2026-02-24T08:46:00Z">
              <w:rPr>
                <w:rFonts w:ascii="Roboto" w:eastAsia="Arial" w:hAnsi="Roboto" w:cstheme="minorHAnsi"/>
                <w:bCs/>
                <w:sz w:val="26"/>
                <w:szCs w:val="26"/>
                <w:lang w:val="uz-Cyrl-UZ"/>
              </w:rPr>
            </w:rPrChange>
          </w:rPr>
          <w:t>Даромади</w:t>
        </w:r>
      </w:ins>
      <w:ins w:id="4177" w:author="Nozimjon Ortiqov" w:date="2026-02-24T13:46:00Z" w16du:dateUtc="2026-02-24T08:46:00Z">
        <w:r w:rsidR="00697AFA" w:rsidRPr="00697AFA">
          <w:rPr>
            <w:rFonts w:ascii="Roboto" w:eastAsia="Arial" w:hAnsi="Roboto" w:cstheme="minorHAnsi"/>
            <w:bCs/>
            <w:sz w:val="26"/>
            <w:szCs w:val="26"/>
            <w:highlight w:val="yellow"/>
            <w:lang w:val="uz-Cyrl-UZ"/>
            <w:rPrChange w:id="4178" w:author="Nozimjon Ortiqov" w:date="2026-02-24T13:46:00Z" w16du:dateUtc="2026-02-24T08:46:00Z">
              <w:rPr>
                <w:rFonts w:ascii="Roboto" w:eastAsia="Arial" w:hAnsi="Roboto" w:cstheme="minorHAnsi"/>
                <w:bCs/>
                <w:sz w:val="26"/>
                <w:szCs w:val="26"/>
                <w:lang w:val="uz-Cyrl-UZ"/>
              </w:rPr>
            </w:rPrChange>
          </w:rPr>
          <w:t>ни</w:t>
        </w:r>
      </w:ins>
      <w:ins w:id="4179" w:author="Nozimjon Ortiqov" w:date="2026-02-24T13:33:00Z" w16du:dateUtc="2026-02-24T08:33:00Z">
        <w:r w:rsidRPr="00697AFA">
          <w:rPr>
            <w:rFonts w:ascii="Roboto" w:eastAsia="Arial" w:hAnsi="Roboto" w:cstheme="minorHAnsi"/>
            <w:bCs/>
            <w:sz w:val="26"/>
            <w:szCs w:val="26"/>
            <w:highlight w:val="yellow"/>
            <w:lang w:val="uz-Cyrl-UZ"/>
            <w:rPrChange w:id="4180" w:author="Nozimjon Ortiqov" w:date="2026-02-24T13:46:00Z" w16du:dateUtc="2026-02-24T08:46:00Z">
              <w:rPr>
                <w:rFonts w:ascii="Roboto" w:eastAsia="Arial" w:hAnsi="Roboto" w:cstheme="minorHAnsi"/>
                <w:bCs/>
                <w:sz w:val="26"/>
                <w:szCs w:val="26"/>
                <w:lang w:val="uz-Cyrl-UZ"/>
              </w:rPr>
            </w:rPrChange>
          </w:rPr>
          <w:t xml:space="preserve"> </w:t>
        </w:r>
      </w:ins>
      <w:ins w:id="4181" w:author="Nozimjon Ortiqov" w:date="2026-02-24T13:34:00Z" w16du:dateUtc="2026-02-24T08:34:00Z">
        <w:r w:rsidRPr="00697AFA">
          <w:rPr>
            <w:rFonts w:ascii="Roboto" w:eastAsia="Arial" w:hAnsi="Roboto" w:cstheme="minorHAnsi"/>
            <w:bCs/>
            <w:sz w:val="26"/>
            <w:szCs w:val="26"/>
            <w:highlight w:val="yellow"/>
            <w:lang w:val="uz-Cyrl-UZ"/>
            <w:rPrChange w:id="4182" w:author="Nozimjon Ortiqov" w:date="2026-02-24T13:46:00Z" w16du:dateUtc="2026-02-24T08:46:00Z">
              <w:rPr>
                <w:rFonts w:ascii="Roboto" w:eastAsia="Arial" w:hAnsi="Roboto" w:cstheme="minorHAnsi"/>
                <w:bCs/>
                <w:sz w:val="26"/>
                <w:szCs w:val="26"/>
                <w:lang w:val="uz-Cyrl-UZ"/>
              </w:rPr>
            </w:rPrChange>
          </w:rPr>
          <w:t>қўшиш керак</w:t>
        </w:r>
      </w:ins>
    </w:p>
    <w:p w14:paraId="6594BBD8" w14:textId="3BBE4A54" w:rsidR="00C6525B" w:rsidRDefault="00C6525B">
      <w:pPr>
        <w:rPr>
          <w:ins w:id="4183" w:author="Nozimjon Ortiqov" w:date="2026-02-24T13:34:00Z" w16du:dateUtc="2026-02-24T08:34:00Z"/>
          <w:rFonts w:ascii="Roboto" w:eastAsia="Arial" w:hAnsi="Roboto" w:cstheme="minorHAnsi"/>
          <w:bCs/>
          <w:sz w:val="26"/>
          <w:szCs w:val="26"/>
          <w:lang w:val="uz-Cyrl-UZ"/>
        </w:rPr>
      </w:pPr>
      <w:ins w:id="4184" w:author="Nozimjon Ortiqov" w:date="2026-02-24T13:34:00Z" w16du:dateUtc="2026-02-24T08:34:00Z">
        <w:r>
          <w:rPr>
            <w:rFonts w:ascii="Roboto" w:eastAsia="Arial" w:hAnsi="Roboto" w:cstheme="minorHAnsi"/>
            <w:bCs/>
            <w:sz w:val="26"/>
            <w:szCs w:val="26"/>
            <w:lang w:val="uz-Cyrl-UZ"/>
          </w:rPr>
          <w:br w:type="page"/>
        </w:r>
      </w:ins>
    </w:p>
    <w:p w14:paraId="0E365462" w14:textId="05C02C28" w:rsidR="00682107" w:rsidRPr="00C6525B" w:rsidRDefault="00C6525B">
      <w:pPr>
        <w:pStyle w:val="2"/>
        <w:rPr>
          <w:rFonts w:ascii="Roboto" w:hAnsi="Roboto"/>
          <w:b/>
          <w:bCs/>
          <w:color w:val="002060"/>
          <w:sz w:val="28"/>
          <w:szCs w:val="28"/>
          <w:lang w:val="uz-Cyrl-UZ"/>
          <w:rPrChange w:id="4185" w:author="Nozimjon Ortiqov" w:date="2026-02-24T13:35:00Z" w16du:dateUtc="2026-02-24T08:35:00Z">
            <w:rPr>
              <w:rFonts w:ascii="Roboto" w:eastAsia="Arial" w:hAnsi="Roboto" w:cstheme="minorHAnsi"/>
              <w:bCs/>
              <w:sz w:val="28"/>
              <w:szCs w:val="28"/>
              <w:lang w:val="uz-Cyrl-UZ"/>
            </w:rPr>
          </w:rPrChange>
        </w:rPr>
        <w:pPrChange w:id="4186" w:author="Nozimjon Ortiqov" w:date="2026-02-24T13:35:00Z" w16du:dateUtc="2026-02-24T08:35:00Z">
          <w:pPr>
            <w:pStyle w:val="a3"/>
            <w:spacing w:before="60" w:after="60" w:line="288" w:lineRule="auto"/>
            <w:ind w:left="0" w:firstLine="680"/>
            <w:jc w:val="both"/>
          </w:pPr>
        </w:pPrChange>
      </w:pPr>
      <w:ins w:id="4187" w:author="Nozimjon Ortiqov" w:date="2026-02-24T13:34:00Z" w16du:dateUtc="2026-02-24T08:34:00Z">
        <w:r w:rsidRPr="00C6525B">
          <w:rPr>
            <w:rFonts w:ascii="Roboto" w:hAnsi="Roboto"/>
            <w:b/>
            <w:bCs/>
            <w:color w:val="002060"/>
            <w:sz w:val="28"/>
            <w:szCs w:val="28"/>
            <w:lang w:val="uz-Cyrl-UZ"/>
            <w:rPrChange w:id="4188" w:author="Nozimjon Ortiqov" w:date="2026-02-24T13:35:00Z" w16du:dateUtc="2026-02-24T08:35:00Z">
              <w:rPr>
                <w:rFonts w:ascii="Roboto" w:eastAsia="Arial" w:hAnsi="Roboto" w:cstheme="minorHAnsi"/>
                <w:bCs/>
                <w:lang w:val="uz-Cyrl-UZ"/>
              </w:rPr>
            </w:rPrChange>
          </w:rPr>
          <w:lastRenderedPageBreak/>
          <w:t>3-илова. Эконометрик таҳлил натижалари</w:t>
        </w:r>
      </w:ins>
    </w:p>
    <w:p w14:paraId="41E2AE80" w14:textId="2EF289FE" w:rsidR="00484395" w:rsidRDefault="00484395" w:rsidP="00C6525B">
      <w:pPr>
        <w:pStyle w:val="2"/>
        <w:rPr>
          <w:ins w:id="4189" w:author="Nozimjon Ortiqov" w:date="2026-02-24T13:35:00Z" w16du:dateUtc="2026-02-24T08:35:00Z"/>
          <w:rFonts w:ascii="Roboto" w:hAnsi="Roboto"/>
          <w:b/>
          <w:bCs/>
          <w:color w:val="002060"/>
          <w:lang w:val="uz-Cyrl-UZ"/>
        </w:rPr>
      </w:pPr>
      <w:bookmarkStart w:id="4190" w:name="_Toc222630391"/>
      <w:del w:id="4191" w:author="Nozimjon Ortiqov" w:date="2026-02-24T13:35:00Z" w16du:dateUtc="2026-02-24T08:35:00Z">
        <w:r w:rsidRPr="009C4BAE" w:rsidDel="00C6525B">
          <w:rPr>
            <w:rFonts w:ascii="Roboto" w:hAnsi="Roboto"/>
            <w:b/>
            <w:bCs/>
            <w:color w:val="002060"/>
            <w:lang w:val="uz-Cyrl-UZ"/>
            <w:rPrChange w:id="4192" w:author="Nozimjon Ortiqov" w:date="2026-02-24T09:31:00Z" w16du:dateUtc="2026-02-24T04:31:00Z">
              <w:rPr>
                <w:rFonts w:ascii="Roboto" w:hAnsi="Roboto"/>
                <w:b/>
                <w:bCs/>
                <w:color w:val="002060"/>
                <w:sz w:val="28"/>
                <w:szCs w:val="28"/>
                <w:lang w:val="uz-Cyrl-UZ"/>
              </w:rPr>
            </w:rPrChange>
          </w:rPr>
          <w:delText>Модель сифати</w:delText>
        </w:r>
      </w:del>
      <w:bookmarkEnd w:id="4190"/>
    </w:p>
    <w:p w14:paraId="44A49B69" w14:textId="14E6C57E" w:rsidR="00C6525B" w:rsidRPr="00C6525B" w:rsidRDefault="00C6525B">
      <w:pPr>
        <w:rPr>
          <w:lang w:val="uz-Cyrl-UZ"/>
          <w:rPrChange w:id="4193" w:author="Nozimjon Ortiqov" w:date="2026-02-24T13:35:00Z" w16du:dateUtc="2026-02-24T08:35:00Z">
            <w:rPr>
              <w:rFonts w:ascii="Roboto" w:hAnsi="Roboto"/>
              <w:b/>
              <w:bCs/>
              <w:color w:val="002060"/>
              <w:sz w:val="28"/>
              <w:szCs w:val="28"/>
              <w:lang w:val="uz-Cyrl-UZ"/>
            </w:rPr>
          </w:rPrChange>
        </w:rPr>
        <w:pPrChange w:id="4194" w:author="Nozimjon Ortiqov" w:date="2026-02-24T13:35:00Z" w16du:dateUtc="2026-02-24T08:35:00Z">
          <w:pPr>
            <w:pStyle w:val="2"/>
            <w:ind w:firstLine="567"/>
          </w:pPr>
        </w:pPrChange>
      </w:pPr>
      <w:ins w:id="4195" w:author="Nozimjon Ortiqov" w:date="2026-02-24T13:35:00Z" w16du:dateUtc="2026-02-24T08:35:00Z">
        <w:r w:rsidRPr="00C001E2">
          <w:rPr>
            <w:highlight w:val="yellow"/>
            <w:lang w:val="uz-Cyrl-UZ"/>
            <w:rPrChange w:id="4196" w:author="Nozimjon Ortiqov" w:date="2026-02-24T13:46:00Z" w16du:dateUtc="2026-02-24T08:46:00Z">
              <w:rPr>
                <w:lang w:val="uz-Cyrl-UZ"/>
              </w:rPr>
            </w:rPrChange>
          </w:rPr>
          <w:t>Қисқача қандай м</w:t>
        </w:r>
      </w:ins>
      <w:ins w:id="4197" w:author="Nozimjon Ortiqov" w:date="2026-02-24T13:36:00Z" w16du:dateUtc="2026-02-24T08:36:00Z">
        <w:r w:rsidRPr="00C001E2">
          <w:rPr>
            <w:highlight w:val="yellow"/>
            <w:lang w:val="uz-Cyrl-UZ"/>
            <w:rPrChange w:id="4198" w:author="Nozimjon Ortiqov" w:date="2026-02-24T13:46:00Z" w16du:dateUtc="2026-02-24T08:46:00Z">
              <w:rPr>
                <w:lang w:val="uz-Cyrl-UZ"/>
              </w:rPr>
            </w:rPrChange>
          </w:rPr>
          <w:t>одел қилинди</w:t>
        </w:r>
      </w:ins>
      <w:ins w:id="4199" w:author="Nozimjon Ortiqov" w:date="2026-02-24T13:47:00Z" w16du:dateUtc="2026-02-24T08:47:00Z">
        <w:r w:rsidR="00C001E2">
          <w:rPr>
            <w:lang w:val="uz-Cyrl-UZ"/>
          </w:rPr>
          <w:t xml:space="preserve"> тушунтириш бериш керак</w:t>
        </w:r>
      </w:ins>
    </w:p>
    <w:p w14:paraId="304D3DBE" w14:textId="77777777" w:rsidR="00484395" w:rsidRPr="009C4BAE" w:rsidRDefault="00484395">
      <w:pPr>
        <w:pStyle w:val="aff5"/>
        <w:spacing w:before="120" w:after="0" w:line="288" w:lineRule="auto"/>
        <w:jc w:val="center"/>
        <w:rPr>
          <w:rFonts w:ascii="Roboto" w:hAnsi="Roboto" w:cstheme="minorHAnsi"/>
          <w:b/>
          <w:bCs/>
          <w:i w:val="0"/>
          <w:iCs w:val="0"/>
          <w:color w:val="0070C0"/>
          <w:sz w:val="26"/>
          <w:szCs w:val="26"/>
          <w:lang w:val="uz-Cyrl-UZ"/>
          <w:rPrChange w:id="4200" w:author="Nozimjon Ortiqov" w:date="2026-02-24T09:31:00Z" w16du:dateUtc="2026-02-24T04:31:00Z">
            <w:rPr>
              <w:rFonts w:ascii="Roboto" w:hAnsi="Roboto" w:cstheme="minorHAnsi"/>
              <w:b/>
              <w:bCs/>
              <w:i w:val="0"/>
              <w:iCs w:val="0"/>
              <w:color w:val="0070C0"/>
              <w:sz w:val="28"/>
              <w:szCs w:val="28"/>
              <w:lang w:val="uz-Cyrl-UZ"/>
            </w:rPr>
          </w:rPrChange>
        </w:rPr>
        <w:pPrChange w:id="4201" w:author="Nozimjon Ortiqov" w:date="2026-02-24T09:42:00Z" w16du:dateUtc="2026-02-24T04:42:00Z">
          <w:pPr>
            <w:pStyle w:val="aff5"/>
            <w:jc w:val="center"/>
          </w:pPr>
        </w:pPrChange>
      </w:pPr>
      <w:bookmarkStart w:id="4202" w:name="_Toc222583176"/>
      <w:r w:rsidRPr="009C4BAE">
        <w:rPr>
          <w:rFonts w:ascii="Roboto" w:hAnsi="Roboto" w:cstheme="minorHAnsi"/>
          <w:b/>
          <w:bCs/>
          <w:i w:val="0"/>
          <w:iCs w:val="0"/>
          <w:color w:val="0070C0"/>
          <w:sz w:val="26"/>
          <w:szCs w:val="26"/>
          <w:lang w:val="uz-Cyrl-UZ"/>
          <w:rPrChange w:id="4203" w:author="Nozimjon Ortiqov" w:date="2026-02-24T09:31:00Z" w16du:dateUtc="2026-02-24T04:31:00Z">
            <w:rPr>
              <w:rFonts w:ascii="Roboto" w:hAnsi="Roboto" w:cstheme="minorHAnsi"/>
              <w:b/>
              <w:bCs/>
              <w:i w:val="0"/>
              <w:iCs w:val="0"/>
              <w:color w:val="0070C0"/>
              <w:sz w:val="28"/>
              <w:szCs w:val="28"/>
              <w:lang w:val="uz-Cyrl-UZ"/>
            </w:rPr>
          </w:rPrChange>
        </w:rPr>
        <w:t>10-жадвал. Логистик регрессия сифат кўрсаткичлари</w:t>
      </w:r>
      <w:bookmarkEnd w:id="4202"/>
    </w:p>
    <w:tbl>
      <w:tblPr>
        <w:tblStyle w:val="-1"/>
        <w:tblW w:w="10041" w:type="dxa"/>
        <w:jc w:val="center"/>
        <w:tblLook w:val="04A0" w:firstRow="1" w:lastRow="0" w:firstColumn="1" w:lastColumn="0" w:noHBand="0" w:noVBand="1"/>
        <w:tblPrChange w:id="4204" w:author="Nozimjon Ortiqov" w:date="2026-02-23T17:45:00Z" w16du:dateUtc="2026-02-23T12:45:00Z">
          <w:tblPr>
            <w:tblStyle w:val="-1"/>
            <w:tblW w:w="9990" w:type="dxa"/>
            <w:jc w:val="center"/>
            <w:tblLook w:val="04A0" w:firstRow="1" w:lastRow="0" w:firstColumn="1" w:lastColumn="0" w:noHBand="0" w:noVBand="1"/>
          </w:tblPr>
        </w:tblPrChange>
      </w:tblPr>
      <w:tblGrid>
        <w:gridCol w:w="3347"/>
        <w:gridCol w:w="3347"/>
        <w:gridCol w:w="3347"/>
        <w:tblGridChange w:id="4205">
          <w:tblGrid>
            <w:gridCol w:w="3330"/>
            <w:gridCol w:w="17"/>
            <w:gridCol w:w="3313"/>
            <w:gridCol w:w="34"/>
            <w:gridCol w:w="3296"/>
            <w:gridCol w:w="51"/>
          </w:tblGrid>
        </w:tblGridChange>
      </w:tblGrid>
      <w:tr w:rsidR="00484395" w:rsidRPr="009C4BAE" w14:paraId="0CD279C7" w14:textId="77777777" w:rsidTr="00253853">
        <w:trPr>
          <w:cnfStyle w:val="100000000000" w:firstRow="1" w:lastRow="0" w:firstColumn="0" w:lastColumn="0" w:oddVBand="0" w:evenVBand="0" w:oddHBand="0" w:evenHBand="0" w:firstRowFirstColumn="0" w:firstRowLastColumn="0" w:lastRowFirstColumn="0" w:lastRowLastColumn="0"/>
          <w:trHeight w:val="383"/>
          <w:jc w:val="center"/>
          <w:trPrChange w:id="4206" w:author="Nozimjon Ortiqov" w:date="2026-02-23T17:45:00Z" w16du:dateUtc="2026-02-23T12:45:00Z">
            <w:trPr>
              <w:gridAfter w:val="0"/>
              <w:trHeight w:val="25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07" w:author="Nozimjon Ortiqov" w:date="2026-02-23T17:45:00Z" w16du:dateUtc="2026-02-23T12:45:00Z">
              <w:tcPr>
                <w:tcW w:w="3330" w:type="dxa"/>
                <w:vAlign w:val="center"/>
              </w:tcPr>
            </w:tcPrChange>
          </w:tcPr>
          <w:p w14:paraId="1E466250" w14:textId="77777777" w:rsidR="00484395" w:rsidRPr="000F73C3" w:rsidRDefault="00484395" w:rsidP="001222C0">
            <w:pPr>
              <w:jc w:val="center"/>
              <w:cnfStyle w:val="101000000000" w:firstRow="1" w:lastRow="0" w:firstColumn="1" w:lastColumn="0" w:oddVBand="0" w:evenVBand="0" w:oddHBand="0" w:evenHBand="0" w:firstRowFirstColumn="0" w:firstRowLastColumn="0" w:lastRowFirstColumn="0" w:lastRowLastColumn="0"/>
              <w:rPr>
                <w:rFonts w:ascii="Roboto" w:hAnsi="Roboto"/>
                <w:color w:val="auto"/>
                <w:highlight w:val="yellow"/>
                <w:lang w:val="uz-Cyrl-UZ"/>
                <w:rPrChange w:id="4208" w:author="Nozimjon Ortiqov" w:date="2026-02-24T09:42:00Z" w16du:dateUtc="2026-02-24T04:42:00Z">
                  <w:rPr>
                    <w:rFonts w:ascii="Robo" w:hAnsi="Robo"/>
                    <w:color w:val="auto"/>
                    <w:sz w:val="24"/>
                    <w:szCs w:val="24"/>
                    <w:lang w:val="uz-Cyrl-UZ"/>
                  </w:rPr>
                </w:rPrChange>
              </w:rPr>
            </w:pPr>
            <w:r w:rsidRPr="000F73C3">
              <w:rPr>
                <w:rFonts w:ascii="Roboto" w:hAnsi="Roboto" w:hint="eastAsia"/>
                <w:highlight w:val="yellow"/>
                <w:lang w:val="uz-Cyrl-UZ"/>
                <w:rPrChange w:id="4209" w:author="Nozimjon Ortiqov" w:date="2026-02-24T09:42:00Z" w16du:dateUtc="2026-02-24T04:42:00Z">
                  <w:rPr>
                    <w:rFonts w:ascii="Robo" w:hAnsi="Robo" w:hint="eastAsia"/>
                    <w:sz w:val="24"/>
                    <w:szCs w:val="24"/>
                    <w:lang w:val="uz-Cyrl-UZ"/>
                  </w:rPr>
                </w:rPrChange>
              </w:rPr>
              <w:t>Кўрсаткчи</w:t>
            </w:r>
          </w:p>
        </w:tc>
        <w:tc>
          <w:tcPr>
            <w:tcW w:w="3347" w:type="dxa"/>
            <w:vAlign w:val="center"/>
            <w:tcPrChange w:id="4210" w:author="Nozimjon Ortiqov" w:date="2026-02-23T17:45:00Z" w16du:dateUtc="2026-02-23T12:45:00Z">
              <w:tcPr>
                <w:tcW w:w="3330" w:type="dxa"/>
                <w:gridSpan w:val="2"/>
                <w:vAlign w:val="center"/>
              </w:tcPr>
            </w:tcPrChange>
          </w:tcPr>
          <w:p w14:paraId="0D366B0F" w14:textId="77777777" w:rsidR="00484395" w:rsidRPr="000F73C3"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11" w:author="Nozimjon Ortiqov" w:date="2026-02-24T09:42:00Z" w16du:dateUtc="2026-02-24T04:42:00Z">
                  <w:rPr>
                    <w:rFonts w:ascii="Robo" w:hAnsi="Robo"/>
                    <w:color w:val="auto"/>
                    <w:sz w:val="24"/>
                    <w:szCs w:val="24"/>
                    <w:lang w:val="uz-Cyrl-UZ"/>
                  </w:rPr>
                </w:rPrChange>
              </w:rPr>
            </w:pPr>
            <w:r w:rsidRPr="000F73C3">
              <w:rPr>
                <w:rFonts w:ascii="Roboto" w:hAnsi="Roboto"/>
                <w:highlight w:val="yellow"/>
                <w:lang w:val="uz-Cyrl-UZ"/>
                <w:rPrChange w:id="4212" w:author="Nozimjon Ortiqov" w:date="2026-02-24T09:42:00Z" w16du:dateUtc="2026-02-24T04:42:00Z">
                  <w:rPr>
                    <w:rFonts w:ascii="Robo" w:hAnsi="Robo"/>
                    <w:sz w:val="24"/>
                    <w:szCs w:val="24"/>
                    <w:lang w:val="uz-Cyrl-UZ"/>
                  </w:rPr>
                </w:rPrChange>
              </w:rPr>
              <w:t>Қ</w:t>
            </w:r>
            <w:r w:rsidRPr="000F73C3">
              <w:rPr>
                <w:rFonts w:ascii="Roboto" w:hAnsi="Roboto" w:hint="eastAsia"/>
                <w:highlight w:val="yellow"/>
                <w:lang w:val="uz-Cyrl-UZ"/>
                <w:rPrChange w:id="4213" w:author="Nozimjon Ortiqov" w:date="2026-02-24T09:42:00Z" w16du:dateUtc="2026-02-24T04:42:00Z">
                  <w:rPr>
                    <w:rFonts w:ascii="Robo" w:hAnsi="Robo" w:hint="eastAsia"/>
                    <w:sz w:val="24"/>
                    <w:szCs w:val="24"/>
                    <w:lang w:val="uz-Cyrl-UZ"/>
                  </w:rPr>
                </w:rPrChange>
              </w:rPr>
              <w:t>иймат</w:t>
            </w:r>
          </w:p>
        </w:tc>
        <w:tc>
          <w:tcPr>
            <w:tcW w:w="3347" w:type="dxa"/>
            <w:vAlign w:val="center"/>
            <w:tcPrChange w:id="4214" w:author="Nozimjon Ortiqov" w:date="2026-02-23T17:45:00Z" w16du:dateUtc="2026-02-23T12:45:00Z">
              <w:tcPr>
                <w:tcW w:w="3330" w:type="dxa"/>
                <w:gridSpan w:val="2"/>
                <w:vAlign w:val="center"/>
              </w:tcPr>
            </w:tcPrChange>
          </w:tcPr>
          <w:p w14:paraId="7BB5E9AD" w14:textId="77777777" w:rsidR="00484395" w:rsidRPr="000F73C3"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15" w:author="Nozimjon Ortiqov" w:date="2026-02-24T09:42:00Z" w16du:dateUtc="2026-02-24T04:42:00Z">
                  <w:rPr>
                    <w:rFonts w:ascii="Robo" w:hAnsi="Robo"/>
                    <w:color w:val="auto"/>
                    <w:sz w:val="24"/>
                    <w:szCs w:val="24"/>
                    <w:lang w:val="uz-Cyrl-UZ"/>
                  </w:rPr>
                </w:rPrChange>
              </w:rPr>
            </w:pPr>
            <w:r w:rsidRPr="000F73C3">
              <w:rPr>
                <w:rFonts w:ascii="Roboto" w:hAnsi="Roboto" w:hint="eastAsia"/>
                <w:highlight w:val="yellow"/>
                <w:lang w:val="uz-Cyrl-UZ"/>
                <w:rPrChange w:id="4216" w:author="Nozimjon Ortiqov" w:date="2026-02-24T09:42:00Z" w16du:dateUtc="2026-02-24T04:42:00Z">
                  <w:rPr>
                    <w:rFonts w:ascii="Robo" w:hAnsi="Robo" w:hint="eastAsia"/>
                    <w:sz w:val="24"/>
                    <w:szCs w:val="24"/>
                    <w:lang w:val="uz-Cyrl-UZ"/>
                  </w:rPr>
                </w:rPrChange>
              </w:rPr>
              <w:t>Изо</w:t>
            </w:r>
            <w:r w:rsidRPr="000F73C3">
              <w:rPr>
                <w:rFonts w:ascii="Roboto" w:hAnsi="Roboto"/>
                <w:highlight w:val="yellow"/>
                <w:lang w:val="uz-Cyrl-UZ"/>
                <w:rPrChange w:id="4217" w:author="Nozimjon Ortiqov" w:date="2026-02-24T09:42:00Z" w16du:dateUtc="2026-02-24T04:42:00Z">
                  <w:rPr>
                    <w:rFonts w:ascii="Robo" w:hAnsi="Robo"/>
                    <w:sz w:val="24"/>
                    <w:szCs w:val="24"/>
                    <w:lang w:val="uz-Cyrl-UZ"/>
                  </w:rPr>
                </w:rPrChange>
              </w:rPr>
              <w:t>ҳ</w:t>
            </w:r>
          </w:p>
        </w:tc>
      </w:tr>
      <w:tr w:rsidR="00484395" w:rsidRPr="009C4BAE" w14:paraId="70DC8E75" w14:textId="77777777" w:rsidTr="00253853">
        <w:trPr>
          <w:cnfStyle w:val="000000100000" w:firstRow="0" w:lastRow="0" w:firstColumn="0" w:lastColumn="0" w:oddVBand="0" w:evenVBand="0" w:oddHBand="1" w:evenHBand="0" w:firstRowFirstColumn="0" w:firstRowLastColumn="0" w:lastRowFirstColumn="0" w:lastRowLastColumn="0"/>
          <w:trHeight w:val="799"/>
          <w:jc w:val="center"/>
          <w:trPrChange w:id="4218" w:author="Nozimjon Ortiqov" w:date="2026-02-23T17:45:00Z" w16du:dateUtc="2026-02-23T12:45:00Z">
            <w:trPr>
              <w:gridAfter w:val="0"/>
              <w:trHeight w:val="75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19" w:author="Nozimjon Ortiqov" w:date="2026-02-23T17:45:00Z" w16du:dateUtc="2026-02-23T12:45:00Z">
              <w:tcPr>
                <w:tcW w:w="3330" w:type="dxa"/>
                <w:vAlign w:val="center"/>
              </w:tcPr>
            </w:tcPrChange>
          </w:tcPr>
          <w:p w14:paraId="01967860"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220"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221"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222" w:author="Nozimjon Ortiqov" w:date="2026-02-24T09:42:00Z" w16du:dateUtc="2026-02-24T04:42:00Z">
                  <w:rPr>
                    <w:rFonts w:ascii="Robo" w:hAnsi="Robo"/>
                    <w:sz w:val="24"/>
                    <w:szCs w:val="24"/>
                  </w:rPr>
                </w:rPrChange>
              </w:rPr>
              <w:t>қ</w:t>
            </w:r>
            <w:r w:rsidRPr="000F73C3">
              <w:rPr>
                <w:rFonts w:ascii="Roboto" w:hAnsi="Roboto" w:hint="eastAsia"/>
                <w:highlight w:val="yellow"/>
                <w:lang w:val="uz-Cyrl-UZ"/>
                <w:rPrChange w:id="4223" w:author="Nozimjon Ortiqov" w:date="2026-02-24T09:42:00Z" w16du:dateUtc="2026-02-24T04:42:00Z">
                  <w:rPr>
                    <w:rFonts w:ascii="Robo" w:hAnsi="Robo" w:hint="eastAsia"/>
                    <w:sz w:val="24"/>
                    <w:szCs w:val="24"/>
                  </w:rPr>
                </w:rPrChange>
              </w:rPr>
              <w:t>лик</w:t>
            </w:r>
            <w:r w:rsidRPr="000F73C3">
              <w:rPr>
                <w:rFonts w:ascii="Roboto" w:hAnsi="Roboto"/>
                <w:highlight w:val="yellow"/>
                <w:lang w:val="uz-Cyrl-UZ"/>
                <w:rPrChange w:id="4224" w:author="Nozimjon Ortiqov" w:date="2026-02-24T09:42:00Z" w16du:dateUtc="2026-02-24T04:42:00Z">
                  <w:rPr>
                    <w:rFonts w:ascii="Robo" w:hAnsi="Robo"/>
                    <w:sz w:val="24"/>
                    <w:szCs w:val="24"/>
                  </w:rPr>
                </w:rPrChange>
              </w:rPr>
              <w:t xml:space="preserve"> (accuracy)</w:t>
            </w:r>
          </w:p>
        </w:tc>
        <w:tc>
          <w:tcPr>
            <w:tcW w:w="3347" w:type="dxa"/>
            <w:vAlign w:val="center"/>
            <w:tcPrChange w:id="4225" w:author="Nozimjon Ortiqov" w:date="2026-02-23T17:45:00Z" w16du:dateUtc="2026-02-23T12:45:00Z">
              <w:tcPr>
                <w:tcW w:w="3330" w:type="dxa"/>
                <w:gridSpan w:val="2"/>
                <w:vAlign w:val="center"/>
              </w:tcPr>
            </w:tcPrChange>
          </w:tcPr>
          <w:p w14:paraId="0494AD61"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26"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27" w:author="Nozimjon Ortiqov" w:date="2026-02-24T09:42:00Z" w16du:dateUtc="2026-02-24T04:42:00Z">
                  <w:rPr>
                    <w:rFonts w:ascii="Robo" w:hAnsi="Robo"/>
                    <w:sz w:val="24"/>
                    <w:szCs w:val="24"/>
                  </w:rPr>
                </w:rPrChange>
              </w:rPr>
              <w:t>63,7%</w:t>
            </w:r>
          </w:p>
        </w:tc>
        <w:tc>
          <w:tcPr>
            <w:tcW w:w="3347" w:type="dxa"/>
            <w:vAlign w:val="center"/>
            <w:tcPrChange w:id="4228" w:author="Nozimjon Ortiqov" w:date="2026-02-23T17:45:00Z" w16du:dateUtc="2026-02-23T12:45:00Z">
              <w:tcPr>
                <w:tcW w:w="3330" w:type="dxa"/>
                <w:gridSpan w:val="2"/>
                <w:vAlign w:val="center"/>
              </w:tcPr>
            </w:tcPrChange>
          </w:tcPr>
          <w:p w14:paraId="56CC260C"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29"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230"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231" w:author="Nozimjon Ortiqov" w:date="2026-02-24T09:42:00Z" w16du:dateUtc="2026-02-24T04:42:00Z">
                  <w:rPr>
                    <w:rFonts w:ascii="Robo" w:hAnsi="Robo"/>
                    <w:sz w:val="24"/>
                    <w:szCs w:val="24"/>
                  </w:rPr>
                </w:rPrChange>
              </w:rPr>
              <w:t>ғ</w:t>
            </w:r>
            <w:r w:rsidRPr="000F73C3">
              <w:rPr>
                <w:rFonts w:ascii="Roboto" w:hAnsi="Roboto" w:hint="eastAsia"/>
                <w:highlight w:val="yellow"/>
                <w:lang w:val="uz-Cyrl-UZ"/>
                <w:rPrChange w:id="4232"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233"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34" w:author="Nozimjon Ortiqov" w:date="2026-02-24T09:42:00Z" w16du:dateUtc="2026-02-24T04:42:00Z">
                  <w:rPr>
                    <w:rFonts w:ascii="Robo" w:hAnsi="Robo" w:hint="eastAsia"/>
                    <w:sz w:val="24"/>
                    <w:szCs w:val="24"/>
                  </w:rPr>
                </w:rPrChange>
              </w:rPr>
              <w:t>классификацияланган</w:t>
            </w:r>
            <w:r w:rsidRPr="000F73C3">
              <w:rPr>
                <w:rFonts w:ascii="Roboto" w:hAnsi="Roboto"/>
                <w:highlight w:val="yellow"/>
                <w:lang w:val="uz-Cyrl-UZ"/>
                <w:rPrChange w:id="4235"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36" w:author="Nozimjon Ortiqov" w:date="2026-02-24T09:42:00Z" w16du:dateUtc="2026-02-24T04:42:00Z">
                  <w:rPr>
                    <w:rFonts w:ascii="Robo" w:hAnsi="Robo" w:hint="eastAsia"/>
                    <w:sz w:val="24"/>
                    <w:szCs w:val="24"/>
                  </w:rPr>
                </w:rPrChange>
              </w:rPr>
              <w:t>кузатувларнинг</w:t>
            </w:r>
            <w:r w:rsidRPr="000F73C3">
              <w:rPr>
                <w:rFonts w:ascii="Roboto" w:hAnsi="Roboto"/>
                <w:highlight w:val="yellow"/>
                <w:lang w:val="uz-Cyrl-UZ"/>
                <w:rPrChange w:id="4237"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38" w:author="Nozimjon Ortiqov" w:date="2026-02-24T09:42:00Z" w16du:dateUtc="2026-02-24T04:42:00Z">
                  <w:rPr>
                    <w:rFonts w:ascii="Robo" w:hAnsi="Robo" w:hint="eastAsia"/>
                    <w:sz w:val="24"/>
                    <w:szCs w:val="24"/>
                  </w:rPr>
                </w:rPrChange>
              </w:rPr>
              <w:t>улуши</w:t>
            </w:r>
          </w:p>
        </w:tc>
      </w:tr>
      <w:tr w:rsidR="00484395" w:rsidRPr="009C4BAE" w14:paraId="22132229" w14:textId="77777777" w:rsidTr="00253853">
        <w:trPr>
          <w:trHeight w:val="540"/>
          <w:jc w:val="center"/>
          <w:trPrChange w:id="4239" w:author="Nozimjon Ortiqov" w:date="2026-02-23T17:45:00Z" w16du:dateUtc="2026-02-23T12:45:00Z">
            <w:trPr>
              <w:gridAfter w:val="0"/>
              <w:trHeight w:val="50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40" w:author="Nozimjon Ortiqov" w:date="2026-02-23T17:45:00Z" w16du:dateUtc="2026-02-23T12:45:00Z">
              <w:tcPr>
                <w:tcW w:w="3330" w:type="dxa"/>
                <w:vAlign w:val="center"/>
              </w:tcPr>
            </w:tcPrChange>
          </w:tcPr>
          <w:p w14:paraId="58521CE8" w14:textId="77777777" w:rsidR="00484395" w:rsidRPr="000F73C3" w:rsidRDefault="00484395" w:rsidP="001222C0">
            <w:pPr>
              <w:jc w:val="center"/>
              <w:rPr>
                <w:rFonts w:ascii="Roboto" w:hAnsi="Roboto"/>
                <w:color w:val="auto"/>
                <w:highlight w:val="yellow"/>
                <w:lang w:val="uz-Cyrl-UZ"/>
                <w:rPrChange w:id="424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42" w:author="Nozimjon Ortiqov" w:date="2026-02-24T09:42:00Z" w16du:dateUtc="2026-02-24T04:42:00Z">
                  <w:rPr>
                    <w:rFonts w:ascii="Robo" w:hAnsi="Robo"/>
                    <w:sz w:val="24"/>
                    <w:szCs w:val="24"/>
                  </w:rPr>
                </w:rPrChange>
              </w:rPr>
              <w:t>5-fold CV accuracy</w:t>
            </w:r>
          </w:p>
        </w:tc>
        <w:tc>
          <w:tcPr>
            <w:tcW w:w="3347" w:type="dxa"/>
            <w:vAlign w:val="center"/>
            <w:tcPrChange w:id="4243" w:author="Nozimjon Ortiqov" w:date="2026-02-23T17:45:00Z" w16du:dateUtc="2026-02-23T12:45:00Z">
              <w:tcPr>
                <w:tcW w:w="3330" w:type="dxa"/>
                <w:gridSpan w:val="2"/>
                <w:vAlign w:val="center"/>
              </w:tcPr>
            </w:tcPrChange>
          </w:tcPr>
          <w:p w14:paraId="612BDA9A"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44"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45" w:author="Nozimjon Ortiqov" w:date="2026-02-24T09:42:00Z" w16du:dateUtc="2026-02-24T04:42:00Z">
                  <w:rPr>
                    <w:rFonts w:ascii="Robo" w:hAnsi="Robo"/>
                    <w:sz w:val="24"/>
                    <w:szCs w:val="24"/>
                  </w:rPr>
                </w:rPrChange>
              </w:rPr>
              <w:t>61,8% (</w:t>
            </w:r>
            <w:r w:rsidRPr="000F73C3">
              <w:rPr>
                <w:rFonts w:ascii="Roboto" w:hAnsi="Roboto" w:hint="eastAsia"/>
                <w:highlight w:val="yellow"/>
                <w:lang w:val="uz-Cyrl-UZ"/>
                <w:rPrChange w:id="4246" w:author="Nozimjon Ortiqov" w:date="2026-02-24T09:42:00Z" w16du:dateUtc="2026-02-24T04:42:00Z">
                  <w:rPr>
                    <w:rFonts w:ascii="Robo" w:hAnsi="Robo" w:hint="eastAsia"/>
                    <w:sz w:val="24"/>
                    <w:szCs w:val="24"/>
                  </w:rPr>
                </w:rPrChange>
              </w:rPr>
              <w:t>±</w:t>
            </w:r>
            <w:r w:rsidRPr="000F73C3">
              <w:rPr>
                <w:rFonts w:ascii="Roboto" w:hAnsi="Roboto"/>
                <w:highlight w:val="yellow"/>
                <w:lang w:val="uz-Cyrl-UZ"/>
                <w:rPrChange w:id="4247" w:author="Nozimjon Ortiqov" w:date="2026-02-24T09:42:00Z" w16du:dateUtc="2026-02-24T04:42:00Z">
                  <w:rPr>
                    <w:rFonts w:ascii="Robo" w:hAnsi="Robo"/>
                    <w:sz w:val="24"/>
                    <w:szCs w:val="24"/>
                  </w:rPr>
                </w:rPrChange>
              </w:rPr>
              <w:t>2,0%)</w:t>
            </w:r>
          </w:p>
        </w:tc>
        <w:tc>
          <w:tcPr>
            <w:tcW w:w="3347" w:type="dxa"/>
            <w:vAlign w:val="center"/>
            <w:tcPrChange w:id="4248" w:author="Nozimjon Ortiqov" w:date="2026-02-23T17:45:00Z" w16du:dateUtc="2026-02-23T12:45:00Z">
              <w:tcPr>
                <w:tcW w:w="3330" w:type="dxa"/>
                <w:gridSpan w:val="2"/>
                <w:vAlign w:val="center"/>
              </w:tcPr>
            </w:tcPrChange>
          </w:tcPr>
          <w:p w14:paraId="6A6E3C7B"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49" w:author="Nozimjon Ortiqov" w:date="2026-02-24T09:42:00Z" w16du:dateUtc="2026-02-24T04:42:00Z">
                  <w:rPr>
                    <w:rFonts w:ascii="Robo" w:hAnsi="Robo"/>
                    <w:color w:val="auto"/>
                    <w:sz w:val="24"/>
                    <w:szCs w:val="24"/>
                    <w:lang w:val="ru-RU"/>
                  </w:rPr>
                </w:rPrChange>
              </w:rPr>
            </w:pPr>
            <w:r w:rsidRPr="000F73C3">
              <w:rPr>
                <w:rFonts w:ascii="Roboto" w:hAnsi="Roboto" w:hint="eastAsia"/>
                <w:highlight w:val="yellow"/>
                <w:lang w:val="uz-Cyrl-UZ"/>
                <w:rPrChange w:id="4250" w:author="Nozimjon Ortiqov" w:date="2026-02-24T09:42:00Z" w16du:dateUtc="2026-02-24T04:42:00Z">
                  <w:rPr>
                    <w:rFonts w:ascii="Robo" w:hAnsi="Robo" w:hint="eastAsia"/>
                    <w:sz w:val="24"/>
                    <w:szCs w:val="24"/>
                  </w:rPr>
                </w:rPrChange>
              </w:rPr>
              <w:t>Янги</w:t>
            </w:r>
            <w:r w:rsidRPr="000F73C3">
              <w:rPr>
                <w:rFonts w:ascii="Roboto" w:hAnsi="Roboto"/>
                <w:highlight w:val="yellow"/>
                <w:lang w:val="uz-Cyrl-UZ"/>
                <w:rPrChange w:id="4251"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52" w:author="Nozimjon Ortiqov" w:date="2026-02-24T09:42:00Z" w16du:dateUtc="2026-02-24T04:42:00Z">
                  <w:rPr>
                    <w:rFonts w:ascii="Robo" w:hAnsi="Robo" w:hint="eastAsia"/>
                    <w:sz w:val="24"/>
                    <w:szCs w:val="24"/>
                  </w:rPr>
                </w:rPrChange>
              </w:rPr>
              <w:t>маълумотларда</w:t>
            </w:r>
            <w:r w:rsidRPr="000F73C3">
              <w:rPr>
                <w:rFonts w:ascii="Roboto" w:hAnsi="Roboto"/>
                <w:highlight w:val="yellow"/>
                <w:lang w:val="uz-Cyrl-UZ"/>
                <w:rPrChange w:id="4253"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54" w:author="Nozimjon Ortiqov" w:date="2026-02-24T09:42:00Z" w16du:dateUtc="2026-02-24T04:42:00Z">
                  <w:rPr>
                    <w:rFonts w:ascii="Robo" w:hAnsi="Robo" w:hint="eastAsia"/>
                    <w:sz w:val="24"/>
                    <w:szCs w:val="24"/>
                  </w:rPr>
                </w:rPrChange>
              </w:rPr>
              <w:t>модел</w:t>
            </w:r>
            <w:r w:rsidRPr="000F73C3">
              <w:rPr>
                <w:rFonts w:ascii="Roboto" w:hAnsi="Roboto"/>
                <w:highlight w:val="yellow"/>
                <w:lang w:val="uz-Cyrl-UZ"/>
                <w:rPrChange w:id="4255"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56" w:author="Nozimjon Ortiqov" w:date="2026-02-24T09:42:00Z" w16du:dateUtc="2026-02-24T04:42:00Z">
                  <w:rPr>
                    <w:rFonts w:ascii="Robo" w:hAnsi="Robo" w:hint="eastAsia"/>
                    <w:sz w:val="24"/>
                    <w:szCs w:val="24"/>
                  </w:rPr>
                </w:rPrChange>
              </w:rPr>
              <w:t>бар</w:t>
            </w:r>
            <w:r w:rsidRPr="000F73C3">
              <w:rPr>
                <w:rFonts w:ascii="Roboto" w:hAnsi="Roboto"/>
                <w:highlight w:val="yellow"/>
                <w:lang w:val="uz-Cyrl-UZ"/>
                <w:rPrChange w:id="4257" w:author="Nozimjon Ortiqov" w:date="2026-02-24T09:42:00Z" w16du:dateUtc="2026-02-24T04:42:00Z">
                  <w:rPr>
                    <w:rFonts w:ascii="Robo" w:hAnsi="Robo"/>
                    <w:sz w:val="24"/>
                    <w:szCs w:val="24"/>
                  </w:rPr>
                </w:rPrChange>
              </w:rPr>
              <w:t>қ</w:t>
            </w:r>
            <w:r w:rsidRPr="000F73C3">
              <w:rPr>
                <w:rFonts w:ascii="Roboto" w:hAnsi="Roboto" w:hint="eastAsia"/>
                <w:highlight w:val="yellow"/>
                <w:lang w:val="uz-Cyrl-UZ"/>
                <w:rPrChange w:id="4258" w:author="Nozimjon Ortiqov" w:date="2026-02-24T09:42:00Z" w16du:dateUtc="2026-02-24T04:42:00Z">
                  <w:rPr>
                    <w:rFonts w:ascii="Robo" w:hAnsi="Robo" w:hint="eastAsia"/>
                    <w:sz w:val="24"/>
                    <w:szCs w:val="24"/>
                  </w:rPr>
                </w:rPrChange>
              </w:rPr>
              <w:t>арорлиги</w:t>
            </w:r>
          </w:p>
        </w:tc>
      </w:tr>
      <w:tr w:rsidR="00484395" w:rsidRPr="009C4BAE" w14:paraId="39431741" w14:textId="77777777" w:rsidTr="00253853">
        <w:trPr>
          <w:cnfStyle w:val="000000100000" w:firstRow="0" w:lastRow="0" w:firstColumn="0" w:lastColumn="0" w:oddVBand="0" w:evenVBand="0" w:oddHBand="1" w:evenHBand="0" w:firstRowFirstColumn="0" w:firstRowLastColumn="0" w:lastRowFirstColumn="0" w:lastRowLastColumn="0"/>
          <w:trHeight w:val="799"/>
          <w:jc w:val="center"/>
          <w:trPrChange w:id="4259" w:author="Nozimjon Ortiqov" w:date="2026-02-23T17:45:00Z" w16du:dateUtc="2026-02-23T12:45:00Z">
            <w:trPr>
              <w:gridAfter w:val="0"/>
              <w:trHeight w:val="75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60" w:author="Nozimjon Ortiqov" w:date="2026-02-23T17:45:00Z" w16du:dateUtc="2026-02-23T12:45:00Z">
              <w:tcPr>
                <w:tcW w:w="3330" w:type="dxa"/>
                <w:vAlign w:val="center"/>
              </w:tcPr>
            </w:tcPrChange>
          </w:tcPr>
          <w:p w14:paraId="531252D0"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26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62" w:author="Nozimjon Ortiqov" w:date="2026-02-24T09:42:00Z" w16du:dateUtc="2026-02-24T04:42:00Z">
                  <w:rPr>
                    <w:rFonts w:ascii="Robo" w:hAnsi="Robo"/>
                    <w:sz w:val="24"/>
                    <w:szCs w:val="24"/>
                  </w:rPr>
                </w:rPrChange>
              </w:rPr>
              <w:t>ROC-AUC (</w:t>
            </w:r>
            <w:r w:rsidRPr="000F73C3">
              <w:rPr>
                <w:rFonts w:ascii="Roboto" w:hAnsi="Roboto" w:hint="eastAsia"/>
                <w:highlight w:val="yellow"/>
                <w:lang w:val="uz-Cyrl-UZ"/>
                <w:rPrChange w:id="4263" w:author="Nozimjon Ortiqov" w:date="2026-02-24T09:42:00Z" w16du:dateUtc="2026-02-24T04:42:00Z">
                  <w:rPr>
                    <w:rFonts w:ascii="Robo" w:hAnsi="Robo" w:hint="eastAsia"/>
                    <w:sz w:val="24"/>
                    <w:szCs w:val="24"/>
                    <w:lang w:val="uz-Cyrl-UZ"/>
                  </w:rPr>
                </w:rPrChange>
              </w:rPr>
              <w:t>ўргатиш</w:t>
            </w:r>
            <w:r w:rsidRPr="000F73C3">
              <w:rPr>
                <w:rFonts w:ascii="Roboto" w:hAnsi="Roboto"/>
                <w:highlight w:val="yellow"/>
                <w:lang w:val="uz-Cyrl-UZ"/>
                <w:rPrChange w:id="4264" w:author="Nozimjon Ortiqov" w:date="2026-02-24T09:42:00Z" w16du:dateUtc="2026-02-24T04:42:00Z">
                  <w:rPr>
                    <w:rFonts w:ascii="Robo" w:hAnsi="Robo"/>
                    <w:sz w:val="24"/>
                    <w:szCs w:val="24"/>
                  </w:rPr>
                </w:rPrChange>
              </w:rPr>
              <w:t>)</w:t>
            </w:r>
          </w:p>
        </w:tc>
        <w:tc>
          <w:tcPr>
            <w:tcW w:w="3347" w:type="dxa"/>
            <w:vAlign w:val="center"/>
            <w:tcPrChange w:id="4265" w:author="Nozimjon Ortiqov" w:date="2026-02-23T17:45:00Z" w16du:dateUtc="2026-02-23T12:45:00Z">
              <w:tcPr>
                <w:tcW w:w="3330" w:type="dxa"/>
                <w:gridSpan w:val="2"/>
                <w:vAlign w:val="center"/>
              </w:tcPr>
            </w:tcPrChange>
          </w:tcPr>
          <w:p w14:paraId="00FFE031"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66"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67" w:author="Nozimjon Ortiqov" w:date="2026-02-24T09:42:00Z" w16du:dateUtc="2026-02-24T04:42:00Z">
                  <w:rPr>
                    <w:rFonts w:ascii="Robo" w:hAnsi="Robo"/>
                    <w:sz w:val="24"/>
                    <w:szCs w:val="24"/>
                  </w:rPr>
                </w:rPrChange>
              </w:rPr>
              <w:t>0,679</w:t>
            </w:r>
          </w:p>
        </w:tc>
        <w:tc>
          <w:tcPr>
            <w:tcW w:w="3347" w:type="dxa"/>
            <w:vAlign w:val="center"/>
            <w:tcPrChange w:id="4268" w:author="Nozimjon Ortiqov" w:date="2026-02-23T17:45:00Z" w16du:dateUtc="2026-02-23T12:45:00Z">
              <w:tcPr>
                <w:tcW w:w="3330" w:type="dxa"/>
                <w:gridSpan w:val="2"/>
                <w:vAlign w:val="center"/>
              </w:tcPr>
            </w:tcPrChange>
          </w:tcPr>
          <w:p w14:paraId="7348571E"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69"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270" w:author="Nozimjon Ortiqov" w:date="2026-02-24T09:42:00Z" w16du:dateUtc="2026-02-24T04:42:00Z">
                  <w:rPr>
                    <w:rFonts w:ascii="Robo" w:hAnsi="Robo" w:hint="eastAsia"/>
                    <w:sz w:val="24"/>
                    <w:szCs w:val="24"/>
                  </w:rPr>
                </w:rPrChange>
              </w:rPr>
              <w:t>Модельнинг</w:t>
            </w:r>
            <w:r w:rsidRPr="000F73C3">
              <w:rPr>
                <w:rFonts w:ascii="Roboto" w:hAnsi="Roboto"/>
                <w:highlight w:val="yellow"/>
                <w:lang w:val="uz-Cyrl-UZ"/>
                <w:rPrChange w:id="4271" w:author="Nozimjon Ortiqov" w:date="2026-02-24T09:42:00Z" w16du:dateUtc="2026-02-24T04:42:00Z">
                  <w:rPr>
                    <w:rFonts w:ascii="Robo" w:hAnsi="Robo"/>
                    <w:sz w:val="24"/>
                    <w:szCs w:val="24"/>
                  </w:rPr>
                </w:rPrChange>
              </w:rPr>
              <w:t xml:space="preserve"> NPL </w:t>
            </w:r>
            <w:r w:rsidRPr="000F73C3">
              <w:rPr>
                <w:rFonts w:ascii="Roboto" w:hAnsi="Roboto" w:hint="eastAsia"/>
                <w:highlight w:val="yellow"/>
                <w:lang w:val="uz-Cyrl-UZ"/>
                <w:rPrChange w:id="4272" w:author="Nozimjon Ortiqov" w:date="2026-02-24T09:42:00Z" w16du:dateUtc="2026-02-24T04:42:00Z">
                  <w:rPr>
                    <w:rFonts w:ascii="Robo" w:hAnsi="Robo" w:hint="eastAsia"/>
                    <w:sz w:val="24"/>
                    <w:szCs w:val="24"/>
                  </w:rPr>
                </w:rPrChange>
              </w:rPr>
              <w:t>ва</w:t>
            </w:r>
            <w:r w:rsidRPr="000F73C3">
              <w:rPr>
                <w:rFonts w:ascii="Roboto" w:hAnsi="Roboto"/>
                <w:highlight w:val="yellow"/>
                <w:lang w:val="uz-Cyrl-UZ"/>
                <w:rPrChange w:id="4273" w:author="Nozimjon Ortiqov" w:date="2026-02-24T09:42:00Z" w16du:dateUtc="2026-02-24T04:42:00Z">
                  <w:rPr>
                    <w:rFonts w:ascii="Robo" w:hAnsi="Robo"/>
                    <w:sz w:val="24"/>
                    <w:szCs w:val="24"/>
                  </w:rPr>
                </w:rPrChange>
              </w:rPr>
              <w:t xml:space="preserve"> non-NPL</w:t>
            </w:r>
            <w:r w:rsidRPr="000F73C3">
              <w:rPr>
                <w:rFonts w:ascii="Roboto" w:hAnsi="Roboto" w:hint="eastAsia"/>
                <w:highlight w:val="yellow"/>
                <w:lang w:val="uz-Cyrl-UZ"/>
                <w:rPrChange w:id="4274" w:author="Nozimjon Ortiqov" w:date="2026-02-24T09:42:00Z" w16du:dateUtc="2026-02-24T04:42:00Z">
                  <w:rPr>
                    <w:rFonts w:ascii="Robo" w:hAnsi="Robo" w:hint="eastAsia"/>
                    <w:sz w:val="24"/>
                    <w:szCs w:val="24"/>
                  </w:rPr>
                </w:rPrChange>
              </w:rPr>
              <w:t>ни</w:t>
            </w:r>
            <w:r w:rsidRPr="000F73C3">
              <w:rPr>
                <w:rFonts w:ascii="Roboto" w:hAnsi="Roboto"/>
                <w:highlight w:val="yellow"/>
                <w:lang w:val="uz-Cyrl-UZ"/>
                <w:rPrChange w:id="4275"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76" w:author="Nozimjon Ortiqov" w:date="2026-02-24T09:42:00Z" w16du:dateUtc="2026-02-24T04:42:00Z">
                  <w:rPr>
                    <w:rFonts w:ascii="Robo" w:hAnsi="Robo" w:hint="eastAsia"/>
                    <w:sz w:val="24"/>
                    <w:szCs w:val="24"/>
                  </w:rPr>
                </w:rPrChange>
              </w:rPr>
              <w:t>ажратиш</w:t>
            </w:r>
            <w:r w:rsidRPr="000F73C3">
              <w:rPr>
                <w:rFonts w:ascii="Roboto" w:hAnsi="Roboto"/>
                <w:highlight w:val="yellow"/>
                <w:lang w:val="uz-Cyrl-UZ"/>
                <w:rPrChange w:id="4277" w:author="Nozimjon Ortiqov" w:date="2026-02-24T09:42:00Z" w16du:dateUtc="2026-02-24T04:42:00Z">
                  <w:rPr>
                    <w:rFonts w:ascii="Robo" w:hAnsi="Robo"/>
                    <w:sz w:val="24"/>
                    <w:szCs w:val="24"/>
                  </w:rPr>
                </w:rPrChange>
              </w:rPr>
              <w:t xml:space="preserve"> қ</w:t>
            </w:r>
            <w:r w:rsidRPr="000F73C3">
              <w:rPr>
                <w:rFonts w:ascii="Roboto" w:hAnsi="Roboto" w:hint="eastAsia"/>
                <w:highlight w:val="yellow"/>
                <w:lang w:val="uz-Cyrl-UZ"/>
                <w:rPrChange w:id="4278" w:author="Nozimjon Ortiqov" w:date="2026-02-24T09:42:00Z" w16du:dateUtc="2026-02-24T04:42:00Z">
                  <w:rPr>
                    <w:rFonts w:ascii="Robo" w:hAnsi="Robo" w:hint="eastAsia"/>
                    <w:sz w:val="24"/>
                    <w:szCs w:val="24"/>
                  </w:rPr>
                </w:rPrChange>
              </w:rPr>
              <w:t>обилияти</w:t>
            </w:r>
          </w:p>
        </w:tc>
      </w:tr>
      <w:tr w:rsidR="00484395" w:rsidRPr="009C4BAE" w14:paraId="1C990B01" w14:textId="77777777" w:rsidTr="00253853">
        <w:trPr>
          <w:trHeight w:val="807"/>
          <w:jc w:val="center"/>
          <w:trPrChange w:id="4279" w:author="Nozimjon Ortiqov" w:date="2026-02-23T17:45:00Z" w16du:dateUtc="2026-02-23T12:45:00Z">
            <w:trPr>
              <w:gridAfter w:val="0"/>
              <w:trHeight w:val="75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80" w:author="Nozimjon Ortiqov" w:date="2026-02-23T17:45:00Z" w16du:dateUtc="2026-02-23T12:45:00Z">
              <w:tcPr>
                <w:tcW w:w="3330" w:type="dxa"/>
                <w:vAlign w:val="center"/>
              </w:tcPr>
            </w:tcPrChange>
          </w:tcPr>
          <w:p w14:paraId="5DDFF97E" w14:textId="77777777" w:rsidR="00484395" w:rsidRPr="000F73C3" w:rsidRDefault="00484395" w:rsidP="001222C0">
            <w:pPr>
              <w:jc w:val="center"/>
              <w:rPr>
                <w:rFonts w:ascii="Roboto" w:hAnsi="Roboto"/>
                <w:color w:val="auto"/>
                <w:highlight w:val="yellow"/>
                <w:lang w:val="uz-Cyrl-UZ"/>
                <w:rPrChange w:id="428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82" w:author="Nozimjon Ortiqov" w:date="2026-02-24T09:42:00Z" w16du:dateUtc="2026-02-24T04:42:00Z">
                  <w:rPr>
                    <w:rFonts w:ascii="Robo" w:hAnsi="Robo"/>
                    <w:sz w:val="24"/>
                    <w:szCs w:val="24"/>
                  </w:rPr>
                </w:rPrChange>
              </w:rPr>
              <w:t>ROC-AUC (5-fold CV)</w:t>
            </w:r>
          </w:p>
        </w:tc>
        <w:tc>
          <w:tcPr>
            <w:tcW w:w="3347" w:type="dxa"/>
            <w:vAlign w:val="center"/>
            <w:tcPrChange w:id="4283" w:author="Nozimjon Ortiqov" w:date="2026-02-23T17:45:00Z" w16du:dateUtc="2026-02-23T12:45:00Z">
              <w:tcPr>
                <w:tcW w:w="3330" w:type="dxa"/>
                <w:gridSpan w:val="2"/>
                <w:vAlign w:val="center"/>
              </w:tcPr>
            </w:tcPrChange>
          </w:tcPr>
          <w:p w14:paraId="747351A7"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84"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85" w:author="Nozimjon Ortiqov" w:date="2026-02-24T09:42:00Z" w16du:dateUtc="2026-02-24T04:42:00Z">
                  <w:rPr>
                    <w:rFonts w:ascii="Robo" w:hAnsi="Robo"/>
                    <w:sz w:val="24"/>
                    <w:szCs w:val="24"/>
                  </w:rPr>
                </w:rPrChange>
              </w:rPr>
              <w:t>0,662 (</w:t>
            </w:r>
            <w:r w:rsidRPr="000F73C3">
              <w:rPr>
                <w:rFonts w:ascii="Roboto" w:hAnsi="Roboto" w:hint="eastAsia"/>
                <w:highlight w:val="yellow"/>
                <w:lang w:val="uz-Cyrl-UZ"/>
                <w:rPrChange w:id="4286" w:author="Nozimjon Ortiqov" w:date="2026-02-24T09:42:00Z" w16du:dateUtc="2026-02-24T04:42:00Z">
                  <w:rPr>
                    <w:rFonts w:ascii="Robo" w:hAnsi="Robo" w:hint="eastAsia"/>
                    <w:sz w:val="24"/>
                    <w:szCs w:val="24"/>
                  </w:rPr>
                </w:rPrChange>
              </w:rPr>
              <w:t>±</w:t>
            </w:r>
            <w:r w:rsidRPr="000F73C3">
              <w:rPr>
                <w:rFonts w:ascii="Roboto" w:hAnsi="Roboto"/>
                <w:highlight w:val="yellow"/>
                <w:lang w:val="uz-Cyrl-UZ"/>
                <w:rPrChange w:id="4287" w:author="Nozimjon Ortiqov" w:date="2026-02-24T09:42:00Z" w16du:dateUtc="2026-02-24T04:42:00Z">
                  <w:rPr>
                    <w:rFonts w:ascii="Robo" w:hAnsi="Robo"/>
                    <w:sz w:val="24"/>
                    <w:szCs w:val="24"/>
                  </w:rPr>
                </w:rPrChange>
              </w:rPr>
              <w:t>0,028)</w:t>
            </w:r>
          </w:p>
        </w:tc>
        <w:tc>
          <w:tcPr>
            <w:tcW w:w="3347" w:type="dxa"/>
            <w:vAlign w:val="center"/>
            <w:tcPrChange w:id="4288" w:author="Nozimjon Ortiqov" w:date="2026-02-23T17:45:00Z" w16du:dateUtc="2026-02-23T12:45:00Z">
              <w:tcPr>
                <w:tcW w:w="3330" w:type="dxa"/>
                <w:gridSpan w:val="2"/>
                <w:vAlign w:val="center"/>
              </w:tcPr>
            </w:tcPrChange>
          </w:tcPr>
          <w:p w14:paraId="07106FAE"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89"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290" w:author="Nozimjon Ortiqov" w:date="2026-02-24T09:42:00Z" w16du:dateUtc="2026-02-24T04:42:00Z">
                  <w:rPr>
                    <w:rFonts w:ascii="Robo" w:hAnsi="Robo" w:hint="eastAsia"/>
                    <w:sz w:val="24"/>
                    <w:szCs w:val="24"/>
                  </w:rPr>
                </w:rPrChange>
              </w:rPr>
              <w:t>Бар</w:t>
            </w:r>
            <w:r w:rsidRPr="000F73C3">
              <w:rPr>
                <w:rFonts w:ascii="Roboto" w:hAnsi="Roboto"/>
                <w:highlight w:val="yellow"/>
                <w:lang w:val="uz-Cyrl-UZ"/>
                <w:rPrChange w:id="4291" w:author="Nozimjon Ortiqov" w:date="2026-02-24T09:42:00Z" w16du:dateUtc="2026-02-24T04:42:00Z">
                  <w:rPr>
                    <w:rFonts w:ascii="Robo" w:hAnsi="Robo"/>
                    <w:sz w:val="24"/>
                    <w:szCs w:val="24"/>
                  </w:rPr>
                </w:rPrChange>
              </w:rPr>
              <w:t>қ</w:t>
            </w:r>
            <w:r w:rsidRPr="000F73C3">
              <w:rPr>
                <w:rFonts w:ascii="Roboto" w:hAnsi="Roboto" w:hint="eastAsia"/>
                <w:highlight w:val="yellow"/>
                <w:lang w:val="uz-Cyrl-UZ"/>
                <w:rPrChange w:id="4292" w:author="Nozimjon Ortiqov" w:date="2026-02-24T09:42:00Z" w16du:dateUtc="2026-02-24T04:42:00Z">
                  <w:rPr>
                    <w:rFonts w:ascii="Robo" w:hAnsi="Robo" w:hint="eastAsia"/>
                    <w:sz w:val="24"/>
                    <w:szCs w:val="24"/>
                  </w:rPr>
                </w:rPrChange>
              </w:rPr>
              <w:t>арор</w:t>
            </w:r>
            <w:r w:rsidRPr="000F73C3">
              <w:rPr>
                <w:rFonts w:ascii="Roboto" w:hAnsi="Roboto"/>
                <w:highlight w:val="yellow"/>
                <w:lang w:val="uz-Cyrl-UZ"/>
                <w:rPrChange w:id="4293"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294" w:author="Nozimjon Ortiqov" w:date="2026-02-24T09:42:00Z" w16du:dateUtc="2026-02-24T04:42:00Z">
                  <w:rPr>
                    <w:rFonts w:ascii="Robo" w:hAnsi="Robo" w:hint="eastAsia"/>
                    <w:sz w:val="24"/>
                    <w:szCs w:val="24"/>
                  </w:rPr>
                </w:rPrChange>
              </w:rPr>
              <w:t>дискриминацион</w:t>
            </w:r>
            <w:r w:rsidRPr="000F73C3">
              <w:rPr>
                <w:rFonts w:ascii="Roboto" w:hAnsi="Roboto"/>
                <w:highlight w:val="yellow"/>
                <w:lang w:val="uz-Cyrl-UZ"/>
                <w:rPrChange w:id="4295" w:author="Nozimjon Ortiqov" w:date="2026-02-24T09:42:00Z" w16du:dateUtc="2026-02-24T04:42:00Z">
                  <w:rPr>
                    <w:rFonts w:ascii="Robo" w:hAnsi="Robo"/>
                    <w:sz w:val="24"/>
                    <w:szCs w:val="24"/>
                  </w:rPr>
                </w:rPrChange>
              </w:rPr>
              <w:t xml:space="preserve"> қ</w:t>
            </w:r>
            <w:r w:rsidRPr="000F73C3">
              <w:rPr>
                <w:rFonts w:ascii="Roboto" w:hAnsi="Roboto" w:hint="eastAsia"/>
                <w:highlight w:val="yellow"/>
                <w:lang w:val="uz-Cyrl-UZ"/>
                <w:rPrChange w:id="4296" w:author="Nozimjon Ortiqov" w:date="2026-02-24T09:42:00Z" w16du:dateUtc="2026-02-24T04:42:00Z">
                  <w:rPr>
                    <w:rFonts w:ascii="Robo" w:hAnsi="Robo" w:hint="eastAsia"/>
                    <w:sz w:val="24"/>
                    <w:szCs w:val="24"/>
                  </w:rPr>
                </w:rPrChange>
              </w:rPr>
              <w:t>обилият</w:t>
            </w:r>
          </w:p>
        </w:tc>
      </w:tr>
      <w:tr w:rsidR="00484395" w:rsidRPr="009C4BAE" w14:paraId="0D833311" w14:textId="77777777" w:rsidTr="00253853">
        <w:trPr>
          <w:cnfStyle w:val="000000100000" w:firstRow="0" w:lastRow="0" w:firstColumn="0" w:lastColumn="0" w:oddVBand="0" w:evenVBand="0" w:oddHBand="1" w:evenHBand="0" w:firstRowFirstColumn="0" w:firstRowLastColumn="0" w:lastRowFirstColumn="0" w:lastRowLastColumn="0"/>
          <w:trHeight w:val="533"/>
          <w:jc w:val="center"/>
          <w:trPrChange w:id="4297" w:author="Nozimjon Ortiqov" w:date="2026-02-23T17:45:00Z" w16du:dateUtc="2026-02-23T12:45:00Z">
            <w:trPr>
              <w:gridAfter w:val="0"/>
              <w:trHeight w:val="50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98" w:author="Nozimjon Ortiqov" w:date="2026-02-23T17:45:00Z" w16du:dateUtc="2026-02-23T12:45:00Z">
              <w:tcPr>
                <w:tcW w:w="3330" w:type="dxa"/>
                <w:vAlign w:val="center"/>
              </w:tcPr>
            </w:tcPrChange>
          </w:tcPr>
          <w:p w14:paraId="3647DFF5"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299"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300" w:author="Nozimjon Ortiqov" w:date="2026-02-24T09:42:00Z" w16du:dateUtc="2026-02-24T04:42:00Z">
                  <w:rPr>
                    <w:rFonts w:ascii="Robo" w:hAnsi="Robo" w:hint="eastAsia"/>
                    <w:sz w:val="24"/>
                    <w:szCs w:val="24"/>
                  </w:rPr>
                </w:rPrChange>
              </w:rPr>
              <w:t>Сезгирлик</w:t>
            </w:r>
            <w:r w:rsidRPr="000F73C3">
              <w:rPr>
                <w:rFonts w:ascii="Roboto" w:hAnsi="Roboto"/>
                <w:highlight w:val="yellow"/>
                <w:lang w:val="uz-Cyrl-UZ"/>
                <w:rPrChange w:id="4301" w:author="Nozimjon Ortiqov" w:date="2026-02-24T09:42:00Z" w16du:dateUtc="2026-02-24T04:42:00Z">
                  <w:rPr>
                    <w:rFonts w:ascii="Robo" w:hAnsi="Robo"/>
                    <w:sz w:val="24"/>
                    <w:szCs w:val="24"/>
                  </w:rPr>
                </w:rPrChange>
              </w:rPr>
              <w:t xml:space="preserve"> (NPL recall)</w:t>
            </w:r>
          </w:p>
        </w:tc>
        <w:tc>
          <w:tcPr>
            <w:tcW w:w="3347" w:type="dxa"/>
            <w:vAlign w:val="center"/>
            <w:tcPrChange w:id="4302" w:author="Nozimjon Ortiqov" w:date="2026-02-23T17:45:00Z" w16du:dateUtc="2026-02-23T12:45:00Z">
              <w:tcPr>
                <w:tcW w:w="3330" w:type="dxa"/>
                <w:gridSpan w:val="2"/>
                <w:vAlign w:val="center"/>
              </w:tcPr>
            </w:tcPrChange>
          </w:tcPr>
          <w:p w14:paraId="7E67957D"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03"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04" w:author="Nozimjon Ortiqov" w:date="2026-02-24T09:42:00Z" w16du:dateUtc="2026-02-24T04:42:00Z">
                  <w:rPr>
                    <w:rFonts w:ascii="Robo" w:hAnsi="Robo"/>
                    <w:sz w:val="24"/>
                    <w:szCs w:val="24"/>
                  </w:rPr>
                </w:rPrChange>
              </w:rPr>
              <w:t>64,3%</w:t>
            </w:r>
          </w:p>
        </w:tc>
        <w:tc>
          <w:tcPr>
            <w:tcW w:w="3347" w:type="dxa"/>
            <w:vAlign w:val="center"/>
            <w:tcPrChange w:id="4305" w:author="Nozimjon Ortiqov" w:date="2026-02-23T17:45:00Z" w16du:dateUtc="2026-02-23T12:45:00Z">
              <w:tcPr>
                <w:tcW w:w="3330" w:type="dxa"/>
                <w:gridSpan w:val="2"/>
                <w:vAlign w:val="center"/>
              </w:tcPr>
            </w:tcPrChange>
          </w:tcPr>
          <w:p w14:paraId="66DED44B"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06"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307"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308" w:author="Nozimjon Ortiqov" w:date="2026-02-24T09:42:00Z" w16du:dateUtc="2026-02-24T04:42:00Z">
                  <w:rPr>
                    <w:rFonts w:ascii="Robo" w:hAnsi="Robo"/>
                    <w:sz w:val="24"/>
                    <w:szCs w:val="24"/>
                  </w:rPr>
                </w:rPrChange>
              </w:rPr>
              <w:t>ғ</w:t>
            </w:r>
            <w:r w:rsidRPr="000F73C3">
              <w:rPr>
                <w:rFonts w:ascii="Roboto" w:hAnsi="Roboto" w:hint="eastAsia"/>
                <w:highlight w:val="yellow"/>
                <w:lang w:val="uz-Cyrl-UZ"/>
                <w:rPrChange w:id="4309"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310"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311"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312" w:author="Nozimjon Ortiqov" w:date="2026-02-24T09:42:00Z" w16du:dateUtc="2026-02-24T04:42:00Z">
                  <w:rPr>
                    <w:rFonts w:ascii="Robo" w:hAnsi="Robo"/>
                    <w:sz w:val="24"/>
                    <w:szCs w:val="24"/>
                  </w:rPr>
                </w:rPrChange>
              </w:rPr>
              <w:t>қ</w:t>
            </w:r>
            <w:r w:rsidRPr="000F73C3">
              <w:rPr>
                <w:rFonts w:ascii="Roboto" w:hAnsi="Roboto" w:hint="eastAsia"/>
                <w:highlight w:val="yellow"/>
                <w:lang w:val="uz-Cyrl-UZ"/>
                <w:rPrChange w:id="4313" w:author="Nozimjon Ortiqov" w:date="2026-02-24T09:42:00Z" w16du:dateUtc="2026-02-24T04:42:00Z">
                  <w:rPr>
                    <w:rFonts w:ascii="Robo" w:hAnsi="Robo" w:hint="eastAsia"/>
                    <w:sz w:val="24"/>
                    <w:szCs w:val="24"/>
                  </w:rPr>
                </w:rPrChange>
              </w:rPr>
              <w:t>ланган</w:t>
            </w:r>
            <w:r w:rsidRPr="000F73C3">
              <w:rPr>
                <w:rFonts w:ascii="Roboto" w:hAnsi="Roboto"/>
                <w:highlight w:val="yellow"/>
                <w:lang w:val="uz-Cyrl-UZ"/>
                <w:rPrChange w:id="4314" w:author="Nozimjon Ortiqov" w:date="2026-02-24T09:42:00Z" w16du:dateUtc="2026-02-24T04:42:00Z">
                  <w:rPr>
                    <w:rFonts w:ascii="Robo" w:hAnsi="Robo"/>
                    <w:sz w:val="24"/>
                    <w:szCs w:val="24"/>
                  </w:rPr>
                </w:rPrChange>
              </w:rPr>
              <w:t xml:space="preserve"> NPL </w:t>
            </w:r>
            <w:r w:rsidRPr="000F73C3">
              <w:rPr>
                <w:rFonts w:ascii="Roboto" w:hAnsi="Roboto" w:hint="eastAsia"/>
                <w:highlight w:val="yellow"/>
                <w:lang w:val="uz-Cyrl-UZ"/>
                <w:rPrChange w:id="4315" w:author="Nozimjon Ortiqov" w:date="2026-02-24T09:42:00Z" w16du:dateUtc="2026-02-24T04:42:00Z">
                  <w:rPr>
                    <w:rFonts w:ascii="Robo" w:hAnsi="Robo" w:hint="eastAsia"/>
                    <w:sz w:val="24"/>
                    <w:szCs w:val="24"/>
                  </w:rPr>
                </w:rPrChange>
              </w:rPr>
              <w:t>улуши</w:t>
            </w:r>
          </w:p>
        </w:tc>
      </w:tr>
      <w:tr w:rsidR="00484395" w:rsidRPr="009C4BAE" w14:paraId="2F135B9C" w14:textId="77777777" w:rsidTr="00253853">
        <w:trPr>
          <w:trHeight w:val="540"/>
          <w:jc w:val="center"/>
          <w:trPrChange w:id="4316" w:author="Nozimjon Ortiqov" w:date="2026-02-23T17:45:00Z" w16du:dateUtc="2026-02-23T12:45:00Z">
            <w:trPr>
              <w:gridAfter w:val="0"/>
              <w:trHeight w:val="50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317" w:author="Nozimjon Ortiqov" w:date="2026-02-23T17:45:00Z" w16du:dateUtc="2026-02-23T12:45:00Z">
              <w:tcPr>
                <w:tcW w:w="3330" w:type="dxa"/>
                <w:vAlign w:val="center"/>
              </w:tcPr>
            </w:tcPrChange>
          </w:tcPr>
          <w:p w14:paraId="7D4AC347" w14:textId="77777777" w:rsidR="00484395" w:rsidRPr="000F73C3" w:rsidRDefault="00484395" w:rsidP="001222C0">
            <w:pPr>
              <w:jc w:val="center"/>
              <w:rPr>
                <w:rFonts w:ascii="Roboto" w:hAnsi="Roboto"/>
                <w:color w:val="auto"/>
                <w:highlight w:val="yellow"/>
                <w:lang w:val="uz-Cyrl-UZ"/>
                <w:rPrChange w:id="4318"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319" w:author="Nozimjon Ortiqov" w:date="2026-02-24T09:42:00Z" w16du:dateUtc="2026-02-24T04:42:00Z">
                  <w:rPr>
                    <w:rFonts w:ascii="Robo" w:hAnsi="Robo" w:hint="eastAsia"/>
                    <w:sz w:val="24"/>
                    <w:szCs w:val="24"/>
                  </w:rPr>
                </w:rPrChange>
              </w:rPr>
              <w:t>Спецификлик</w:t>
            </w:r>
            <w:r w:rsidRPr="000F73C3">
              <w:rPr>
                <w:rFonts w:ascii="Roboto" w:hAnsi="Roboto"/>
                <w:highlight w:val="yellow"/>
                <w:lang w:val="uz-Cyrl-UZ"/>
                <w:rPrChange w:id="4320" w:author="Nozimjon Ortiqov" w:date="2026-02-24T09:42:00Z" w16du:dateUtc="2026-02-24T04:42:00Z">
                  <w:rPr>
                    <w:rFonts w:ascii="Robo" w:hAnsi="Robo"/>
                    <w:sz w:val="24"/>
                    <w:szCs w:val="24"/>
                  </w:rPr>
                </w:rPrChange>
              </w:rPr>
              <w:t xml:space="preserve"> (non-NPL recall)</w:t>
            </w:r>
          </w:p>
        </w:tc>
        <w:tc>
          <w:tcPr>
            <w:tcW w:w="3347" w:type="dxa"/>
            <w:vAlign w:val="center"/>
            <w:tcPrChange w:id="4321" w:author="Nozimjon Ortiqov" w:date="2026-02-23T17:45:00Z" w16du:dateUtc="2026-02-23T12:45:00Z">
              <w:tcPr>
                <w:tcW w:w="3330" w:type="dxa"/>
                <w:gridSpan w:val="2"/>
                <w:vAlign w:val="center"/>
              </w:tcPr>
            </w:tcPrChange>
          </w:tcPr>
          <w:p w14:paraId="38326C29"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22"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23" w:author="Nozimjon Ortiqov" w:date="2026-02-24T09:42:00Z" w16du:dateUtc="2026-02-24T04:42:00Z">
                  <w:rPr>
                    <w:rFonts w:ascii="Robo" w:hAnsi="Robo"/>
                    <w:sz w:val="24"/>
                    <w:szCs w:val="24"/>
                  </w:rPr>
                </w:rPrChange>
              </w:rPr>
              <w:t>63,2%</w:t>
            </w:r>
          </w:p>
        </w:tc>
        <w:tc>
          <w:tcPr>
            <w:tcW w:w="3347" w:type="dxa"/>
            <w:vAlign w:val="center"/>
            <w:tcPrChange w:id="4324" w:author="Nozimjon Ortiqov" w:date="2026-02-23T17:45:00Z" w16du:dateUtc="2026-02-23T12:45:00Z">
              <w:tcPr>
                <w:tcW w:w="3330" w:type="dxa"/>
                <w:gridSpan w:val="2"/>
                <w:vAlign w:val="center"/>
              </w:tcPr>
            </w:tcPrChange>
          </w:tcPr>
          <w:p w14:paraId="016C33FF"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25" w:author="Nozimjon Ortiqov" w:date="2026-02-24T09:42:00Z" w16du:dateUtc="2026-02-24T04:42:00Z">
                  <w:rPr>
                    <w:rFonts w:ascii="Robo" w:hAnsi="Robo"/>
                    <w:color w:val="auto"/>
                    <w:sz w:val="24"/>
                    <w:szCs w:val="24"/>
                  </w:rPr>
                </w:rPrChange>
              </w:rPr>
            </w:pPr>
            <w:r w:rsidRPr="000F73C3">
              <w:rPr>
                <w:rFonts w:ascii="Roboto" w:hAnsi="Roboto" w:hint="eastAsia"/>
                <w:highlight w:val="yellow"/>
                <w:lang w:val="uz-Cyrl-UZ"/>
                <w:rPrChange w:id="4326"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327" w:author="Nozimjon Ortiqov" w:date="2026-02-24T09:42:00Z" w16du:dateUtc="2026-02-24T04:42:00Z">
                  <w:rPr>
                    <w:rFonts w:ascii="Robo" w:hAnsi="Robo"/>
                    <w:sz w:val="24"/>
                    <w:szCs w:val="24"/>
                  </w:rPr>
                </w:rPrChange>
              </w:rPr>
              <w:t>ғ</w:t>
            </w:r>
            <w:r w:rsidRPr="000F73C3">
              <w:rPr>
                <w:rFonts w:ascii="Roboto" w:hAnsi="Roboto" w:hint="eastAsia"/>
                <w:highlight w:val="yellow"/>
                <w:lang w:val="uz-Cyrl-UZ"/>
                <w:rPrChange w:id="4328"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329" w:author="Nozimjon Ortiqov" w:date="2026-02-24T09:42:00Z" w16du:dateUtc="2026-02-24T04:42:00Z">
                  <w:rPr>
                    <w:rFonts w:ascii="Robo" w:hAnsi="Robo"/>
                    <w:sz w:val="24"/>
                    <w:szCs w:val="24"/>
                  </w:rPr>
                </w:rPrChange>
              </w:rPr>
              <w:t xml:space="preserve"> </w:t>
            </w:r>
            <w:r w:rsidRPr="000F73C3">
              <w:rPr>
                <w:rFonts w:ascii="Roboto" w:hAnsi="Roboto" w:hint="eastAsia"/>
                <w:highlight w:val="yellow"/>
                <w:lang w:val="uz-Cyrl-UZ"/>
                <w:rPrChange w:id="4330"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331" w:author="Nozimjon Ortiqov" w:date="2026-02-24T09:42:00Z" w16du:dateUtc="2026-02-24T04:42:00Z">
                  <w:rPr>
                    <w:rFonts w:ascii="Robo" w:hAnsi="Robo"/>
                    <w:sz w:val="24"/>
                    <w:szCs w:val="24"/>
                  </w:rPr>
                </w:rPrChange>
              </w:rPr>
              <w:t>қ</w:t>
            </w:r>
            <w:r w:rsidRPr="000F73C3">
              <w:rPr>
                <w:rFonts w:ascii="Roboto" w:hAnsi="Roboto" w:hint="eastAsia"/>
                <w:highlight w:val="yellow"/>
                <w:lang w:val="uz-Cyrl-UZ"/>
                <w:rPrChange w:id="4332" w:author="Nozimjon Ortiqov" w:date="2026-02-24T09:42:00Z" w16du:dateUtc="2026-02-24T04:42:00Z">
                  <w:rPr>
                    <w:rFonts w:ascii="Robo" w:hAnsi="Robo" w:hint="eastAsia"/>
                    <w:sz w:val="24"/>
                    <w:szCs w:val="24"/>
                  </w:rPr>
                </w:rPrChange>
              </w:rPr>
              <w:t>ланган</w:t>
            </w:r>
            <w:r w:rsidRPr="000F73C3">
              <w:rPr>
                <w:rFonts w:ascii="Roboto" w:hAnsi="Roboto"/>
                <w:highlight w:val="yellow"/>
                <w:lang w:val="uz-Cyrl-UZ"/>
                <w:rPrChange w:id="4333" w:author="Nozimjon Ortiqov" w:date="2026-02-24T09:42:00Z" w16du:dateUtc="2026-02-24T04:42:00Z">
                  <w:rPr>
                    <w:rFonts w:ascii="Robo" w:hAnsi="Robo"/>
                    <w:sz w:val="24"/>
                    <w:szCs w:val="24"/>
                  </w:rPr>
                </w:rPrChange>
              </w:rPr>
              <w:t xml:space="preserve"> non-NPL </w:t>
            </w:r>
            <w:r w:rsidRPr="000F73C3">
              <w:rPr>
                <w:rFonts w:ascii="Roboto" w:hAnsi="Roboto" w:hint="eastAsia"/>
                <w:highlight w:val="yellow"/>
                <w:lang w:val="uz-Cyrl-UZ"/>
                <w:rPrChange w:id="4334" w:author="Nozimjon Ortiqov" w:date="2026-02-24T09:42:00Z" w16du:dateUtc="2026-02-24T04:42:00Z">
                  <w:rPr>
                    <w:rFonts w:ascii="Robo" w:hAnsi="Robo" w:hint="eastAsia"/>
                    <w:sz w:val="24"/>
                    <w:szCs w:val="24"/>
                  </w:rPr>
                </w:rPrChange>
              </w:rPr>
              <w:t>улуши</w:t>
            </w:r>
          </w:p>
        </w:tc>
      </w:tr>
    </w:tbl>
    <w:p w14:paraId="14AE3C54" w14:textId="77777777" w:rsidR="00484395" w:rsidRPr="009C4BAE" w:rsidRDefault="00484395" w:rsidP="00484395">
      <w:pPr>
        <w:pStyle w:val="a3"/>
        <w:spacing w:before="60" w:after="60" w:line="288" w:lineRule="auto"/>
        <w:ind w:left="0" w:firstLine="680"/>
        <w:jc w:val="both"/>
        <w:rPr>
          <w:rFonts w:ascii="Roboto" w:eastAsia="Arial" w:hAnsi="Roboto" w:cstheme="minorHAnsi"/>
          <w:bCs/>
          <w:sz w:val="26"/>
          <w:szCs w:val="26"/>
          <w:lang w:val="uz-Cyrl-UZ"/>
          <w:rPrChange w:id="4335" w:author="Nozimjon Ortiqov" w:date="2026-02-24T09:31:00Z" w16du:dateUtc="2026-02-24T04:31:00Z">
            <w:rPr>
              <w:rFonts w:ascii="Roboto" w:eastAsia="Arial" w:hAnsi="Roboto" w:cstheme="minorHAnsi"/>
              <w:bCs/>
              <w:sz w:val="28"/>
              <w:szCs w:val="28"/>
              <w:lang w:val="en-US"/>
            </w:rPr>
          </w:rPrChange>
        </w:rPr>
      </w:pPr>
    </w:p>
    <w:p w14:paraId="7B4D1A85" w14:textId="13EE4893"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36" w:author="Nozimjon Ortiqov" w:date="2026-02-24T09:31:00Z" w16du:dateUtc="2026-02-24T04:31:00Z">
            <w:rPr>
              <w:rFonts w:ascii="Roboto" w:eastAsia="Arial" w:hAnsi="Roboto" w:cstheme="minorHAnsi"/>
              <w:bCs/>
              <w:sz w:val="28"/>
              <w:szCs w:val="28"/>
            </w:rPr>
          </w:rPrChange>
        </w:rPr>
        <w:pPrChange w:id="4337"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338" w:author="Nozimjon Ortiqov" w:date="2026-02-24T09:31:00Z" w16du:dateUtc="2026-02-24T04:31:00Z">
            <w:rPr>
              <w:rFonts w:ascii="Roboto" w:eastAsia="Arial" w:hAnsi="Roboto" w:cstheme="minorHAnsi"/>
              <w:bCs/>
              <w:sz w:val="28"/>
              <w:szCs w:val="28"/>
              <w:lang w:val="en-US"/>
            </w:rPr>
          </w:rPrChange>
        </w:rPr>
        <w:t>ROC</w:t>
      </w:r>
      <w:r w:rsidRPr="009C4BAE">
        <w:rPr>
          <w:rFonts w:ascii="Roboto" w:eastAsia="Arial" w:hAnsi="Roboto" w:cstheme="minorHAnsi"/>
          <w:bCs/>
          <w:sz w:val="26"/>
          <w:szCs w:val="26"/>
          <w:lang w:val="uz-Cyrl-UZ"/>
          <w:rPrChange w:id="4339" w:author="Nozimjon Ortiqov" w:date="2026-02-24T09:31:00Z" w16du:dateUtc="2026-02-24T04:31:00Z">
            <w:rPr>
              <w:rFonts w:ascii="Roboto" w:eastAsia="Arial" w:hAnsi="Roboto" w:cstheme="minorHAnsi"/>
              <w:bCs/>
              <w:sz w:val="28"/>
              <w:szCs w:val="28"/>
            </w:rPr>
          </w:rPrChange>
        </w:rPr>
        <w:t>-</w:t>
      </w:r>
      <w:r w:rsidRPr="009C4BAE">
        <w:rPr>
          <w:rFonts w:ascii="Roboto" w:eastAsia="Arial" w:hAnsi="Roboto" w:cstheme="minorHAnsi"/>
          <w:bCs/>
          <w:sz w:val="26"/>
          <w:szCs w:val="26"/>
          <w:lang w:val="uz-Cyrl-UZ"/>
          <w:rPrChange w:id="4340" w:author="Nozimjon Ortiqov" w:date="2026-02-24T09:31:00Z" w16du:dateUtc="2026-02-24T04:31:00Z">
            <w:rPr>
              <w:rFonts w:ascii="Roboto" w:eastAsia="Arial" w:hAnsi="Roboto" w:cstheme="minorHAnsi"/>
              <w:bCs/>
              <w:sz w:val="28"/>
              <w:szCs w:val="28"/>
              <w:lang w:val="en-US"/>
            </w:rPr>
          </w:rPrChange>
        </w:rPr>
        <w:t>AUC</w:t>
      </w:r>
      <w:r w:rsidRPr="009C4BAE">
        <w:rPr>
          <w:rFonts w:ascii="Roboto" w:eastAsia="Arial" w:hAnsi="Roboto" w:cstheme="minorHAnsi"/>
          <w:bCs/>
          <w:sz w:val="26"/>
          <w:szCs w:val="26"/>
          <w:lang w:val="uz-Cyrl-UZ"/>
          <w:rPrChange w:id="4341" w:author="Nozimjon Ortiqov" w:date="2026-02-24T09:31:00Z" w16du:dateUtc="2026-02-24T04:31:00Z">
            <w:rPr>
              <w:rFonts w:ascii="Roboto" w:eastAsia="Arial" w:hAnsi="Roboto" w:cstheme="minorHAnsi"/>
              <w:bCs/>
              <w:sz w:val="28"/>
              <w:szCs w:val="28"/>
            </w:rPr>
          </w:rPrChange>
        </w:rPr>
        <w:t xml:space="preserve"> қиймати</w:t>
      </w:r>
      <w:del w:id="4342" w:author="Nozimjon Ortiqov" w:date="2026-02-23T17:46:00Z" w16du:dateUtc="2026-02-23T12:46:00Z">
        <w:r w:rsidRPr="009C4BAE" w:rsidDel="00FB52C5">
          <w:rPr>
            <w:rFonts w:ascii="Roboto" w:eastAsia="Arial" w:hAnsi="Roboto" w:cstheme="minorHAnsi"/>
            <w:bCs/>
            <w:sz w:val="26"/>
            <w:szCs w:val="26"/>
            <w:lang w:val="uz-Cyrl-UZ"/>
            <w:rPrChange w:id="4343" w:author="Nozimjon Ortiqov" w:date="2026-02-24T09:31:00Z" w16du:dateUtc="2026-02-24T04:31:00Z">
              <w:rPr>
                <w:rFonts w:ascii="Roboto" w:eastAsia="Arial" w:hAnsi="Roboto" w:cstheme="minorHAnsi"/>
                <w:bCs/>
                <w:sz w:val="28"/>
                <w:szCs w:val="28"/>
              </w:rPr>
            </w:rPrChange>
          </w:rPr>
          <w:delText xml:space="preserve"> </w:delText>
        </w:r>
      </w:del>
      <w:ins w:id="4344" w:author="Nozimjon Ortiqov" w:date="2026-02-23T17:46:00Z" w16du:dateUtc="2026-02-23T12:46:00Z">
        <w:r w:rsidR="00FB52C5" w:rsidRPr="009C4BAE">
          <w:rPr>
            <w:rFonts w:ascii="Roboto" w:eastAsia="Arial" w:hAnsi="Roboto" w:cstheme="minorHAnsi"/>
            <w:bCs/>
            <w:sz w:val="26"/>
            <w:szCs w:val="26"/>
            <w:lang w:val="uz-Cyrl-UZ"/>
            <w:rPrChange w:id="4345" w:author="Nozimjon Ortiqov" w:date="2026-02-24T09:31:00Z" w16du:dateUtc="2026-02-24T04:31:00Z">
              <w:rPr>
                <w:rFonts w:ascii="Roboto" w:eastAsia="Arial" w:hAnsi="Roboto" w:cstheme="minorHAnsi"/>
                <w:bCs/>
                <w:sz w:val="28"/>
                <w:szCs w:val="28"/>
                <w:lang w:val="uz-Cyrl-UZ"/>
              </w:rPr>
            </w:rPrChange>
          </w:rPr>
          <w:t> </w:t>
        </w:r>
      </w:ins>
      <w:r w:rsidRPr="009C4BAE">
        <w:rPr>
          <w:rFonts w:ascii="Roboto" w:eastAsia="Arial" w:hAnsi="Roboto" w:cstheme="minorHAnsi"/>
          <w:bCs/>
          <w:sz w:val="26"/>
          <w:szCs w:val="26"/>
          <w:lang w:val="uz-Cyrl-UZ"/>
          <w:rPrChange w:id="4346" w:author="Nozimjon Ortiqov" w:date="2026-02-24T09:31:00Z" w16du:dateUtc="2026-02-24T04:31:00Z">
            <w:rPr>
              <w:rFonts w:ascii="Roboto" w:eastAsia="Arial" w:hAnsi="Roboto" w:cstheme="minorHAnsi"/>
              <w:bCs/>
              <w:sz w:val="28"/>
              <w:szCs w:val="28"/>
            </w:rPr>
          </w:rPrChange>
        </w:rPr>
        <w:t>=</w:t>
      </w:r>
      <w:del w:id="4347" w:author="Nozimjon Ortiqov" w:date="2026-02-23T17:46:00Z" w16du:dateUtc="2026-02-23T12:46:00Z">
        <w:r w:rsidRPr="009C4BAE" w:rsidDel="00FB52C5">
          <w:rPr>
            <w:rFonts w:ascii="Roboto" w:eastAsia="Arial" w:hAnsi="Roboto" w:cstheme="minorHAnsi"/>
            <w:bCs/>
            <w:sz w:val="26"/>
            <w:szCs w:val="26"/>
            <w:lang w:val="uz-Cyrl-UZ"/>
            <w:rPrChange w:id="4348" w:author="Nozimjon Ortiqov" w:date="2026-02-24T09:31:00Z" w16du:dateUtc="2026-02-24T04:31:00Z">
              <w:rPr>
                <w:rFonts w:ascii="Roboto" w:eastAsia="Arial" w:hAnsi="Roboto" w:cstheme="minorHAnsi"/>
                <w:bCs/>
                <w:sz w:val="28"/>
                <w:szCs w:val="28"/>
              </w:rPr>
            </w:rPrChange>
          </w:rPr>
          <w:delText xml:space="preserve"> </w:delText>
        </w:r>
      </w:del>
      <w:ins w:id="4349" w:author="Nozimjon Ortiqov" w:date="2026-02-23T17:46:00Z" w16du:dateUtc="2026-02-23T12:46:00Z">
        <w:r w:rsidR="00FB52C5" w:rsidRPr="009C4BAE">
          <w:rPr>
            <w:rFonts w:ascii="Roboto" w:eastAsia="Arial" w:hAnsi="Roboto" w:cstheme="minorHAnsi"/>
            <w:bCs/>
            <w:sz w:val="26"/>
            <w:szCs w:val="26"/>
            <w:lang w:val="uz-Cyrl-UZ"/>
            <w:rPrChange w:id="4350" w:author="Nozimjon Ortiqov" w:date="2026-02-24T09:31:00Z" w16du:dateUtc="2026-02-24T04:31:00Z">
              <w:rPr>
                <w:rFonts w:ascii="Roboto" w:eastAsia="Arial" w:hAnsi="Roboto" w:cstheme="minorHAnsi"/>
                <w:bCs/>
                <w:sz w:val="28"/>
                <w:szCs w:val="28"/>
                <w:lang w:val="uz-Cyrl-UZ"/>
              </w:rPr>
            </w:rPrChange>
          </w:rPr>
          <w:t> </w:t>
        </w:r>
      </w:ins>
      <w:r w:rsidRPr="009C4BAE">
        <w:rPr>
          <w:rFonts w:ascii="Roboto" w:eastAsia="Arial" w:hAnsi="Roboto" w:cstheme="minorHAnsi"/>
          <w:bCs/>
          <w:sz w:val="26"/>
          <w:szCs w:val="26"/>
          <w:lang w:val="uz-Cyrl-UZ"/>
          <w:rPrChange w:id="4351" w:author="Nozimjon Ortiqov" w:date="2026-02-24T09:31:00Z" w16du:dateUtc="2026-02-24T04:31:00Z">
            <w:rPr>
              <w:rFonts w:ascii="Roboto" w:eastAsia="Arial" w:hAnsi="Roboto" w:cstheme="minorHAnsi"/>
              <w:bCs/>
              <w:sz w:val="28"/>
              <w:szCs w:val="28"/>
            </w:rPr>
          </w:rPrChange>
        </w:rPr>
        <w:t xml:space="preserve">0,679 моделнинг ўртача </w:t>
      </w:r>
      <w:r w:rsidRPr="009C4BAE">
        <w:rPr>
          <w:rFonts w:ascii="Roboto" w:eastAsia="Arial" w:hAnsi="Roboto" w:cstheme="minorHAnsi"/>
          <w:bCs/>
          <w:sz w:val="26"/>
          <w:szCs w:val="26"/>
          <w:highlight w:val="yellow"/>
          <w:lang w:val="uz-Cyrl-UZ"/>
          <w:rPrChange w:id="4352" w:author="Nozimjon Ortiqov" w:date="2026-02-24T09:31:00Z" w16du:dateUtc="2026-02-24T04:31:00Z">
            <w:rPr>
              <w:rFonts w:ascii="Roboto" w:eastAsia="Arial" w:hAnsi="Roboto" w:cstheme="minorHAnsi"/>
              <w:bCs/>
              <w:sz w:val="28"/>
              <w:szCs w:val="28"/>
            </w:rPr>
          </w:rPrChange>
        </w:rPr>
        <w:t>дискриминацион қобилиятига</w:t>
      </w:r>
      <w:r w:rsidRPr="009C4BAE">
        <w:rPr>
          <w:rFonts w:ascii="Roboto" w:eastAsia="Arial" w:hAnsi="Roboto" w:cstheme="minorHAnsi"/>
          <w:bCs/>
          <w:sz w:val="26"/>
          <w:szCs w:val="26"/>
          <w:lang w:val="uz-Cyrl-UZ"/>
          <w:rPrChange w:id="4353" w:author="Nozimjon Ortiqov" w:date="2026-02-24T09:31:00Z" w16du:dateUtc="2026-02-24T04:31:00Z">
            <w:rPr>
              <w:rFonts w:ascii="Roboto" w:eastAsia="Arial" w:hAnsi="Roboto" w:cstheme="minorHAnsi"/>
              <w:bCs/>
              <w:sz w:val="28"/>
              <w:szCs w:val="28"/>
            </w:rPr>
          </w:rPrChange>
        </w:rPr>
        <w:t xml:space="preserve"> эга эканини кўрсатади. Бу фақат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киритилмаган. Моделнинг барқарорлиги кросс-валидация орқали тасдиқланган </w:t>
      </w:r>
      <w:r w:rsidRPr="009C4BAE">
        <w:rPr>
          <w:rFonts w:ascii="Roboto" w:eastAsia="Arial" w:hAnsi="Roboto" w:cstheme="minorHAnsi"/>
          <w:bCs/>
          <w:i/>
          <w:sz w:val="26"/>
          <w:szCs w:val="26"/>
          <w:lang w:val="uz-Cyrl-UZ"/>
          <w:rPrChange w:id="4354" w:author="Nozimjon Ortiqov" w:date="2026-02-24T09:31:00Z" w16du:dateUtc="2026-02-24T04:31:00Z">
            <w:rPr>
              <w:rFonts w:ascii="Roboto" w:eastAsia="Arial" w:hAnsi="Roboto" w:cstheme="minorHAnsi"/>
              <w:bCs/>
              <w:i/>
              <w:sz w:val="28"/>
              <w:szCs w:val="28"/>
            </w:rPr>
          </w:rPrChange>
        </w:rPr>
        <w:t>(</w:t>
      </w:r>
      <w:r w:rsidRPr="009C4BAE">
        <w:rPr>
          <w:rFonts w:ascii="Roboto" w:eastAsia="Arial" w:hAnsi="Roboto" w:cstheme="minorHAnsi"/>
          <w:bCs/>
          <w:i/>
          <w:sz w:val="26"/>
          <w:szCs w:val="26"/>
          <w:lang w:val="uz-Cyrl-UZ"/>
          <w:rPrChange w:id="4355" w:author="Nozimjon Ortiqov" w:date="2026-02-24T09:31:00Z" w16du:dateUtc="2026-02-24T04:31:00Z">
            <w:rPr>
              <w:rFonts w:ascii="Roboto" w:eastAsia="Arial" w:hAnsi="Roboto" w:cstheme="minorHAnsi"/>
              <w:bCs/>
              <w:i/>
              <w:sz w:val="28"/>
              <w:szCs w:val="28"/>
              <w:lang w:val="en-US"/>
            </w:rPr>
          </w:rPrChange>
        </w:rPr>
        <w:t>ROC</w:t>
      </w:r>
      <w:r w:rsidRPr="009C4BAE">
        <w:rPr>
          <w:rFonts w:ascii="Roboto" w:eastAsia="Arial" w:hAnsi="Roboto" w:cstheme="minorHAnsi"/>
          <w:bCs/>
          <w:i/>
          <w:sz w:val="26"/>
          <w:szCs w:val="26"/>
          <w:lang w:val="uz-Cyrl-UZ"/>
          <w:rPrChange w:id="4356" w:author="Nozimjon Ortiqov" w:date="2026-02-24T09:31:00Z" w16du:dateUtc="2026-02-24T04:31:00Z">
            <w:rPr>
              <w:rFonts w:ascii="Roboto" w:eastAsia="Arial" w:hAnsi="Roboto" w:cstheme="minorHAnsi"/>
              <w:bCs/>
              <w:i/>
              <w:sz w:val="28"/>
              <w:szCs w:val="28"/>
            </w:rPr>
          </w:rPrChange>
        </w:rPr>
        <w:t>-</w:t>
      </w:r>
      <w:r w:rsidRPr="009C4BAE">
        <w:rPr>
          <w:rFonts w:ascii="Roboto" w:eastAsia="Arial" w:hAnsi="Roboto" w:cstheme="minorHAnsi"/>
          <w:bCs/>
          <w:i/>
          <w:sz w:val="26"/>
          <w:szCs w:val="26"/>
          <w:lang w:val="uz-Cyrl-UZ"/>
          <w:rPrChange w:id="4357" w:author="Nozimjon Ortiqov" w:date="2026-02-24T09:31:00Z" w16du:dateUtc="2026-02-24T04:31:00Z">
            <w:rPr>
              <w:rFonts w:ascii="Roboto" w:eastAsia="Arial" w:hAnsi="Roboto" w:cstheme="minorHAnsi"/>
              <w:bCs/>
              <w:i/>
              <w:sz w:val="28"/>
              <w:szCs w:val="28"/>
              <w:lang w:val="en-US"/>
            </w:rPr>
          </w:rPrChange>
        </w:rPr>
        <w:t>AUC</w:t>
      </w:r>
      <w:r w:rsidRPr="009C4BAE">
        <w:rPr>
          <w:rFonts w:ascii="Roboto" w:eastAsia="Arial" w:hAnsi="Roboto" w:cstheme="minorHAnsi"/>
          <w:bCs/>
          <w:i/>
          <w:sz w:val="26"/>
          <w:szCs w:val="26"/>
          <w:lang w:val="uz-Cyrl-UZ"/>
          <w:rPrChange w:id="4358" w:author="Nozimjon Ortiqov" w:date="2026-02-24T09:31:00Z" w16du:dateUtc="2026-02-24T04:31:00Z">
            <w:rPr>
              <w:rFonts w:ascii="Roboto" w:eastAsia="Arial" w:hAnsi="Roboto" w:cstheme="minorHAnsi"/>
              <w:bCs/>
              <w:i/>
              <w:sz w:val="28"/>
              <w:szCs w:val="28"/>
            </w:rPr>
          </w:rPrChange>
        </w:rPr>
        <w:t xml:space="preserve"> </w:t>
      </w:r>
      <w:r w:rsidRPr="009C4BAE">
        <w:rPr>
          <w:rFonts w:ascii="Roboto" w:eastAsia="Arial" w:hAnsi="Roboto" w:cstheme="minorHAnsi"/>
          <w:bCs/>
          <w:i/>
          <w:sz w:val="26"/>
          <w:szCs w:val="26"/>
          <w:lang w:val="uz-Cyrl-UZ"/>
          <w:rPrChange w:id="4359" w:author="Nozimjon Ortiqov" w:date="2026-02-24T09:31:00Z" w16du:dateUtc="2026-02-24T04:31:00Z">
            <w:rPr>
              <w:rFonts w:ascii="Roboto" w:eastAsia="Arial" w:hAnsi="Roboto" w:cstheme="minorHAnsi"/>
              <w:bCs/>
              <w:i/>
              <w:sz w:val="28"/>
              <w:szCs w:val="28"/>
              <w:lang w:val="en-US"/>
            </w:rPr>
          </w:rPrChange>
        </w:rPr>
        <w:t>CV</w:t>
      </w:r>
      <w:r w:rsidRPr="009C4BAE">
        <w:rPr>
          <w:rFonts w:ascii="Roboto" w:eastAsia="Arial" w:hAnsi="Roboto" w:cstheme="minorHAnsi"/>
          <w:bCs/>
          <w:i/>
          <w:sz w:val="26"/>
          <w:szCs w:val="26"/>
          <w:lang w:val="uz-Cyrl-UZ"/>
          <w:rPrChange w:id="4360" w:author="Nozimjon Ortiqov" w:date="2026-02-24T09:31:00Z" w16du:dateUtc="2026-02-24T04:31:00Z">
            <w:rPr>
              <w:rFonts w:ascii="Roboto" w:eastAsia="Arial" w:hAnsi="Roboto" w:cstheme="minorHAnsi"/>
              <w:bCs/>
              <w:i/>
              <w:sz w:val="28"/>
              <w:szCs w:val="28"/>
            </w:rPr>
          </w:rPrChange>
        </w:rPr>
        <w:t xml:space="preserve"> = 0,662 ± 0,028).</w:t>
      </w:r>
    </w:p>
    <w:p w14:paraId="57FF6B1F" w14:textId="77777777" w:rsidR="00484395" w:rsidRPr="009C4BAE" w:rsidRDefault="00484395">
      <w:pPr>
        <w:pStyle w:val="2"/>
        <w:spacing w:before="120" w:line="288" w:lineRule="auto"/>
        <w:ind w:firstLine="567"/>
        <w:rPr>
          <w:rFonts w:ascii="Roboto" w:eastAsia="Arial" w:hAnsi="Roboto" w:cstheme="minorHAnsi"/>
          <w:bCs/>
          <w:lang w:val="uz-Cyrl-UZ"/>
          <w:rPrChange w:id="4361" w:author="Nozimjon Ortiqov" w:date="2026-02-24T09:31:00Z" w16du:dateUtc="2026-02-24T04:31:00Z">
            <w:rPr>
              <w:rFonts w:ascii="Roboto" w:eastAsia="Arial" w:hAnsi="Roboto" w:cstheme="minorHAnsi"/>
              <w:bCs/>
              <w:sz w:val="28"/>
              <w:szCs w:val="28"/>
              <w:lang w:val="uz-Cyrl-UZ"/>
            </w:rPr>
          </w:rPrChange>
        </w:rPr>
        <w:pPrChange w:id="4362" w:author="Nozimjon Ortiqov" w:date="2026-02-24T09:35:00Z" w16du:dateUtc="2026-02-24T04:35:00Z">
          <w:pPr>
            <w:pStyle w:val="2"/>
            <w:ind w:firstLine="567"/>
          </w:pPr>
        </w:pPrChange>
      </w:pPr>
      <w:bookmarkStart w:id="4363" w:name="_Toc222630392"/>
      <w:r w:rsidRPr="009C4BAE">
        <w:rPr>
          <w:rFonts w:ascii="Roboto" w:hAnsi="Roboto"/>
          <w:b/>
          <w:bCs/>
          <w:color w:val="002060"/>
          <w:lang w:val="uz-Cyrl-UZ"/>
          <w:rPrChange w:id="4364" w:author="Nozimjon Ortiqov" w:date="2026-02-24T09:31:00Z" w16du:dateUtc="2026-02-24T04:31:00Z">
            <w:rPr>
              <w:rFonts w:ascii="Roboto" w:hAnsi="Roboto"/>
              <w:b/>
              <w:bCs/>
              <w:color w:val="002060"/>
              <w:sz w:val="28"/>
              <w:szCs w:val="28"/>
              <w:lang w:val="uz-Cyrl-UZ"/>
            </w:rPr>
          </w:rPrChange>
        </w:rPr>
        <w:t>Натижалар</w:t>
      </w:r>
      <w:bookmarkEnd w:id="4363"/>
    </w:p>
    <w:p w14:paraId="7CBD5DA6"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65" w:author="Nozimjon Ortiqov" w:date="2026-02-24T09:31:00Z" w16du:dateUtc="2026-02-24T04:31:00Z">
            <w:rPr>
              <w:rFonts w:ascii="Roboto" w:eastAsia="Arial" w:hAnsi="Roboto" w:cstheme="minorHAnsi"/>
              <w:bCs/>
              <w:sz w:val="28"/>
              <w:szCs w:val="28"/>
              <w:lang w:val="uz-Cyrl-UZ"/>
            </w:rPr>
          </w:rPrChange>
        </w:rPr>
        <w:pPrChange w:id="4366"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367" w:author="Nozimjon Ortiqov" w:date="2026-02-24T09:31:00Z" w16du:dateUtc="2026-02-24T04:31:00Z">
            <w:rPr>
              <w:rFonts w:ascii="Roboto" w:eastAsia="Arial" w:hAnsi="Roboto" w:cstheme="minorHAnsi"/>
              <w:bCs/>
              <w:sz w:val="28"/>
              <w:szCs w:val="28"/>
              <w:lang w:val="uz-Cyrl-UZ"/>
            </w:rPr>
          </w:rPrChange>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07BE9DE6"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68" w:author="Nozimjon Ortiqov" w:date="2026-02-24T09:31:00Z" w16du:dateUtc="2026-02-24T04:31:00Z">
            <w:rPr>
              <w:rFonts w:ascii="Roboto" w:eastAsia="Arial" w:hAnsi="Roboto" w:cstheme="minorHAnsi"/>
              <w:bCs/>
              <w:sz w:val="28"/>
              <w:szCs w:val="28"/>
              <w:lang w:val="uz-Cyrl-UZ"/>
            </w:rPr>
          </w:rPrChange>
        </w:rPr>
        <w:pPrChange w:id="4369"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370" w:author="Nozimjon Ortiqov" w:date="2026-02-24T09:31:00Z" w16du:dateUtc="2026-02-24T04:31:00Z">
            <w:rPr>
              <w:rFonts w:ascii="Roboto" w:eastAsia="Arial" w:hAnsi="Roboto" w:cstheme="minorHAnsi"/>
              <w:bCs/>
              <w:sz w:val="28"/>
              <w:szCs w:val="28"/>
              <w:lang w:val="uz-Cyrl-UZ"/>
            </w:rPr>
          </w:rPrChange>
        </w:rPr>
        <w:t xml:space="preserve">Қуйида модел коэффициентлари ва ҳақиқий ўлчамлардаги имкониятлар нисбатлари </w:t>
      </w:r>
      <w:r w:rsidRPr="00561165">
        <w:rPr>
          <w:rFonts w:ascii="Roboto" w:eastAsia="Arial" w:hAnsi="Roboto" w:cstheme="minorHAnsi"/>
          <w:bCs/>
          <w:i/>
          <w:sz w:val="26"/>
          <w:szCs w:val="26"/>
          <w:highlight w:val="green"/>
          <w:lang w:val="uz-Cyrl-UZ"/>
          <w:rPrChange w:id="4371" w:author="Nozimjon Ortiqov" w:date="2026-02-24T09:36:00Z" w16du:dateUtc="2026-02-24T04:36:00Z">
            <w:rPr>
              <w:rFonts w:ascii="Roboto" w:eastAsia="Arial" w:hAnsi="Roboto" w:cstheme="minorHAnsi"/>
              <w:bCs/>
              <w:i/>
              <w:sz w:val="28"/>
              <w:szCs w:val="28"/>
              <w:lang w:val="uz-Cyrl-UZ"/>
            </w:rPr>
          </w:rPrChange>
        </w:rPr>
        <w:t>(Odds Ratios, OR)</w:t>
      </w:r>
      <w:r w:rsidRPr="009C4BAE">
        <w:rPr>
          <w:rFonts w:ascii="Roboto" w:eastAsia="Arial" w:hAnsi="Roboto" w:cstheme="minorHAnsi"/>
          <w:bCs/>
          <w:sz w:val="26"/>
          <w:szCs w:val="26"/>
          <w:lang w:val="uz-Cyrl-UZ"/>
          <w:rPrChange w:id="4372" w:author="Nozimjon Ortiqov" w:date="2026-02-24T09:31:00Z" w16du:dateUtc="2026-02-24T04:31:00Z">
            <w:rPr>
              <w:rFonts w:ascii="Roboto" w:eastAsia="Arial" w:hAnsi="Roboto" w:cstheme="minorHAnsi"/>
              <w:bCs/>
              <w:sz w:val="28"/>
              <w:szCs w:val="28"/>
              <w:lang w:val="uz-Cyrl-UZ"/>
            </w:rPr>
          </w:rPrChange>
        </w:rPr>
        <w:t xml:space="preserve"> келтирилган.</w:t>
      </w:r>
    </w:p>
    <w:p w14:paraId="36BC25F2"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73" w:author="Nozimjon Ortiqov" w:date="2026-02-24T09:31:00Z" w16du:dateUtc="2026-02-24T04:31:00Z">
            <w:rPr>
              <w:rFonts w:ascii="Roboto" w:eastAsia="Arial" w:hAnsi="Roboto" w:cstheme="minorHAnsi"/>
              <w:bCs/>
              <w:sz w:val="28"/>
              <w:szCs w:val="28"/>
              <w:lang w:val="uz-Cyrl-UZ"/>
            </w:rPr>
          </w:rPrChange>
        </w:rPr>
        <w:pPrChange w:id="4374"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375" w:author="Nozimjon Ortiqov" w:date="2026-02-24T09:31:00Z" w16du:dateUtc="2026-02-24T04:31:00Z">
            <w:rPr>
              <w:rFonts w:ascii="Roboto" w:eastAsia="Arial" w:hAnsi="Roboto" w:cstheme="minorHAnsi"/>
              <w:bCs/>
              <w:sz w:val="28"/>
              <w:szCs w:val="28"/>
              <w:lang w:val="uz-Cyrl-UZ"/>
            </w:rPr>
          </w:rPrChange>
        </w:rPr>
        <w:t>OR &gt; 1 — NPL пайдо бўлиш эҳтимоли ортиши;</w:t>
      </w:r>
    </w:p>
    <w:p w14:paraId="6B0880E4"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76" w:author="Nozimjon Ortiqov" w:date="2026-02-24T09:31:00Z" w16du:dateUtc="2026-02-24T04:31:00Z">
            <w:rPr>
              <w:rFonts w:ascii="Roboto" w:eastAsia="Arial" w:hAnsi="Roboto" w:cstheme="minorHAnsi"/>
              <w:bCs/>
              <w:sz w:val="28"/>
              <w:szCs w:val="28"/>
              <w:lang w:val="uz-Cyrl-UZ"/>
            </w:rPr>
          </w:rPrChange>
        </w:rPr>
        <w:pPrChange w:id="4377"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378" w:author="Nozimjon Ortiqov" w:date="2026-02-24T09:31:00Z" w16du:dateUtc="2026-02-24T04:31:00Z">
            <w:rPr>
              <w:rFonts w:ascii="Roboto" w:eastAsia="Arial" w:hAnsi="Roboto" w:cstheme="minorHAnsi"/>
              <w:bCs/>
              <w:sz w:val="28"/>
              <w:szCs w:val="28"/>
              <w:lang w:val="uz-Cyrl-UZ"/>
            </w:rPr>
          </w:rPrChange>
        </w:rPr>
        <w:t>OR &lt; 1 — NPL пайдо бўлиш эҳтимоли камайиши.</w:t>
      </w:r>
    </w:p>
    <w:p w14:paraId="40458BB6"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79" w:author="Nozimjon Ortiqov" w:date="2026-02-24T09:31:00Z" w16du:dateUtc="2026-02-24T04:31:00Z">
            <w:rPr>
              <w:rFonts w:ascii="Roboto" w:eastAsia="Arial" w:hAnsi="Roboto" w:cstheme="minorHAnsi"/>
              <w:bCs/>
              <w:sz w:val="28"/>
              <w:szCs w:val="28"/>
              <w:lang w:val="uz-Cyrl-UZ"/>
            </w:rPr>
          </w:rPrChange>
        </w:rPr>
        <w:pPrChange w:id="4380"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381" w:author="Nozimjon Ortiqov" w:date="2026-02-24T09:31:00Z" w16du:dateUtc="2026-02-24T04:31:00Z">
            <w:rPr>
              <w:rFonts w:ascii="Roboto" w:eastAsia="Arial" w:hAnsi="Roboto" w:cstheme="minorHAnsi"/>
              <w:bCs/>
              <w:sz w:val="28"/>
              <w:szCs w:val="28"/>
              <w:lang w:val="uz-Cyrl-UZ"/>
            </w:rPr>
          </w:rPrChange>
        </w:rPr>
        <w:t>Аксинча, даромаднинг мавжуд эмаслиги ўз вақтида тўламаслик хавфининг энг кучли индикатори ҳисобланади:</w:t>
      </w:r>
    </w:p>
    <w:p w14:paraId="470D99B6" w14:textId="7944FA29"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82" w:author="Nozimjon Ortiqov" w:date="2026-02-24T09:31:00Z" w16du:dateUtc="2026-02-24T04:31:00Z">
            <w:rPr>
              <w:rFonts w:ascii="Roboto" w:eastAsia="Arial" w:hAnsi="Roboto" w:cstheme="minorHAnsi"/>
              <w:bCs/>
              <w:sz w:val="28"/>
              <w:szCs w:val="28"/>
              <w:lang w:val="uz-Cyrl-UZ"/>
            </w:rPr>
          </w:rPrChange>
        </w:rPr>
        <w:pPrChange w:id="4383"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384" w:author="Nozimjon Ortiqov" w:date="2026-02-24T09:31:00Z" w16du:dateUtc="2026-02-24T04:31:00Z">
            <w:rPr>
              <w:rFonts w:ascii="Roboto" w:hAnsi="Roboto" w:cstheme="minorHAnsi"/>
              <w:sz w:val="28"/>
              <w:szCs w:val="26"/>
              <w:lang w:val="uz-Cyrl-UZ"/>
            </w:rPr>
          </w:rPrChange>
        </w:rPr>
        <w:lastRenderedPageBreak/>
        <w:t>–</w:t>
      </w:r>
      <w:r w:rsidRPr="009C4BAE">
        <w:rPr>
          <w:rFonts w:ascii="Roboto" w:eastAsia="Arial" w:hAnsi="Roboto" w:cstheme="minorHAnsi"/>
          <w:bCs/>
          <w:sz w:val="26"/>
          <w:szCs w:val="26"/>
          <w:lang w:val="uz-Cyrl-UZ"/>
          <w:rPrChange w:id="4385" w:author="Nozimjon Ortiqov" w:date="2026-02-24T09:31:00Z" w16du:dateUtc="2026-02-24T04:31:00Z">
            <w:rPr>
              <w:rFonts w:ascii="Roboto" w:eastAsia="Arial" w:hAnsi="Roboto" w:cstheme="minorHAnsi"/>
              <w:bCs/>
              <w:sz w:val="28"/>
              <w:szCs w:val="28"/>
              <w:lang w:val="uz-Cyrl-UZ"/>
            </w:rPr>
          </w:rPrChange>
        </w:rPr>
        <w:t> </w:t>
      </w:r>
      <w:del w:id="4386" w:author="Nozimjon Ortiqov" w:date="2026-02-24T09:36:00Z" w16du:dateUtc="2026-02-24T04:36:00Z">
        <w:r w:rsidRPr="009C4BAE" w:rsidDel="00561165">
          <w:rPr>
            <w:rFonts w:ascii="Roboto" w:eastAsia="Arial" w:hAnsi="Roboto" w:cstheme="minorHAnsi"/>
            <w:bCs/>
            <w:sz w:val="26"/>
            <w:szCs w:val="26"/>
            <w:lang w:val="uz-Cyrl-UZ"/>
            <w:rPrChange w:id="4387" w:author="Nozimjon Ortiqov" w:date="2026-02-24T09:31:00Z" w16du:dateUtc="2026-02-24T04:31:00Z">
              <w:rPr>
                <w:rFonts w:ascii="Roboto" w:eastAsia="Arial" w:hAnsi="Roboto" w:cstheme="minorHAnsi"/>
                <w:bCs/>
                <w:sz w:val="28"/>
                <w:szCs w:val="28"/>
                <w:lang w:val="uz-Cyrl-UZ"/>
              </w:rPr>
            </w:rPrChange>
          </w:rPr>
          <w:delText xml:space="preserve">Юқорироқ </w:delText>
        </w:r>
      </w:del>
      <w:ins w:id="4388" w:author="Nozimjon Ortiqov" w:date="2026-02-24T09:36:00Z" w16du:dateUtc="2026-02-24T04:36:00Z">
        <w:r w:rsidR="00561165">
          <w:rPr>
            <w:rFonts w:ascii="Roboto" w:eastAsia="Arial" w:hAnsi="Roboto" w:cstheme="minorHAnsi"/>
            <w:bCs/>
            <w:sz w:val="26"/>
            <w:szCs w:val="26"/>
            <w:lang w:val="uz-Cyrl-UZ"/>
          </w:rPr>
          <w:t>ю</w:t>
        </w:r>
        <w:r w:rsidR="00561165" w:rsidRPr="009C4BAE">
          <w:rPr>
            <w:rFonts w:ascii="Roboto" w:eastAsia="Arial" w:hAnsi="Roboto" w:cstheme="minorHAnsi"/>
            <w:bCs/>
            <w:sz w:val="26"/>
            <w:szCs w:val="26"/>
            <w:lang w:val="uz-Cyrl-UZ"/>
            <w:rPrChange w:id="4389" w:author="Nozimjon Ortiqov" w:date="2026-02-24T09:31:00Z" w16du:dateUtc="2026-02-24T04:31:00Z">
              <w:rPr>
                <w:rFonts w:ascii="Roboto" w:eastAsia="Arial" w:hAnsi="Roboto" w:cstheme="minorHAnsi"/>
                <w:bCs/>
                <w:sz w:val="28"/>
                <w:szCs w:val="28"/>
                <w:lang w:val="uz-Cyrl-UZ"/>
              </w:rPr>
            </w:rPrChange>
          </w:rPr>
          <w:t xml:space="preserve">қорироқ </w:t>
        </w:r>
      </w:ins>
      <w:r w:rsidRPr="009C4BAE">
        <w:rPr>
          <w:rFonts w:ascii="Roboto" w:eastAsia="Arial" w:hAnsi="Roboto" w:cstheme="minorHAnsi"/>
          <w:bCs/>
          <w:sz w:val="26"/>
          <w:szCs w:val="26"/>
          <w:lang w:val="uz-Cyrl-UZ"/>
          <w:rPrChange w:id="4390" w:author="Nozimjon Ortiqov" w:date="2026-02-24T09:31:00Z" w16du:dateUtc="2026-02-24T04:31:00Z">
            <w:rPr>
              <w:rFonts w:ascii="Roboto" w:eastAsia="Arial" w:hAnsi="Roboto" w:cstheme="minorHAnsi"/>
              <w:bCs/>
              <w:sz w:val="28"/>
              <w:szCs w:val="28"/>
              <w:lang w:val="uz-Cyrl-UZ"/>
            </w:rPr>
          </w:rPrChange>
        </w:rPr>
        <w:t xml:space="preserve">ойлик даромад ўз вақтида тўлаш эҳтимолини </w:t>
      </w:r>
      <w:r w:rsidRPr="009C4BAE">
        <w:rPr>
          <w:rFonts w:ascii="Roboto" w:eastAsia="Arial" w:hAnsi="Roboto" w:cstheme="minorHAnsi"/>
          <w:b/>
          <w:color w:val="C00000"/>
          <w:sz w:val="26"/>
          <w:szCs w:val="26"/>
          <w:lang w:val="uz-Cyrl-UZ"/>
          <w:rPrChange w:id="4391" w:author="Nozimjon Ortiqov" w:date="2026-02-24T09:31:00Z" w16du:dateUtc="2026-02-24T04:31:00Z">
            <w:rPr>
              <w:rFonts w:ascii="Roboto" w:eastAsia="Arial" w:hAnsi="Roboto" w:cstheme="minorHAnsi"/>
              <w:b/>
              <w:color w:val="C00000"/>
              <w:sz w:val="28"/>
              <w:szCs w:val="28"/>
              <w:lang w:val="uz-Cyrl-UZ"/>
            </w:rPr>
          </w:rPrChange>
        </w:rPr>
        <w:t>6,6</w:t>
      </w:r>
      <w:r w:rsidRPr="009C4BAE">
        <w:rPr>
          <w:rFonts w:ascii="Roboto" w:eastAsia="Arial" w:hAnsi="Roboto" w:cstheme="minorHAnsi"/>
          <w:bCs/>
          <w:sz w:val="26"/>
          <w:szCs w:val="26"/>
          <w:lang w:val="uz-Cyrl-UZ"/>
          <w:rPrChange w:id="4392"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393"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394" w:author="Nozimjon Ortiqov" w:date="2026-02-24T09:31:00Z" w16du:dateUtc="2026-02-24T04:31:00Z">
            <w:rPr>
              <w:rFonts w:ascii="Roboto" w:eastAsia="Arial" w:hAnsi="Roboto" w:cstheme="minorHAnsi"/>
              <w:bCs/>
              <w:sz w:val="28"/>
              <w:szCs w:val="28"/>
              <w:lang w:val="uz-Cyrl-UZ"/>
            </w:rPr>
          </w:rPrChange>
        </w:rPr>
        <w:t xml:space="preserve"> пунктга оширади.</w:t>
      </w:r>
    </w:p>
    <w:p w14:paraId="6FCEB7BA" w14:textId="2A885BE0"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395" w:author="Nozimjon Ortiqov" w:date="2026-02-24T09:31:00Z" w16du:dateUtc="2026-02-24T04:31:00Z">
            <w:rPr>
              <w:rFonts w:ascii="Roboto" w:eastAsia="Arial" w:hAnsi="Roboto" w:cstheme="minorHAnsi"/>
              <w:bCs/>
              <w:sz w:val="28"/>
              <w:szCs w:val="28"/>
              <w:lang w:val="uz-Cyrl-UZ"/>
            </w:rPr>
          </w:rPrChange>
        </w:rPr>
        <w:pPrChange w:id="4396"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397" w:author="Nozimjon Ortiqov" w:date="2026-02-24T09:31:00Z" w16du:dateUtc="2026-02-24T04:31:00Z">
            <w:rPr>
              <w:rFonts w:ascii="Roboto" w:hAnsi="Roboto" w:cstheme="minorHAnsi"/>
              <w:sz w:val="28"/>
              <w:szCs w:val="26"/>
              <w:lang w:val="uz-Cyrl-UZ"/>
            </w:rPr>
          </w:rPrChange>
        </w:rPr>
        <w:t>– </w:t>
      </w:r>
      <w:del w:id="4398" w:author="Nozimjon Ortiqov" w:date="2026-02-24T09:36:00Z" w16du:dateUtc="2026-02-24T04:36:00Z">
        <w:r w:rsidRPr="009C4BAE" w:rsidDel="00561165">
          <w:rPr>
            <w:rFonts w:ascii="Roboto" w:eastAsia="Arial" w:hAnsi="Roboto" w:cstheme="minorHAnsi"/>
            <w:bCs/>
            <w:sz w:val="26"/>
            <w:szCs w:val="26"/>
            <w:lang w:val="uz-Cyrl-UZ"/>
            <w:rPrChange w:id="4399" w:author="Nozimjon Ortiqov" w:date="2026-02-24T09:31:00Z" w16du:dateUtc="2026-02-24T04:31:00Z">
              <w:rPr>
                <w:rFonts w:ascii="Roboto" w:eastAsia="Arial" w:hAnsi="Roboto" w:cstheme="minorHAnsi"/>
                <w:bCs/>
                <w:sz w:val="28"/>
                <w:szCs w:val="28"/>
                <w:lang w:val="uz-Cyrl-UZ"/>
              </w:rPr>
            </w:rPrChange>
          </w:rPr>
          <w:delText xml:space="preserve">Даромад </w:delText>
        </w:r>
      </w:del>
      <w:ins w:id="4400"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01" w:author="Nozimjon Ortiqov" w:date="2026-02-24T09:31:00Z" w16du:dateUtc="2026-02-24T04:31:00Z">
              <w:rPr>
                <w:rFonts w:ascii="Roboto" w:eastAsia="Arial" w:hAnsi="Roboto" w:cstheme="minorHAnsi"/>
                <w:bCs/>
                <w:sz w:val="28"/>
                <w:szCs w:val="28"/>
                <w:lang w:val="uz-Cyrl-UZ"/>
              </w:rPr>
            </w:rPrChange>
          </w:rPr>
          <w:t xml:space="preserve">аромад </w:t>
        </w:r>
      </w:ins>
      <w:r w:rsidRPr="009C4BAE">
        <w:rPr>
          <w:rFonts w:ascii="Roboto" w:eastAsia="Arial" w:hAnsi="Roboto" w:cstheme="minorHAnsi"/>
          <w:bCs/>
          <w:sz w:val="26"/>
          <w:szCs w:val="26"/>
          <w:lang w:val="uz-Cyrl-UZ"/>
          <w:rPrChange w:id="4402" w:author="Nozimjon Ortiqov" w:date="2026-02-24T09:31:00Z" w16du:dateUtc="2026-02-24T04:31:00Z">
            <w:rPr>
              <w:rFonts w:ascii="Roboto" w:eastAsia="Arial" w:hAnsi="Roboto" w:cstheme="minorHAnsi"/>
              <w:bCs/>
              <w:sz w:val="28"/>
              <w:szCs w:val="28"/>
              <w:lang w:val="uz-Cyrl-UZ"/>
            </w:rPr>
          </w:rPrChange>
        </w:rPr>
        <w:t xml:space="preserve">барқарорлиги эҳтимолни </w:t>
      </w:r>
      <w:r w:rsidRPr="009C4BAE">
        <w:rPr>
          <w:rFonts w:ascii="Roboto" w:eastAsia="Arial" w:hAnsi="Roboto" w:cstheme="minorHAnsi"/>
          <w:b/>
          <w:color w:val="C00000"/>
          <w:sz w:val="26"/>
          <w:szCs w:val="26"/>
          <w:lang w:val="uz-Cyrl-UZ"/>
          <w:rPrChange w:id="4403" w:author="Nozimjon Ortiqov" w:date="2026-02-24T09:31:00Z" w16du:dateUtc="2026-02-24T04:31:00Z">
            <w:rPr>
              <w:rFonts w:ascii="Roboto" w:eastAsia="Arial" w:hAnsi="Roboto" w:cstheme="minorHAnsi"/>
              <w:b/>
              <w:color w:val="C00000"/>
              <w:sz w:val="28"/>
              <w:szCs w:val="28"/>
              <w:lang w:val="uz-Cyrl-UZ"/>
            </w:rPr>
          </w:rPrChange>
        </w:rPr>
        <w:t xml:space="preserve">2,3 </w:t>
      </w:r>
      <w:r w:rsidRPr="009C4BAE">
        <w:rPr>
          <w:rFonts w:ascii="Roboto" w:eastAsia="Arial" w:hAnsi="Roboto" w:cstheme="minorHAnsi"/>
          <w:b/>
          <w:color w:val="0070C0"/>
          <w:sz w:val="26"/>
          <w:szCs w:val="26"/>
          <w:lang w:val="uz-Cyrl-UZ"/>
          <w:rPrChange w:id="4404"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color w:val="0070C0"/>
          <w:sz w:val="26"/>
          <w:szCs w:val="26"/>
          <w:lang w:val="uz-Cyrl-UZ"/>
          <w:rPrChange w:id="4405" w:author="Nozimjon Ortiqov" w:date="2026-02-24T09:31:00Z" w16du:dateUtc="2026-02-24T04:31:00Z">
            <w:rPr>
              <w:rFonts w:ascii="Roboto" w:eastAsia="Arial" w:hAnsi="Roboto" w:cstheme="minorHAnsi"/>
              <w:bCs/>
              <w:color w:val="0070C0"/>
              <w:sz w:val="28"/>
              <w:szCs w:val="28"/>
              <w:lang w:val="uz-Cyrl-UZ"/>
            </w:rPr>
          </w:rPrChange>
        </w:rPr>
        <w:t xml:space="preserve"> </w:t>
      </w:r>
      <w:r w:rsidRPr="009C4BAE">
        <w:rPr>
          <w:rFonts w:ascii="Roboto" w:eastAsia="Arial" w:hAnsi="Roboto" w:cstheme="minorHAnsi"/>
          <w:bCs/>
          <w:sz w:val="26"/>
          <w:szCs w:val="26"/>
          <w:lang w:val="uz-Cyrl-UZ"/>
          <w:rPrChange w:id="4406" w:author="Nozimjon Ortiqov" w:date="2026-02-24T09:31:00Z" w16du:dateUtc="2026-02-24T04:31:00Z">
            <w:rPr>
              <w:rFonts w:ascii="Roboto" w:eastAsia="Arial" w:hAnsi="Roboto" w:cstheme="minorHAnsi"/>
              <w:bCs/>
              <w:sz w:val="28"/>
              <w:szCs w:val="28"/>
              <w:lang w:val="uz-Cyrl-UZ"/>
            </w:rPr>
          </w:rPrChange>
        </w:rPr>
        <w:t>пунктга оширади.</w:t>
      </w:r>
    </w:p>
    <w:p w14:paraId="686B47E3" w14:textId="6446A552"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07" w:author="Nozimjon Ortiqov" w:date="2026-02-24T09:31:00Z" w16du:dateUtc="2026-02-24T04:31:00Z">
            <w:rPr>
              <w:rFonts w:ascii="Roboto" w:eastAsia="Arial" w:hAnsi="Roboto" w:cstheme="minorHAnsi"/>
              <w:bCs/>
              <w:sz w:val="28"/>
              <w:szCs w:val="28"/>
              <w:lang w:val="uz-Cyrl-UZ"/>
            </w:rPr>
          </w:rPrChange>
        </w:rPr>
        <w:pPrChange w:id="4408"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09" w:author="Nozimjon Ortiqov" w:date="2026-02-24T09:31:00Z" w16du:dateUtc="2026-02-24T04:31:00Z">
            <w:rPr>
              <w:rFonts w:ascii="Roboto" w:hAnsi="Roboto" w:cstheme="minorHAnsi"/>
              <w:sz w:val="28"/>
              <w:szCs w:val="26"/>
              <w:lang w:val="uz-Cyrl-UZ"/>
            </w:rPr>
          </w:rPrChange>
        </w:rPr>
        <w:t>– </w:t>
      </w:r>
      <w:del w:id="4410" w:author="Nozimjon Ortiqov" w:date="2026-02-24T09:36:00Z" w16du:dateUtc="2026-02-24T04:36:00Z">
        <w:r w:rsidRPr="009C4BAE" w:rsidDel="00561165">
          <w:rPr>
            <w:rFonts w:ascii="Roboto" w:eastAsia="Arial" w:hAnsi="Roboto" w:cstheme="minorHAnsi"/>
            <w:bCs/>
            <w:sz w:val="26"/>
            <w:szCs w:val="26"/>
            <w:lang w:val="uz-Cyrl-UZ"/>
            <w:rPrChange w:id="4411" w:author="Nozimjon Ortiqov" w:date="2026-02-24T09:31:00Z" w16du:dateUtc="2026-02-24T04:31:00Z">
              <w:rPr>
                <w:rFonts w:ascii="Roboto" w:eastAsia="Arial" w:hAnsi="Roboto" w:cstheme="minorHAnsi"/>
                <w:bCs/>
                <w:sz w:val="28"/>
                <w:szCs w:val="28"/>
                <w:lang w:val="uz-Cyrl-UZ"/>
              </w:rPr>
            </w:rPrChange>
          </w:rPr>
          <w:delText xml:space="preserve">Даромадсиз </w:delText>
        </w:r>
      </w:del>
      <w:ins w:id="4412"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13" w:author="Nozimjon Ortiqov" w:date="2026-02-24T09:31:00Z" w16du:dateUtc="2026-02-24T04:31:00Z">
              <w:rPr>
                <w:rFonts w:ascii="Roboto" w:eastAsia="Arial" w:hAnsi="Roboto" w:cstheme="minorHAnsi"/>
                <w:bCs/>
                <w:sz w:val="28"/>
                <w:szCs w:val="28"/>
                <w:lang w:val="uz-Cyrl-UZ"/>
              </w:rPr>
            </w:rPrChange>
          </w:rPr>
          <w:t xml:space="preserve">аромадсиз </w:t>
        </w:r>
      </w:ins>
      <w:r w:rsidRPr="009C4BAE">
        <w:rPr>
          <w:rFonts w:ascii="Roboto" w:eastAsia="Arial" w:hAnsi="Roboto" w:cstheme="minorHAnsi"/>
          <w:bCs/>
          <w:sz w:val="26"/>
          <w:szCs w:val="26"/>
          <w:lang w:val="uz-Cyrl-UZ"/>
          <w:rPrChange w:id="4414" w:author="Nozimjon Ortiqov" w:date="2026-02-24T09:31:00Z" w16du:dateUtc="2026-02-24T04:31:00Z">
            <w:rPr>
              <w:rFonts w:ascii="Roboto" w:eastAsia="Arial" w:hAnsi="Roboto" w:cstheme="minorHAnsi"/>
              <w:bCs/>
              <w:sz w:val="28"/>
              <w:szCs w:val="28"/>
              <w:lang w:val="uz-Cyrl-UZ"/>
            </w:rPr>
          </w:rPrChange>
        </w:rPr>
        <w:t xml:space="preserve">қарз олувчиларда ўз вақтида тўлаш эҳтимоли даромади борларга нисбатан </w:t>
      </w:r>
      <w:r w:rsidRPr="009C4BAE">
        <w:rPr>
          <w:rFonts w:ascii="Roboto" w:eastAsia="Arial" w:hAnsi="Roboto" w:cstheme="minorHAnsi"/>
          <w:b/>
          <w:color w:val="C00000"/>
          <w:sz w:val="26"/>
          <w:szCs w:val="26"/>
          <w:lang w:val="uz-Cyrl-UZ"/>
          <w:rPrChange w:id="4415" w:author="Nozimjon Ortiqov" w:date="2026-02-24T09:31:00Z" w16du:dateUtc="2026-02-24T04:31:00Z">
            <w:rPr>
              <w:rFonts w:ascii="Roboto" w:eastAsia="Arial" w:hAnsi="Roboto" w:cstheme="minorHAnsi"/>
              <w:b/>
              <w:color w:val="C00000"/>
              <w:sz w:val="28"/>
              <w:szCs w:val="28"/>
              <w:lang w:val="uz-Cyrl-UZ"/>
            </w:rPr>
          </w:rPrChange>
        </w:rPr>
        <w:t>20,2</w:t>
      </w:r>
      <w:r w:rsidRPr="009C4BAE">
        <w:rPr>
          <w:rFonts w:ascii="Roboto" w:eastAsia="Arial" w:hAnsi="Roboto" w:cstheme="minorHAnsi"/>
          <w:bCs/>
          <w:sz w:val="26"/>
          <w:szCs w:val="26"/>
          <w:lang w:val="uz-Cyrl-UZ"/>
          <w:rPrChange w:id="4416"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17"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18" w:author="Nozimjon Ortiqov" w:date="2026-02-24T09:31:00Z" w16du:dateUtc="2026-02-24T04:31:00Z">
            <w:rPr>
              <w:rFonts w:ascii="Roboto" w:eastAsia="Arial" w:hAnsi="Roboto" w:cstheme="minorHAnsi"/>
              <w:bCs/>
              <w:sz w:val="28"/>
              <w:szCs w:val="28"/>
              <w:lang w:val="uz-Cyrl-UZ"/>
            </w:rPr>
          </w:rPrChange>
        </w:rPr>
        <w:t xml:space="preserve"> пунктга паст.</w:t>
      </w:r>
    </w:p>
    <w:p w14:paraId="76B1D043" w14:textId="2373110E"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19" w:author="Nozimjon Ortiqov" w:date="2026-02-24T09:31:00Z" w16du:dateUtc="2026-02-24T04:31:00Z">
            <w:rPr>
              <w:rFonts w:ascii="Roboto" w:eastAsia="Arial" w:hAnsi="Roboto" w:cstheme="minorHAnsi"/>
              <w:bCs/>
              <w:sz w:val="28"/>
              <w:szCs w:val="28"/>
              <w:lang w:val="uz-Cyrl-UZ"/>
            </w:rPr>
          </w:rPrChange>
        </w:rPr>
        <w:pPrChange w:id="4420"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21" w:author="Nozimjon Ortiqov" w:date="2026-02-24T09:31:00Z" w16du:dateUtc="2026-02-24T04:31:00Z">
            <w:rPr>
              <w:rFonts w:ascii="Roboto" w:hAnsi="Roboto" w:cstheme="minorHAnsi"/>
              <w:sz w:val="28"/>
              <w:szCs w:val="26"/>
              <w:lang w:val="uz-Cyrl-UZ"/>
            </w:rPr>
          </w:rPrChange>
        </w:rPr>
        <w:t>– </w:t>
      </w:r>
      <w:del w:id="4422" w:author="Nozimjon Ortiqov" w:date="2026-02-24T09:36:00Z" w16du:dateUtc="2026-02-24T04:36:00Z">
        <w:r w:rsidRPr="009C4BAE" w:rsidDel="00561165">
          <w:rPr>
            <w:rFonts w:ascii="Roboto" w:eastAsia="Arial" w:hAnsi="Roboto" w:cstheme="minorHAnsi"/>
            <w:bCs/>
            <w:sz w:val="26"/>
            <w:szCs w:val="26"/>
            <w:lang w:val="uz-Cyrl-UZ"/>
            <w:rPrChange w:id="4423" w:author="Nozimjon Ortiqov" w:date="2026-02-24T09:31:00Z" w16du:dateUtc="2026-02-24T04:31:00Z">
              <w:rPr>
                <w:rFonts w:ascii="Roboto" w:eastAsia="Arial" w:hAnsi="Roboto" w:cstheme="minorHAnsi"/>
                <w:bCs/>
                <w:sz w:val="28"/>
                <w:szCs w:val="28"/>
                <w:lang w:val="uz-Cyrl-UZ"/>
              </w:rPr>
            </w:rPrChange>
          </w:rPr>
          <w:delText xml:space="preserve">Даромад </w:delText>
        </w:r>
      </w:del>
      <w:ins w:id="4424"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25" w:author="Nozimjon Ortiqov" w:date="2026-02-24T09:31:00Z" w16du:dateUtc="2026-02-24T04:31:00Z">
              <w:rPr>
                <w:rFonts w:ascii="Roboto" w:eastAsia="Arial" w:hAnsi="Roboto" w:cstheme="minorHAnsi"/>
                <w:bCs/>
                <w:sz w:val="28"/>
                <w:szCs w:val="28"/>
                <w:lang w:val="uz-Cyrl-UZ"/>
              </w:rPr>
            </w:rPrChange>
          </w:rPr>
          <w:t xml:space="preserve">аромад </w:t>
        </w:r>
      </w:ins>
      <w:r w:rsidRPr="009C4BAE">
        <w:rPr>
          <w:rFonts w:ascii="Roboto" w:eastAsia="Arial" w:hAnsi="Roboto" w:cstheme="minorHAnsi"/>
          <w:bCs/>
          <w:sz w:val="26"/>
          <w:szCs w:val="26"/>
          <w:lang w:val="uz-Cyrl-UZ"/>
          <w:rPrChange w:id="4426" w:author="Nozimjon Ortiqov" w:date="2026-02-24T09:31:00Z" w16du:dateUtc="2026-02-24T04:31:00Z">
            <w:rPr>
              <w:rFonts w:ascii="Roboto" w:eastAsia="Arial" w:hAnsi="Roboto" w:cstheme="minorHAnsi"/>
              <w:bCs/>
              <w:sz w:val="28"/>
              <w:szCs w:val="28"/>
              <w:lang w:val="uz-Cyrl-UZ"/>
            </w:rPr>
          </w:rPrChange>
        </w:rPr>
        <w:t xml:space="preserve">топувчи битта аъзога тўғри келадиган боқимандалар сони ортиши тўлов интизомини ёмонлаштиради: эҳтимол </w:t>
      </w:r>
      <w:r w:rsidRPr="009C4BAE">
        <w:rPr>
          <w:rFonts w:ascii="Roboto" w:eastAsia="Arial" w:hAnsi="Roboto" w:cstheme="minorHAnsi"/>
          <w:b/>
          <w:color w:val="C00000"/>
          <w:sz w:val="26"/>
          <w:szCs w:val="26"/>
          <w:lang w:val="uz-Cyrl-UZ"/>
          <w:rPrChange w:id="4427" w:author="Nozimjon Ortiqov" w:date="2026-02-24T09:31:00Z" w16du:dateUtc="2026-02-24T04:31:00Z">
            <w:rPr>
              <w:rFonts w:ascii="Roboto" w:eastAsia="Arial" w:hAnsi="Roboto" w:cstheme="minorHAnsi"/>
              <w:b/>
              <w:color w:val="C00000"/>
              <w:sz w:val="28"/>
              <w:szCs w:val="28"/>
              <w:lang w:val="uz-Cyrl-UZ"/>
            </w:rPr>
          </w:rPrChange>
        </w:rPr>
        <w:t>2,3</w:t>
      </w:r>
      <w:r w:rsidRPr="009C4BAE">
        <w:rPr>
          <w:rFonts w:ascii="Roboto" w:eastAsia="Arial" w:hAnsi="Roboto" w:cstheme="minorHAnsi"/>
          <w:bCs/>
          <w:sz w:val="26"/>
          <w:szCs w:val="26"/>
          <w:lang w:val="uz-Cyrl-UZ"/>
          <w:rPrChange w:id="4428"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29"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30" w:author="Nozimjon Ortiqov" w:date="2026-02-24T09:31:00Z" w16du:dateUtc="2026-02-24T04:31:00Z">
            <w:rPr>
              <w:rFonts w:ascii="Roboto" w:eastAsia="Arial" w:hAnsi="Roboto" w:cstheme="minorHAnsi"/>
              <w:bCs/>
              <w:sz w:val="28"/>
              <w:szCs w:val="28"/>
              <w:lang w:val="uz-Cyrl-UZ"/>
            </w:rPr>
          </w:rPrChange>
        </w:rPr>
        <w:t xml:space="preserve"> пунктга камаяди.</w:t>
      </w:r>
    </w:p>
    <w:p w14:paraId="1E8FA3C3" w14:textId="77777777" w:rsidR="00484395" w:rsidRPr="009C4BAE" w:rsidRDefault="00484395">
      <w:pPr>
        <w:pStyle w:val="2"/>
        <w:spacing w:before="120" w:line="288" w:lineRule="auto"/>
        <w:ind w:firstLine="567"/>
        <w:rPr>
          <w:rFonts w:ascii="Roboto" w:eastAsia="Arial" w:hAnsi="Roboto" w:cstheme="minorHAnsi"/>
          <w:b/>
          <w:lang w:val="uz-Cyrl-UZ"/>
          <w:rPrChange w:id="4431" w:author="Nozimjon Ortiqov" w:date="2026-02-24T09:31:00Z" w16du:dateUtc="2026-02-24T04:31:00Z">
            <w:rPr>
              <w:rFonts w:ascii="Roboto" w:eastAsia="Arial" w:hAnsi="Roboto" w:cstheme="minorHAnsi"/>
              <w:b/>
              <w:sz w:val="28"/>
              <w:szCs w:val="28"/>
              <w:lang w:val="uz-Cyrl-UZ"/>
            </w:rPr>
          </w:rPrChange>
        </w:rPr>
        <w:pPrChange w:id="4432" w:author="Nozimjon Ortiqov" w:date="2026-02-24T09:35:00Z" w16du:dateUtc="2026-02-24T04:35:00Z">
          <w:pPr>
            <w:pStyle w:val="2"/>
            <w:ind w:firstLine="567"/>
          </w:pPr>
        </w:pPrChange>
      </w:pPr>
      <w:bookmarkStart w:id="4433" w:name="_Toc222630393"/>
      <w:r w:rsidRPr="009C4BAE">
        <w:rPr>
          <w:rFonts w:ascii="Roboto" w:eastAsia="Arial" w:hAnsi="Roboto" w:cstheme="minorHAnsi"/>
          <w:b/>
          <w:lang w:val="uz-Cyrl-UZ"/>
          <w:rPrChange w:id="4434" w:author="Nozimjon Ortiqov" w:date="2026-02-24T09:31:00Z" w16du:dateUtc="2026-02-24T04:31:00Z">
            <w:rPr>
              <w:rFonts w:ascii="Roboto" w:eastAsia="Arial" w:hAnsi="Roboto" w:cstheme="minorHAnsi"/>
              <w:b/>
              <w:sz w:val="28"/>
              <w:szCs w:val="28"/>
              <w:lang w:val="uz-Cyrl-UZ"/>
            </w:rPr>
          </w:rPrChange>
        </w:rPr>
        <w:t>Демографик ва таълим омиллари ҳам аҳамиятли</w:t>
      </w:r>
      <w:bookmarkEnd w:id="4433"/>
    </w:p>
    <w:p w14:paraId="078A2844"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35" w:author="Nozimjon Ortiqov" w:date="2026-02-24T09:31:00Z" w16du:dateUtc="2026-02-24T04:31:00Z">
            <w:rPr>
              <w:rFonts w:ascii="Roboto" w:eastAsia="Arial" w:hAnsi="Roboto" w:cstheme="minorHAnsi"/>
              <w:bCs/>
              <w:sz w:val="28"/>
              <w:szCs w:val="28"/>
              <w:lang w:val="uz-Cyrl-UZ"/>
            </w:rPr>
          </w:rPrChange>
        </w:rPr>
        <w:pPrChange w:id="4436" w:author="Nozimjon Ortiqov" w:date="2026-02-24T09:35:00Z" w16du:dateUtc="2026-02-24T04:35:00Z">
          <w:pPr>
            <w:pStyle w:val="a3"/>
            <w:tabs>
              <w:tab w:val="left" w:pos="1134"/>
            </w:tabs>
            <w:spacing w:before="60" w:after="60" w:line="288" w:lineRule="auto"/>
            <w:ind w:left="680"/>
            <w:jc w:val="both"/>
          </w:pPr>
        </w:pPrChange>
      </w:pPr>
      <w:r w:rsidRPr="009C4BAE">
        <w:rPr>
          <w:rFonts w:ascii="Roboto" w:eastAsia="Arial" w:hAnsi="Roboto" w:cstheme="minorHAnsi"/>
          <w:bCs/>
          <w:sz w:val="26"/>
          <w:szCs w:val="26"/>
          <w:lang w:val="uz-Cyrl-UZ"/>
          <w:rPrChange w:id="4437" w:author="Nozimjon Ortiqov" w:date="2026-02-24T09:31:00Z" w16du:dateUtc="2026-02-24T04:31:00Z">
            <w:rPr>
              <w:rFonts w:ascii="Roboto" w:eastAsia="Arial" w:hAnsi="Roboto" w:cstheme="minorHAnsi"/>
              <w:bCs/>
              <w:sz w:val="28"/>
              <w:szCs w:val="28"/>
              <w:lang w:val="uz-Cyrl-UZ"/>
            </w:rPr>
          </w:rPrChange>
        </w:rPr>
        <w:t xml:space="preserve">1) Ёш ошиши билан ўз вақтида тўлаш эҳтимоли </w:t>
      </w:r>
      <w:r w:rsidRPr="009C4BAE">
        <w:rPr>
          <w:rFonts w:ascii="Roboto" w:eastAsia="Arial" w:hAnsi="Roboto" w:cstheme="minorHAnsi"/>
          <w:b/>
          <w:color w:val="C00000"/>
          <w:sz w:val="26"/>
          <w:szCs w:val="26"/>
          <w:lang w:val="uz-Cyrl-UZ"/>
          <w:rPrChange w:id="4438" w:author="Nozimjon Ortiqov" w:date="2026-02-24T09:31:00Z" w16du:dateUtc="2026-02-24T04:31:00Z">
            <w:rPr>
              <w:rFonts w:ascii="Roboto" w:eastAsia="Arial" w:hAnsi="Roboto" w:cstheme="minorHAnsi"/>
              <w:b/>
              <w:color w:val="C00000"/>
              <w:sz w:val="28"/>
              <w:szCs w:val="28"/>
              <w:lang w:val="uz-Cyrl-UZ"/>
            </w:rPr>
          </w:rPrChange>
        </w:rPr>
        <w:t>0,6</w:t>
      </w:r>
      <w:r w:rsidRPr="009C4BAE">
        <w:rPr>
          <w:rFonts w:ascii="Roboto" w:eastAsia="Arial" w:hAnsi="Roboto" w:cstheme="minorHAnsi"/>
          <w:bCs/>
          <w:sz w:val="26"/>
          <w:szCs w:val="26"/>
          <w:lang w:val="uz-Cyrl-UZ"/>
          <w:rPrChange w:id="4439"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40"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41" w:author="Nozimjon Ortiqov" w:date="2026-02-24T09:31:00Z" w16du:dateUtc="2026-02-24T04:31:00Z">
            <w:rPr>
              <w:rFonts w:ascii="Roboto" w:eastAsia="Arial" w:hAnsi="Roboto" w:cstheme="minorHAnsi"/>
              <w:bCs/>
              <w:sz w:val="28"/>
              <w:szCs w:val="28"/>
              <w:lang w:val="uz-Cyrl-UZ"/>
            </w:rPr>
          </w:rPrChange>
        </w:rPr>
        <w:t xml:space="preserve"> пунктга ортади.</w:t>
      </w:r>
    </w:p>
    <w:p w14:paraId="5A376390"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42" w:author="Nozimjon Ortiqov" w:date="2026-02-24T09:31:00Z" w16du:dateUtc="2026-02-24T04:31:00Z">
            <w:rPr>
              <w:rFonts w:ascii="Roboto" w:eastAsia="Arial" w:hAnsi="Roboto" w:cstheme="minorHAnsi"/>
              <w:bCs/>
              <w:sz w:val="28"/>
              <w:szCs w:val="28"/>
              <w:lang w:val="uz-Cyrl-UZ"/>
            </w:rPr>
          </w:rPrChange>
        </w:rPr>
        <w:pPrChange w:id="4443" w:author="Nozimjon Ortiqov" w:date="2026-02-24T09:35:00Z" w16du:dateUtc="2026-02-24T04:35:00Z">
          <w:pPr>
            <w:pStyle w:val="a3"/>
            <w:tabs>
              <w:tab w:val="left" w:pos="1134"/>
            </w:tabs>
            <w:spacing w:before="60" w:after="60" w:line="288" w:lineRule="auto"/>
            <w:ind w:left="680"/>
            <w:jc w:val="both"/>
          </w:pPr>
        </w:pPrChange>
      </w:pPr>
      <w:r w:rsidRPr="009C4BAE">
        <w:rPr>
          <w:rFonts w:ascii="Roboto" w:eastAsia="Arial" w:hAnsi="Roboto" w:cstheme="minorHAnsi"/>
          <w:bCs/>
          <w:sz w:val="26"/>
          <w:szCs w:val="26"/>
          <w:lang w:val="uz-Cyrl-UZ"/>
          <w:rPrChange w:id="4444" w:author="Nozimjon Ortiqov" w:date="2026-02-24T09:31:00Z" w16du:dateUtc="2026-02-24T04:31:00Z">
            <w:rPr>
              <w:rFonts w:ascii="Roboto" w:eastAsia="Arial" w:hAnsi="Roboto" w:cstheme="minorHAnsi"/>
              <w:bCs/>
              <w:sz w:val="28"/>
              <w:szCs w:val="28"/>
              <w:lang w:val="uz-Cyrl-UZ"/>
            </w:rPr>
          </w:rPrChange>
        </w:rPr>
        <w:t xml:space="preserve">2) Олий маълумотли респондентларда ўз вақтида тўлаш эҳтимоли олий маълумоти йўқларга нисбатан </w:t>
      </w:r>
      <w:r w:rsidRPr="009C4BAE">
        <w:rPr>
          <w:rFonts w:ascii="Roboto" w:eastAsia="Arial" w:hAnsi="Roboto" w:cstheme="minorHAnsi"/>
          <w:b/>
          <w:color w:val="C00000"/>
          <w:sz w:val="26"/>
          <w:szCs w:val="26"/>
          <w:lang w:val="uz-Cyrl-UZ"/>
          <w:rPrChange w:id="4445" w:author="Nozimjon Ortiqov" w:date="2026-02-24T09:31:00Z" w16du:dateUtc="2026-02-24T04:31:00Z">
            <w:rPr>
              <w:rFonts w:ascii="Roboto" w:eastAsia="Arial" w:hAnsi="Roboto" w:cstheme="minorHAnsi"/>
              <w:b/>
              <w:color w:val="C00000"/>
              <w:sz w:val="28"/>
              <w:szCs w:val="28"/>
              <w:lang w:val="uz-Cyrl-UZ"/>
            </w:rPr>
          </w:rPrChange>
        </w:rPr>
        <w:t>8,4</w:t>
      </w:r>
      <w:r w:rsidRPr="009C4BAE">
        <w:rPr>
          <w:rFonts w:ascii="Roboto" w:eastAsia="Arial" w:hAnsi="Roboto" w:cstheme="minorHAnsi"/>
          <w:bCs/>
          <w:sz w:val="26"/>
          <w:szCs w:val="26"/>
          <w:lang w:val="uz-Cyrl-UZ"/>
          <w:rPrChange w:id="4446"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47"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48" w:author="Nozimjon Ortiqov" w:date="2026-02-24T09:31:00Z" w16du:dateUtc="2026-02-24T04:31:00Z">
            <w:rPr>
              <w:rFonts w:ascii="Roboto" w:eastAsia="Arial" w:hAnsi="Roboto" w:cstheme="minorHAnsi"/>
              <w:bCs/>
              <w:sz w:val="28"/>
              <w:szCs w:val="28"/>
              <w:lang w:val="uz-Cyrl-UZ"/>
            </w:rPr>
          </w:rPrChange>
        </w:rPr>
        <w:t xml:space="preserve"> пунктга юқори.</w:t>
      </w:r>
    </w:p>
    <w:p w14:paraId="19F36142" w14:textId="77777777" w:rsidR="00484395" w:rsidRPr="009C4BAE" w:rsidRDefault="00484395">
      <w:pPr>
        <w:pStyle w:val="2"/>
        <w:spacing w:before="120" w:line="288" w:lineRule="auto"/>
        <w:ind w:firstLine="567"/>
        <w:rPr>
          <w:rFonts w:ascii="Roboto" w:eastAsia="Arial" w:hAnsi="Roboto" w:cstheme="minorHAnsi"/>
          <w:b/>
          <w:lang w:val="uz-Cyrl-UZ"/>
          <w:rPrChange w:id="4449" w:author="Nozimjon Ortiqov" w:date="2026-02-24T09:31:00Z" w16du:dateUtc="2026-02-24T04:31:00Z">
            <w:rPr>
              <w:rFonts w:ascii="Roboto" w:eastAsia="Arial" w:hAnsi="Roboto" w:cstheme="minorHAnsi"/>
              <w:b/>
              <w:sz w:val="28"/>
              <w:szCs w:val="28"/>
              <w:lang w:val="uz-Cyrl-UZ"/>
            </w:rPr>
          </w:rPrChange>
        </w:rPr>
        <w:pPrChange w:id="4450" w:author="Nozimjon Ortiqov" w:date="2026-02-24T09:35:00Z" w16du:dateUtc="2026-02-24T04:35:00Z">
          <w:pPr>
            <w:pStyle w:val="2"/>
            <w:ind w:firstLine="567"/>
          </w:pPr>
        </w:pPrChange>
      </w:pPr>
      <w:bookmarkStart w:id="4451" w:name="_Toc222630394"/>
      <w:r w:rsidRPr="009C4BAE">
        <w:rPr>
          <w:rFonts w:ascii="Roboto" w:eastAsia="Arial" w:hAnsi="Roboto" w:cstheme="minorHAnsi"/>
          <w:b/>
          <w:lang w:val="uz-Cyrl-UZ"/>
          <w:rPrChange w:id="4452" w:author="Nozimjon Ortiqov" w:date="2026-02-24T09:31:00Z" w16du:dateUtc="2026-02-24T04:31:00Z">
            <w:rPr>
              <w:rFonts w:ascii="Roboto" w:eastAsia="Arial" w:hAnsi="Roboto" w:cstheme="minorHAnsi"/>
              <w:b/>
              <w:sz w:val="28"/>
              <w:szCs w:val="28"/>
              <w:lang w:val="uz-Cyrl-UZ"/>
            </w:rPr>
          </w:rPrChange>
        </w:rPr>
        <w:t>Кредит расмийлаштиришдан олдинги маслаҳат</w:t>
      </w:r>
      <w:bookmarkEnd w:id="4451"/>
    </w:p>
    <w:p w14:paraId="28E6E191"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53" w:author="Nozimjon Ortiqov" w:date="2026-02-24T09:31:00Z" w16du:dateUtc="2026-02-24T04:31:00Z">
            <w:rPr>
              <w:rFonts w:ascii="Roboto" w:eastAsia="Arial" w:hAnsi="Roboto" w:cstheme="minorHAnsi"/>
              <w:bCs/>
              <w:sz w:val="28"/>
              <w:szCs w:val="28"/>
              <w:lang w:val="uz-Cyrl-UZ"/>
            </w:rPr>
          </w:rPrChange>
        </w:rPr>
        <w:pPrChange w:id="4454"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455" w:author="Nozimjon Ortiqov" w:date="2026-02-24T09:31:00Z" w16du:dateUtc="2026-02-24T04:31:00Z">
            <w:rPr>
              <w:rFonts w:ascii="Roboto" w:eastAsia="Arial" w:hAnsi="Roboto" w:cstheme="minorHAnsi"/>
              <w:bCs/>
              <w:sz w:val="28"/>
              <w:szCs w:val="28"/>
              <w:lang w:val="uz-Cyrl-UZ"/>
            </w:rPr>
          </w:rPrChange>
        </w:rPr>
        <w:t xml:space="preserve">Кредит шартларини расмийлаштиришдан олдин банк ходими томонидан тушунтириш берилиши тўлов интизомининг яхшиланиши билан барқарор боғлиқ. Бундай маслаҳат олган мижозларда ўз вақтида тўлаш эҳтимоли </w:t>
      </w:r>
      <w:r w:rsidRPr="009C4BAE">
        <w:rPr>
          <w:rFonts w:ascii="Roboto" w:eastAsia="Arial" w:hAnsi="Roboto" w:cstheme="minorHAnsi"/>
          <w:b/>
          <w:color w:val="C00000"/>
          <w:sz w:val="26"/>
          <w:szCs w:val="26"/>
          <w:lang w:val="uz-Cyrl-UZ"/>
          <w:rPrChange w:id="4456" w:author="Nozimjon Ortiqov" w:date="2026-02-24T09:31:00Z" w16du:dateUtc="2026-02-24T04:31:00Z">
            <w:rPr>
              <w:rFonts w:ascii="Roboto" w:eastAsia="Arial" w:hAnsi="Roboto" w:cstheme="minorHAnsi"/>
              <w:b/>
              <w:color w:val="C00000"/>
              <w:sz w:val="28"/>
              <w:szCs w:val="28"/>
              <w:lang w:val="uz-Cyrl-UZ"/>
            </w:rPr>
          </w:rPrChange>
        </w:rPr>
        <w:t>6,7</w:t>
      </w:r>
      <w:r w:rsidRPr="009C4BAE">
        <w:rPr>
          <w:rFonts w:ascii="Roboto" w:eastAsia="Arial" w:hAnsi="Roboto" w:cstheme="minorHAnsi"/>
          <w:bCs/>
          <w:sz w:val="26"/>
          <w:szCs w:val="26"/>
          <w:lang w:val="uz-Cyrl-UZ"/>
          <w:rPrChange w:id="4457"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58"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59" w:author="Nozimjon Ortiqov" w:date="2026-02-24T09:31:00Z" w16du:dateUtc="2026-02-24T04:31:00Z">
            <w:rPr>
              <w:rFonts w:ascii="Roboto" w:eastAsia="Arial" w:hAnsi="Roboto" w:cstheme="minorHAnsi"/>
              <w:bCs/>
              <w:sz w:val="28"/>
              <w:szCs w:val="28"/>
              <w:lang w:val="uz-Cyrl-UZ"/>
            </w:rPr>
          </w:rPrChange>
        </w:rPr>
        <w:t xml:space="preserve"> бандга юқори.</w:t>
      </w:r>
    </w:p>
    <w:p w14:paraId="3C68412E" w14:textId="77777777" w:rsidR="00484395" w:rsidRPr="009C4BAE" w:rsidRDefault="00484395">
      <w:pPr>
        <w:pStyle w:val="a3"/>
        <w:spacing w:before="120" w:after="0" w:line="288" w:lineRule="auto"/>
        <w:ind w:left="0" w:firstLine="567"/>
        <w:contextualSpacing w:val="0"/>
        <w:jc w:val="both"/>
        <w:rPr>
          <w:rFonts w:ascii="Roboto" w:eastAsia="Arial" w:hAnsi="Roboto" w:cstheme="minorHAnsi"/>
          <w:bCs/>
          <w:sz w:val="26"/>
          <w:szCs w:val="26"/>
          <w:lang w:val="uz-Cyrl-UZ"/>
          <w:rPrChange w:id="4460" w:author="Nozimjon Ortiqov" w:date="2026-02-24T09:31:00Z" w16du:dateUtc="2026-02-24T04:31:00Z">
            <w:rPr>
              <w:rFonts w:ascii="Roboto" w:eastAsia="Arial" w:hAnsi="Roboto" w:cstheme="minorHAnsi"/>
              <w:bCs/>
              <w:sz w:val="28"/>
              <w:szCs w:val="28"/>
              <w:lang w:val="uz-Cyrl-UZ"/>
            </w:rPr>
          </w:rPrChange>
        </w:rPr>
        <w:pPrChange w:id="4461"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462" w:author="Nozimjon Ortiqov" w:date="2026-02-24T09:31:00Z" w16du:dateUtc="2026-02-24T04:31:00Z">
            <w:rPr>
              <w:rFonts w:ascii="Roboto" w:eastAsia="Arial" w:hAnsi="Roboto" w:cstheme="minorHAnsi"/>
              <w:bCs/>
              <w:sz w:val="28"/>
              <w:szCs w:val="28"/>
              <w:lang w:val="uz-Cyrl-UZ"/>
            </w:rPr>
          </w:rPrChange>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9C4BAE" w:rsidRDefault="00484395">
      <w:pPr>
        <w:rPr>
          <w:rFonts w:ascii="Roboto" w:hAnsi="Roboto" w:cstheme="minorHAnsi"/>
          <w:b/>
          <w:bCs/>
          <w:color w:val="0070C0"/>
          <w:sz w:val="26"/>
          <w:szCs w:val="26"/>
          <w:lang w:val="uz-Cyrl-UZ"/>
          <w:rPrChange w:id="4463" w:author="Nozimjon Ortiqov" w:date="2026-02-24T09:31:00Z" w16du:dateUtc="2026-02-24T04:31:00Z">
            <w:rPr>
              <w:rFonts w:ascii="Roboto" w:hAnsi="Roboto" w:cstheme="minorHAnsi"/>
              <w:b/>
              <w:bCs/>
              <w:color w:val="0070C0"/>
              <w:sz w:val="28"/>
              <w:szCs w:val="28"/>
              <w:lang w:val="uz-Cyrl-UZ"/>
            </w:rPr>
          </w:rPrChange>
        </w:rPr>
      </w:pPr>
      <w:bookmarkStart w:id="4464" w:name="_Toc222583473"/>
      <w:r w:rsidRPr="009C4BAE">
        <w:rPr>
          <w:rFonts w:ascii="Roboto" w:hAnsi="Roboto" w:cstheme="minorHAnsi"/>
          <w:b/>
          <w:bCs/>
          <w:i/>
          <w:iCs/>
          <w:color w:val="0070C0"/>
          <w:sz w:val="26"/>
          <w:szCs w:val="26"/>
          <w:lang w:val="uz-Cyrl-UZ"/>
          <w:rPrChange w:id="4465" w:author="Nozimjon Ortiqov" w:date="2026-02-24T09:31:00Z" w16du:dateUtc="2026-02-24T04:31:00Z">
            <w:rPr>
              <w:rFonts w:ascii="Roboto" w:hAnsi="Roboto" w:cstheme="minorHAnsi"/>
              <w:b/>
              <w:bCs/>
              <w:i/>
              <w:iCs/>
              <w:color w:val="0070C0"/>
              <w:sz w:val="28"/>
              <w:szCs w:val="28"/>
              <w:lang w:val="uz-Cyrl-UZ"/>
            </w:rPr>
          </w:rPrChange>
        </w:rPr>
        <w:br w:type="page"/>
      </w:r>
    </w:p>
    <w:p w14:paraId="069962D2" w14:textId="4E61DB59" w:rsidR="00484395" w:rsidRPr="009C4BAE" w:rsidDel="00C6525B" w:rsidRDefault="00484395" w:rsidP="00484395">
      <w:pPr>
        <w:pStyle w:val="aff5"/>
        <w:jc w:val="center"/>
        <w:rPr>
          <w:del w:id="4466" w:author="Nozimjon Ortiqov" w:date="2026-02-24T13:36:00Z" w16du:dateUtc="2026-02-24T08:36:00Z"/>
          <w:rFonts w:ascii="Roboto" w:hAnsi="Roboto" w:cstheme="minorHAnsi"/>
          <w:b/>
          <w:bCs/>
          <w:i w:val="0"/>
          <w:iCs w:val="0"/>
          <w:color w:val="0070C0"/>
          <w:sz w:val="26"/>
          <w:szCs w:val="26"/>
          <w:lang w:val="uz-Cyrl-UZ"/>
          <w:rPrChange w:id="4467" w:author="Nozimjon Ortiqov" w:date="2026-02-24T09:31:00Z" w16du:dateUtc="2026-02-24T04:31:00Z">
            <w:rPr>
              <w:del w:id="4468" w:author="Nozimjon Ortiqov" w:date="2026-02-24T13:36:00Z" w16du:dateUtc="2026-02-24T08:36:00Z"/>
              <w:rFonts w:ascii="Roboto" w:hAnsi="Roboto" w:cstheme="minorHAnsi"/>
              <w:b/>
              <w:bCs/>
              <w:i w:val="0"/>
              <w:iCs w:val="0"/>
              <w:color w:val="0070C0"/>
              <w:sz w:val="28"/>
              <w:szCs w:val="28"/>
              <w:lang w:val="uz-Cyrl-UZ"/>
            </w:rPr>
          </w:rPrChange>
        </w:rPr>
      </w:pPr>
      <w:del w:id="4469" w:author="Nozimjon Ortiqov" w:date="2026-02-24T13:36:00Z" w16du:dateUtc="2026-02-24T08:36:00Z">
        <w:r w:rsidRPr="009C4BAE" w:rsidDel="00C6525B">
          <w:rPr>
            <w:rFonts w:ascii="Roboto" w:hAnsi="Roboto" w:cstheme="minorHAnsi"/>
            <w:b/>
            <w:bCs/>
            <w:color w:val="0070C0"/>
            <w:sz w:val="26"/>
            <w:szCs w:val="26"/>
            <w:lang w:val="uz-Cyrl-UZ"/>
            <w:rPrChange w:id="4470" w:author="Nozimjon Ortiqov" w:date="2026-02-24T09:31:00Z" w16du:dateUtc="2026-02-24T04:31:00Z">
              <w:rPr>
                <w:rFonts w:ascii="Roboto" w:hAnsi="Roboto" w:cstheme="minorHAnsi"/>
                <w:b/>
                <w:bCs/>
                <w:color w:val="0070C0"/>
                <w:sz w:val="28"/>
                <w:szCs w:val="28"/>
                <w:lang w:val="uz-Cyrl-UZ"/>
              </w:rPr>
            </w:rPrChange>
          </w:rPr>
          <w:lastRenderedPageBreak/>
          <w:delText>11- жадвал. Статистик маълумотлар</w:delText>
        </w:r>
        <w:bookmarkEnd w:id="4464"/>
      </w:del>
    </w:p>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4"/>
        <w:gridCol w:w="1701"/>
        <w:gridCol w:w="1276"/>
        <w:gridCol w:w="1559"/>
        <w:gridCol w:w="993"/>
        <w:gridCol w:w="915"/>
      </w:tblGrid>
      <w:tr w:rsidR="00484395" w:rsidRPr="009C4BAE" w:rsidDel="00C6525B" w14:paraId="0435B884" w14:textId="68875945" w:rsidTr="001222C0">
        <w:trPr>
          <w:trHeight w:val="1175"/>
          <w:jc w:val="center"/>
          <w:del w:id="4471" w:author="Nozimjon Ortiqov" w:date="2026-02-24T13:36:00Z"/>
        </w:trPr>
        <w:tc>
          <w:tcPr>
            <w:tcW w:w="3964" w:type="dxa"/>
            <w:vAlign w:val="center"/>
          </w:tcPr>
          <w:p w14:paraId="4570D55A" w14:textId="07C74F4E" w:rsidR="00484395" w:rsidRPr="001942E4" w:rsidDel="00C6525B" w:rsidRDefault="00484395" w:rsidP="001222C0">
            <w:pPr>
              <w:widowControl w:val="0"/>
              <w:autoSpaceDE w:val="0"/>
              <w:autoSpaceDN w:val="0"/>
              <w:adjustRightInd w:val="0"/>
              <w:spacing w:after="0" w:line="240" w:lineRule="auto"/>
              <w:jc w:val="center"/>
              <w:rPr>
                <w:del w:id="4472" w:author="Nozimjon Ortiqov" w:date="2026-02-24T13:36:00Z" w16du:dateUtc="2026-02-24T08:36:00Z"/>
                <w:rFonts w:ascii="Roboto" w:hAnsi="Roboto"/>
                <w:b/>
                <w:bCs/>
                <w:sz w:val="24"/>
                <w:szCs w:val="24"/>
                <w:lang w:val="uz-Cyrl-UZ"/>
                <w:rPrChange w:id="4473" w:author="Nozimjon Ortiqov" w:date="2026-02-24T09:37:00Z" w16du:dateUtc="2026-02-24T04:37:00Z">
                  <w:rPr>
                    <w:del w:id="4474" w:author="Nozimjon Ortiqov" w:date="2026-02-24T13:36:00Z" w16du:dateUtc="2026-02-24T08:36:00Z"/>
                    <w:rFonts w:ascii="Roboto" w:hAnsi="Roboto"/>
                    <w:b/>
                    <w:bCs/>
                    <w:sz w:val="26"/>
                    <w:szCs w:val="26"/>
                    <w:lang w:val="uz-Cyrl-UZ"/>
                  </w:rPr>
                </w:rPrChange>
              </w:rPr>
            </w:pPr>
            <w:del w:id="4475" w:author="Nozimjon Ortiqov" w:date="2026-02-24T13:36:00Z" w16du:dateUtc="2026-02-24T08:36:00Z">
              <w:r w:rsidRPr="001942E4" w:rsidDel="00C6525B">
                <w:rPr>
                  <w:rFonts w:ascii="Roboto" w:hAnsi="Roboto"/>
                  <w:b/>
                  <w:bCs/>
                  <w:sz w:val="24"/>
                  <w:szCs w:val="24"/>
                  <w:lang w:val="uz-Cyrl-UZ"/>
                  <w:rPrChange w:id="4476" w:author="Nozimjon Ortiqov" w:date="2026-02-24T09:37:00Z" w16du:dateUtc="2026-02-24T04:37:00Z">
                    <w:rPr>
                      <w:rFonts w:ascii="Roboto" w:hAnsi="Roboto"/>
                      <w:b/>
                      <w:bCs/>
                      <w:sz w:val="26"/>
                      <w:szCs w:val="26"/>
                      <w:lang w:val="uz-Cyrl-UZ"/>
                    </w:rPr>
                  </w:rPrChange>
                </w:rPr>
                <w:delText>Ўзгарувчи</w:delText>
              </w:r>
            </w:del>
          </w:p>
        </w:tc>
        <w:tc>
          <w:tcPr>
            <w:tcW w:w="1701" w:type="dxa"/>
            <w:vAlign w:val="center"/>
          </w:tcPr>
          <w:p w14:paraId="14B5A6FA" w14:textId="4142757D" w:rsidR="00484395" w:rsidRPr="001942E4" w:rsidDel="00C6525B" w:rsidRDefault="00484395" w:rsidP="001222C0">
            <w:pPr>
              <w:widowControl w:val="0"/>
              <w:autoSpaceDE w:val="0"/>
              <w:autoSpaceDN w:val="0"/>
              <w:adjustRightInd w:val="0"/>
              <w:spacing w:after="0" w:line="240" w:lineRule="auto"/>
              <w:jc w:val="center"/>
              <w:rPr>
                <w:del w:id="4477" w:author="Nozimjon Ortiqov" w:date="2026-02-24T13:36:00Z" w16du:dateUtc="2026-02-24T08:36:00Z"/>
                <w:rFonts w:ascii="Roboto" w:hAnsi="Roboto"/>
                <w:b/>
                <w:bCs/>
                <w:sz w:val="24"/>
                <w:szCs w:val="24"/>
                <w:lang w:val="uz-Cyrl-UZ"/>
                <w:rPrChange w:id="4478" w:author="Nozimjon Ortiqov" w:date="2026-02-24T09:37:00Z" w16du:dateUtc="2026-02-24T04:37:00Z">
                  <w:rPr>
                    <w:del w:id="4479" w:author="Nozimjon Ortiqov" w:date="2026-02-24T13:36:00Z" w16du:dateUtc="2026-02-24T08:36:00Z"/>
                    <w:rFonts w:ascii="Roboto" w:hAnsi="Roboto"/>
                    <w:b/>
                    <w:bCs/>
                    <w:sz w:val="26"/>
                    <w:szCs w:val="26"/>
                    <w:lang w:val="uz-Cyrl-UZ"/>
                  </w:rPr>
                </w:rPrChange>
              </w:rPr>
            </w:pPr>
            <w:del w:id="4480" w:author="Nozimjon Ortiqov" w:date="2026-02-24T13:36:00Z" w16du:dateUtc="2026-02-24T08:36:00Z">
              <w:r w:rsidRPr="001942E4" w:rsidDel="00C6525B">
                <w:rPr>
                  <w:rFonts w:ascii="Roboto" w:hAnsi="Roboto"/>
                  <w:b/>
                  <w:bCs/>
                  <w:sz w:val="24"/>
                  <w:szCs w:val="24"/>
                  <w:lang w:val="uz-Cyrl-UZ"/>
                  <w:rPrChange w:id="4481" w:author="Nozimjon Ortiqov" w:date="2026-02-24T09:37:00Z" w16du:dateUtc="2026-02-24T04:37:00Z">
                    <w:rPr>
                      <w:rFonts w:ascii="Roboto" w:hAnsi="Roboto"/>
                      <w:b/>
                      <w:bCs/>
                      <w:sz w:val="26"/>
                      <w:szCs w:val="26"/>
                      <w:lang w:val="uz-Cyrl-UZ"/>
                    </w:rPr>
                  </w:rPrChange>
                </w:rPr>
                <w:delText>Кузатувчи сони</w:delText>
              </w:r>
            </w:del>
          </w:p>
        </w:tc>
        <w:tc>
          <w:tcPr>
            <w:tcW w:w="1276" w:type="dxa"/>
            <w:vAlign w:val="center"/>
          </w:tcPr>
          <w:p w14:paraId="17D39106" w14:textId="3D0E9480" w:rsidR="00484395" w:rsidRPr="001942E4" w:rsidDel="00C6525B" w:rsidRDefault="00484395" w:rsidP="001222C0">
            <w:pPr>
              <w:widowControl w:val="0"/>
              <w:autoSpaceDE w:val="0"/>
              <w:autoSpaceDN w:val="0"/>
              <w:adjustRightInd w:val="0"/>
              <w:spacing w:after="0" w:line="240" w:lineRule="auto"/>
              <w:jc w:val="center"/>
              <w:rPr>
                <w:del w:id="4482" w:author="Nozimjon Ortiqov" w:date="2026-02-24T13:36:00Z" w16du:dateUtc="2026-02-24T08:36:00Z"/>
                <w:rFonts w:ascii="Roboto" w:hAnsi="Roboto"/>
                <w:b/>
                <w:bCs/>
                <w:sz w:val="24"/>
                <w:szCs w:val="24"/>
                <w:lang w:val="uz-Cyrl-UZ"/>
                <w:rPrChange w:id="4483" w:author="Nozimjon Ortiqov" w:date="2026-02-24T09:37:00Z" w16du:dateUtc="2026-02-24T04:37:00Z">
                  <w:rPr>
                    <w:del w:id="4484" w:author="Nozimjon Ortiqov" w:date="2026-02-24T13:36:00Z" w16du:dateUtc="2026-02-24T08:36:00Z"/>
                    <w:rFonts w:ascii="Roboto" w:hAnsi="Roboto"/>
                    <w:b/>
                    <w:bCs/>
                    <w:sz w:val="26"/>
                    <w:szCs w:val="26"/>
                    <w:lang w:val="uz-Cyrl-UZ"/>
                  </w:rPr>
                </w:rPrChange>
              </w:rPr>
            </w:pPr>
            <w:del w:id="4485" w:author="Nozimjon Ortiqov" w:date="2026-02-24T13:36:00Z" w16du:dateUtc="2026-02-24T08:36:00Z">
              <w:r w:rsidRPr="001942E4" w:rsidDel="00C6525B">
                <w:rPr>
                  <w:rFonts w:ascii="Roboto" w:hAnsi="Roboto"/>
                  <w:b/>
                  <w:bCs/>
                  <w:sz w:val="24"/>
                  <w:szCs w:val="24"/>
                  <w:lang w:val="uz-Cyrl-UZ"/>
                  <w:rPrChange w:id="4486" w:author="Nozimjon Ortiqov" w:date="2026-02-24T09:37:00Z" w16du:dateUtc="2026-02-24T04:37:00Z">
                    <w:rPr>
                      <w:rFonts w:ascii="Roboto" w:hAnsi="Roboto"/>
                      <w:b/>
                      <w:bCs/>
                      <w:sz w:val="26"/>
                      <w:szCs w:val="26"/>
                      <w:lang w:val="uz-Cyrl-UZ"/>
                    </w:rPr>
                  </w:rPrChange>
                </w:rPr>
                <w:delText>Ўртача қиймат</w:delText>
              </w:r>
            </w:del>
          </w:p>
        </w:tc>
        <w:tc>
          <w:tcPr>
            <w:tcW w:w="1559" w:type="dxa"/>
            <w:vAlign w:val="center"/>
          </w:tcPr>
          <w:p w14:paraId="2A6F629B" w14:textId="582CC58F" w:rsidR="00484395" w:rsidRPr="001942E4" w:rsidDel="00C6525B" w:rsidRDefault="00484395" w:rsidP="001222C0">
            <w:pPr>
              <w:widowControl w:val="0"/>
              <w:autoSpaceDE w:val="0"/>
              <w:autoSpaceDN w:val="0"/>
              <w:adjustRightInd w:val="0"/>
              <w:spacing w:after="0" w:line="240" w:lineRule="auto"/>
              <w:jc w:val="center"/>
              <w:rPr>
                <w:del w:id="4487" w:author="Nozimjon Ortiqov" w:date="2026-02-24T13:36:00Z" w16du:dateUtc="2026-02-24T08:36:00Z"/>
                <w:rFonts w:ascii="Roboto" w:hAnsi="Roboto"/>
                <w:b/>
                <w:bCs/>
                <w:sz w:val="24"/>
                <w:szCs w:val="24"/>
                <w:lang w:val="uz-Cyrl-UZ"/>
                <w:rPrChange w:id="4488" w:author="Nozimjon Ortiqov" w:date="2026-02-24T09:37:00Z" w16du:dateUtc="2026-02-24T04:37:00Z">
                  <w:rPr>
                    <w:del w:id="4489" w:author="Nozimjon Ortiqov" w:date="2026-02-24T13:36:00Z" w16du:dateUtc="2026-02-24T08:36:00Z"/>
                    <w:rFonts w:ascii="Roboto" w:hAnsi="Roboto"/>
                    <w:b/>
                    <w:bCs/>
                    <w:sz w:val="26"/>
                    <w:szCs w:val="26"/>
                    <w:lang w:val="uz-Cyrl-UZ"/>
                  </w:rPr>
                </w:rPrChange>
              </w:rPr>
            </w:pPr>
            <w:del w:id="4490" w:author="Nozimjon Ortiqov" w:date="2026-02-24T13:36:00Z" w16du:dateUtc="2026-02-24T08:36:00Z">
              <w:r w:rsidRPr="001942E4" w:rsidDel="00C6525B">
                <w:rPr>
                  <w:rFonts w:ascii="Roboto" w:hAnsi="Roboto"/>
                  <w:b/>
                  <w:bCs/>
                  <w:sz w:val="24"/>
                  <w:szCs w:val="24"/>
                  <w:lang w:val="uz-Cyrl-UZ"/>
                  <w:rPrChange w:id="4491" w:author="Nozimjon Ortiqov" w:date="2026-02-24T09:37:00Z" w16du:dateUtc="2026-02-24T04:37:00Z">
                    <w:rPr>
                      <w:rFonts w:ascii="Roboto" w:hAnsi="Roboto"/>
                      <w:b/>
                      <w:bCs/>
                      <w:sz w:val="26"/>
                      <w:szCs w:val="26"/>
                      <w:lang w:val="uz-Cyrl-UZ"/>
                    </w:rPr>
                  </w:rPrChange>
                </w:rPr>
                <w:delText>Стандарт оғиш</w:delText>
              </w:r>
            </w:del>
          </w:p>
        </w:tc>
        <w:tc>
          <w:tcPr>
            <w:tcW w:w="993" w:type="dxa"/>
            <w:vAlign w:val="center"/>
          </w:tcPr>
          <w:p w14:paraId="0E269C78" w14:textId="5252FCF3" w:rsidR="00484395" w:rsidRPr="001942E4" w:rsidDel="00C6525B" w:rsidRDefault="00484395" w:rsidP="001222C0">
            <w:pPr>
              <w:widowControl w:val="0"/>
              <w:autoSpaceDE w:val="0"/>
              <w:autoSpaceDN w:val="0"/>
              <w:adjustRightInd w:val="0"/>
              <w:spacing w:after="0" w:line="240" w:lineRule="auto"/>
              <w:jc w:val="center"/>
              <w:rPr>
                <w:del w:id="4492" w:author="Nozimjon Ortiqov" w:date="2026-02-24T13:36:00Z" w16du:dateUtc="2026-02-24T08:36:00Z"/>
                <w:rFonts w:ascii="Roboto" w:hAnsi="Roboto"/>
                <w:b/>
                <w:bCs/>
                <w:sz w:val="24"/>
                <w:szCs w:val="24"/>
                <w:lang w:val="uz-Cyrl-UZ"/>
                <w:rPrChange w:id="4493" w:author="Nozimjon Ortiqov" w:date="2026-02-24T09:37:00Z" w16du:dateUtc="2026-02-24T04:37:00Z">
                  <w:rPr>
                    <w:del w:id="4494" w:author="Nozimjon Ortiqov" w:date="2026-02-24T13:36:00Z" w16du:dateUtc="2026-02-24T08:36:00Z"/>
                    <w:rFonts w:ascii="Roboto" w:hAnsi="Roboto"/>
                    <w:b/>
                    <w:bCs/>
                    <w:sz w:val="26"/>
                    <w:szCs w:val="26"/>
                    <w:lang w:val="uz-Cyrl-UZ"/>
                  </w:rPr>
                </w:rPrChange>
              </w:rPr>
            </w:pPr>
            <w:del w:id="4495" w:author="Nozimjon Ortiqov" w:date="2026-02-24T13:36:00Z" w16du:dateUtc="2026-02-24T08:36:00Z">
              <w:r w:rsidRPr="001942E4" w:rsidDel="00C6525B">
                <w:rPr>
                  <w:rFonts w:ascii="Roboto" w:hAnsi="Roboto"/>
                  <w:b/>
                  <w:bCs/>
                  <w:sz w:val="24"/>
                  <w:szCs w:val="24"/>
                  <w:lang w:val="uz-Cyrl-UZ"/>
                  <w:rPrChange w:id="4496" w:author="Nozimjon Ortiqov" w:date="2026-02-24T09:37:00Z" w16du:dateUtc="2026-02-24T04:37:00Z">
                    <w:rPr>
                      <w:rFonts w:ascii="Roboto" w:hAnsi="Roboto"/>
                      <w:b/>
                      <w:bCs/>
                      <w:sz w:val="26"/>
                      <w:szCs w:val="26"/>
                      <w:lang w:val="uz-Cyrl-UZ"/>
                    </w:rPr>
                  </w:rPrChange>
                </w:rPr>
                <w:delText>Мин</w:delText>
              </w:r>
            </w:del>
          </w:p>
        </w:tc>
        <w:tc>
          <w:tcPr>
            <w:tcW w:w="915" w:type="dxa"/>
            <w:vAlign w:val="center"/>
          </w:tcPr>
          <w:p w14:paraId="7A4D57FF" w14:textId="36F823EF" w:rsidR="00484395" w:rsidRPr="001942E4" w:rsidDel="00C6525B" w:rsidRDefault="00484395" w:rsidP="001222C0">
            <w:pPr>
              <w:widowControl w:val="0"/>
              <w:autoSpaceDE w:val="0"/>
              <w:autoSpaceDN w:val="0"/>
              <w:adjustRightInd w:val="0"/>
              <w:spacing w:after="0" w:line="240" w:lineRule="auto"/>
              <w:jc w:val="center"/>
              <w:rPr>
                <w:del w:id="4497" w:author="Nozimjon Ortiqov" w:date="2026-02-24T13:36:00Z" w16du:dateUtc="2026-02-24T08:36:00Z"/>
                <w:rFonts w:ascii="Roboto" w:hAnsi="Roboto"/>
                <w:b/>
                <w:bCs/>
                <w:sz w:val="24"/>
                <w:szCs w:val="24"/>
                <w:lang w:val="uz-Cyrl-UZ"/>
                <w:rPrChange w:id="4498" w:author="Nozimjon Ortiqov" w:date="2026-02-24T09:37:00Z" w16du:dateUtc="2026-02-24T04:37:00Z">
                  <w:rPr>
                    <w:del w:id="4499" w:author="Nozimjon Ortiqov" w:date="2026-02-24T13:36:00Z" w16du:dateUtc="2026-02-24T08:36:00Z"/>
                    <w:rFonts w:ascii="Roboto" w:hAnsi="Roboto"/>
                    <w:b/>
                    <w:bCs/>
                    <w:sz w:val="26"/>
                    <w:szCs w:val="26"/>
                    <w:lang w:val="uz-Cyrl-UZ"/>
                  </w:rPr>
                </w:rPrChange>
              </w:rPr>
            </w:pPr>
            <w:del w:id="4500" w:author="Nozimjon Ortiqov" w:date="2026-02-24T13:36:00Z" w16du:dateUtc="2026-02-24T08:36:00Z">
              <w:r w:rsidRPr="001942E4" w:rsidDel="00C6525B">
                <w:rPr>
                  <w:rFonts w:ascii="Roboto" w:hAnsi="Roboto"/>
                  <w:b/>
                  <w:bCs/>
                  <w:sz w:val="24"/>
                  <w:szCs w:val="24"/>
                  <w:lang w:val="uz-Cyrl-UZ"/>
                  <w:rPrChange w:id="4501" w:author="Nozimjon Ortiqov" w:date="2026-02-24T09:37:00Z" w16du:dateUtc="2026-02-24T04:37:00Z">
                    <w:rPr>
                      <w:rFonts w:ascii="Roboto" w:hAnsi="Roboto"/>
                      <w:b/>
                      <w:bCs/>
                      <w:sz w:val="26"/>
                      <w:szCs w:val="26"/>
                      <w:lang w:val="uz-Cyrl-UZ"/>
                    </w:rPr>
                  </w:rPrChange>
                </w:rPr>
                <w:delText>Мак</w:delText>
              </w:r>
            </w:del>
          </w:p>
        </w:tc>
      </w:tr>
      <w:tr w:rsidR="00484395" w:rsidRPr="009C4BAE" w:rsidDel="00C6525B" w14:paraId="08FE2D31" w14:textId="10754E28" w:rsidTr="001222C0">
        <w:trPr>
          <w:trHeight w:val="383"/>
          <w:jc w:val="center"/>
          <w:del w:id="4502" w:author="Nozimjon Ortiqov" w:date="2026-02-24T13:36:00Z"/>
        </w:trPr>
        <w:tc>
          <w:tcPr>
            <w:tcW w:w="3964" w:type="dxa"/>
          </w:tcPr>
          <w:p w14:paraId="1BF46291" w14:textId="4C426998" w:rsidR="00484395" w:rsidRPr="001942E4" w:rsidDel="00C6525B" w:rsidRDefault="00484395" w:rsidP="001222C0">
            <w:pPr>
              <w:widowControl w:val="0"/>
              <w:autoSpaceDE w:val="0"/>
              <w:autoSpaceDN w:val="0"/>
              <w:adjustRightInd w:val="0"/>
              <w:spacing w:after="0" w:line="240" w:lineRule="auto"/>
              <w:jc w:val="both"/>
              <w:rPr>
                <w:del w:id="4503" w:author="Nozimjon Ortiqov" w:date="2026-02-24T13:36:00Z" w16du:dateUtc="2026-02-24T08:36:00Z"/>
                <w:rFonts w:ascii="Roboto" w:hAnsi="Roboto"/>
                <w:sz w:val="24"/>
                <w:szCs w:val="24"/>
                <w:lang w:val="uz-Cyrl-UZ"/>
                <w:rPrChange w:id="4504" w:author="Nozimjon Ortiqov" w:date="2026-02-24T09:37:00Z" w16du:dateUtc="2026-02-24T04:37:00Z">
                  <w:rPr>
                    <w:del w:id="4505" w:author="Nozimjon Ortiqov" w:date="2026-02-24T13:36:00Z" w16du:dateUtc="2026-02-24T08:36:00Z"/>
                    <w:rFonts w:ascii="Roboto" w:hAnsi="Roboto"/>
                    <w:sz w:val="26"/>
                    <w:szCs w:val="26"/>
                    <w:lang w:val="en-US"/>
                  </w:rPr>
                </w:rPrChange>
              </w:rPr>
            </w:pPr>
            <w:del w:id="4506" w:author="Nozimjon Ortiqov" w:date="2026-02-24T13:36:00Z" w16du:dateUtc="2026-02-24T08:36:00Z">
              <w:r w:rsidRPr="001942E4" w:rsidDel="00C6525B">
                <w:rPr>
                  <w:rFonts w:ascii="Roboto" w:hAnsi="Roboto"/>
                  <w:sz w:val="24"/>
                  <w:szCs w:val="24"/>
                  <w:lang w:val="uz-Cyrl-UZ"/>
                  <w:rPrChange w:id="4507" w:author="Nozimjon Ortiqov" w:date="2026-02-24T09:37:00Z" w16du:dateUtc="2026-02-24T04:37:00Z">
                    <w:rPr>
                      <w:rFonts w:ascii="Roboto" w:hAnsi="Roboto"/>
                      <w:sz w:val="26"/>
                      <w:szCs w:val="26"/>
                      <w:lang w:val="en-US"/>
                    </w:rPr>
                  </w:rPrChange>
                </w:rPr>
                <w:delText>30 кунгача кечиктирилган кредит</w:delText>
              </w:r>
            </w:del>
          </w:p>
        </w:tc>
        <w:tc>
          <w:tcPr>
            <w:tcW w:w="1701" w:type="dxa"/>
            <w:vAlign w:val="center"/>
          </w:tcPr>
          <w:p w14:paraId="09761A83" w14:textId="0308372A" w:rsidR="00484395" w:rsidRPr="001942E4" w:rsidDel="00C6525B" w:rsidRDefault="00484395" w:rsidP="001222C0">
            <w:pPr>
              <w:widowControl w:val="0"/>
              <w:autoSpaceDE w:val="0"/>
              <w:autoSpaceDN w:val="0"/>
              <w:adjustRightInd w:val="0"/>
              <w:spacing w:after="0" w:line="240" w:lineRule="auto"/>
              <w:ind w:firstLine="29"/>
              <w:jc w:val="center"/>
              <w:rPr>
                <w:del w:id="4508" w:author="Nozimjon Ortiqov" w:date="2026-02-24T13:36:00Z" w16du:dateUtc="2026-02-24T08:36:00Z"/>
                <w:rFonts w:ascii="Roboto" w:hAnsi="Roboto"/>
                <w:sz w:val="24"/>
                <w:szCs w:val="24"/>
                <w:lang w:val="uz-Cyrl-UZ"/>
                <w:rPrChange w:id="4509" w:author="Nozimjon Ortiqov" w:date="2026-02-24T09:37:00Z" w16du:dateUtc="2026-02-24T04:37:00Z">
                  <w:rPr>
                    <w:del w:id="4510" w:author="Nozimjon Ortiqov" w:date="2026-02-24T13:36:00Z" w16du:dateUtc="2026-02-24T08:36:00Z"/>
                    <w:rFonts w:ascii="Roboto" w:hAnsi="Roboto"/>
                    <w:sz w:val="26"/>
                    <w:szCs w:val="26"/>
                    <w:lang w:val="en-US"/>
                  </w:rPr>
                </w:rPrChange>
              </w:rPr>
            </w:pPr>
            <w:del w:id="4511" w:author="Nozimjon Ortiqov" w:date="2026-02-24T13:36:00Z" w16du:dateUtc="2026-02-24T08:36:00Z">
              <w:r w:rsidRPr="001942E4" w:rsidDel="00C6525B">
                <w:rPr>
                  <w:rFonts w:ascii="Roboto" w:hAnsi="Roboto"/>
                  <w:sz w:val="24"/>
                  <w:szCs w:val="24"/>
                  <w:lang w:val="uz-Cyrl-UZ"/>
                  <w:rPrChange w:id="451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2E3D228" w14:textId="6C5315F7" w:rsidR="00484395" w:rsidRPr="001942E4" w:rsidDel="00C6525B" w:rsidRDefault="00484395" w:rsidP="001222C0">
            <w:pPr>
              <w:widowControl w:val="0"/>
              <w:autoSpaceDE w:val="0"/>
              <w:autoSpaceDN w:val="0"/>
              <w:adjustRightInd w:val="0"/>
              <w:spacing w:after="0" w:line="240" w:lineRule="auto"/>
              <w:ind w:firstLine="29"/>
              <w:jc w:val="center"/>
              <w:rPr>
                <w:del w:id="4513" w:author="Nozimjon Ortiqov" w:date="2026-02-24T13:36:00Z" w16du:dateUtc="2026-02-24T08:36:00Z"/>
                <w:rFonts w:ascii="Roboto" w:hAnsi="Roboto"/>
                <w:sz w:val="24"/>
                <w:szCs w:val="24"/>
                <w:lang w:val="uz-Cyrl-UZ"/>
                <w:rPrChange w:id="4514" w:author="Nozimjon Ortiqov" w:date="2026-02-24T09:37:00Z" w16du:dateUtc="2026-02-24T04:37:00Z">
                  <w:rPr>
                    <w:del w:id="4515" w:author="Nozimjon Ortiqov" w:date="2026-02-24T13:36:00Z" w16du:dateUtc="2026-02-24T08:36:00Z"/>
                    <w:rFonts w:ascii="Roboto" w:hAnsi="Roboto"/>
                    <w:sz w:val="26"/>
                    <w:szCs w:val="26"/>
                    <w:lang w:val="en-US"/>
                  </w:rPr>
                </w:rPrChange>
              </w:rPr>
            </w:pPr>
            <w:del w:id="4516" w:author="Nozimjon Ortiqov" w:date="2026-02-24T13:36:00Z" w16du:dateUtc="2026-02-24T08:36:00Z">
              <w:r w:rsidRPr="001942E4" w:rsidDel="00C6525B">
                <w:rPr>
                  <w:rFonts w:ascii="Roboto" w:hAnsi="Roboto"/>
                  <w:sz w:val="24"/>
                  <w:szCs w:val="24"/>
                  <w:lang w:val="uz-Cyrl-UZ"/>
                  <w:rPrChange w:id="451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18" w:author="Nozimjon Ortiqov" w:date="2026-02-24T09:37:00Z" w16du:dateUtc="2026-02-24T04:37:00Z">
                    <w:rPr>
                      <w:rFonts w:ascii="Roboto" w:hAnsi="Roboto"/>
                      <w:sz w:val="26"/>
                      <w:szCs w:val="26"/>
                      <w:lang w:val="en-US"/>
                    </w:rPr>
                  </w:rPrChange>
                </w:rPr>
                <w:delText>269</w:delText>
              </w:r>
            </w:del>
          </w:p>
        </w:tc>
        <w:tc>
          <w:tcPr>
            <w:tcW w:w="1559" w:type="dxa"/>
            <w:vAlign w:val="center"/>
          </w:tcPr>
          <w:p w14:paraId="490215B5" w14:textId="0EE1B4DF" w:rsidR="00484395" w:rsidRPr="001942E4" w:rsidDel="00C6525B" w:rsidRDefault="00484395" w:rsidP="001222C0">
            <w:pPr>
              <w:widowControl w:val="0"/>
              <w:autoSpaceDE w:val="0"/>
              <w:autoSpaceDN w:val="0"/>
              <w:adjustRightInd w:val="0"/>
              <w:spacing w:after="0" w:line="240" w:lineRule="auto"/>
              <w:ind w:firstLine="29"/>
              <w:jc w:val="center"/>
              <w:rPr>
                <w:del w:id="4519" w:author="Nozimjon Ortiqov" w:date="2026-02-24T13:36:00Z" w16du:dateUtc="2026-02-24T08:36:00Z"/>
                <w:rFonts w:ascii="Roboto" w:hAnsi="Roboto"/>
                <w:sz w:val="24"/>
                <w:szCs w:val="24"/>
                <w:lang w:val="uz-Cyrl-UZ"/>
                <w:rPrChange w:id="4520" w:author="Nozimjon Ortiqov" w:date="2026-02-24T09:37:00Z" w16du:dateUtc="2026-02-24T04:37:00Z">
                  <w:rPr>
                    <w:del w:id="4521" w:author="Nozimjon Ortiqov" w:date="2026-02-24T13:36:00Z" w16du:dateUtc="2026-02-24T08:36:00Z"/>
                    <w:rFonts w:ascii="Roboto" w:hAnsi="Roboto"/>
                    <w:sz w:val="26"/>
                    <w:szCs w:val="26"/>
                    <w:lang w:val="en-US"/>
                  </w:rPr>
                </w:rPrChange>
              </w:rPr>
            </w:pPr>
            <w:del w:id="4522" w:author="Nozimjon Ortiqov" w:date="2026-02-24T13:36:00Z" w16du:dateUtc="2026-02-24T08:36:00Z">
              <w:r w:rsidRPr="001942E4" w:rsidDel="00C6525B">
                <w:rPr>
                  <w:rFonts w:ascii="Roboto" w:hAnsi="Roboto"/>
                  <w:sz w:val="24"/>
                  <w:szCs w:val="24"/>
                  <w:lang w:val="uz-Cyrl-UZ"/>
                  <w:rPrChange w:id="452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24" w:author="Nozimjon Ortiqov" w:date="2026-02-24T09:37:00Z" w16du:dateUtc="2026-02-24T04:37:00Z">
                    <w:rPr>
                      <w:rFonts w:ascii="Roboto" w:hAnsi="Roboto"/>
                      <w:sz w:val="26"/>
                      <w:szCs w:val="26"/>
                      <w:lang w:val="en-US"/>
                    </w:rPr>
                  </w:rPrChange>
                </w:rPr>
                <w:delText>443</w:delText>
              </w:r>
            </w:del>
          </w:p>
        </w:tc>
        <w:tc>
          <w:tcPr>
            <w:tcW w:w="993" w:type="dxa"/>
            <w:vAlign w:val="center"/>
          </w:tcPr>
          <w:p w14:paraId="70079E09" w14:textId="6E805D53" w:rsidR="00484395" w:rsidRPr="001942E4" w:rsidDel="00C6525B" w:rsidRDefault="00484395" w:rsidP="001222C0">
            <w:pPr>
              <w:widowControl w:val="0"/>
              <w:autoSpaceDE w:val="0"/>
              <w:autoSpaceDN w:val="0"/>
              <w:adjustRightInd w:val="0"/>
              <w:spacing w:after="0" w:line="240" w:lineRule="auto"/>
              <w:ind w:firstLine="29"/>
              <w:jc w:val="center"/>
              <w:rPr>
                <w:del w:id="4525" w:author="Nozimjon Ortiqov" w:date="2026-02-24T13:36:00Z" w16du:dateUtc="2026-02-24T08:36:00Z"/>
                <w:rFonts w:ascii="Roboto" w:hAnsi="Roboto"/>
                <w:sz w:val="24"/>
                <w:szCs w:val="24"/>
                <w:lang w:val="uz-Cyrl-UZ"/>
                <w:rPrChange w:id="4526" w:author="Nozimjon Ortiqov" w:date="2026-02-24T09:37:00Z" w16du:dateUtc="2026-02-24T04:37:00Z">
                  <w:rPr>
                    <w:del w:id="4527" w:author="Nozimjon Ortiqov" w:date="2026-02-24T13:36:00Z" w16du:dateUtc="2026-02-24T08:36:00Z"/>
                    <w:rFonts w:ascii="Roboto" w:hAnsi="Roboto"/>
                    <w:sz w:val="26"/>
                    <w:szCs w:val="26"/>
                    <w:lang w:val="en-US"/>
                  </w:rPr>
                </w:rPrChange>
              </w:rPr>
            </w:pPr>
            <w:del w:id="4528" w:author="Nozimjon Ortiqov" w:date="2026-02-24T13:36:00Z" w16du:dateUtc="2026-02-24T08:36:00Z">
              <w:r w:rsidRPr="001942E4" w:rsidDel="00C6525B">
                <w:rPr>
                  <w:rFonts w:ascii="Roboto" w:hAnsi="Roboto"/>
                  <w:sz w:val="24"/>
                  <w:szCs w:val="24"/>
                  <w:lang w:val="uz-Cyrl-UZ"/>
                  <w:rPrChange w:id="4529" w:author="Nozimjon Ortiqov" w:date="2026-02-24T09:37:00Z" w16du:dateUtc="2026-02-24T04:37:00Z">
                    <w:rPr>
                      <w:rFonts w:ascii="Roboto" w:hAnsi="Roboto"/>
                      <w:sz w:val="26"/>
                      <w:szCs w:val="26"/>
                      <w:lang w:val="en-US"/>
                    </w:rPr>
                  </w:rPrChange>
                </w:rPr>
                <w:delText>0</w:delText>
              </w:r>
            </w:del>
          </w:p>
        </w:tc>
        <w:tc>
          <w:tcPr>
            <w:tcW w:w="915" w:type="dxa"/>
            <w:vAlign w:val="center"/>
          </w:tcPr>
          <w:p w14:paraId="6F46C4F0" w14:textId="21568D3E" w:rsidR="00484395" w:rsidRPr="001942E4" w:rsidDel="00C6525B" w:rsidRDefault="00484395" w:rsidP="001222C0">
            <w:pPr>
              <w:widowControl w:val="0"/>
              <w:autoSpaceDE w:val="0"/>
              <w:autoSpaceDN w:val="0"/>
              <w:adjustRightInd w:val="0"/>
              <w:spacing w:after="0" w:line="240" w:lineRule="auto"/>
              <w:ind w:firstLine="29"/>
              <w:jc w:val="center"/>
              <w:rPr>
                <w:del w:id="4530" w:author="Nozimjon Ortiqov" w:date="2026-02-24T13:36:00Z" w16du:dateUtc="2026-02-24T08:36:00Z"/>
                <w:rFonts w:ascii="Roboto" w:hAnsi="Roboto"/>
                <w:sz w:val="24"/>
                <w:szCs w:val="24"/>
                <w:lang w:val="uz-Cyrl-UZ"/>
                <w:rPrChange w:id="4531" w:author="Nozimjon Ortiqov" w:date="2026-02-24T09:37:00Z" w16du:dateUtc="2026-02-24T04:37:00Z">
                  <w:rPr>
                    <w:del w:id="4532" w:author="Nozimjon Ortiqov" w:date="2026-02-24T13:36:00Z" w16du:dateUtc="2026-02-24T08:36:00Z"/>
                    <w:rFonts w:ascii="Roboto" w:hAnsi="Roboto"/>
                    <w:sz w:val="26"/>
                    <w:szCs w:val="26"/>
                    <w:lang w:val="en-US"/>
                  </w:rPr>
                </w:rPrChange>
              </w:rPr>
            </w:pPr>
            <w:del w:id="4533" w:author="Nozimjon Ortiqov" w:date="2026-02-24T13:36:00Z" w16du:dateUtc="2026-02-24T08:36:00Z">
              <w:r w:rsidRPr="001942E4" w:rsidDel="00C6525B">
                <w:rPr>
                  <w:rFonts w:ascii="Roboto" w:hAnsi="Roboto"/>
                  <w:sz w:val="24"/>
                  <w:szCs w:val="24"/>
                  <w:lang w:val="uz-Cyrl-UZ"/>
                  <w:rPrChange w:id="4534" w:author="Nozimjon Ortiqov" w:date="2026-02-24T09:37:00Z" w16du:dateUtc="2026-02-24T04:37:00Z">
                    <w:rPr>
                      <w:rFonts w:ascii="Roboto" w:hAnsi="Roboto"/>
                      <w:sz w:val="26"/>
                      <w:szCs w:val="26"/>
                      <w:lang w:val="en-US"/>
                    </w:rPr>
                  </w:rPrChange>
                </w:rPr>
                <w:delText>1</w:delText>
              </w:r>
            </w:del>
          </w:p>
        </w:tc>
      </w:tr>
      <w:tr w:rsidR="00484395" w:rsidRPr="009C4BAE" w:rsidDel="00C6525B" w14:paraId="40BA8EEB" w14:textId="27939EED" w:rsidTr="001222C0">
        <w:trPr>
          <w:trHeight w:val="395"/>
          <w:jc w:val="center"/>
          <w:del w:id="4535" w:author="Nozimjon Ortiqov" w:date="2026-02-24T13:36:00Z"/>
        </w:trPr>
        <w:tc>
          <w:tcPr>
            <w:tcW w:w="3964" w:type="dxa"/>
          </w:tcPr>
          <w:p w14:paraId="1A1869F9" w14:textId="6F758C16" w:rsidR="00484395" w:rsidRPr="001942E4" w:rsidDel="00C6525B" w:rsidRDefault="00484395" w:rsidP="001222C0">
            <w:pPr>
              <w:widowControl w:val="0"/>
              <w:autoSpaceDE w:val="0"/>
              <w:autoSpaceDN w:val="0"/>
              <w:adjustRightInd w:val="0"/>
              <w:spacing w:after="0" w:line="240" w:lineRule="auto"/>
              <w:jc w:val="both"/>
              <w:rPr>
                <w:del w:id="4536" w:author="Nozimjon Ortiqov" w:date="2026-02-24T13:36:00Z" w16du:dateUtc="2026-02-24T08:36:00Z"/>
                <w:rFonts w:ascii="Roboto" w:hAnsi="Roboto"/>
                <w:sz w:val="24"/>
                <w:szCs w:val="24"/>
                <w:lang w:val="uz-Cyrl-UZ"/>
                <w:rPrChange w:id="4537" w:author="Nozimjon Ortiqov" w:date="2026-02-24T09:37:00Z" w16du:dateUtc="2026-02-24T04:37:00Z">
                  <w:rPr>
                    <w:del w:id="4538" w:author="Nozimjon Ortiqov" w:date="2026-02-24T13:36:00Z" w16du:dateUtc="2026-02-24T08:36:00Z"/>
                    <w:rFonts w:ascii="Roboto" w:hAnsi="Roboto"/>
                    <w:sz w:val="26"/>
                    <w:szCs w:val="26"/>
                    <w:lang w:val="en-US"/>
                  </w:rPr>
                </w:rPrChange>
              </w:rPr>
            </w:pPr>
            <w:del w:id="4539" w:author="Nozimjon Ortiqov" w:date="2026-02-24T13:36:00Z" w16du:dateUtc="2026-02-24T08:36:00Z">
              <w:r w:rsidRPr="001942E4" w:rsidDel="00C6525B">
                <w:rPr>
                  <w:rFonts w:ascii="Roboto" w:hAnsi="Roboto"/>
                  <w:sz w:val="24"/>
                  <w:szCs w:val="24"/>
                  <w:lang w:val="uz-Cyrl-UZ"/>
                  <w:rPrChange w:id="4540" w:author="Nozimjon Ortiqov" w:date="2026-02-24T09:37:00Z" w16du:dateUtc="2026-02-24T04:37:00Z">
                    <w:rPr>
                      <w:rFonts w:ascii="Roboto" w:hAnsi="Roboto"/>
                      <w:sz w:val="26"/>
                      <w:szCs w:val="26"/>
                      <w:lang w:val="en-US"/>
                    </w:rPr>
                  </w:rPrChange>
                </w:rPr>
                <w:delText>Муддати ўтган (муаммоли) кредит</w:delText>
              </w:r>
            </w:del>
          </w:p>
        </w:tc>
        <w:tc>
          <w:tcPr>
            <w:tcW w:w="1701" w:type="dxa"/>
            <w:vAlign w:val="center"/>
          </w:tcPr>
          <w:p w14:paraId="35A63FA3" w14:textId="1950EA89" w:rsidR="00484395" w:rsidRPr="001942E4" w:rsidDel="00C6525B" w:rsidRDefault="00484395" w:rsidP="001222C0">
            <w:pPr>
              <w:widowControl w:val="0"/>
              <w:autoSpaceDE w:val="0"/>
              <w:autoSpaceDN w:val="0"/>
              <w:adjustRightInd w:val="0"/>
              <w:spacing w:after="0" w:line="240" w:lineRule="auto"/>
              <w:ind w:firstLine="29"/>
              <w:jc w:val="center"/>
              <w:rPr>
                <w:del w:id="4541" w:author="Nozimjon Ortiqov" w:date="2026-02-24T13:36:00Z" w16du:dateUtc="2026-02-24T08:36:00Z"/>
                <w:rFonts w:ascii="Roboto" w:hAnsi="Roboto"/>
                <w:sz w:val="24"/>
                <w:szCs w:val="24"/>
                <w:lang w:val="uz-Cyrl-UZ"/>
                <w:rPrChange w:id="4542" w:author="Nozimjon Ortiqov" w:date="2026-02-24T09:37:00Z" w16du:dateUtc="2026-02-24T04:37:00Z">
                  <w:rPr>
                    <w:del w:id="4543" w:author="Nozimjon Ortiqov" w:date="2026-02-24T13:36:00Z" w16du:dateUtc="2026-02-24T08:36:00Z"/>
                    <w:rFonts w:ascii="Roboto" w:hAnsi="Roboto"/>
                    <w:sz w:val="26"/>
                    <w:szCs w:val="26"/>
                    <w:lang w:val="en-US"/>
                  </w:rPr>
                </w:rPrChange>
              </w:rPr>
            </w:pPr>
            <w:del w:id="4544" w:author="Nozimjon Ortiqov" w:date="2026-02-24T13:36:00Z" w16du:dateUtc="2026-02-24T08:36:00Z">
              <w:r w:rsidRPr="001942E4" w:rsidDel="00C6525B">
                <w:rPr>
                  <w:rFonts w:ascii="Roboto" w:hAnsi="Roboto"/>
                  <w:sz w:val="24"/>
                  <w:szCs w:val="24"/>
                  <w:lang w:val="uz-Cyrl-UZ"/>
                  <w:rPrChange w:id="4545" w:author="Nozimjon Ortiqov" w:date="2026-02-24T09:37:00Z" w16du:dateUtc="2026-02-24T04:37:00Z">
                    <w:rPr>
                      <w:rFonts w:ascii="Roboto" w:hAnsi="Roboto"/>
                      <w:sz w:val="26"/>
                      <w:szCs w:val="26"/>
                      <w:lang w:val="en-US"/>
                    </w:rPr>
                  </w:rPrChange>
                </w:rPr>
                <w:delText>1511</w:delText>
              </w:r>
            </w:del>
          </w:p>
        </w:tc>
        <w:tc>
          <w:tcPr>
            <w:tcW w:w="1276" w:type="dxa"/>
            <w:vAlign w:val="center"/>
          </w:tcPr>
          <w:p w14:paraId="45E4234F" w14:textId="0A006897" w:rsidR="00484395" w:rsidRPr="001942E4" w:rsidDel="00C6525B" w:rsidRDefault="00484395" w:rsidP="001222C0">
            <w:pPr>
              <w:widowControl w:val="0"/>
              <w:autoSpaceDE w:val="0"/>
              <w:autoSpaceDN w:val="0"/>
              <w:adjustRightInd w:val="0"/>
              <w:spacing w:after="0" w:line="240" w:lineRule="auto"/>
              <w:ind w:firstLine="29"/>
              <w:jc w:val="center"/>
              <w:rPr>
                <w:del w:id="4546" w:author="Nozimjon Ortiqov" w:date="2026-02-24T13:36:00Z" w16du:dateUtc="2026-02-24T08:36:00Z"/>
                <w:rFonts w:ascii="Roboto" w:hAnsi="Roboto"/>
                <w:sz w:val="24"/>
                <w:szCs w:val="24"/>
                <w:lang w:val="uz-Cyrl-UZ"/>
                <w:rPrChange w:id="4547" w:author="Nozimjon Ortiqov" w:date="2026-02-24T09:37:00Z" w16du:dateUtc="2026-02-24T04:37:00Z">
                  <w:rPr>
                    <w:del w:id="4548" w:author="Nozimjon Ortiqov" w:date="2026-02-24T13:36:00Z" w16du:dateUtc="2026-02-24T08:36:00Z"/>
                    <w:rFonts w:ascii="Roboto" w:hAnsi="Roboto"/>
                    <w:sz w:val="26"/>
                    <w:szCs w:val="26"/>
                    <w:lang w:val="en-US"/>
                  </w:rPr>
                </w:rPrChange>
              </w:rPr>
            </w:pPr>
            <w:del w:id="4549" w:author="Nozimjon Ortiqov" w:date="2026-02-24T13:36:00Z" w16du:dateUtc="2026-02-24T08:36:00Z">
              <w:r w:rsidRPr="001942E4" w:rsidDel="00C6525B">
                <w:rPr>
                  <w:rFonts w:ascii="Roboto" w:hAnsi="Roboto"/>
                  <w:sz w:val="24"/>
                  <w:szCs w:val="24"/>
                  <w:lang w:val="uz-Cyrl-UZ"/>
                  <w:rPrChange w:id="4550"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51" w:author="Nozimjon Ortiqov" w:date="2026-02-24T09:37:00Z" w16du:dateUtc="2026-02-24T04:37:00Z">
                    <w:rPr>
                      <w:rFonts w:ascii="Roboto" w:hAnsi="Roboto"/>
                      <w:sz w:val="26"/>
                      <w:szCs w:val="26"/>
                      <w:lang w:val="en-US"/>
                    </w:rPr>
                  </w:rPrChange>
                </w:rPr>
                <w:delText>523</w:delText>
              </w:r>
            </w:del>
          </w:p>
        </w:tc>
        <w:tc>
          <w:tcPr>
            <w:tcW w:w="1559" w:type="dxa"/>
            <w:vAlign w:val="center"/>
          </w:tcPr>
          <w:p w14:paraId="5C2B7865" w14:textId="6A1A62BC" w:rsidR="00484395" w:rsidRPr="001942E4" w:rsidDel="00C6525B" w:rsidRDefault="00484395" w:rsidP="001222C0">
            <w:pPr>
              <w:widowControl w:val="0"/>
              <w:autoSpaceDE w:val="0"/>
              <w:autoSpaceDN w:val="0"/>
              <w:adjustRightInd w:val="0"/>
              <w:spacing w:after="0" w:line="240" w:lineRule="auto"/>
              <w:ind w:firstLine="29"/>
              <w:jc w:val="center"/>
              <w:rPr>
                <w:del w:id="4552" w:author="Nozimjon Ortiqov" w:date="2026-02-24T13:36:00Z" w16du:dateUtc="2026-02-24T08:36:00Z"/>
                <w:rFonts w:ascii="Roboto" w:hAnsi="Roboto"/>
                <w:sz w:val="24"/>
                <w:szCs w:val="24"/>
                <w:lang w:val="uz-Cyrl-UZ"/>
                <w:rPrChange w:id="4553" w:author="Nozimjon Ortiqov" w:date="2026-02-24T09:37:00Z" w16du:dateUtc="2026-02-24T04:37:00Z">
                  <w:rPr>
                    <w:del w:id="4554" w:author="Nozimjon Ortiqov" w:date="2026-02-24T13:36:00Z" w16du:dateUtc="2026-02-24T08:36:00Z"/>
                    <w:rFonts w:ascii="Roboto" w:hAnsi="Roboto"/>
                    <w:sz w:val="26"/>
                    <w:szCs w:val="26"/>
                    <w:lang w:val="en-US"/>
                  </w:rPr>
                </w:rPrChange>
              </w:rPr>
            </w:pPr>
            <w:del w:id="4555" w:author="Nozimjon Ortiqov" w:date="2026-02-24T13:36:00Z" w16du:dateUtc="2026-02-24T08:36:00Z">
              <w:r w:rsidRPr="001942E4" w:rsidDel="00C6525B">
                <w:rPr>
                  <w:rFonts w:ascii="Roboto" w:hAnsi="Roboto"/>
                  <w:sz w:val="24"/>
                  <w:szCs w:val="24"/>
                  <w:lang w:val="uz-Cyrl-UZ"/>
                  <w:rPrChange w:id="455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57" w:author="Nozimjon Ortiqov" w:date="2026-02-24T09:37:00Z" w16du:dateUtc="2026-02-24T04:37:00Z">
                    <w:rPr>
                      <w:rFonts w:ascii="Roboto" w:hAnsi="Roboto"/>
                      <w:sz w:val="26"/>
                      <w:szCs w:val="26"/>
                      <w:lang w:val="en-US"/>
                    </w:rPr>
                  </w:rPrChange>
                </w:rPr>
                <w:delText>5</w:delText>
              </w:r>
            </w:del>
          </w:p>
        </w:tc>
        <w:tc>
          <w:tcPr>
            <w:tcW w:w="993" w:type="dxa"/>
            <w:vAlign w:val="center"/>
          </w:tcPr>
          <w:p w14:paraId="0AB6ADB6" w14:textId="77CE664C" w:rsidR="00484395" w:rsidRPr="001942E4" w:rsidDel="00C6525B" w:rsidRDefault="00484395" w:rsidP="001222C0">
            <w:pPr>
              <w:widowControl w:val="0"/>
              <w:autoSpaceDE w:val="0"/>
              <w:autoSpaceDN w:val="0"/>
              <w:adjustRightInd w:val="0"/>
              <w:spacing w:after="0" w:line="240" w:lineRule="auto"/>
              <w:ind w:firstLine="29"/>
              <w:jc w:val="center"/>
              <w:rPr>
                <w:del w:id="4558" w:author="Nozimjon Ortiqov" w:date="2026-02-24T13:36:00Z" w16du:dateUtc="2026-02-24T08:36:00Z"/>
                <w:rFonts w:ascii="Roboto" w:hAnsi="Roboto"/>
                <w:sz w:val="24"/>
                <w:szCs w:val="24"/>
                <w:lang w:val="uz-Cyrl-UZ"/>
                <w:rPrChange w:id="4559" w:author="Nozimjon Ortiqov" w:date="2026-02-24T09:37:00Z" w16du:dateUtc="2026-02-24T04:37:00Z">
                  <w:rPr>
                    <w:del w:id="4560" w:author="Nozimjon Ortiqov" w:date="2026-02-24T13:36:00Z" w16du:dateUtc="2026-02-24T08:36:00Z"/>
                    <w:rFonts w:ascii="Roboto" w:hAnsi="Roboto"/>
                    <w:sz w:val="26"/>
                    <w:szCs w:val="26"/>
                    <w:lang w:val="en-US"/>
                  </w:rPr>
                </w:rPrChange>
              </w:rPr>
            </w:pPr>
            <w:del w:id="4561" w:author="Nozimjon Ortiqov" w:date="2026-02-24T13:36:00Z" w16du:dateUtc="2026-02-24T08:36:00Z">
              <w:r w:rsidRPr="001942E4" w:rsidDel="00C6525B">
                <w:rPr>
                  <w:rFonts w:ascii="Roboto" w:hAnsi="Roboto"/>
                  <w:sz w:val="24"/>
                  <w:szCs w:val="24"/>
                  <w:lang w:val="uz-Cyrl-UZ"/>
                  <w:rPrChange w:id="4562" w:author="Nozimjon Ortiqov" w:date="2026-02-24T09:37:00Z" w16du:dateUtc="2026-02-24T04:37:00Z">
                    <w:rPr>
                      <w:rFonts w:ascii="Roboto" w:hAnsi="Roboto"/>
                      <w:sz w:val="26"/>
                      <w:szCs w:val="26"/>
                      <w:lang w:val="en-US"/>
                    </w:rPr>
                  </w:rPrChange>
                </w:rPr>
                <w:delText>0</w:delText>
              </w:r>
            </w:del>
          </w:p>
        </w:tc>
        <w:tc>
          <w:tcPr>
            <w:tcW w:w="915" w:type="dxa"/>
            <w:vAlign w:val="center"/>
          </w:tcPr>
          <w:p w14:paraId="1D32CBA1" w14:textId="1BD7242D" w:rsidR="00484395" w:rsidRPr="001942E4" w:rsidDel="00C6525B" w:rsidRDefault="00484395" w:rsidP="001222C0">
            <w:pPr>
              <w:widowControl w:val="0"/>
              <w:autoSpaceDE w:val="0"/>
              <w:autoSpaceDN w:val="0"/>
              <w:adjustRightInd w:val="0"/>
              <w:spacing w:after="0" w:line="240" w:lineRule="auto"/>
              <w:ind w:firstLine="29"/>
              <w:jc w:val="center"/>
              <w:rPr>
                <w:del w:id="4563" w:author="Nozimjon Ortiqov" w:date="2026-02-24T13:36:00Z" w16du:dateUtc="2026-02-24T08:36:00Z"/>
                <w:rFonts w:ascii="Roboto" w:hAnsi="Roboto"/>
                <w:sz w:val="24"/>
                <w:szCs w:val="24"/>
                <w:lang w:val="uz-Cyrl-UZ"/>
                <w:rPrChange w:id="4564" w:author="Nozimjon Ortiqov" w:date="2026-02-24T09:37:00Z" w16du:dateUtc="2026-02-24T04:37:00Z">
                  <w:rPr>
                    <w:del w:id="4565" w:author="Nozimjon Ortiqov" w:date="2026-02-24T13:36:00Z" w16du:dateUtc="2026-02-24T08:36:00Z"/>
                    <w:rFonts w:ascii="Roboto" w:hAnsi="Roboto"/>
                    <w:sz w:val="26"/>
                    <w:szCs w:val="26"/>
                    <w:lang w:val="en-US"/>
                  </w:rPr>
                </w:rPrChange>
              </w:rPr>
            </w:pPr>
            <w:del w:id="4566" w:author="Nozimjon Ortiqov" w:date="2026-02-24T13:36:00Z" w16du:dateUtc="2026-02-24T08:36:00Z">
              <w:r w:rsidRPr="001942E4" w:rsidDel="00C6525B">
                <w:rPr>
                  <w:rFonts w:ascii="Roboto" w:hAnsi="Roboto"/>
                  <w:sz w:val="24"/>
                  <w:szCs w:val="24"/>
                  <w:lang w:val="uz-Cyrl-UZ"/>
                  <w:rPrChange w:id="4567" w:author="Nozimjon Ortiqov" w:date="2026-02-24T09:37:00Z" w16du:dateUtc="2026-02-24T04:37:00Z">
                    <w:rPr>
                      <w:rFonts w:ascii="Roboto" w:hAnsi="Roboto"/>
                      <w:sz w:val="26"/>
                      <w:szCs w:val="26"/>
                      <w:lang w:val="en-US"/>
                    </w:rPr>
                  </w:rPrChange>
                </w:rPr>
                <w:delText>1</w:delText>
              </w:r>
            </w:del>
          </w:p>
        </w:tc>
      </w:tr>
      <w:tr w:rsidR="00484395" w:rsidRPr="009C4BAE" w:rsidDel="00C6525B" w14:paraId="71C9FAD1" w14:textId="22ECED59" w:rsidTr="001222C0">
        <w:trPr>
          <w:trHeight w:val="395"/>
          <w:jc w:val="center"/>
          <w:del w:id="4568" w:author="Nozimjon Ortiqov" w:date="2026-02-24T13:36:00Z"/>
        </w:trPr>
        <w:tc>
          <w:tcPr>
            <w:tcW w:w="3964" w:type="dxa"/>
          </w:tcPr>
          <w:p w14:paraId="5009A663" w14:textId="1806F7EB" w:rsidR="00484395" w:rsidRPr="001942E4" w:rsidDel="00C6525B" w:rsidRDefault="00484395" w:rsidP="001222C0">
            <w:pPr>
              <w:widowControl w:val="0"/>
              <w:autoSpaceDE w:val="0"/>
              <w:autoSpaceDN w:val="0"/>
              <w:adjustRightInd w:val="0"/>
              <w:spacing w:after="0" w:line="240" w:lineRule="auto"/>
              <w:jc w:val="both"/>
              <w:rPr>
                <w:del w:id="4569" w:author="Nozimjon Ortiqov" w:date="2026-02-24T13:36:00Z" w16du:dateUtc="2026-02-24T08:36:00Z"/>
                <w:rFonts w:ascii="Roboto" w:hAnsi="Roboto"/>
                <w:sz w:val="24"/>
                <w:szCs w:val="24"/>
                <w:lang w:val="uz-Cyrl-UZ"/>
                <w:rPrChange w:id="4570" w:author="Nozimjon Ortiqov" w:date="2026-02-24T09:37:00Z" w16du:dateUtc="2026-02-24T04:37:00Z">
                  <w:rPr>
                    <w:del w:id="4571" w:author="Nozimjon Ortiqov" w:date="2026-02-24T13:36:00Z" w16du:dateUtc="2026-02-24T08:36:00Z"/>
                    <w:rFonts w:ascii="Roboto" w:hAnsi="Roboto"/>
                    <w:sz w:val="26"/>
                    <w:szCs w:val="26"/>
                    <w:lang w:val="en-US"/>
                  </w:rPr>
                </w:rPrChange>
              </w:rPr>
            </w:pPr>
            <w:del w:id="4572" w:author="Nozimjon Ortiqov" w:date="2026-02-24T13:36:00Z" w16du:dateUtc="2026-02-24T08:36:00Z">
              <w:r w:rsidRPr="001942E4" w:rsidDel="00C6525B">
                <w:rPr>
                  <w:rFonts w:ascii="Roboto" w:hAnsi="Roboto"/>
                  <w:sz w:val="24"/>
                  <w:szCs w:val="24"/>
                  <w:lang w:val="uz-Cyrl-UZ"/>
                  <w:rPrChange w:id="4573" w:author="Nozimjon Ortiqov" w:date="2026-02-24T09:37:00Z" w16du:dateUtc="2026-02-24T04:37:00Z">
                    <w:rPr>
                      <w:rFonts w:ascii="Roboto" w:hAnsi="Roboto"/>
                      <w:sz w:val="26"/>
                      <w:szCs w:val="26"/>
                      <w:lang w:val="en-US"/>
                    </w:rPr>
                  </w:rPrChange>
                </w:rPr>
                <w:delText>Ўз вақтида тўланган кредит</w:delText>
              </w:r>
            </w:del>
          </w:p>
        </w:tc>
        <w:tc>
          <w:tcPr>
            <w:tcW w:w="1701" w:type="dxa"/>
            <w:vAlign w:val="center"/>
          </w:tcPr>
          <w:p w14:paraId="1D40F5B7" w14:textId="62F64992" w:rsidR="00484395" w:rsidRPr="001942E4" w:rsidDel="00C6525B" w:rsidRDefault="00484395" w:rsidP="001222C0">
            <w:pPr>
              <w:widowControl w:val="0"/>
              <w:autoSpaceDE w:val="0"/>
              <w:autoSpaceDN w:val="0"/>
              <w:adjustRightInd w:val="0"/>
              <w:spacing w:after="0" w:line="240" w:lineRule="auto"/>
              <w:ind w:firstLine="29"/>
              <w:jc w:val="center"/>
              <w:rPr>
                <w:del w:id="4574" w:author="Nozimjon Ortiqov" w:date="2026-02-24T13:36:00Z" w16du:dateUtc="2026-02-24T08:36:00Z"/>
                <w:rFonts w:ascii="Roboto" w:hAnsi="Roboto"/>
                <w:sz w:val="24"/>
                <w:szCs w:val="24"/>
                <w:lang w:val="uz-Cyrl-UZ"/>
                <w:rPrChange w:id="4575" w:author="Nozimjon Ortiqov" w:date="2026-02-24T09:37:00Z" w16du:dateUtc="2026-02-24T04:37:00Z">
                  <w:rPr>
                    <w:del w:id="4576" w:author="Nozimjon Ortiqov" w:date="2026-02-24T13:36:00Z" w16du:dateUtc="2026-02-24T08:36:00Z"/>
                    <w:rFonts w:ascii="Roboto" w:hAnsi="Roboto"/>
                    <w:sz w:val="26"/>
                    <w:szCs w:val="26"/>
                    <w:lang w:val="en-US"/>
                  </w:rPr>
                </w:rPrChange>
              </w:rPr>
            </w:pPr>
            <w:del w:id="4577" w:author="Nozimjon Ortiqov" w:date="2026-02-24T13:36:00Z" w16du:dateUtc="2026-02-24T08:36:00Z">
              <w:r w:rsidRPr="001942E4" w:rsidDel="00C6525B">
                <w:rPr>
                  <w:rFonts w:ascii="Roboto" w:hAnsi="Roboto"/>
                  <w:sz w:val="24"/>
                  <w:szCs w:val="24"/>
                  <w:lang w:val="uz-Cyrl-UZ"/>
                  <w:rPrChange w:id="4578"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01F2779" w14:textId="0D598DF5" w:rsidR="00484395" w:rsidRPr="001942E4" w:rsidDel="00C6525B" w:rsidRDefault="00484395" w:rsidP="001222C0">
            <w:pPr>
              <w:widowControl w:val="0"/>
              <w:autoSpaceDE w:val="0"/>
              <w:autoSpaceDN w:val="0"/>
              <w:adjustRightInd w:val="0"/>
              <w:spacing w:after="0" w:line="240" w:lineRule="auto"/>
              <w:ind w:firstLine="29"/>
              <w:jc w:val="center"/>
              <w:rPr>
                <w:del w:id="4579" w:author="Nozimjon Ortiqov" w:date="2026-02-24T13:36:00Z" w16du:dateUtc="2026-02-24T08:36:00Z"/>
                <w:rFonts w:ascii="Roboto" w:hAnsi="Roboto"/>
                <w:sz w:val="24"/>
                <w:szCs w:val="24"/>
                <w:lang w:val="uz-Cyrl-UZ"/>
                <w:rPrChange w:id="4580" w:author="Nozimjon Ortiqov" w:date="2026-02-24T09:37:00Z" w16du:dateUtc="2026-02-24T04:37:00Z">
                  <w:rPr>
                    <w:del w:id="4581" w:author="Nozimjon Ortiqov" w:date="2026-02-24T13:36:00Z" w16du:dateUtc="2026-02-24T08:36:00Z"/>
                    <w:rFonts w:ascii="Roboto" w:hAnsi="Roboto"/>
                    <w:sz w:val="26"/>
                    <w:szCs w:val="26"/>
                    <w:lang w:val="en-US"/>
                  </w:rPr>
                </w:rPrChange>
              </w:rPr>
            </w:pPr>
            <w:del w:id="4582" w:author="Nozimjon Ortiqov" w:date="2026-02-24T13:36:00Z" w16du:dateUtc="2026-02-24T08:36:00Z">
              <w:r w:rsidRPr="001942E4" w:rsidDel="00C6525B">
                <w:rPr>
                  <w:rFonts w:ascii="Roboto" w:hAnsi="Roboto"/>
                  <w:sz w:val="24"/>
                  <w:szCs w:val="24"/>
                  <w:lang w:val="uz-Cyrl-UZ"/>
                  <w:rPrChange w:id="458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84" w:author="Nozimjon Ortiqov" w:date="2026-02-24T09:37:00Z" w16du:dateUtc="2026-02-24T04:37:00Z">
                    <w:rPr>
                      <w:rFonts w:ascii="Roboto" w:hAnsi="Roboto"/>
                      <w:sz w:val="26"/>
                      <w:szCs w:val="26"/>
                      <w:lang w:val="en-US"/>
                    </w:rPr>
                  </w:rPrChange>
                </w:rPr>
                <w:delText>208</w:delText>
              </w:r>
            </w:del>
          </w:p>
        </w:tc>
        <w:tc>
          <w:tcPr>
            <w:tcW w:w="1559" w:type="dxa"/>
            <w:vAlign w:val="center"/>
          </w:tcPr>
          <w:p w14:paraId="263A3D6D" w14:textId="36A5F070" w:rsidR="00484395" w:rsidRPr="001942E4" w:rsidDel="00C6525B" w:rsidRDefault="00484395" w:rsidP="001222C0">
            <w:pPr>
              <w:widowControl w:val="0"/>
              <w:autoSpaceDE w:val="0"/>
              <w:autoSpaceDN w:val="0"/>
              <w:adjustRightInd w:val="0"/>
              <w:spacing w:after="0" w:line="240" w:lineRule="auto"/>
              <w:ind w:firstLine="29"/>
              <w:jc w:val="center"/>
              <w:rPr>
                <w:del w:id="4585" w:author="Nozimjon Ortiqov" w:date="2026-02-24T13:36:00Z" w16du:dateUtc="2026-02-24T08:36:00Z"/>
                <w:rFonts w:ascii="Roboto" w:hAnsi="Roboto"/>
                <w:sz w:val="24"/>
                <w:szCs w:val="24"/>
                <w:lang w:val="uz-Cyrl-UZ"/>
                <w:rPrChange w:id="4586" w:author="Nozimjon Ortiqov" w:date="2026-02-24T09:37:00Z" w16du:dateUtc="2026-02-24T04:37:00Z">
                  <w:rPr>
                    <w:del w:id="4587" w:author="Nozimjon Ortiqov" w:date="2026-02-24T13:36:00Z" w16du:dateUtc="2026-02-24T08:36:00Z"/>
                    <w:rFonts w:ascii="Roboto" w:hAnsi="Roboto"/>
                    <w:sz w:val="26"/>
                    <w:szCs w:val="26"/>
                    <w:lang w:val="en-US"/>
                  </w:rPr>
                </w:rPrChange>
              </w:rPr>
            </w:pPr>
            <w:del w:id="4588" w:author="Nozimjon Ortiqov" w:date="2026-02-24T13:36:00Z" w16du:dateUtc="2026-02-24T08:36:00Z">
              <w:r w:rsidRPr="001942E4" w:rsidDel="00C6525B">
                <w:rPr>
                  <w:rFonts w:ascii="Roboto" w:hAnsi="Roboto"/>
                  <w:sz w:val="24"/>
                  <w:szCs w:val="24"/>
                  <w:lang w:val="uz-Cyrl-UZ"/>
                  <w:rPrChange w:id="458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90" w:author="Nozimjon Ortiqov" w:date="2026-02-24T09:37:00Z" w16du:dateUtc="2026-02-24T04:37:00Z">
                    <w:rPr>
                      <w:rFonts w:ascii="Roboto" w:hAnsi="Roboto"/>
                      <w:sz w:val="26"/>
                      <w:szCs w:val="26"/>
                      <w:lang w:val="en-US"/>
                    </w:rPr>
                  </w:rPrChange>
                </w:rPr>
                <w:delText>406</w:delText>
              </w:r>
            </w:del>
          </w:p>
        </w:tc>
        <w:tc>
          <w:tcPr>
            <w:tcW w:w="993" w:type="dxa"/>
            <w:vAlign w:val="center"/>
          </w:tcPr>
          <w:p w14:paraId="23534ABA" w14:textId="549B6006" w:rsidR="00484395" w:rsidRPr="001942E4" w:rsidDel="00C6525B" w:rsidRDefault="00484395" w:rsidP="001222C0">
            <w:pPr>
              <w:widowControl w:val="0"/>
              <w:autoSpaceDE w:val="0"/>
              <w:autoSpaceDN w:val="0"/>
              <w:adjustRightInd w:val="0"/>
              <w:spacing w:after="0" w:line="240" w:lineRule="auto"/>
              <w:ind w:firstLine="29"/>
              <w:jc w:val="center"/>
              <w:rPr>
                <w:del w:id="4591" w:author="Nozimjon Ortiqov" w:date="2026-02-24T13:36:00Z" w16du:dateUtc="2026-02-24T08:36:00Z"/>
                <w:rFonts w:ascii="Roboto" w:hAnsi="Roboto"/>
                <w:sz w:val="24"/>
                <w:szCs w:val="24"/>
                <w:lang w:val="uz-Cyrl-UZ"/>
                <w:rPrChange w:id="4592" w:author="Nozimjon Ortiqov" w:date="2026-02-24T09:37:00Z" w16du:dateUtc="2026-02-24T04:37:00Z">
                  <w:rPr>
                    <w:del w:id="4593" w:author="Nozimjon Ortiqov" w:date="2026-02-24T13:36:00Z" w16du:dateUtc="2026-02-24T08:36:00Z"/>
                    <w:rFonts w:ascii="Roboto" w:hAnsi="Roboto"/>
                    <w:sz w:val="26"/>
                    <w:szCs w:val="26"/>
                    <w:lang w:val="en-US"/>
                  </w:rPr>
                </w:rPrChange>
              </w:rPr>
            </w:pPr>
            <w:del w:id="4594" w:author="Nozimjon Ortiqov" w:date="2026-02-24T13:36:00Z" w16du:dateUtc="2026-02-24T08:36:00Z">
              <w:r w:rsidRPr="001942E4" w:rsidDel="00C6525B">
                <w:rPr>
                  <w:rFonts w:ascii="Roboto" w:hAnsi="Roboto"/>
                  <w:sz w:val="24"/>
                  <w:szCs w:val="24"/>
                  <w:lang w:val="uz-Cyrl-UZ"/>
                  <w:rPrChange w:id="4595" w:author="Nozimjon Ortiqov" w:date="2026-02-24T09:37:00Z" w16du:dateUtc="2026-02-24T04:37:00Z">
                    <w:rPr>
                      <w:rFonts w:ascii="Roboto" w:hAnsi="Roboto"/>
                      <w:sz w:val="26"/>
                      <w:szCs w:val="26"/>
                      <w:lang w:val="en-US"/>
                    </w:rPr>
                  </w:rPrChange>
                </w:rPr>
                <w:delText>0</w:delText>
              </w:r>
            </w:del>
          </w:p>
        </w:tc>
        <w:tc>
          <w:tcPr>
            <w:tcW w:w="915" w:type="dxa"/>
            <w:vAlign w:val="center"/>
          </w:tcPr>
          <w:p w14:paraId="4D668A07" w14:textId="419241A3" w:rsidR="00484395" w:rsidRPr="001942E4" w:rsidDel="00C6525B" w:rsidRDefault="00484395" w:rsidP="001222C0">
            <w:pPr>
              <w:widowControl w:val="0"/>
              <w:autoSpaceDE w:val="0"/>
              <w:autoSpaceDN w:val="0"/>
              <w:adjustRightInd w:val="0"/>
              <w:spacing w:after="0" w:line="240" w:lineRule="auto"/>
              <w:ind w:firstLine="29"/>
              <w:jc w:val="center"/>
              <w:rPr>
                <w:del w:id="4596" w:author="Nozimjon Ortiqov" w:date="2026-02-24T13:36:00Z" w16du:dateUtc="2026-02-24T08:36:00Z"/>
                <w:rFonts w:ascii="Roboto" w:hAnsi="Roboto"/>
                <w:sz w:val="24"/>
                <w:szCs w:val="24"/>
                <w:lang w:val="uz-Cyrl-UZ"/>
                <w:rPrChange w:id="4597" w:author="Nozimjon Ortiqov" w:date="2026-02-24T09:37:00Z" w16du:dateUtc="2026-02-24T04:37:00Z">
                  <w:rPr>
                    <w:del w:id="4598" w:author="Nozimjon Ortiqov" w:date="2026-02-24T13:36:00Z" w16du:dateUtc="2026-02-24T08:36:00Z"/>
                    <w:rFonts w:ascii="Roboto" w:hAnsi="Roboto"/>
                    <w:sz w:val="26"/>
                    <w:szCs w:val="26"/>
                    <w:lang w:val="en-US"/>
                  </w:rPr>
                </w:rPrChange>
              </w:rPr>
            </w:pPr>
            <w:del w:id="4599" w:author="Nozimjon Ortiqov" w:date="2026-02-24T13:36:00Z" w16du:dateUtc="2026-02-24T08:36:00Z">
              <w:r w:rsidRPr="001942E4" w:rsidDel="00C6525B">
                <w:rPr>
                  <w:rFonts w:ascii="Roboto" w:hAnsi="Roboto"/>
                  <w:sz w:val="24"/>
                  <w:szCs w:val="24"/>
                  <w:lang w:val="uz-Cyrl-UZ"/>
                  <w:rPrChange w:id="4600" w:author="Nozimjon Ortiqov" w:date="2026-02-24T09:37:00Z" w16du:dateUtc="2026-02-24T04:37:00Z">
                    <w:rPr>
                      <w:rFonts w:ascii="Roboto" w:hAnsi="Roboto"/>
                      <w:sz w:val="26"/>
                      <w:szCs w:val="26"/>
                      <w:lang w:val="en-US"/>
                    </w:rPr>
                  </w:rPrChange>
                </w:rPr>
                <w:delText>1</w:delText>
              </w:r>
            </w:del>
          </w:p>
        </w:tc>
      </w:tr>
      <w:tr w:rsidR="00484395" w:rsidRPr="009C4BAE" w:rsidDel="00C6525B" w14:paraId="280DD283" w14:textId="6D98AC1C" w:rsidTr="001222C0">
        <w:trPr>
          <w:trHeight w:val="383"/>
          <w:jc w:val="center"/>
          <w:del w:id="4601" w:author="Nozimjon Ortiqov" w:date="2026-02-24T13:36:00Z"/>
        </w:trPr>
        <w:tc>
          <w:tcPr>
            <w:tcW w:w="3964" w:type="dxa"/>
          </w:tcPr>
          <w:p w14:paraId="6CA820AE" w14:textId="7CBF3C4E" w:rsidR="00484395" w:rsidRPr="001942E4" w:rsidDel="00C6525B" w:rsidRDefault="00484395" w:rsidP="001222C0">
            <w:pPr>
              <w:widowControl w:val="0"/>
              <w:autoSpaceDE w:val="0"/>
              <w:autoSpaceDN w:val="0"/>
              <w:adjustRightInd w:val="0"/>
              <w:spacing w:after="0" w:line="240" w:lineRule="auto"/>
              <w:jc w:val="both"/>
              <w:rPr>
                <w:del w:id="4602" w:author="Nozimjon Ortiqov" w:date="2026-02-24T13:36:00Z" w16du:dateUtc="2026-02-24T08:36:00Z"/>
                <w:rFonts w:ascii="Roboto" w:hAnsi="Roboto"/>
                <w:sz w:val="24"/>
                <w:szCs w:val="24"/>
                <w:lang w:val="uz-Cyrl-UZ"/>
                <w:rPrChange w:id="4603" w:author="Nozimjon Ortiqov" w:date="2026-02-24T09:37:00Z" w16du:dateUtc="2026-02-24T04:37:00Z">
                  <w:rPr>
                    <w:del w:id="4604" w:author="Nozimjon Ortiqov" w:date="2026-02-24T13:36:00Z" w16du:dateUtc="2026-02-24T08:36:00Z"/>
                    <w:rFonts w:ascii="Roboto" w:hAnsi="Roboto"/>
                    <w:sz w:val="26"/>
                    <w:szCs w:val="26"/>
                    <w:lang w:val="en-US"/>
                  </w:rPr>
                </w:rPrChange>
              </w:rPr>
            </w:pPr>
            <w:del w:id="4605" w:author="Nozimjon Ortiqov" w:date="2026-02-24T13:36:00Z" w16du:dateUtc="2026-02-24T08:36:00Z">
              <w:r w:rsidRPr="001942E4" w:rsidDel="00C6525B">
                <w:rPr>
                  <w:rFonts w:ascii="Roboto" w:hAnsi="Roboto"/>
                  <w:sz w:val="24"/>
                  <w:szCs w:val="24"/>
                  <w:lang w:val="uz-Cyrl-UZ"/>
                  <w:rPrChange w:id="4606" w:author="Nozimjon Ortiqov" w:date="2026-02-24T09:37:00Z" w16du:dateUtc="2026-02-24T04:37:00Z">
                    <w:rPr>
                      <w:rFonts w:ascii="Roboto" w:hAnsi="Roboto"/>
                      <w:sz w:val="26"/>
                      <w:szCs w:val="26"/>
                      <w:lang w:val="en-US"/>
                    </w:rPr>
                  </w:rPrChange>
                </w:rPr>
                <w:delText>Ойлик даромад</w:delText>
              </w:r>
            </w:del>
          </w:p>
        </w:tc>
        <w:tc>
          <w:tcPr>
            <w:tcW w:w="1701" w:type="dxa"/>
            <w:vAlign w:val="center"/>
          </w:tcPr>
          <w:p w14:paraId="08FA9DB0" w14:textId="022751D5" w:rsidR="00484395" w:rsidRPr="001942E4" w:rsidDel="00C6525B" w:rsidRDefault="00484395" w:rsidP="001222C0">
            <w:pPr>
              <w:widowControl w:val="0"/>
              <w:autoSpaceDE w:val="0"/>
              <w:autoSpaceDN w:val="0"/>
              <w:adjustRightInd w:val="0"/>
              <w:spacing w:after="0" w:line="240" w:lineRule="auto"/>
              <w:ind w:firstLine="29"/>
              <w:jc w:val="center"/>
              <w:rPr>
                <w:del w:id="4607" w:author="Nozimjon Ortiqov" w:date="2026-02-24T13:36:00Z" w16du:dateUtc="2026-02-24T08:36:00Z"/>
                <w:rFonts w:ascii="Roboto" w:hAnsi="Roboto"/>
                <w:sz w:val="24"/>
                <w:szCs w:val="24"/>
                <w:lang w:val="uz-Cyrl-UZ"/>
                <w:rPrChange w:id="4608" w:author="Nozimjon Ortiqov" w:date="2026-02-24T09:37:00Z" w16du:dateUtc="2026-02-24T04:37:00Z">
                  <w:rPr>
                    <w:del w:id="4609" w:author="Nozimjon Ortiqov" w:date="2026-02-24T13:36:00Z" w16du:dateUtc="2026-02-24T08:36:00Z"/>
                    <w:rFonts w:ascii="Roboto" w:hAnsi="Roboto"/>
                    <w:sz w:val="26"/>
                    <w:szCs w:val="26"/>
                    <w:lang w:val="en-US"/>
                  </w:rPr>
                </w:rPrChange>
              </w:rPr>
            </w:pPr>
            <w:del w:id="4610" w:author="Nozimjon Ortiqov" w:date="2026-02-24T13:36:00Z" w16du:dateUtc="2026-02-24T08:36:00Z">
              <w:r w:rsidRPr="001942E4" w:rsidDel="00C6525B">
                <w:rPr>
                  <w:rFonts w:ascii="Roboto" w:hAnsi="Roboto"/>
                  <w:sz w:val="24"/>
                  <w:szCs w:val="24"/>
                  <w:lang w:val="uz-Cyrl-UZ"/>
                  <w:rPrChange w:id="4611" w:author="Nozimjon Ortiqov" w:date="2026-02-24T09:37:00Z" w16du:dateUtc="2026-02-24T04:37:00Z">
                    <w:rPr>
                      <w:rFonts w:ascii="Roboto" w:hAnsi="Roboto"/>
                      <w:sz w:val="26"/>
                      <w:szCs w:val="26"/>
                      <w:lang w:val="en-US"/>
                    </w:rPr>
                  </w:rPrChange>
                </w:rPr>
                <w:delText>1449</w:delText>
              </w:r>
            </w:del>
          </w:p>
        </w:tc>
        <w:tc>
          <w:tcPr>
            <w:tcW w:w="1276" w:type="dxa"/>
            <w:vAlign w:val="center"/>
          </w:tcPr>
          <w:p w14:paraId="118020C3" w14:textId="5FC8E2BB" w:rsidR="00484395" w:rsidRPr="001942E4" w:rsidDel="00C6525B" w:rsidRDefault="00484395" w:rsidP="001222C0">
            <w:pPr>
              <w:widowControl w:val="0"/>
              <w:autoSpaceDE w:val="0"/>
              <w:autoSpaceDN w:val="0"/>
              <w:adjustRightInd w:val="0"/>
              <w:spacing w:after="0" w:line="240" w:lineRule="auto"/>
              <w:ind w:firstLine="29"/>
              <w:jc w:val="center"/>
              <w:rPr>
                <w:del w:id="4612" w:author="Nozimjon Ortiqov" w:date="2026-02-24T13:36:00Z" w16du:dateUtc="2026-02-24T08:36:00Z"/>
                <w:rFonts w:ascii="Roboto" w:hAnsi="Roboto"/>
                <w:sz w:val="24"/>
                <w:szCs w:val="24"/>
                <w:lang w:val="uz-Cyrl-UZ"/>
                <w:rPrChange w:id="4613" w:author="Nozimjon Ortiqov" w:date="2026-02-24T09:37:00Z" w16du:dateUtc="2026-02-24T04:37:00Z">
                  <w:rPr>
                    <w:del w:id="4614" w:author="Nozimjon Ortiqov" w:date="2026-02-24T13:36:00Z" w16du:dateUtc="2026-02-24T08:36:00Z"/>
                    <w:rFonts w:ascii="Roboto" w:hAnsi="Roboto"/>
                    <w:sz w:val="26"/>
                    <w:szCs w:val="26"/>
                    <w:lang w:val="en-US"/>
                  </w:rPr>
                </w:rPrChange>
              </w:rPr>
            </w:pPr>
            <w:del w:id="4615" w:author="Nozimjon Ortiqov" w:date="2026-02-24T13:36:00Z" w16du:dateUtc="2026-02-24T08:36:00Z">
              <w:r w:rsidRPr="001942E4" w:rsidDel="00C6525B">
                <w:rPr>
                  <w:rFonts w:ascii="Roboto" w:hAnsi="Roboto"/>
                  <w:sz w:val="24"/>
                  <w:szCs w:val="24"/>
                  <w:lang w:val="uz-Cyrl-UZ"/>
                  <w:rPrChange w:id="4616"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617"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618" w:author="Nozimjon Ortiqov" w:date="2026-02-24T09:37:00Z" w16du:dateUtc="2026-02-24T04:37:00Z">
                    <w:rPr>
                      <w:rFonts w:ascii="Roboto" w:hAnsi="Roboto"/>
                      <w:sz w:val="26"/>
                      <w:szCs w:val="26"/>
                      <w:lang w:val="en-US"/>
                    </w:rPr>
                  </w:rPrChange>
                </w:rPr>
                <w:delText>898</w:delText>
              </w:r>
            </w:del>
          </w:p>
        </w:tc>
        <w:tc>
          <w:tcPr>
            <w:tcW w:w="1559" w:type="dxa"/>
            <w:vAlign w:val="center"/>
          </w:tcPr>
          <w:p w14:paraId="7B7598AD" w14:textId="49C12FB8" w:rsidR="00484395" w:rsidRPr="001942E4" w:rsidDel="00C6525B" w:rsidRDefault="00484395" w:rsidP="001222C0">
            <w:pPr>
              <w:widowControl w:val="0"/>
              <w:autoSpaceDE w:val="0"/>
              <w:autoSpaceDN w:val="0"/>
              <w:adjustRightInd w:val="0"/>
              <w:spacing w:after="0" w:line="240" w:lineRule="auto"/>
              <w:ind w:firstLine="29"/>
              <w:jc w:val="center"/>
              <w:rPr>
                <w:del w:id="4619" w:author="Nozimjon Ortiqov" w:date="2026-02-24T13:36:00Z" w16du:dateUtc="2026-02-24T08:36:00Z"/>
                <w:rFonts w:ascii="Roboto" w:hAnsi="Roboto"/>
                <w:sz w:val="24"/>
                <w:szCs w:val="24"/>
                <w:lang w:val="uz-Cyrl-UZ"/>
                <w:rPrChange w:id="4620" w:author="Nozimjon Ortiqov" w:date="2026-02-24T09:37:00Z" w16du:dateUtc="2026-02-24T04:37:00Z">
                  <w:rPr>
                    <w:del w:id="4621" w:author="Nozimjon Ortiqov" w:date="2026-02-24T13:36:00Z" w16du:dateUtc="2026-02-24T08:36:00Z"/>
                    <w:rFonts w:ascii="Roboto" w:hAnsi="Roboto"/>
                    <w:sz w:val="26"/>
                    <w:szCs w:val="26"/>
                    <w:lang w:val="en-US"/>
                  </w:rPr>
                </w:rPrChange>
              </w:rPr>
            </w:pPr>
            <w:del w:id="4622" w:author="Nozimjon Ortiqov" w:date="2026-02-24T13:36:00Z" w16du:dateUtc="2026-02-24T08:36:00Z">
              <w:r w:rsidRPr="001942E4" w:rsidDel="00C6525B">
                <w:rPr>
                  <w:rFonts w:ascii="Roboto" w:hAnsi="Roboto"/>
                  <w:sz w:val="24"/>
                  <w:szCs w:val="24"/>
                  <w:lang w:val="uz-Cyrl-UZ"/>
                  <w:rPrChange w:id="462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24" w:author="Nozimjon Ortiqov" w:date="2026-02-24T09:37:00Z" w16du:dateUtc="2026-02-24T04:37:00Z">
                    <w:rPr>
                      <w:rFonts w:ascii="Roboto" w:hAnsi="Roboto"/>
                      <w:sz w:val="26"/>
                      <w:szCs w:val="26"/>
                      <w:lang w:val="en-US"/>
                    </w:rPr>
                  </w:rPrChange>
                </w:rPr>
                <w:delText>911</w:delText>
              </w:r>
            </w:del>
          </w:p>
        </w:tc>
        <w:tc>
          <w:tcPr>
            <w:tcW w:w="993" w:type="dxa"/>
            <w:vAlign w:val="center"/>
          </w:tcPr>
          <w:p w14:paraId="696F1BC2" w14:textId="11229B0D" w:rsidR="00484395" w:rsidRPr="001942E4" w:rsidDel="00C6525B" w:rsidRDefault="00484395" w:rsidP="001222C0">
            <w:pPr>
              <w:widowControl w:val="0"/>
              <w:autoSpaceDE w:val="0"/>
              <w:autoSpaceDN w:val="0"/>
              <w:adjustRightInd w:val="0"/>
              <w:spacing w:after="0" w:line="240" w:lineRule="auto"/>
              <w:ind w:firstLine="29"/>
              <w:jc w:val="center"/>
              <w:rPr>
                <w:del w:id="4625" w:author="Nozimjon Ortiqov" w:date="2026-02-24T13:36:00Z" w16du:dateUtc="2026-02-24T08:36:00Z"/>
                <w:rFonts w:ascii="Roboto" w:hAnsi="Roboto"/>
                <w:sz w:val="24"/>
                <w:szCs w:val="24"/>
                <w:lang w:val="uz-Cyrl-UZ"/>
                <w:rPrChange w:id="4626" w:author="Nozimjon Ortiqov" w:date="2026-02-24T09:37:00Z" w16du:dateUtc="2026-02-24T04:37:00Z">
                  <w:rPr>
                    <w:del w:id="4627" w:author="Nozimjon Ortiqov" w:date="2026-02-24T13:36:00Z" w16du:dateUtc="2026-02-24T08:36:00Z"/>
                    <w:rFonts w:ascii="Roboto" w:hAnsi="Roboto"/>
                    <w:sz w:val="26"/>
                    <w:szCs w:val="26"/>
                    <w:lang w:val="en-US"/>
                  </w:rPr>
                </w:rPrChange>
              </w:rPr>
            </w:pPr>
            <w:del w:id="4628" w:author="Nozimjon Ortiqov" w:date="2026-02-24T13:36:00Z" w16du:dateUtc="2026-02-24T08:36:00Z">
              <w:r w:rsidRPr="001942E4" w:rsidDel="00C6525B">
                <w:rPr>
                  <w:rFonts w:ascii="Roboto" w:hAnsi="Roboto"/>
                  <w:sz w:val="24"/>
                  <w:szCs w:val="24"/>
                  <w:lang w:val="uz-Cyrl-UZ"/>
                  <w:rPrChange w:id="4629" w:author="Nozimjon Ortiqov" w:date="2026-02-24T09:37:00Z" w16du:dateUtc="2026-02-24T04:37:00Z">
                    <w:rPr>
                      <w:rFonts w:ascii="Roboto" w:hAnsi="Roboto"/>
                      <w:sz w:val="26"/>
                      <w:szCs w:val="26"/>
                      <w:lang w:val="en-US"/>
                    </w:rPr>
                  </w:rPrChange>
                </w:rPr>
                <w:delText>1</w:delText>
              </w:r>
            </w:del>
          </w:p>
        </w:tc>
        <w:tc>
          <w:tcPr>
            <w:tcW w:w="915" w:type="dxa"/>
            <w:vAlign w:val="center"/>
          </w:tcPr>
          <w:p w14:paraId="6688C581" w14:textId="453A6DF2" w:rsidR="00484395" w:rsidRPr="001942E4" w:rsidDel="00C6525B" w:rsidRDefault="00484395" w:rsidP="001222C0">
            <w:pPr>
              <w:widowControl w:val="0"/>
              <w:autoSpaceDE w:val="0"/>
              <w:autoSpaceDN w:val="0"/>
              <w:adjustRightInd w:val="0"/>
              <w:spacing w:after="0" w:line="240" w:lineRule="auto"/>
              <w:ind w:firstLine="29"/>
              <w:jc w:val="center"/>
              <w:rPr>
                <w:del w:id="4630" w:author="Nozimjon Ortiqov" w:date="2026-02-24T13:36:00Z" w16du:dateUtc="2026-02-24T08:36:00Z"/>
                <w:rFonts w:ascii="Roboto" w:hAnsi="Roboto"/>
                <w:sz w:val="24"/>
                <w:szCs w:val="24"/>
                <w:lang w:val="uz-Cyrl-UZ"/>
                <w:rPrChange w:id="4631" w:author="Nozimjon Ortiqov" w:date="2026-02-24T09:37:00Z" w16du:dateUtc="2026-02-24T04:37:00Z">
                  <w:rPr>
                    <w:del w:id="4632" w:author="Nozimjon Ortiqov" w:date="2026-02-24T13:36:00Z" w16du:dateUtc="2026-02-24T08:36:00Z"/>
                    <w:rFonts w:ascii="Roboto" w:hAnsi="Roboto"/>
                    <w:sz w:val="26"/>
                    <w:szCs w:val="26"/>
                    <w:lang w:val="en-US"/>
                  </w:rPr>
                </w:rPrChange>
              </w:rPr>
            </w:pPr>
            <w:del w:id="4633" w:author="Nozimjon Ortiqov" w:date="2026-02-24T13:36:00Z" w16du:dateUtc="2026-02-24T08:36:00Z">
              <w:r w:rsidRPr="001942E4" w:rsidDel="00C6525B">
                <w:rPr>
                  <w:rFonts w:ascii="Roboto" w:hAnsi="Roboto"/>
                  <w:sz w:val="24"/>
                  <w:szCs w:val="24"/>
                  <w:lang w:val="uz-Cyrl-UZ"/>
                  <w:rPrChange w:id="4634" w:author="Nozimjon Ortiqov" w:date="2026-02-24T09:37:00Z" w16du:dateUtc="2026-02-24T04:37:00Z">
                    <w:rPr>
                      <w:rFonts w:ascii="Roboto" w:hAnsi="Roboto"/>
                      <w:sz w:val="26"/>
                      <w:szCs w:val="26"/>
                      <w:lang w:val="en-US"/>
                    </w:rPr>
                  </w:rPrChange>
                </w:rPr>
                <w:delText>5</w:delText>
              </w:r>
            </w:del>
          </w:p>
        </w:tc>
      </w:tr>
      <w:tr w:rsidR="00484395" w:rsidRPr="009C4BAE" w:rsidDel="00C6525B" w14:paraId="2797FEDF" w14:textId="6BCA6219" w:rsidTr="001222C0">
        <w:trPr>
          <w:trHeight w:val="395"/>
          <w:jc w:val="center"/>
          <w:del w:id="4635" w:author="Nozimjon Ortiqov" w:date="2026-02-24T13:36:00Z"/>
        </w:trPr>
        <w:tc>
          <w:tcPr>
            <w:tcW w:w="3964" w:type="dxa"/>
          </w:tcPr>
          <w:p w14:paraId="3551AD9A" w14:textId="1598CAF0" w:rsidR="00484395" w:rsidRPr="001942E4" w:rsidDel="00C6525B" w:rsidRDefault="00484395" w:rsidP="001222C0">
            <w:pPr>
              <w:widowControl w:val="0"/>
              <w:autoSpaceDE w:val="0"/>
              <w:autoSpaceDN w:val="0"/>
              <w:adjustRightInd w:val="0"/>
              <w:spacing w:after="0" w:line="240" w:lineRule="auto"/>
              <w:jc w:val="both"/>
              <w:rPr>
                <w:del w:id="4636" w:author="Nozimjon Ortiqov" w:date="2026-02-24T13:36:00Z" w16du:dateUtc="2026-02-24T08:36:00Z"/>
                <w:rFonts w:ascii="Roboto" w:hAnsi="Roboto"/>
                <w:sz w:val="24"/>
                <w:szCs w:val="24"/>
                <w:lang w:val="uz-Cyrl-UZ"/>
                <w:rPrChange w:id="4637" w:author="Nozimjon Ortiqov" w:date="2026-02-24T09:37:00Z" w16du:dateUtc="2026-02-24T04:37:00Z">
                  <w:rPr>
                    <w:del w:id="4638" w:author="Nozimjon Ortiqov" w:date="2026-02-24T13:36:00Z" w16du:dateUtc="2026-02-24T08:36:00Z"/>
                    <w:rFonts w:ascii="Roboto" w:hAnsi="Roboto"/>
                    <w:sz w:val="26"/>
                    <w:szCs w:val="26"/>
                    <w:lang w:val="en-US"/>
                  </w:rPr>
                </w:rPrChange>
              </w:rPr>
            </w:pPr>
            <w:del w:id="4639" w:author="Nozimjon Ortiqov" w:date="2026-02-24T13:36:00Z" w16du:dateUtc="2026-02-24T08:36:00Z">
              <w:r w:rsidRPr="001942E4" w:rsidDel="00C6525B">
                <w:rPr>
                  <w:rFonts w:ascii="Roboto" w:hAnsi="Roboto"/>
                  <w:sz w:val="24"/>
                  <w:szCs w:val="24"/>
                  <w:lang w:val="uz-Cyrl-UZ"/>
                  <w:rPrChange w:id="4640" w:author="Nozimjon Ortiqov" w:date="2026-02-24T09:37:00Z" w16du:dateUtc="2026-02-24T04:37:00Z">
                    <w:rPr>
                      <w:rFonts w:ascii="Roboto" w:hAnsi="Roboto"/>
                      <w:sz w:val="26"/>
                      <w:szCs w:val="26"/>
                      <w:lang w:val="en-US"/>
                    </w:rPr>
                  </w:rPrChange>
                </w:rPr>
                <w:delText>Даромад барқарорлиги</w:delText>
              </w:r>
            </w:del>
          </w:p>
        </w:tc>
        <w:tc>
          <w:tcPr>
            <w:tcW w:w="1701" w:type="dxa"/>
            <w:vAlign w:val="center"/>
          </w:tcPr>
          <w:p w14:paraId="197DC7C3" w14:textId="2EF1B2DE" w:rsidR="00484395" w:rsidRPr="001942E4" w:rsidDel="00C6525B" w:rsidRDefault="00484395" w:rsidP="001222C0">
            <w:pPr>
              <w:widowControl w:val="0"/>
              <w:autoSpaceDE w:val="0"/>
              <w:autoSpaceDN w:val="0"/>
              <w:adjustRightInd w:val="0"/>
              <w:spacing w:after="0" w:line="240" w:lineRule="auto"/>
              <w:ind w:firstLine="29"/>
              <w:jc w:val="center"/>
              <w:rPr>
                <w:del w:id="4641" w:author="Nozimjon Ortiqov" w:date="2026-02-24T13:36:00Z" w16du:dateUtc="2026-02-24T08:36:00Z"/>
                <w:rFonts w:ascii="Roboto" w:hAnsi="Roboto"/>
                <w:sz w:val="24"/>
                <w:szCs w:val="24"/>
                <w:lang w:val="uz-Cyrl-UZ"/>
                <w:rPrChange w:id="4642" w:author="Nozimjon Ortiqov" w:date="2026-02-24T09:37:00Z" w16du:dateUtc="2026-02-24T04:37:00Z">
                  <w:rPr>
                    <w:del w:id="4643" w:author="Nozimjon Ortiqov" w:date="2026-02-24T13:36:00Z" w16du:dateUtc="2026-02-24T08:36:00Z"/>
                    <w:rFonts w:ascii="Roboto" w:hAnsi="Roboto"/>
                    <w:sz w:val="26"/>
                    <w:szCs w:val="26"/>
                    <w:lang w:val="en-US"/>
                  </w:rPr>
                </w:rPrChange>
              </w:rPr>
            </w:pPr>
            <w:del w:id="4644" w:author="Nozimjon Ortiqov" w:date="2026-02-24T13:36:00Z" w16du:dateUtc="2026-02-24T08:36:00Z">
              <w:r w:rsidRPr="001942E4" w:rsidDel="00C6525B">
                <w:rPr>
                  <w:rFonts w:ascii="Roboto" w:hAnsi="Roboto"/>
                  <w:sz w:val="24"/>
                  <w:szCs w:val="24"/>
                  <w:lang w:val="uz-Cyrl-UZ"/>
                  <w:rPrChange w:id="4645" w:author="Nozimjon Ortiqov" w:date="2026-02-24T09:37:00Z" w16du:dateUtc="2026-02-24T04:37:00Z">
                    <w:rPr>
                      <w:rFonts w:ascii="Roboto" w:hAnsi="Roboto"/>
                      <w:sz w:val="26"/>
                      <w:szCs w:val="26"/>
                      <w:lang w:val="en-US"/>
                    </w:rPr>
                  </w:rPrChange>
                </w:rPr>
                <w:delText>1422</w:delText>
              </w:r>
            </w:del>
          </w:p>
        </w:tc>
        <w:tc>
          <w:tcPr>
            <w:tcW w:w="1276" w:type="dxa"/>
            <w:vAlign w:val="center"/>
          </w:tcPr>
          <w:p w14:paraId="09653D04" w14:textId="19DA14AA" w:rsidR="00484395" w:rsidRPr="001942E4" w:rsidDel="00C6525B" w:rsidRDefault="00484395" w:rsidP="001222C0">
            <w:pPr>
              <w:widowControl w:val="0"/>
              <w:autoSpaceDE w:val="0"/>
              <w:autoSpaceDN w:val="0"/>
              <w:adjustRightInd w:val="0"/>
              <w:spacing w:after="0" w:line="240" w:lineRule="auto"/>
              <w:ind w:firstLine="29"/>
              <w:jc w:val="center"/>
              <w:rPr>
                <w:del w:id="4646" w:author="Nozimjon Ortiqov" w:date="2026-02-24T13:36:00Z" w16du:dateUtc="2026-02-24T08:36:00Z"/>
                <w:rFonts w:ascii="Roboto" w:hAnsi="Roboto"/>
                <w:sz w:val="24"/>
                <w:szCs w:val="24"/>
                <w:lang w:val="uz-Cyrl-UZ"/>
                <w:rPrChange w:id="4647" w:author="Nozimjon Ortiqov" w:date="2026-02-24T09:37:00Z" w16du:dateUtc="2026-02-24T04:37:00Z">
                  <w:rPr>
                    <w:del w:id="4648" w:author="Nozimjon Ortiqov" w:date="2026-02-24T13:36:00Z" w16du:dateUtc="2026-02-24T08:36:00Z"/>
                    <w:rFonts w:ascii="Roboto" w:hAnsi="Roboto"/>
                    <w:sz w:val="26"/>
                    <w:szCs w:val="26"/>
                    <w:lang w:val="en-US"/>
                  </w:rPr>
                </w:rPrChange>
              </w:rPr>
            </w:pPr>
            <w:del w:id="4649" w:author="Nozimjon Ortiqov" w:date="2026-02-24T13:36:00Z" w16du:dateUtc="2026-02-24T08:36:00Z">
              <w:r w:rsidRPr="001942E4" w:rsidDel="00C6525B">
                <w:rPr>
                  <w:rFonts w:ascii="Roboto" w:hAnsi="Roboto"/>
                  <w:sz w:val="24"/>
                  <w:szCs w:val="24"/>
                  <w:lang w:val="uz-Cyrl-UZ"/>
                  <w:rPrChange w:id="4650"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651"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652" w:author="Nozimjon Ortiqov" w:date="2026-02-24T09:37:00Z" w16du:dateUtc="2026-02-24T04:37:00Z">
                    <w:rPr>
                      <w:rFonts w:ascii="Roboto" w:hAnsi="Roboto"/>
                      <w:sz w:val="26"/>
                      <w:szCs w:val="26"/>
                      <w:lang w:val="en-US"/>
                    </w:rPr>
                  </w:rPrChange>
                </w:rPr>
                <w:delText>02</w:delText>
              </w:r>
            </w:del>
          </w:p>
        </w:tc>
        <w:tc>
          <w:tcPr>
            <w:tcW w:w="1559" w:type="dxa"/>
            <w:vAlign w:val="center"/>
          </w:tcPr>
          <w:p w14:paraId="0BE26646" w14:textId="1C95859A" w:rsidR="00484395" w:rsidRPr="001942E4" w:rsidDel="00C6525B" w:rsidRDefault="00484395" w:rsidP="001222C0">
            <w:pPr>
              <w:widowControl w:val="0"/>
              <w:autoSpaceDE w:val="0"/>
              <w:autoSpaceDN w:val="0"/>
              <w:adjustRightInd w:val="0"/>
              <w:spacing w:after="0" w:line="240" w:lineRule="auto"/>
              <w:ind w:firstLine="29"/>
              <w:jc w:val="center"/>
              <w:rPr>
                <w:del w:id="4653" w:author="Nozimjon Ortiqov" w:date="2026-02-24T13:36:00Z" w16du:dateUtc="2026-02-24T08:36:00Z"/>
                <w:rFonts w:ascii="Roboto" w:hAnsi="Roboto"/>
                <w:sz w:val="24"/>
                <w:szCs w:val="24"/>
                <w:lang w:val="uz-Cyrl-UZ"/>
                <w:rPrChange w:id="4654" w:author="Nozimjon Ortiqov" w:date="2026-02-24T09:37:00Z" w16du:dateUtc="2026-02-24T04:37:00Z">
                  <w:rPr>
                    <w:del w:id="4655" w:author="Nozimjon Ortiqov" w:date="2026-02-24T13:36:00Z" w16du:dateUtc="2026-02-24T08:36:00Z"/>
                    <w:rFonts w:ascii="Roboto" w:hAnsi="Roboto"/>
                    <w:sz w:val="26"/>
                    <w:szCs w:val="26"/>
                    <w:lang w:val="en-US"/>
                  </w:rPr>
                </w:rPrChange>
              </w:rPr>
            </w:pPr>
            <w:del w:id="4656" w:author="Nozimjon Ortiqov" w:date="2026-02-24T13:36:00Z" w16du:dateUtc="2026-02-24T08:36:00Z">
              <w:r w:rsidRPr="001942E4" w:rsidDel="00C6525B">
                <w:rPr>
                  <w:rFonts w:ascii="Roboto" w:hAnsi="Roboto"/>
                  <w:sz w:val="24"/>
                  <w:szCs w:val="24"/>
                  <w:lang w:val="uz-Cyrl-UZ"/>
                  <w:rPrChange w:id="465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58" w:author="Nozimjon Ortiqov" w:date="2026-02-24T09:37:00Z" w16du:dateUtc="2026-02-24T04:37:00Z">
                    <w:rPr>
                      <w:rFonts w:ascii="Roboto" w:hAnsi="Roboto"/>
                      <w:sz w:val="26"/>
                      <w:szCs w:val="26"/>
                      <w:lang w:val="en-US"/>
                    </w:rPr>
                  </w:rPrChange>
                </w:rPr>
                <w:delText>805</w:delText>
              </w:r>
            </w:del>
          </w:p>
        </w:tc>
        <w:tc>
          <w:tcPr>
            <w:tcW w:w="993" w:type="dxa"/>
            <w:vAlign w:val="center"/>
          </w:tcPr>
          <w:p w14:paraId="077A382A" w14:textId="57ACA85A" w:rsidR="00484395" w:rsidRPr="001942E4" w:rsidDel="00C6525B" w:rsidRDefault="00484395" w:rsidP="001222C0">
            <w:pPr>
              <w:widowControl w:val="0"/>
              <w:autoSpaceDE w:val="0"/>
              <w:autoSpaceDN w:val="0"/>
              <w:adjustRightInd w:val="0"/>
              <w:spacing w:after="0" w:line="240" w:lineRule="auto"/>
              <w:ind w:firstLine="29"/>
              <w:jc w:val="center"/>
              <w:rPr>
                <w:del w:id="4659" w:author="Nozimjon Ortiqov" w:date="2026-02-24T13:36:00Z" w16du:dateUtc="2026-02-24T08:36:00Z"/>
                <w:rFonts w:ascii="Roboto" w:hAnsi="Roboto"/>
                <w:sz w:val="24"/>
                <w:szCs w:val="24"/>
                <w:lang w:val="uz-Cyrl-UZ"/>
                <w:rPrChange w:id="4660" w:author="Nozimjon Ortiqov" w:date="2026-02-24T09:37:00Z" w16du:dateUtc="2026-02-24T04:37:00Z">
                  <w:rPr>
                    <w:del w:id="4661" w:author="Nozimjon Ortiqov" w:date="2026-02-24T13:36:00Z" w16du:dateUtc="2026-02-24T08:36:00Z"/>
                    <w:rFonts w:ascii="Roboto" w:hAnsi="Roboto"/>
                    <w:sz w:val="26"/>
                    <w:szCs w:val="26"/>
                    <w:lang w:val="en-US"/>
                  </w:rPr>
                </w:rPrChange>
              </w:rPr>
            </w:pPr>
            <w:del w:id="4662" w:author="Nozimjon Ortiqov" w:date="2026-02-24T13:36:00Z" w16du:dateUtc="2026-02-24T08:36:00Z">
              <w:r w:rsidRPr="001942E4" w:rsidDel="00C6525B">
                <w:rPr>
                  <w:rFonts w:ascii="Roboto" w:hAnsi="Roboto"/>
                  <w:sz w:val="24"/>
                  <w:szCs w:val="24"/>
                  <w:lang w:val="uz-Cyrl-UZ"/>
                  <w:rPrChange w:id="4663" w:author="Nozimjon Ortiqov" w:date="2026-02-24T09:37:00Z" w16du:dateUtc="2026-02-24T04:37:00Z">
                    <w:rPr>
                      <w:rFonts w:ascii="Roboto" w:hAnsi="Roboto"/>
                      <w:sz w:val="26"/>
                      <w:szCs w:val="26"/>
                      <w:lang w:val="en-US"/>
                    </w:rPr>
                  </w:rPrChange>
                </w:rPr>
                <w:delText>1</w:delText>
              </w:r>
            </w:del>
          </w:p>
        </w:tc>
        <w:tc>
          <w:tcPr>
            <w:tcW w:w="915" w:type="dxa"/>
            <w:vAlign w:val="center"/>
          </w:tcPr>
          <w:p w14:paraId="76C96797" w14:textId="046D2FAB" w:rsidR="00484395" w:rsidRPr="001942E4" w:rsidDel="00C6525B" w:rsidRDefault="00484395" w:rsidP="001222C0">
            <w:pPr>
              <w:widowControl w:val="0"/>
              <w:autoSpaceDE w:val="0"/>
              <w:autoSpaceDN w:val="0"/>
              <w:adjustRightInd w:val="0"/>
              <w:spacing w:after="0" w:line="240" w:lineRule="auto"/>
              <w:ind w:firstLine="29"/>
              <w:jc w:val="center"/>
              <w:rPr>
                <w:del w:id="4664" w:author="Nozimjon Ortiqov" w:date="2026-02-24T13:36:00Z" w16du:dateUtc="2026-02-24T08:36:00Z"/>
                <w:rFonts w:ascii="Roboto" w:hAnsi="Roboto"/>
                <w:sz w:val="24"/>
                <w:szCs w:val="24"/>
                <w:lang w:val="uz-Cyrl-UZ"/>
                <w:rPrChange w:id="4665" w:author="Nozimjon Ortiqov" w:date="2026-02-24T09:37:00Z" w16du:dateUtc="2026-02-24T04:37:00Z">
                  <w:rPr>
                    <w:del w:id="4666" w:author="Nozimjon Ortiqov" w:date="2026-02-24T13:36:00Z" w16du:dateUtc="2026-02-24T08:36:00Z"/>
                    <w:rFonts w:ascii="Roboto" w:hAnsi="Roboto"/>
                    <w:sz w:val="26"/>
                    <w:szCs w:val="26"/>
                    <w:lang w:val="en-US"/>
                  </w:rPr>
                </w:rPrChange>
              </w:rPr>
            </w:pPr>
            <w:del w:id="4667" w:author="Nozimjon Ortiqov" w:date="2026-02-24T13:36:00Z" w16du:dateUtc="2026-02-24T08:36:00Z">
              <w:r w:rsidRPr="001942E4" w:rsidDel="00C6525B">
                <w:rPr>
                  <w:rFonts w:ascii="Roboto" w:hAnsi="Roboto"/>
                  <w:sz w:val="24"/>
                  <w:szCs w:val="24"/>
                  <w:lang w:val="uz-Cyrl-UZ"/>
                  <w:rPrChange w:id="4668" w:author="Nozimjon Ortiqov" w:date="2026-02-24T09:37:00Z" w16du:dateUtc="2026-02-24T04:37:00Z">
                    <w:rPr>
                      <w:rFonts w:ascii="Roboto" w:hAnsi="Roboto"/>
                      <w:sz w:val="26"/>
                      <w:szCs w:val="26"/>
                      <w:lang w:val="en-US"/>
                    </w:rPr>
                  </w:rPrChange>
                </w:rPr>
                <w:delText>3</w:delText>
              </w:r>
            </w:del>
          </w:p>
        </w:tc>
      </w:tr>
      <w:tr w:rsidR="00484395" w:rsidRPr="009C4BAE" w:rsidDel="00C6525B" w14:paraId="53EFA953" w14:textId="170E8CD0" w:rsidTr="001222C0">
        <w:trPr>
          <w:trHeight w:val="395"/>
          <w:jc w:val="center"/>
          <w:del w:id="4669" w:author="Nozimjon Ortiqov" w:date="2026-02-24T13:36:00Z"/>
        </w:trPr>
        <w:tc>
          <w:tcPr>
            <w:tcW w:w="3964" w:type="dxa"/>
          </w:tcPr>
          <w:p w14:paraId="0D1983F6" w14:textId="0786B82B" w:rsidR="00484395" w:rsidRPr="001942E4" w:rsidDel="00C6525B" w:rsidRDefault="00484395" w:rsidP="001222C0">
            <w:pPr>
              <w:widowControl w:val="0"/>
              <w:autoSpaceDE w:val="0"/>
              <w:autoSpaceDN w:val="0"/>
              <w:adjustRightInd w:val="0"/>
              <w:spacing w:after="0" w:line="240" w:lineRule="auto"/>
              <w:jc w:val="both"/>
              <w:rPr>
                <w:del w:id="4670" w:author="Nozimjon Ortiqov" w:date="2026-02-24T13:36:00Z" w16du:dateUtc="2026-02-24T08:36:00Z"/>
                <w:rFonts w:ascii="Roboto" w:hAnsi="Roboto"/>
                <w:sz w:val="24"/>
                <w:szCs w:val="24"/>
                <w:lang w:val="uz-Cyrl-UZ"/>
                <w:rPrChange w:id="4671" w:author="Nozimjon Ortiqov" w:date="2026-02-24T09:37:00Z" w16du:dateUtc="2026-02-24T04:37:00Z">
                  <w:rPr>
                    <w:del w:id="4672" w:author="Nozimjon Ortiqov" w:date="2026-02-24T13:36:00Z" w16du:dateUtc="2026-02-24T08:36:00Z"/>
                    <w:rFonts w:ascii="Roboto" w:hAnsi="Roboto"/>
                    <w:sz w:val="26"/>
                    <w:szCs w:val="26"/>
                    <w:lang w:val="en-US"/>
                  </w:rPr>
                </w:rPrChange>
              </w:rPr>
            </w:pPr>
            <w:del w:id="4673" w:author="Nozimjon Ortiqov" w:date="2026-02-24T13:36:00Z" w16du:dateUtc="2026-02-24T08:36:00Z">
              <w:r w:rsidRPr="001942E4" w:rsidDel="00C6525B">
                <w:rPr>
                  <w:rFonts w:ascii="Roboto" w:hAnsi="Roboto"/>
                  <w:sz w:val="24"/>
                  <w:szCs w:val="24"/>
                  <w:lang w:val="uz-Cyrl-UZ"/>
                  <w:rPrChange w:id="4674" w:author="Nozimjon Ortiqov" w:date="2026-02-24T09:37:00Z" w16du:dateUtc="2026-02-24T04:37:00Z">
                    <w:rPr>
                      <w:rFonts w:ascii="Roboto" w:hAnsi="Roboto"/>
                      <w:sz w:val="26"/>
                      <w:szCs w:val="26"/>
                      <w:lang w:val="en-US"/>
                    </w:rPr>
                  </w:rPrChange>
                </w:rPr>
                <w:delText>Қарздорлик даражаси</w:delText>
              </w:r>
            </w:del>
          </w:p>
        </w:tc>
        <w:tc>
          <w:tcPr>
            <w:tcW w:w="1701" w:type="dxa"/>
            <w:vAlign w:val="center"/>
          </w:tcPr>
          <w:p w14:paraId="26E82AC4" w14:textId="6EB43EAA" w:rsidR="00484395" w:rsidRPr="001942E4" w:rsidDel="00C6525B" w:rsidRDefault="00484395" w:rsidP="001222C0">
            <w:pPr>
              <w:widowControl w:val="0"/>
              <w:autoSpaceDE w:val="0"/>
              <w:autoSpaceDN w:val="0"/>
              <w:adjustRightInd w:val="0"/>
              <w:spacing w:after="0" w:line="240" w:lineRule="auto"/>
              <w:ind w:firstLine="29"/>
              <w:jc w:val="center"/>
              <w:rPr>
                <w:del w:id="4675" w:author="Nozimjon Ortiqov" w:date="2026-02-24T13:36:00Z" w16du:dateUtc="2026-02-24T08:36:00Z"/>
                <w:rFonts w:ascii="Roboto" w:hAnsi="Roboto"/>
                <w:sz w:val="24"/>
                <w:szCs w:val="24"/>
                <w:lang w:val="uz-Cyrl-UZ"/>
                <w:rPrChange w:id="4676" w:author="Nozimjon Ortiqov" w:date="2026-02-24T09:37:00Z" w16du:dateUtc="2026-02-24T04:37:00Z">
                  <w:rPr>
                    <w:del w:id="4677" w:author="Nozimjon Ortiqov" w:date="2026-02-24T13:36:00Z" w16du:dateUtc="2026-02-24T08:36:00Z"/>
                    <w:rFonts w:ascii="Roboto" w:hAnsi="Roboto"/>
                    <w:sz w:val="26"/>
                    <w:szCs w:val="26"/>
                    <w:lang w:val="en-US"/>
                  </w:rPr>
                </w:rPrChange>
              </w:rPr>
            </w:pPr>
            <w:del w:id="4678" w:author="Nozimjon Ortiqov" w:date="2026-02-24T13:36:00Z" w16du:dateUtc="2026-02-24T08:36:00Z">
              <w:r w:rsidRPr="001942E4" w:rsidDel="00C6525B">
                <w:rPr>
                  <w:rFonts w:ascii="Roboto" w:hAnsi="Roboto"/>
                  <w:sz w:val="24"/>
                  <w:szCs w:val="24"/>
                  <w:lang w:val="uz-Cyrl-UZ"/>
                  <w:rPrChange w:id="4679" w:author="Nozimjon Ortiqov" w:date="2026-02-24T09:37:00Z" w16du:dateUtc="2026-02-24T04:37:00Z">
                    <w:rPr>
                      <w:rFonts w:ascii="Roboto" w:hAnsi="Roboto"/>
                      <w:sz w:val="26"/>
                      <w:szCs w:val="26"/>
                      <w:lang w:val="en-US"/>
                    </w:rPr>
                  </w:rPrChange>
                </w:rPr>
                <w:delText>1458</w:delText>
              </w:r>
            </w:del>
          </w:p>
        </w:tc>
        <w:tc>
          <w:tcPr>
            <w:tcW w:w="1276" w:type="dxa"/>
            <w:vAlign w:val="center"/>
          </w:tcPr>
          <w:p w14:paraId="33BD7619" w14:textId="06121CC0" w:rsidR="00484395" w:rsidRPr="001942E4" w:rsidDel="00C6525B" w:rsidRDefault="00484395" w:rsidP="001222C0">
            <w:pPr>
              <w:widowControl w:val="0"/>
              <w:autoSpaceDE w:val="0"/>
              <w:autoSpaceDN w:val="0"/>
              <w:adjustRightInd w:val="0"/>
              <w:spacing w:after="0" w:line="240" w:lineRule="auto"/>
              <w:ind w:firstLine="29"/>
              <w:jc w:val="center"/>
              <w:rPr>
                <w:del w:id="4680" w:author="Nozimjon Ortiqov" w:date="2026-02-24T13:36:00Z" w16du:dateUtc="2026-02-24T08:36:00Z"/>
                <w:rFonts w:ascii="Roboto" w:hAnsi="Roboto"/>
                <w:sz w:val="24"/>
                <w:szCs w:val="24"/>
                <w:lang w:val="uz-Cyrl-UZ"/>
                <w:rPrChange w:id="4681" w:author="Nozimjon Ortiqov" w:date="2026-02-24T09:37:00Z" w16du:dateUtc="2026-02-24T04:37:00Z">
                  <w:rPr>
                    <w:del w:id="4682" w:author="Nozimjon Ortiqov" w:date="2026-02-24T13:36:00Z" w16du:dateUtc="2026-02-24T08:36:00Z"/>
                    <w:rFonts w:ascii="Roboto" w:hAnsi="Roboto"/>
                    <w:sz w:val="26"/>
                    <w:szCs w:val="26"/>
                    <w:lang w:val="en-US"/>
                  </w:rPr>
                </w:rPrChange>
              </w:rPr>
            </w:pPr>
            <w:del w:id="4683" w:author="Nozimjon Ortiqov" w:date="2026-02-24T13:36:00Z" w16du:dateUtc="2026-02-24T08:36:00Z">
              <w:r w:rsidRPr="001942E4" w:rsidDel="00C6525B">
                <w:rPr>
                  <w:rFonts w:ascii="Roboto" w:hAnsi="Roboto"/>
                  <w:sz w:val="24"/>
                  <w:szCs w:val="24"/>
                  <w:lang w:val="uz-Cyrl-UZ"/>
                  <w:rPrChange w:id="4684"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685"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686" w:author="Nozimjon Ortiqov" w:date="2026-02-24T09:37:00Z" w16du:dateUtc="2026-02-24T04:37:00Z">
                    <w:rPr>
                      <w:rFonts w:ascii="Roboto" w:hAnsi="Roboto"/>
                      <w:sz w:val="26"/>
                      <w:szCs w:val="26"/>
                      <w:lang w:val="en-US"/>
                    </w:rPr>
                  </w:rPrChange>
                </w:rPr>
                <w:delText>791</w:delText>
              </w:r>
            </w:del>
          </w:p>
        </w:tc>
        <w:tc>
          <w:tcPr>
            <w:tcW w:w="1559" w:type="dxa"/>
            <w:vAlign w:val="center"/>
          </w:tcPr>
          <w:p w14:paraId="06686F35" w14:textId="3042E6A8" w:rsidR="00484395" w:rsidRPr="001942E4" w:rsidDel="00C6525B" w:rsidRDefault="00484395" w:rsidP="001222C0">
            <w:pPr>
              <w:widowControl w:val="0"/>
              <w:autoSpaceDE w:val="0"/>
              <w:autoSpaceDN w:val="0"/>
              <w:adjustRightInd w:val="0"/>
              <w:spacing w:after="0" w:line="240" w:lineRule="auto"/>
              <w:ind w:firstLine="29"/>
              <w:jc w:val="center"/>
              <w:rPr>
                <w:del w:id="4687" w:author="Nozimjon Ortiqov" w:date="2026-02-24T13:36:00Z" w16du:dateUtc="2026-02-24T08:36:00Z"/>
                <w:rFonts w:ascii="Roboto" w:hAnsi="Roboto"/>
                <w:sz w:val="24"/>
                <w:szCs w:val="24"/>
                <w:lang w:val="uz-Cyrl-UZ"/>
                <w:rPrChange w:id="4688" w:author="Nozimjon Ortiqov" w:date="2026-02-24T09:37:00Z" w16du:dateUtc="2026-02-24T04:37:00Z">
                  <w:rPr>
                    <w:del w:id="4689" w:author="Nozimjon Ortiqov" w:date="2026-02-24T13:36:00Z" w16du:dateUtc="2026-02-24T08:36:00Z"/>
                    <w:rFonts w:ascii="Roboto" w:hAnsi="Roboto"/>
                    <w:sz w:val="26"/>
                    <w:szCs w:val="26"/>
                    <w:lang w:val="en-US"/>
                  </w:rPr>
                </w:rPrChange>
              </w:rPr>
            </w:pPr>
            <w:del w:id="4690" w:author="Nozimjon Ortiqov" w:date="2026-02-24T13:36:00Z" w16du:dateUtc="2026-02-24T08:36:00Z">
              <w:r w:rsidRPr="001942E4" w:rsidDel="00C6525B">
                <w:rPr>
                  <w:rFonts w:ascii="Roboto" w:hAnsi="Roboto"/>
                  <w:sz w:val="24"/>
                  <w:szCs w:val="24"/>
                  <w:lang w:val="uz-Cyrl-UZ"/>
                  <w:rPrChange w:id="4691"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692"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693" w:author="Nozimjon Ortiqov" w:date="2026-02-24T09:37:00Z" w16du:dateUtc="2026-02-24T04:37:00Z">
                    <w:rPr>
                      <w:rFonts w:ascii="Roboto" w:hAnsi="Roboto"/>
                      <w:sz w:val="26"/>
                      <w:szCs w:val="26"/>
                      <w:lang w:val="en-US"/>
                    </w:rPr>
                  </w:rPrChange>
                </w:rPr>
                <w:delText>524</w:delText>
              </w:r>
            </w:del>
          </w:p>
        </w:tc>
        <w:tc>
          <w:tcPr>
            <w:tcW w:w="993" w:type="dxa"/>
            <w:vAlign w:val="center"/>
          </w:tcPr>
          <w:p w14:paraId="6F7EFAB9" w14:textId="7B996A53" w:rsidR="00484395" w:rsidRPr="001942E4" w:rsidDel="00C6525B" w:rsidRDefault="00484395" w:rsidP="001222C0">
            <w:pPr>
              <w:widowControl w:val="0"/>
              <w:autoSpaceDE w:val="0"/>
              <w:autoSpaceDN w:val="0"/>
              <w:adjustRightInd w:val="0"/>
              <w:spacing w:after="0" w:line="240" w:lineRule="auto"/>
              <w:ind w:firstLine="29"/>
              <w:jc w:val="center"/>
              <w:rPr>
                <w:del w:id="4694" w:author="Nozimjon Ortiqov" w:date="2026-02-24T13:36:00Z" w16du:dateUtc="2026-02-24T08:36:00Z"/>
                <w:rFonts w:ascii="Roboto" w:hAnsi="Roboto"/>
                <w:sz w:val="24"/>
                <w:szCs w:val="24"/>
                <w:lang w:val="uz-Cyrl-UZ"/>
                <w:rPrChange w:id="4695" w:author="Nozimjon Ortiqov" w:date="2026-02-24T09:37:00Z" w16du:dateUtc="2026-02-24T04:37:00Z">
                  <w:rPr>
                    <w:del w:id="4696" w:author="Nozimjon Ortiqov" w:date="2026-02-24T13:36:00Z" w16du:dateUtc="2026-02-24T08:36:00Z"/>
                    <w:rFonts w:ascii="Roboto" w:hAnsi="Roboto"/>
                    <w:sz w:val="26"/>
                    <w:szCs w:val="26"/>
                    <w:lang w:val="en-US"/>
                  </w:rPr>
                </w:rPrChange>
              </w:rPr>
            </w:pPr>
            <w:del w:id="4697" w:author="Nozimjon Ortiqov" w:date="2026-02-24T13:36:00Z" w16du:dateUtc="2026-02-24T08:36:00Z">
              <w:r w:rsidRPr="001942E4" w:rsidDel="00C6525B">
                <w:rPr>
                  <w:rFonts w:ascii="Roboto" w:hAnsi="Roboto"/>
                  <w:sz w:val="24"/>
                  <w:szCs w:val="24"/>
                  <w:lang w:val="uz-Cyrl-UZ"/>
                  <w:rPrChange w:id="4698" w:author="Nozimjon Ortiqov" w:date="2026-02-24T09:37:00Z" w16du:dateUtc="2026-02-24T04:37:00Z">
                    <w:rPr>
                      <w:rFonts w:ascii="Roboto" w:hAnsi="Roboto"/>
                      <w:sz w:val="26"/>
                      <w:szCs w:val="26"/>
                      <w:lang w:val="en-US"/>
                    </w:rPr>
                  </w:rPrChange>
                </w:rPr>
                <w:delText>0</w:delText>
              </w:r>
            </w:del>
          </w:p>
        </w:tc>
        <w:tc>
          <w:tcPr>
            <w:tcW w:w="915" w:type="dxa"/>
            <w:vAlign w:val="center"/>
          </w:tcPr>
          <w:p w14:paraId="75658D6E" w14:textId="1C417ABE" w:rsidR="00484395" w:rsidRPr="001942E4" w:rsidDel="00C6525B" w:rsidRDefault="00484395" w:rsidP="001222C0">
            <w:pPr>
              <w:widowControl w:val="0"/>
              <w:autoSpaceDE w:val="0"/>
              <w:autoSpaceDN w:val="0"/>
              <w:adjustRightInd w:val="0"/>
              <w:spacing w:after="0" w:line="240" w:lineRule="auto"/>
              <w:ind w:firstLine="29"/>
              <w:jc w:val="center"/>
              <w:rPr>
                <w:del w:id="4699" w:author="Nozimjon Ortiqov" w:date="2026-02-24T13:36:00Z" w16du:dateUtc="2026-02-24T08:36:00Z"/>
                <w:rFonts w:ascii="Roboto" w:hAnsi="Roboto"/>
                <w:sz w:val="24"/>
                <w:szCs w:val="24"/>
                <w:lang w:val="uz-Cyrl-UZ"/>
                <w:rPrChange w:id="4700" w:author="Nozimjon Ortiqov" w:date="2026-02-24T09:37:00Z" w16du:dateUtc="2026-02-24T04:37:00Z">
                  <w:rPr>
                    <w:del w:id="4701" w:author="Nozimjon Ortiqov" w:date="2026-02-24T13:36:00Z" w16du:dateUtc="2026-02-24T08:36:00Z"/>
                    <w:rFonts w:ascii="Roboto" w:hAnsi="Roboto"/>
                    <w:sz w:val="26"/>
                    <w:szCs w:val="26"/>
                    <w:lang w:val="en-US"/>
                  </w:rPr>
                </w:rPrChange>
              </w:rPr>
            </w:pPr>
            <w:del w:id="4702" w:author="Nozimjon Ortiqov" w:date="2026-02-24T13:36:00Z" w16du:dateUtc="2026-02-24T08:36:00Z">
              <w:r w:rsidRPr="001942E4" w:rsidDel="00C6525B">
                <w:rPr>
                  <w:rFonts w:ascii="Roboto" w:hAnsi="Roboto"/>
                  <w:sz w:val="24"/>
                  <w:szCs w:val="24"/>
                  <w:lang w:val="uz-Cyrl-UZ"/>
                  <w:rPrChange w:id="4703" w:author="Nozimjon Ortiqov" w:date="2026-02-24T09:37:00Z" w16du:dateUtc="2026-02-24T04:37:00Z">
                    <w:rPr>
                      <w:rFonts w:ascii="Roboto" w:hAnsi="Roboto"/>
                      <w:sz w:val="26"/>
                      <w:szCs w:val="26"/>
                      <w:lang w:val="en-US"/>
                    </w:rPr>
                  </w:rPrChange>
                </w:rPr>
                <w:delText>5</w:delText>
              </w:r>
            </w:del>
          </w:p>
        </w:tc>
      </w:tr>
      <w:tr w:rsidR="00484395" w:rsidRPr="009C4BAE" w:rsidDel="00C6525B" w14:paraId="2BEA0628" w14:textId="36E407B2" w:rsidTr="001222C0">
        <w:trPr>
          <w:trHeight w:val="395"/>
          <w:jc w:val="center"/>
          <w:del w:id="4704" w:author="Nozimjon Ortiqov" w:date="2026-02-24T13:36:00Z"/>
        </w:trPr>
        <w:tc>
          <w:tcPr>
            <w:tcW w:w="3964" w:type="dxa"/>
          </w:tcPr>
          <w:p w14:paraId="2C3FB271" w14:textId="4BA3607D" w:rsidR="00484395" w:rsidRPr="001942E4" w:rsidDel="00C6525B" w:rsidRDefault="00484395" w:rsidP="001222C0">
            <w:pPr>
              <w:widowControl w:val="0"/>
              <w:autoSpaceDE w:val="0"/>
              <w:autoSpaceDN w:val="0"/>
              <w:adjustRightInd w:val="0"/>
              <w:spacing w:after="0" w:line="240" w:lineRule="auto"/>
              <w:jc w:val="both"/>
              <w:rPr>
                <w:del w:id="4705" w:author="Nozimjon Ortiqov" w:date="2026-02-24T13:36:00Z" w16du:dateUtc="2026-02-24T08:36:00Z"/>
                <w:rFonts w:ascii="Roboto" w:hAnsi="Roboto"/>
                <w:sz w:val="24"/>
                <w:szCs w:val="24"/>
                <w:lang w:val="uz-Cyrl-UZ"/>
                <w:rPrChange w:id="4706" w:author="Nozimjon Ortiqov" w:date="2026-02-24T09:37:00Z" w16du:dateUtc="2026-02-24T04:37:00Z">
                  <w:rPr>
                    <w:del w:id="4707" w:author="Nozimjon Ortiqov" w:date="2026-02-24T13:36:00Z" w16du:dateUtc="2026-02-24T08:36:00Z"/>
                    <w:rFonts w:ascii="Roboto" w:hAnsi="Roboto"/>
                    <w:sz w:val="26"/>
                    <w:szCs w:val="26"/>
                    <w:lang w:val="en-US"/>
                  </w:rPr>
                </w:rPrChange>
              </w:rPr>
            </w:pPr>
            <w:del w:id="4708" w:author="Nozimjon Ortiqov" w:date="2026-02-24T13:36:00Z" w16du:dateUtc="2026-02-24T08:36:00Z">
              <w:r w:rsidRPr="001942E4" w:rsidDel="00C6525B">
                <w:rPr>
                  <w:rFonts w:ascii="Roboto" w:hAnsi="Roboto"/>
                  <w:sz w:val="24"/>
                  <w:szCs w:val="24"/>
                  <w:lang w:val="uz-Cyrl-UZ"/>
                  <w:rPrChange w:id="4709" w:author="Nozimjon Ortiqov" w:date="2026-02-24T09:37:00Z" w16du:dateUtc="2026-02-24T04:37:00Z">
                    <w:rPr>
                      <w:rFonts w:ascii="Roboto" w:hAnsi="Roboto"/>
                      <w:sz w:val="26"/>
                      <w:szCs w:val="26"/>
                      <w:lang w:val="en-US"/>
                    </w:rPr>
                  </w:rPrChange>
                </w:rPr>
                <w:delText>Даромаднинг мавжуд эмаслиги</w:delText>
              </w:r>
            </w:del>
          </w:p>
        </w:tc>
        <w:tc>
          <w:tcPr>
            <w:tcW w:w="1701" w:type="dxa"/>
            <w:vAlign w:val="center"/>
          </w:tcPr>
          <w:p w14:paraId="22AD5200" w14:textId="4A0FC4AD" w:rsidR="00484395" w:rsidRPr="001942E4" w:rsidDel="00C6525B" w:rsidRDefault="00484395" w:rsidP="001222C0">
            <w:pPr>
              <w:widowControl w:val="0"/>
              <w:autoSpaceDE w:val="0"/>
              <w:autoSpaceDN w:val="0"/>
              <w:adjustRightInd w:val="0"/>
              <w:spacing w:after="0" w:line="240" w:lineRule="auto"/>
              <w:ind w:firstLine="29"/>
              <w:jc w:val="center"/>
              <w:rPr>
                <w:del w:id="4710" w:author="Nozimjon Ortiqov" w:date="2026-02-24T13:36:00Z" w16du:dateUtc="2026-02-24T08:36:00Z"/>
                <w:rFonts w:ascii="Roboto" w:hAnsi="Roboto"/>
                <w:sz w:val="24"/>
                <w:szCs w:val="24"/>
                <w:lang w:val="uz-Cyrl-UZ"/>
                <w:rPrChange w:id="4711" w:author="Nozimjon Ortiqov" w:date="2026-02-24T09:37:00Z" w16du:dateUtc="2026-02-24T04:37:00Z">
                  <w:rPr>
                    <w:del w:id="4712" w:author="Nozimjon Ortiqov" w:date="2026-02-24T13:36:00Z" w16du:dateUtc="2026-02-24T08:36:00Z"/>
                    <w:rFonts w:ascii="Roboto" w:hAnsi="Roboto"/>
                    <w:sz w:val="26"/>
                    <w:szCs w:val="26"/>
                    <w:lang w:val="en-US"/>
                  </w:rPr>
                </w:rPrChange>
              </w:rPr>
            </w:pPr>
            <w:del w:id="4713" w:author="Nozimjon Ortiqov" w:date="2026-02-24T13:36:00Z" w16du:dateUtc="2026-02-24T08:36:00Z">
              <w:r w:rsidRPr="001942E4" w:rsidDel="00C6525B">
                <w:rPr>
                  <w:rFonts w:ascii="Roboto" w:hAnsi="Roboto"/>
                  <w:sz w:val="24"/>
                  <w:szCs w:val="24"/>
                  <w:lang w:val="uz-Cyrl-UZ"/>
                  <w:rPrChange w:id="471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E2F7F46" w14:textId="77DC1237" w:rsidR="00484395" w:rsidRPr="001942E4" w:rsidDel="00C6525B" w:rsidRDefault="00484395" w:rsidP="001222C0">
            <w:pPr>
              <w:widowControl w:val="0"/>
              <w:autoSpaceDE w:val="0"/>
              <w:autoSpaceDN w:val="0"/>
              <w:adjustRightInd w:val="0"/>
              <w:spacing w:after="0" w:line="240" w:lineRule="auto"/>
              <w:ind w:firstLine="29"/>
              <w:jc w:val="center"/>
              <w:rPr>
                <w:del w:id="4715" w:author="Nozimjon Ortiqov" w:date="2026-02-24T13:36:00Z" w16du:dateUtc="2026-02-24T08:36:00Z"/>
                <w:rFonts w:ascii="Roboto" w:hAnsi="Roboto"/>
                <w:sz w:val="24"/>
                <w:szCs w:val="24"/>
                <w:lang w:val="uz-Cyrl-UZ"/>
                <w:rPrChange w:id="4716" w:author="Nozimjon Ortiqov" w:date="2026-02-24T09:37:00Z" w16du:dateUtc="2026-02-24T04:37:00Z">
                  <w:rPr>
                    <w:del w:id="4717" w:author="Nozimjon Ortiqov" w:date="2026-02-24T13:36:00Z" w16du:dateUtc="2026-02-24T08:36:00Z"/>
                    <w:rFonts w:ascii="Roboto" w:hAnsi="Roboto"/>
                    <w:sz w:val="26"/>
                    <w:szCs w:val="26"/>
                    <w:lang w:val="en-US"/>
                  </w:rPr>
                </w:rPrChange>
              </w:rPr>
            </w:pPr>
            <w:del w:id="4718" w:author="Nozimjon Ortiqov" w:date="2026-02-24T13:36:00Z" w16du:dateUtc="2026-02-24T08:36:00Z">
              <w:r w:rsidRPr="001942E4" w:rsidDel="00C6525B">
                <w:rPr>
                  <w:rFonts w:ascii="Roboto" w:hAnsi="Roboto"/>
                  <w:sz w:val="24"/>
                  <w:szCs w:val="24"/>
                  <w:lang w:val="uz-Cyrl-UZ"/>
                  <w:rPrChange w:id="471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720" w:author="Nozimjon Ortiqov" w:date="2026-02-24T09:37:00Z" w16du:dateUtc="2026-02-24T04:37:00Z">
                    <w:rPr>
                      <w:rFonts w:ascii="Roboto" w:hAnsi="Roboto"/>
                      <w:sz w:val="26"/>
                      <w:szCs w:val="26"/>
                      <w:lang w:val="en-US"/>
                    </w:rPr>
                  </w:rPrChange>
                </w:rPr>
                <w:delText>123</w:delText>
              </w:r>
            </w:del>
          </w:p>
        </w:tc>
        <w:tc>
          <w:tcPr>
            <w:tcW w:w="1559" w:type="dxa"/>
            <w:vAlign w:val="center"/>
          </w:tcPr>
          <w:p w14:paraId="2F327FE4" w14:textId="6EFDD540" w:rsidR="00484395" w:rsidRPr="001942E4" w:rsidDel="00C6525B" w:rsidRDefault="00484395" w:rsidP="001222C0">
            <w:pPr>
              <w:widowControl w:val="0"/>
              <w:autoSpaceDE w:val="0"/>
              <w:autoSpaceDN w:val="0"/>
              <w:adjustRightInd w:val="0"/>
              <w:spacing w:after="0" w:line="240" w:lineRule="auto"/>
              <w:ind w:firstLine="29"/>
              <w:jc w:val="center"/>
              <w:rPr>
                <w:del w:id="4721" w:author="Nozimjon Ortiqov" w:date="2026-02-24T13:36:00Z" w16du:dateUtc="2026-02-24T08:36:00Z"/>
                <w:rFonts w:ascii="Roboto" w:hAnsi="Roboto"/>
                <w:sz w:val="24"/>
                <w:szCs w:val="24"/>
                <w:lang w:val="uz-Cyrl-UZ"/>
                <w:rPrChange w:id="4722" w:author="Nozimjon Ortiqov" w:date="2026-02-24T09:37:00Z" w16du:dateUtc="2026-02-24T04:37:00Z">
                  <w:rPr>
                    <w:del w:id="4723" w:author="Nozimjon Ortiqov" w:date="2026-02-24T13:36:00Z" w16du:dateUtc="2026-02-24T08:36:00Z"/>
                    <w:rFonts w:ascii="Roboto" w:hAnsi="Roboto"/>
                    <w:sz w:val="26"/>
                    <w:szCs w:val="26"/>
                    <w:lang w:val="en-US"/>
                  </w:rPr>
                </w:rPrChange>
              </w:rPr>
            </w:pPr>
            <w:del w:id="4724" w:author="Nozimjon Ortiqov" w:date="2026-02-24T13:36:00Z" w16du:dateUtc="2026-02-24T08:36:00Z">
              <w:r w:rsidRPr="001942E4" w:rsidDel="00C6525B">
                <w:rPr>
                  <w:rFonts w:ascii="Roboto" w:hAnsi="Roboto"/>
                  <w:sz w:val="24"/>
                  <w:szCs w:val="24"/>
                  <w:lang w:val="uz-Cyrl-UZ"/>
                  <w:rPrChange w:id="472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726" w:author="Nozimjon Ortiqov" w:date="2026-02-24T09:37:00Z" w16du:dateUtc="2026-02-24T04:37:00Z">
                    <w:rPr>
                      <w:rFonts w:ascii="Roboto" w:hAnsi="Roboto"/>
                      <w:sz w:val="26"/>
                      <w:szCs w:val="26"/>
                      <w:lang w:val="en-US"/>
                    </w:rPr>
                  </w:rPrChange>
                </w:rPr>
                <w:delText>329</w:delText>
              </w:r>
            </w:del>
          </w:p>
        </w:tc>
        <w:tc>
          <w:tcPr>
            <w:tcW w:w="993" w:type="dxa"/>
            <w:vAlign w:val="center"/>
          </w:tcPr>
          <w:p w14:paraId="3F61110A" w14:textId="3EE93E53" w:rsidR="00484395" w:rsidRPr="001942E4" w:rsidDel="00C6525B" w:rsidRDefault="00484395" w:rsidP="001222C0">
            <w:pPr>
              <w:widowControl w:val="0"/>
              <w:autoSpaceDE w:val="0"/>
              <w:autoSpaceDN w:val="0"/>
              <w:adjustRightInd w:val="0"/>
              <w:spacing w:after="0" w:line="240" w:lineRule="auto"/>
              <w:ind w:firstLine="29"/>
              <w:jc w:val="center"/>
              <w:rPr>
                <w:del w:id="4727" w:author="Nozimjon Ortiqov" w:date="2026-02-24T13:36:00Z" w16du:dateUtc="2026-02-24T08:36:00Z"/>
                <w:rFonts w:ascii="Roboto" w:hAnsi="Roboto"/>
                <w:sz w:val="24"/>
                <w:szCs w:val="24"/>
                <w:lang w:val="uz-Cyrl-UZ"/>
                <w:rPrChange w:id="4728" w:author="Nozimjon Ortiqov" w:date="2026-02-24T09:37:00Z" w16du:dateUtc="2026-02-24T04:37:00Z">
                  <w:rPr>
                    <w:del w:id="4729" w:author="Nozimjon Ortiqov" w:date="2026-02-24T13:36:00Z" w16du:dateUtc="2026-02-24T08:36:00Z"/>
                    <w:rFonts w:ascii="Roboto" w:hAnsi="Roboto"/>
                    <w:sz w:val="26"/>
                    <w:szCs w:val="26"/>
                    <w:lang w:val="en-US"/>
                  </w:rPr>
                </w:rPrChange>
              </w:rPr>
            </w:pPr>
            <w:del w:id="4730" w:author="Nozimjon Ortiqov" w:date="2026-02-24T13:36:00Z" w16du:dateUtc="2026-02-24T08:36:00Z">
              <w:r w:rsidRPr="001942E4" w:rsidDel="00C6525B">
                <w:rPr>
                  <w:rFonts w:ascii="Roboto" w:hAnsi="Roboto"/>
                  <w:sz w:val="24"/>
                  <w:szCs w:val="24"/>
                  <w:lang w:val="uz-Cyrl-UZ"/>
                  <w:rPrChange w:id="4731" w:author="Nozimjon Ortiqov" w:date="2026-02-24T09:37:00Z" w16du:dateUtc="2026-02-24T04:37:00Z">
                    <w:rPr>
                      <w:rFonts w:ascii="Roboto" w:hAnsi="Roboto"/>
                      <w:sz w:val="26"/>
                      <w:szCs w:val="26"/>
                      <w:lang w:val="en-US"/>
                    </w:rPr>
                  </w:rPrChange>
                </w:rPr>
                <w:delText>0</w:delText>
              </w:r>
            </w:del>
          </w:p>
        </w:tc>
        <w:tc>
          <w:tcPr>
            <w:tcW w:w="915" w:type="dxa"/>
            <w:vAlign w:val="center"/>
          </w:tcPr>
          <w:p w14:paraId="09D783DA" w14:textId="0E7EF0AE" w:rsidR="00484395" w:rsidRPr="001942E4" w:rsidDel="00C6525B" w:rsidRDefault="00484395" w:rsidP="001222C0">
            <w:pPr>
              <w:widowControl w:val="0"/>
              <w:autoSpaceDE w:val="0"/>
              <w:autoSpaceDN w:val="0"/>
              <w:adjustRightInd w:val="0"/>
              <w:spacing w:after="0" w:line="240" w:lineRule="auto"/>
              <w:ind w:firstLine="29"/>
              <w:jc w:val="center"/>
              <w:rPr>
                <w:del w:id="4732" w:author="Nozimjon Ortiqov" w:date="2026-02-24T13:36:00Z" w16du:dateUtc="2026-02-24T08:36:00Z"/>
                <w:rFonts w:ascii="Roboto" w:hAnsi="Roboto"/>
                <w:sz w:val="24"/>
                <w:szCs w:val="24"/>
                <w:lang w:val="uz-Cyrl-UZ"/>
                <w:rPrChange w:id="4733" w:author="Nozimjon Ortiqov" w:date="2026-02-24T09:37:00Z" w16du:dateUtc="2026-02-24T04:37:00Z">
                  <w:rPr>
                    <w:del w:id="4734" w:author="Nozimjon Ortiqov" w:date="2026-02-24T13:36:00Z" w16du:dateUtc="2026-02-24T08:36:00Z"/>
                    <w:rFonts w:ascii="Roboto" w:hAnsi="Roboto"/>
                    <w:sz w:val="26"/>
                    <w:szCs w:val="26"/>
                    <w:lang w:val="en-US"/>
                  </w:rPr>
                </w:rPrChange>
              </w:rPr>
            </w:pPr>
            <w:del w:id="4735" w:author="Nozimjon Ortiqov" w:date="2026-02-24T13:36:00Z" w16du:dateUtc="2026-02-24T08:36:00Z">
              <w:r w:rsidRPr="001942E4" w:rsidDel="00C6525B">
                <w:rPr>
                  <w:rFonts w:ascii="Roboto" w:hAnsi="Roboto"/>
                  <w:sz w:val="24"/>
                  <w:szCs w:val="24"/>
                  <w:lang w:val="uz-Cyrl-UZ"/>
                  <w:rPrChange w:id="4736" w:author="Nozimjon Ortiqov" w:date="2026-02-24T09:37:00Z" w16du:dateUtc="2026-02-24T04:37:00Z">
                    <w:rPr>
                      <w:rFonts w:ascii="Roboto" w:hAnsi="Roboto"/>
                      <w:sz w:val="26"/>
                      <w:szCs w:val="26"/>
                      <w:lang w:val="en-US"/>
                    </w:rPr>
                  </w:rPrChange>
                </w:rPr>
                <w:delText>1</w:delText>
              </w:r>
            </w:del>
          </w:p>
        </w:tc>
      </w:tr>
      <w:tr w:rsidR="00484395" w:rsidRPr="009C4BAE" w:rsidDel="00C6525B" w14:paraId="0A6A039A" w14:textId="31400C36" w:rsidTr="001222C0">
        <w:trPr>
          <w:trHeight w:val="383"/>
          <w:jc w:val="center"/>
          <w:del w:id="4737" w:author="Nozimjon Ortiqov" w:date="2026-02-24T13:36:00Z"/>
        </w:trPr>
        <w:tc>
          <w:tcPr>
            <w:tcW w:w="3964" w:type="dxa"/>
          </w:tcPr>
          <w:p w14:paraId="4BFAFCB4" w14:textId="0115AB12" w:rsidR="00484395" w:rsidRPr="001942E4" w:rsidDel="00C6525B" w:rsidRDefault="00484395" w:rsidP="001222C0">
            <w:pPr>
              <w:widowControl w:val="0"/>
              <w:autoSpaceDE w:val="0"/>
              <w:autoSpaceDN w:val="0"/>
              <w:adjustRightInd w:val="0"/>
              <w:spacing w:after="0" w:line="240" w:lineRule="auto"/>
              <w:jc w:val="both"/>
              <w:rPr>
                <w:del w:id="4738" w:author="Nozimjon Ortiqov" w:date="2026-02-24T13:36:00Z" w16du:dateUtc="2026-02-24T08:36:00Z"/>
                <w:rFonts w:ascii="Roboto" w:hAnsi="Roboto"/>
                <w:sz w:val="24"/>
                <w:szCs w:val="24"/>
                <w:lang w:val="uz-Cyrl-UZ"/>
                <w:rPrChange w:id="4739" w:author="Nozimjon Ortiqov" w:date="2026-02-24T09:37:00Z" w16du:dateUtc="2026-02-24T04:37:00Z">
                  <w:rPr>
                    <w:del w:id="4740" w:author="Nozimjon Ortiqov" w:date="2026-02-24T13:36:00Z" w16du:dateUtc="2026-02-24T08:36:00Z"/>
                    <w:rFonts w:ascii="Roboto" w:hAnsi="Roboto"/>
                    <w:sz w:val="26"/>
                    <w:szCs w:val="26"/>
                    <w:lang w:val="en-US"/>
                  </w:rPr>
                </w:rPrChange>
              </w:rPr>
            </w:pPr>
            <w:del w:id="4741" w:author="Nozimjon Ortiqov" w:date="2026-02-24T13:36:00Z" w16du:dateUtc="2026-02-24T08:36:00Z">
              <w:r w:rsidRPr="001942E4" w:rsidDel="00C6525B">
                <w:rPr>
                  <w:rFonts w:ascii="Roboto" w:hAnsi="Roboto"/>
                  <w:sz w:val="24"/>
                  <w:szCs w:val="24"/>
                  <w:lang w:val="uz-Cyrl-UZ"/>
                  <w:rPrChange w:id="4742" w:author="Nozimjon Ortiqov" w:date="2026-02-24T09:37:00Z" w16du:dateUtc="2026-02-24T04:37:00Z">
                    <w:rPr>
                      <w:rFonts w:ascii="Roboto" w:hAnsi="Roboto"/>
                      <w:sz w:val="26"/>
                      <w:szCs w:val="26"/>
                      <w:lang w:val="en-US"/>
                    </w:rPr>
                  </w:rPrChange>
                </w:rPr>
                <w:delText>Қарамлик коэффициенти</w:delText>
              </w:r>
            </w:del>
          </w:p>
        </w:tc>
        <w:tc>
          <w:tcPr>
            <w:tcW w:w="1701" w:type="dxa"/>
            <w:vAlign w:val="center"/>
          </w:tcPr>
          <w:p w14:paraId="76BD6CDD" w14:textId="25DE00B4" w:rsidR="00484395" w:rsidRPr="001942E4" w:rsidDel="00C6525B" w:rsidRDefault="00484395" w:rsidP="001222C0">
            <w:pPr>
              <w:widowControl w:val="0"/>
              <w:autoSpaceDE w:val="0"/>
              <w:autoSpaceDN w:val="0"/>
              <w:adjustRightInd w:val="0"/>
              <w:spacing w:after="0" w:line="240" w:lineRule="auto"/>
              <w:ind w:firstLine="29"/>
              <w:jc w:val="center"/>
              <w:rPr>
                <w:del w:id="4743" w:author="Nozimjon Ortiqov" w:date="2026-02-24T13:36:00Z" w16du:dateUtc="2026-02-24T08:36:00Z"/>
                <w:rFonts w:ascii="Roboto" w:hAnsi="Roboto"/>
                <w:sz w:val="24"/>
                <w:szCs w:val="24"/>
                <w:lang w:val="uz-Cyrl-UZ"/>
                <w:rPrChange w:id="4744" w:author="Nozimjon Ortiqov" w:date="2026-02-24T09:37:00Z" w16du:dateUtc="2026-02-24T04:37:00Z">
                  <w:rPr>
                    <w:del w:id="4745" w:author="Nozimjon Ortiqov" w:date="2026-02-24T13:36:00Z" w16du:dateUtc="2026-02-24T08:36:00Z"/>
                    <w:rFonts w:ascii="Roboto" w:hAnsi="Roboto"/>
                    <w:sz w:val="26"/>
                    <w:szCs w:val="26"/>
                    <w:lang w:val="en-US"/>
                  </w:rPr>
                </w:rPrChange>
              </w:rPr>
            </w:pPr>
            <w:del w:id="4746" w:author="Nozimjon Ortiqov" w:date="2026-02-24T13:36:00Z" w16du:dateUtc="2026-02-24T08:36:00Z">
              <w:r w:rsidRPr="001942E4" w:rsidDel="00C6525B">
                <w:rPr>
                  <w:rFonts w:ascii="Roboto" w:hAnsi="Roboto"/>
                  <w:sz w:val="24"/>
                  <w:szCs w:val="24"/>
                  <w:lang w:val="uz-Cyrl-UZ"/>
                  <w:rPrChange w:id="4747" w:author="Nozimjon Ortiqov" w:date="2026-02-24T09:37:00Z" w16du:dateUtc="2026-02-24T04:37:00Z">
                    <w:rPr>
                      <w:rFonts w:ascii="Roboto" w:hAnsi="Roboto"/>
                      <w:sz w:val="26"/>
                      <w:szCs w:val="26"/>
                      <w:lang w:val="en-US"/>
                    </w:rPr>
                  </w:rPrChange>
                </w:rPr>
                <w:delText>1454</w:delText>
              </w:r>
            </w:del>
          </w:p>
        </w:tc>
        <w:tc>
          <w:tcPr>
            <w:tcW w:w="1276" w:type="dxa"/>
            <w:vAlign w:val="center"/>
          </w:tcPr>
          <w:p w14:paraId="5C065491" w14:textId="009A934C" w:rsidR="00484395" w:rsidRPr="001942E4" w:rsidDel="00C6525B" w:rsidRDefault="00484395" w:rsidP="001222C0">
            <w:pPr>
              <w:widowControl w:val="0"/>
              <w:autoSpaceDE w:val="0"/>
              <w:autoSpaceDN w:val="0"/>
              <w:adjustRightInd w:val="0"/>
              <w:spacing w:after="0" w:line="240" w:lineRule="auto"/>
              <w:ind w:firstLine="29"/>
              <w:jc w:val="center"/>
              <w:rPr>
                <w:del w:id="4748" w:author="Nozimjon Ortiqov" w:date="2026-02-24T13:36:00Z" w16du:dateUtc="2026-02-24T08:36:00Z"/>
                <w:rFonts w:ascii="Roboto" w:hAnsi="Roboto"/>
                <w:sz w:val="24"/>
                <w:szCs w:val="24"/>
                <w:lang w:val="uz-Cyrl-UZ"/>
                <w:rPrChange w:id="4749" w:author="Nozimjon Ortiqov" w:date="2026-02-24T09:37:00Z" w16du:dateUtc="2026-02-24T04:37:00Z">
                  <w:rPr>
                    <w:del w:id="4750" w:author="Nozimjon Ortiqov" w:date="2026-02-24T13:36:00Z" w16du:dateUtc="2026-02-24T08:36:00Z"/>
                    <w:rFonts w:ascii="Roboto" w:hAnsi="Roboto"/>
                    <w:sz w:val="26"/>
                    <w:szCs w:val="26"/>
                    <w:lang w:val="en-US"/>
                  </w:rPr>
                </w:rPrChange>
              </w:rPr>
            </w:pPr>
            <w:del w:id="4751" w:author="Nozimjon Ortiqov" w:date="2026-02-24T13:36:00Z" w16du:dateUtc="2026-02-24T08:36:00Z">
              <w:r w:rsidRPr="001942E4" w:rsidDel="00C6525B">
                <w:rPr>
                  <w:rFonts w:ascii="Roboto" w:hAnsi="Roboto"/>
                  <w:sz w:val="24"/>
                  <w:szCs w:val="24"/>
                  <w:lang w:val="uz-Cyrl-UZ"/>
                  <w:rPrChange w:id="4752"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753"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54" w:author="Nozimjon Ortiqov" w:date="2026-02-24T09:37:00Z" w16du:dateUtc="2026-02-24T04:37:00Z">
                    <w:rPr>
                      <w:rFonts w:ascii="Roboto" w:hAnsi="Roboto"/>
                      <w:sz w:val="26"/>
                      <w:szCs w:val="26"/>
                      <w:lang w:val="en-US"/>
                    </w:rPr>
                  </w:rPrChange>
                </w:rPr>
                <w:delText>334</w:delText>
              </w:r>
            </w:del>
          </w:p>
        </w:tc>
        <w:tc>
          <w:tcPr>
            <w:tcW w:w="1559" w:type="dxa"/>
            <w:vAlign w:val="center"/>
          </w:tcPr>
          <w:p w14:paraId="79E7294C" w14:textId="37DA98E6" w:rsidR="00484395" w:rsidRPr="001942E4" w:rsidDel="00C6525B" w:rsidRDefault="00484395" w:rsidP="001222C0">
            <w:pPr>
              <w:widowControl w:val="0"/>
              <w:autoSpaceDE w:val="0"/>
              <w:autoSpaceDN w:val="0"/>
              <w:adjustRightInd w:val="0"/>
              <w:spacing w:after="0" w:line="240" w:lineRule="auto"/>
              <w:ind w:firstLine="29"/>
              <w:jc w:val="center"/>
              <w:rPr>
                <w:del w:id="4755" w:author="Nozimjon Ortiqov" w:date="2026-02-24T13:36:00Z" w16du:dateUtc="2026-02-24T08:36:00Z"/>
                <w:rFonts w:ascii="Roboto" w:hAnsi="Roboto"/>
                <w:sz w:val="24"/>
                <w:szCs w:val="24"/>
                <w:lang w:val="uz-Cyrl-UZ"/>
                <w:rPrChange w:id="4756" w:author="Nozimjon Ortiqov" w:date="2026-02-24T09:37:00Z" w16du:dateUtc="2026-02-24T04:37:00Z">
                  <w:rPr>
                    <w:del w:id="4757" w:author="Nozimjon Ortiqov" w:date="2026-02-24T13:36:00Z" w16du:dateUtc="2026-02-24T08:36:00Z"/>
                    <w:rFonts w:ascii="Roboto" w:hAnsi="Roboto"/>
                    <w:sz w:val="26"/>
                    <w:szCs w:val="26"/>
                    <w:lang w:val="en-US"/>
                  </w:rPr>
                </w:rPrChange>
              </w:rPr>
            </w:pPr>
            <w:del w:id="4758" w:author="Nozimjon Ortiqov" w:date="2026-02-24T13:36:00Z" w16du:dateUtc="2026-02-24T08:36:00Z">
              <w:r w:rsidRPr="001942E4" w:rsidDel="00C6525B">
                <w:rPr>
                  <w:rFonts w:ascii="Roboto" w:hAnsi="Roboto"/>
                  <w:sz w:val="24"/>
                  <w:szCs w:val="24"/>
                  <w:lang w:val="uz-Cyrl-UZ"/>
                  <w:rPrChange w:id="4759"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760"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61" w:author="Nozimjon Ortiqov" w:date="2026-02-24T09:37:00Z" w16du:dateUtc="2026-02-24T04:37:00Z">
                    <w:rPr>
                      <w:rFonts w:ascii="Roboto" w:hAnsi="Roboto"/>
                      <w:sz w:val="26"/>
                      <w:szCs w:val="26"/>
                      <w:lang w:val="en-US"/>
                    </w:rPr>
                  </w:rPrChange>
                </w:rPr>
                <w:delText>75</w:delText>
              </w:r>
            </w:del>
          </w:p>
        </w:tc>
        <w:tc>
          <w:tcPr>
            <w:tcW w:w="993" w:type="dxa"/>
            <w:vAlign w:val="center"/>
          </w:tcPr>
          <w:p w14:paraId="342834A8" w14:textId="2431D020" w:rsidR="00484395" w:rsidRPr="001942E4" w:rsidDel="00C6525B" w:rsidRDefault="00484395" w:rsidP="001222C0">
            <w:pPr>
              <w:widowControl w:val="0"/>
              <w:autoSpaceDE w:val="0"/>
              <w:autoSpaceDN w:val="0"/>
              <w:adjustRightInd w:val="0"/>
              <w:spacing w:after="0" w:line="240" w:lineRule="auto"/>
              <w:ind w:firstLine="29"/>
              <w:jc w:val="center"/>
              <w:rPr>
                <w:del w:id="4762" w:author="Nozimjon Ortiqov" w:date="2026-02-24T13:36:00Z" w16du:dateUtc="2026-02-24T08:36:00Z"/>
                <w:rFonts w:ascii="Roboto" w:hAnsi="Roboto"/>
                <w:sz w:val="24"/>
                <w:szCs w:val="24"/>
                <w:lang w:val="uz-Cyrl-UZ"/>
                <w:rPrChange w:id="4763" w:author="Nozimjon Ortiqov" w:date="2026-02-24T09:37:00Z" w16du:dateUtc="2026-02-24T04:37:00Z">
                  <w:rPr>
                    <w:del w:id="4764" w:author="Nozimjon Ortiqov" w:date="2026-02-24T13:36:00Z" w16du:dateUtc="2026-02-24T08:36:00Z"/>
                    <w:rFonts w:ascii="Roboto" w:hAnsi="Roboto"/>
                    <w:sz w:val="26"/>
                    <w:szCs w:val="26"/>
                    <w:lang w:val="en-US"/>
                  </w:rPr>
                </w:rPrChange>
              </w:rPr>
            </w:pPr>
            <w:del w:id="4765" w:author="Nozimjon Ortiqov" w:date="2026-02-24T13:36:00Z" w16du:dateUtc="2026-02-24T08:36:00Z">
              <w:r w:rsidRPr="001942E4" w:rsidDel="00C6525B">
                <w:rPr>
                  <w:rFonts w:ascii="Roboto" w:hAnsi="Roboto"/>
                  <w:sz w:val="24"/>
                  <w:szCs w:val="24"/>
                  <w:lang w:val="uz-Cyrl-UZ"/>
                  <w:rPrChange w:id="4766" w:author="Nozimjon Ortiqov" w:date="2026-02-24T09:37:00Z" w16du:dateUtc="2026-02-24T04:37:00Z">
                    <w:rPr>
                      <w:rFonts w:ascii="Roboto" w:hAnsi="Roboto"/>
                      <w:sz w:val="26"/>
                      <w:szCs w:val="26"/>
                      <w:lang w:val="en-US"/>
                    </w:rPr>
                  </w:rPrChange>
                </w:rPr>
                <w:delText>0</w:delText>
              </w:r>
            </w:del>
          </w:p>
        </w:tc>
        <w:tc>
          <w:tcPr>
            <w:tcW w:w="915" w:type="dxa"/>
            <w:vAlign w:val="center"/>
          </w:tcPr>
          <w:p w14:paraId="0578E807" w14:textId="7016AEE2" w:rsidR="00484395" w:rsidRPr="001942E4" w:rsidDel="00C6525B" w:rsidRDefault="00484395" w:rsidP="001222C0">
            <w:pPr>
              <w:widowControl w:val="0"/>
              <w:autoSpaceDE w:val="0"/>
              <w:autoSpaceDN w:val="0"/>
              <w:adjustRightInd w:val="0"/>
              <w:spacing w:after="0" w:line="240" w:lineRule="auto"/>
              <w:ind w:firstLine="29"/>
              <w:jc w:val="center"/>
              <w:rPr>
                <w:del w:id="4767" w:author="Nozimjon Ortiqov" w:date="2026-02-24T13:36:00Z" w16du:dateUtc="2026-02-24T08:36:00Z"/>
                <w:rFonts w:ascii="Roboto" w:hAnsi="Roboto"/>
                <w:sz w:val="24"/>
                <w:szCs w:val="24"/>
                <w:lang w:val="uz-Cyrl-UZ"/>
                <w:rPrChange w:id="4768" w:author="Nozimjon Ortiqov" w:date="2026-02-24T09:37:00Z" w16du:dateUtc="2026-02-24T04:37:00Z">
                  <w:rPr>
                    <w:del w:id="4769" w:author="Nozimjon Ortiqov" w:date="2026-02-24T13:36:00Z" w16du:dateUtc="2026-02-24T08:36:00Z"/>
                    <w:rFonts w:ascii="Roboto" w:hAnsi="Roboto"/>
                    <w:sz w:val="26"/>
                    <w:szCs w:val="26"/>
                    <w:lang w:val="en-US"/>
                  </w:rPr>
                </w:rPrChange>
              </w:rPr>
            </w:pPr>
            <w:del w:id="4770" w:author="Nozimjon Ortiqov" w:date="2026-02-24T13:36:00Z" w16du:dateUtc="2026-02-24T08:36:00Z">
              <w:r w:rsidRPr="001942E4" w:rsidDel="00C6525B">
                <w:rPr>
                  <w:rFonts w:ascii="Roboto" w:hAnsi="Roboto"/>
                  <w:sz w:val="24"/>
                  <w:szCs w:val="24"/>
                  <w:lang w:val="uz-Cyrl-UZ"/>
                  <w:rPrChange w:id="4771" w:author="Nozimjon Ortiqov" w:date="2026-02-24T09:37:00Z" w16du:dateUtc="2026-02-24T04:37:00Z">
                    <w:rPr>
                      <w:rFonts w:ascii="Roboto" w:hAnsi="Roboto"/>
                      <w:sz w:val="26"/>
                      <w:szCs w:val="26"/>
                      <w:lang w:val="en-US"/>
                    </w:rPr>
                  </w:rPrChange>
                </w:rPr>
                <w:delText>23</w:delText>
              </w:r>
            </w:del>
          </w:p>
        </w:tc>
      </w:tr>
      <w:tr w:rsidR="00484395" w:rsidRPr="009C4BAE" w:rsidDel="00C6525B" w14:paraId="61924072" w14:textId="6AFDC332" w:rsidTr="001222C0">
        <w:trPr>
          <w:trHeight w:val="395"/>
          <w:jc w:val="center"/>
          <w:del w:id="4772" w:author="Nozimjon Ortiqov" w:date="2026-02-24T13:36:00Z"/>
        </w:trPr>
        <w:tc>
          <w:tcPr>
            <w:tcW w:w="3964" w:type="dxa"/>
          </w:tcPr>
          <w:p w14:paraId="2018E11F" w14:textId="76A247CB" w:rsidR="00484395" w:rsidRPr="001942E4" w:rsidDel="00C6525B" w:rsidRDefault="00484395" w:rsidP="001222C0">
            <w:pPr>
              <w:widowControl w:val="0"/>
              <w:autoSpaceDE w:val="0"/>
              <w:autoSpaceDN w:val="0"/>
              <w:adjustRightInd w:val="0"/>
              <w:spacing w:after="0" w:line="240" w:lineRule="auto"/>
              <w:jc w:val="both"/>
              <w:rPr>
                <w:del w:id="4773" w:author="Nozimjon Ortiqov" w:date="2026-02-24T13:36:00Z" w16du:dateUtc="2026-02-24T08:36:00Z"/>
                <w:rFonts w:ascii="Roboto" w:hAnsi="Roboto"/>
                <w:sz w:val="24"/>
                <w:szCs w:val="24"/>
                <w:lang w:val="uz-Cyrl-UZ"/>
                <w:rPrChange w:id="4774" w:author="Nozimjon Ortiqov" w:date="2026-02-24T09:37:00Z" w16du:dateUtc="2026-02-24T04:37:00Z">
                  <w:rPr>
                    <w:del w:id="4775" w:author="Nozimjon Ortiqov" w:date="2026-02-24T13:36:00Z" w16du:dateUtc="2026-02-24T08:36:00Z"/>
                    <w:rFonts w:ascii="Roboto" w:hAnsi="Roboto"/>
                    <w:sz w:val="26"/>
                    <w:szCs w:val="26"/>
                    <w:lang w:val="uz-Cyrl-UZ"/>
                  </w:rPr>
                </w:rPrChange>
              </w:rPr>
            </w:pPr>
            <w:del w:id="4776" w:author="Nozimjon Ortiqov" w:date="2026-02-24T13:36:00Z" w16du:dateUtc="2026-02-24T08:36:00Z">
              <w:r w:rsidRPr="001942E4" w:rsidDel="00C6525B">
                <w:rPr>
                  <w:rFonts w:ascii="Roboto" w:hAnsi="Roboto"/>
                  <w:sz w:val="24"/>
                  <w:szCs w:val="24"/>
                  <w:lang w:val="uz-Cyrl-UZ"/>
                  <w:rPrChange w:id="4777" w:author="Nozimjon Ortiqov" w:date="2026-02-24T09:37:00Z" w16du:dateUtc="2026-02-24T04:37:00Z">
                    <w:rPr>
                      <w:rFonts w:ascii="Roboto" w:hAnsi="Roboto"/>
                      <w:sz w:val="26"/>
                      <w:szCs w:val="26"/>
                      <w:lang w:val="uz-Cyrl-UZ"/>
                    </w:rPr>
                  </w:rPrChange>
                </w:rPr>
                <w:delText>Ёш</w:delText>
              </w:r>
            </w:del>
          </w:p>
        </w:tc>
        <w:tc>
          <w:tcPr>
            <w:tcW w:w="1701" w:type="dxa"/>
            <w:vAlign w:val="center"/>
          </w:tcPr>
          <w:p w14:paraId="7581223F" w14:textId="5601C457" w:rsidR="00484395" w:rsidRPr="001942E4" w:rsidDel="00C6525B" w:rsidRDefault="00484395" w:rsidP="001222C0">
            <w:pPr>
              <w:widowControl w:val="0"/>
              <w:autoSpaceDE w:val="0"/>
              <w:autoSpaceDN w:val="0"/>
              <w:adjustRightInd w:val="0"/>
              <w:spacing w:after="0" w:line="240" w:lineRule="auto"/>
              <w:ind w:firstLine="29"/>
              <w:jc w:val="center"/>
              <w:rPr>
                <w:del w:id="4778" w:author="Nozimjon Ortiqov" w:date="2026-02-24T13:36:00Z" w16du:dateUtc="2026-02-24T08:36:00Z"/>
                <w:rFonts w:ascii="Roboto" w:hAnsi="Roboto"/>
                <w:sz w:val="24"/>
                <w:szCs w:val="24"/>
                <w:lang w:val="uz-Cyrl-UZ"/>
                <w:rPrChange w:id="4779" w:author="Nozimjon Ortiqov" w:date="2026-02-24T09:37:00Z" w16du:dateUtc="2026-02-24T04:37:00Z">
                  <w:rPr>
                    <w:del w:id="4780" w:author="Nozimjon Ortiqov" w:date="2026-02-24T13:36:00Z" w16du:dateUtc="2026-02-24T08:36:00Z"/>
                    <w:rFonts w:ascii="Roboto" w:hAnsi="Roboto"/>
                    <w:sz w:val="26"/>
                    <w:szCs w:val="26"/>
                    <w:lang w:val="en-US"/>
                  </w:rPr>
                </w:rPrChange>
              </w:rPr>
            </w:pPr>
            <w:del w:id="4781" w:author="Nozimjon Ortiqov" w:date="2026-02-24T13:36:00Z" w16du:dateUtc="2026-02-24T08:36:00Z">
              <w:r w:rsidRPr="001942E4" w:rsidDel="00C6525B">
                <w:rPr>
                  <w:rFonts w:ascii="Roboto" w:hAnsi="Roboto"/>
                  <w:sz w:val="24"/>
                  <w:szCs w:val="24"/>
                  <w:lang w:val="uz-Cyrl-UZ"/>
                  <w:rPrChange w:id="478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760BCFBB" w14:textId="00D87A6F" w:rsidR="00484395" w:rsidRPr="001942E4" w:rsidDel="00C6525B" w:rsidRDefault="00484395" w:rsidP="001222C0">
            <w:pPr>
              <w:widowControl w:val="0"/>
              <w:autoSpaceDE w:val="0"/>
              <w:autoSpaceDN w:val="0"/>
              <w:adjustRightInd w:val="0"/>
              <w:spacing w:after="0" w:line="240" w:lineRule="auto"/>
              <w:ind w:firstLine="29"/>
              <w:jc w:val="center"/>
              <w:rPr>
                <w:del w:id="4783" w:author="Nozimjon Ortiqov" w:date="2026-02-24T13:36:00Z" w16du:dateUtc="2026-02-24T08:36:00Z"/>
                <w:rFonts w:ascii="Roboto" w:hAnsi="Roboto"/>
                <w:sz w:val="24"/>
                <w:szCs w:val="24"/>
                <w:lang w:val="uz-Cyrl-UZ"/>
                <w:rPrChange w:id="4784" w:author="Nozimjon Ortiqov" w:date="2026-02-24T09:37:00Z" w16du:dateUtc="2026-02-24T04:37:00Z">
                  <w:rPr>
                    <w:del w:id="4785" w:author="Nozimjon Ortiqov" w:date="2026-02-24T13:36:00Z" w16du:dateUtc="2026-02-24T08:36:00Z"/>
                    <w:rFonts w:ascii="Roboto" w:hAnsi="Roboto"/>
                    <w:sz w:val="26"/>
                    <w:szCs w:val="26"/>
                    <w:lang w:val="en-US"/>
                  </w:rPr>
                </w:rPrChange>
              </w:rPr>
            </w:pPr>
            <w:del w:id="4786" w:author="Nozimjon Ortiqov" w:date="2026-02-24T13:36:00Z" w16du:dateUtc="2026-02-24T08:36:00Z">
              <w:r w:rsidRPr="001942E4" w:rsidDel="00C6525B">
                <w:rPr>
                  <w:rFonts w:ascii="Roboto" w:hAnsi="Roboto"/>
                  <w:sz w:val="24"/>
                  <w:szCs w:val="24"/>
                  <w:lang w:val="uz-Cyrl-UZ"/>
                  <w:rPrChange w:id="4787" w:author="Nozimjon Ortiqov" w:date="2026-02-24T09:37:00Z" w16du:dateUtc="2026-02-24T04:37:00Z">
                    <w:rPr>
                      <w:rFonts w:ascii="Roboto" w:hAnsi="Roboto"/>
                      <w:sz w:val="26"/>
                      <w:szCs w:val="26"/>
                      <w:lang w:val="en-US"/>
                    </w:rPr>
                  </w:rPrChange>
                </w:rPr>
                <w:delText>35</w:delText>
              </w:r>
              <w:r w:rsidRPr="001942E4" w:rsidDel="00C6525B">
                <w:rPr>
                  <w:rFonts w:ascii="Roboto" w:hAnsi="Roboto"/>
                  <w:sz w:val="24"/>
                  <w:szCs w:val="24"/>
                  <w:lang w:val="uz-Cyrl-UZ"/>
                  <w:rPrChange w:id="4788"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89" w:author="Nozimjon Ortiqov" w:date="2026-02-24T09:37:00Z" w16du:dateUtc="2026-02-24T04:37:00Z">
                    <w:rPr>
                      <w:rFonts w:ascii="Roboto" w:hAnsi="Roboto"/>
                      <w:sz w:val="26"/>
                      <w:szCs w:val="26"/>
                      <w:lang w:val="en-US"/>
                    </w:rPr>
                  </w:rPrChange>
                </w:rPr>
                <w:delText>23</w:delText>
              </w:r>
            </w:del>
          </w:p>
        </w:tc>
        <w:tc>
          <w:tcPr>
            <w:tcW w:w="1559" w:type="dxa"/>
            <w:vAlign w:val="center"/>
          </w:tcPr>
          <w:p w14:paraId="3E2D3B16" w14:textId="34AFB6F5" w:rsidR="00484395" w:rsidRPr="001942E4" w:rsidDel="00C6525B" w:rsidRDefault="00484395" w:rsidP="001222C0">
            <w:pPr>
              <w:widowControl w:val="0"/>
              <w:autoSpaceDE w:val="0"/>
              <w:autoSpaceDN w:val="0"/>
              <w:adjustRightInd w:val="0"/>
              <w:spacing w:after="0" w:line="240" w:lineRule="auto"/>
              <w:ind w:firstLine="29"/>
              <w:jc w:val="center"/>
              <w:rPr>
                <w:del w:id="4790" w:author="Nozimjon Ortiqov" w:date="2026-02-24T13:36:00Z" w16du:dateUtc="2026-02-24T08:36:00Z"/>
                <w:rFonts w:ascii="Roboto" w:hAnsi="Roboto"/>
                <w:sz w:val="24"/>
                <w:szCs w:val="24"/>
                <w:lang w:val="uz-Cyrl-UZ"/>
                <w:rPrChange w:id="4791" w:author="Nozimjon Ortiqov" w:date="2026-02-24T09:37:00Z" w16du:dateUtc="2026-02-24T04:37:00Z">
                  <w:rPr>
                    <w:del w:id="4792" w:author="Nozimjon Ortiqov" w:date="2026-02-24T13:36:00Z" w16du:dateUtc="2026-02-24T08:36:00Z"/>
                    <w:rFonts w:ascii="Roboto" w:hAnsi="Roboto"/>
                    <w:sz w:val="26"/>
                    <w:szCs w:val="26"/>
                    <w:lang w:val="en-US"/>
                  </w:rPr>
                </w:rPrChange>
              </w:rPr>
            </w:pPr>
            <w:del w:id="4793" w:author="Nozimjon Ortiqov" w:date="2026-02-24T13:36:00Z" w16du:dateUtc="2026-02-24T08:36:00Z">
              <w:r w:rsidRPr="001942E4" w:rsidDel="00C6525B">
                <w:rPr>
                  <w:rFonts w:ascii="Roboto" w:hAnsi="Roboto"/>
                  <w:sz w:val="24"/>
                  <w:szCs w:val="24"/>
                  <w:lang w:val="uz-Cyrl-UZ"/>
                  <w:rPrChange w:id="4794" w:author="Nozimjon Ortiqov" w:date="2026-02-24T09:37:00Z" w16du:dateUtc="2026-02-24T04:37:00Z">
                    <w:rPr>
                      <w:rFonts w:ascii="Roboto" w:hAnsi="Roboto"/>
                      <w:sz w:val="26"/>
                      <w:szCs w:val="26"/>
                      <w:lang w:val="en-US"/>
                    </w:rPr>
                  </w:rPrChange>
                </w:rPr>
                <w:delText>10</w:delText>
              </w:r>
              <w:r w:rsidRPr="001942E4" w:rsidDel="00C6525B">
                <w:rPr>
                  <w:rFonts w:ascii="Roboto" w:hAnsi="Roboto"/>
                  <w:sz w:val="24"/>
                  <w:szCs w:val="24"/>
                  <w:lang w:val="uz-Cyrl-UZ"/>
                  <w:rPrChange w:id="4795"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96" w:author="Nozimjon Ortiqov" w:date="2026-02-24T09:37:00Z" w16du:dateUtc="2026-02-24T04:37:00Z">
                    <w:rPr>
                      <w:rFonts w:ascii="Roboto" w:hAnsi="Roboto"/>
                      <w:sz w:val="26"/>
                      <w:szCs w:val="26"/>
                      <w:lang w:val="en-US"/>
                    </w:rPr>
                  </w:rPrChange>
                </w:rPr>
                <w:delText>728</w:delText>
              </w:r>
            </w:del>
          </w:p>
        </w:tc>
        <w:tc>
          <w:tcPr>
            <w:tcW w:w="993" w:type="dxa"/>
            <w:vAlign w:val="center"/>
          </w:tcPr>
          <w:p w14:paraId="68408219" w14:textId="35C909D6" w:rsidR="00484395" w:rsidRPr="001942E4" w:rsidDel="00C6525B" w:rsidRDefault="00484395" w:rsidP="001222C0">
            <w:pPr>
              <w:widowControl w:val="0"/>
              <w:autoSpaceDE w:val="0"/>
              <w:autoSpaceDN w:val="0"/>
              <w:adjustRightInd w:val="0"/>
              <w:spacing w:after="0" w:line="240" w:lineRule="auto"/>
              <w:ind w:firstLine="29"/>
              <w:jc w:val="center"/>
              <w:rPr>
                <w:del w:id="4797" w:author="Nozimjon Ortiqov" w:date="2026-02-24T13:36:00Z" w16du:dateUtc="2026-02-24T08:36:00Z"/>
                <w:rFonts w:ascii="Roboto" w:hAnsi="Roboto"/>
                <w:sz w:val="24"/>
                <w:szCs w:val="24"/>
                <w:lang w:val="uz-Cyrl-UZ"/>
                <w:rPrChange w:id="4798" w:author="Nozimjon Ortiqov" w:date="2026-02-24T09:37:00Z" w16du:dateUtc="2026-02-24T04:37:00Z">
                  <w:rPr>
                    <w:del w:id="4799" w:author="Nozimjon Ortiqov" w:date="2026-02-24T13:36:00Z" w16du:dateUtc="2026-02-24T08:36:00Z"/>
                    <w:rFonts w:ascii="Roboto" w:hAnsi="Roboto"/>
                    <w:sz w:val="26"/>
                    <w:szCs w:val="26"/>
                    <w:lang w:val="en-US"/>
                  </w:rPr>
                </w:rPrChange>
              </w:rPr>
            </w:pPr>
            <w:del w:id="4800" w:author="Nozimjon Ortiqov" w:date="2026-02-24T13:36:00Z" w16du:dateUtc="2026-02-24T08:36:00Z">
              <w:r w:rsidRPr="001942E4" w:rsidDel="00C6525B">
                <w:rPr>
                  <w:rFonts w:ascii="Roboto" w:hAnsi="Roboto"/>
                  <w:sz w:val="24"/>
                  <w:szCs w:val="24"/>
                  <w:lang w:val="uz-Cyrl-UZ"/>
                  <w:rPrChange w:id="4801" w:author="Nozimjon Ortiqov" w:date="2026-02-24T09:37:00Z" w16du:dateUtc="2026-02-24T04:37:00Z">
                    <w:rPr>
                      <w:rFonts w:ascii="Roboto" w:hAnsi="Roboto"/>
                      <w:sz w:val="26"/>
                      <w:szCs w:val="26"/>
                      <w:lang w:val="en-US"/>
                    </w:rPr>
                  </w:rPrChange>
                </w:rPr>
                <w:delText>18</w:delText>
              </w:r>
            </w:del>
          </w:p>
        </w:tc>
        <w:tc>
          <w:tcPr>
            <w:tcW w:w="915" w:type="dxa"/>
            <w:vAlign w:val="center"/>
          </w:tcPr>
          <w:p w14:paraId="0DCBE163" w14:textId="00BCEDDC" w:rsidR="00484395" w:rsidRPr="001942E4" w:rsidDel="00C6525B" w:rsidRDefault="00484395" w:rsidP="001222C0">
            <w:pPr>
              <w:widowControl w:val="0"/>
              <w:autoSpaceDE w:val="0"/>
              <w:autoSpaceDN w:val="0"/>
              <w:adjustRightInd w:val="0"/>
              <w:spacing w:after="0" w:line="240" w:lineRule="auto"/>
              <w:ind w:firstLine="29"/>
              <w:jc w:val="center"/>
              <w:rPr>
                <w:del w:id="4802" w:author="Nozimjon Ortiqov" w:date="2026-02-24T13:36:00Z" w16du:dateUtc="2026-02-24T08:36:00Z"/>
                <w:rFonts w:ascii="Roboto" w:hAnsi="Roboto"/>
                <w:sz w:val="24"/>
                <w:szCs w:val="24"/>
                <w:lang w:val="uz-Cyrl-UZ"/>
                <w:rPrChange w:id="4803" w:author="Nozimjon Ortiqov" w:date="2026-02-24T09:37:00Z" w16du:dateUtc="2026-02-24T04:37:00Z">
                  <w:rPr>
                    <w:del w:id="4804" w:author="Nozimjon Ortiqov" w:date="2026-02-24T13:36:00Z" w16du:dateUtc="2026-02-24T08:36:00Z"/>
                    <w:rFonts w:ascii="Roboto" w:hAnsi="Roboto"/>
                    <w:sz w:val="26"/>
                    <w:szCs w:val="26"/>
                    <w:lang w:val="en-US"/>
                  </w:rPr>
                </w:rPrChange>
              </w:rPr>
            </w:pPr>
            <w:del w:id="4805" w:author="Nozimjon Ortiqov" w:date="2026-02-24T13:36:00Z" w16du:dateUtc="2026-02-24T08:36:00Z">
              <w:r w:rsidRPr="001942E4" w:rsidDel="00C6525B">
                <w:rPr>
                  <w:rFonts w:ascii="Roboto" w:hAnsi="Roboto"/>
                  <w:sz w:val="24"/>
                  <w:szCs w:val="24"/>
                  <w:lang w:val="uz-Cyrl-UZ"/>
                  <w:rPrChange w:id="4806" w:author="Nozimjon Ortiqov" w:date="2026-02-24T09:37:00Z" w16du:dateUtc="2026-02-24T04:37:00Z">
                    <w:rPr>
                      <w:rFonts w:ascii="Roboto" w:hAnsi="Roboto"/>
                      <w:sz w:val="26"/>
                      <w:szCs w:val="26"/>
                      <w:lang w:val="en-US"/>
                    </w:rPr>
                  </w:rPrChange>
                </w:rPr>
                <w:delText>73</w:delText>
              </w:r>
            </w:del>
          </w:p>
        </w:tc>
      </w:tr>
      <w:tr w:rsidR="00484395" w:rsidRPr="009C4BAE" w:rsidDel="00C6525B" w14:paraId="5B46C9D3" w14:textId="3F389B16" w:rsidTr="001222C0">
        <w:trPr>
          <w:trHeight w:val="395"/>
          <w:jc w:val="center"/>
          <w:del w:id="4807" w:author="Nozimjon Ortiqov" w:date="2026-02-24T13:36:00Z"/>
        </w:trPr>
        <w:tc>
          <w:tcPr>
            <w:tcW w:w="3964" w:type="dxa"/>
          </w:tcPr>
          <w:p w14:paraId="42BF3912" w14:textId="52C67C3F" w:rsidR="00484395" w:rsidRPr="001942E4" w:rsidDel="00C6525B" w:rsidRDefault="00484395" w:rsidP="001222C0">
            <w:pPr>
              <w:widowControl w:val="0"/>
              <w:autoSpaceDE w:val="0"/>
              <w:autoSpaceDN w:val="0"/>
              <w:adjustRightInd w:val="0"/>
              <w:spacing w:after="0" w:line="240" w:lineRule="auto"/>
              <w:jc w:val="both"/>
              <w:rPr>
                <w:del w:id="4808" w:author="Nozimjon Ortiqov" w:date="2026-02-24T13:36:00Z" w16du:dateUtc="2026-02-24T08:36:00Z"/>
                <w:rFonts w:ascii="Roboto" w:hAnsi="Roboto"/>
                <w:sz w:val="24"/>
                <w:szCs w:val="24"/>
                <w:lang w:val="uz-Cyrl-UZ"/>
                <w:rPrChange w:id="4809" w:author="Nozimjon Ortiqov" w:date="2026-02-24T09:37:00Z" w16du:dateUtc="2026-02-24T04:37:00Z">
                  <w:rPr>
                    <w:del w:id="4810" w:author="Nozimjon Ortiqov" w:date="2026-02-24T13:36:00Z" w16du:dateUtc="2026-02-24T08:36:00Z"/>
                    <w:rFonts w:ascii="Roboto" w:hAnsi="Roboto"/>
                    <w:sz w:val="26"/>
                    <w:szCs w:val="26"/>
                    <w:lang w:val="uz-Cyrl-UZ"/>
                  </w:rPr>
                </w:rPrChange>
              </w:rPr>
            </w:pPr>
            <w:del w:id="4811" w:author="Nozimjon Ortiqov" w:date="2026-02-24T13:36:00Z" w16du:dateUtc="2026-02-24T08:36:00Z">
              <w:r w:rsidRPr="001942E4" w:rsidDel="00C6525B">
                <w:rPr>
                  <w:rFonts w:ascii="Roboto" w:hAnsi="Roboto"/>
                  <w:sz w:val="24"/>
                  <w:szCs w:val="24"/>
                  <w:lang w:val="uz-Cyrl-UZ"/>
                  <w:rPrChange w:id="4812" w:author="Nozimjon Ortiqov" w:date="2026-02-24T09:37:00Z" w16du:dateUtc="2026-02-24T04:37:00Z">
                    <w:rPr>
                      <w:rFonts w:ascii="Roboto" w:hAnsi="Roboto"/>
                      <w:sz w:val="26"/>
                      <w:szCs w:val="26"/>
                      <w:lang w:val="uz-Cyrl-UZ"/>
                    </w:rPr>
                  </w:rPrChange>
                </w:rPr>
                <w:delText>Жинс</w:delText>
              </w:r>
            </w:del>
          </w:p>
        </w:tc>
        <w:tc>
          <w:tcPr>
            <w:tcW w:w="1701" w:type="dxa"/>
            <w:vAlign w:val="center"/>
          </w:tcPr>
          <w:p w14:paraId="3CFD3158" w14:textId="4F94ED3B" w:rsidR="00484395" w:rsidRPr="001942E4" w:rsidDel="00C6525B" w:rsidRDefault="00484395" w:rsidP="001222C0">
            <w:pPr>
              <w:widowControl w:val="0"/>
              <w:autoSpaceDE w:val="0"/>
              <w:autoSpaceDN w:val="0"/>
              <w:adjustRightInd w:val="0"/>
              <w:spacing w:after="0" w:line="240" w:lineRule="auto"/>
              <w:ind w:firstLine="29"/>
              <w:jc w:val="center"/>
              <w:rPr>
                <w:del w:id="4813" w:author="Nozimjon Ortiqov" w:date="2026-02-24T13:36:00Z" w16du:dateUtc="2026-02-24T08:36:00Z"/>
                <w:rFonts w:ascii="Roboto" w:hAnsi="Roboto"/>
                <w:sz w:val="24"/>
                <w:szCs w:val="24"/>
                <w:lang w:val="uz-Cyrl-UZ"/>
                <w:rPrChange w:id="4814" w:author="Nozimjon Ortiqov" w:date="2026-02-24T09:37:00Z" w16du:dateUtc="2026-02-24T04:37:00Z">
                  <w:rPr>
                    <w:del w:id="4815" w:author="Nozimjon Ortiqov" w:date="2026-02-24T13:36:00Z" w16du:dateUtc="2026-02-24T08:36:00Z"/>
                    <w:rFonts w:ascii="Roboto" w:hAnsi="Roboto"/>
                    <w:sz w:val="26"/>
                    <w:szCs w:val="26"/>
                    <w:lang w:val="en-US"/>
                  </w:rPr>
                </w:rPrChange>
              </w:rPr>
            </w:pPr>
            <w:del w:id="4816" w:author="Nozimjon Ortiqov" w:date="2026-02-24T13:36:00Z" w16du:dateUtc="2026-02-24T08:36:00Z">
              <w:r w:rsidRPr="001942E4" w:rsidDel="00C6525B">
                <w:rPr>
                  <w:rFonts w:ascii="Roboto" w:hAnsi="Roboto"/>
                  <w:sz w:val="24"/>
                  <w:szCs w:val="24"/>
                  <w:lang w:val="uz-Cyrl-UZ"/>
                  <w:rPrChange w:id="481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585AD396" w14:textId="55E63498" w:rsidR="00484395" w:rsidRPr="001942E4" w:rsidDel="00C6525B" w:rsidRDefault="00484395" w:rsidP="001222C0">
            <w:pPr>
              <w:widowControl w:val="0"/>
              <w:autoSpaceDE w:val="0"/>
              <w:autoSpaceDN w:val="0"/>
              <w:adjustRightInd w:val="0"/>
              <w:spacing w:after="0" w:line="240" w:lineRule="auto"/>
              <w:ind w:firstLine="29"/>
              <w:jc w:val="center"/>
              <w:rPr>
                <w:del w:id="4818" w:author="Nozimjon Ortiqov" w:date="2026-02-24T13:36:00Z" w16du:dateUtc="2026-02-24T08:36:00Z"/>
                <w:rFonts w:ascii="Roboto" w:hAnsi="Roboto"/>
                <w:sz w:val="24"/>
                <w:szCs w:val="24"/>
                <w:lang w:val="uz-Cyrl-UZ"/>
                <w:rPrChange w:id="4819" w:author="Nozimjon Ortiqov" w:date="2026-02-24T09:37:00Z" w16du:dateUtc="2026-02-24T04:37:00Z">
                  <w:rPr>
                    <w:del w:id="4820" w:author="Nozimjon Ortiqov" w:date="2026-02-24T13:36:00Z" w16du:dateUtc="2026-02-24T08:36:00Z"/>
                    <w:rFonts w:ascii="Roboto" w:hAnsi="Roboto"/>
                    <w:sz w:val="26"/>
                    <w:szCs w:val="26"/>
                    <w:lang w:val="en-US"/>
                  </w:rPr>
                </w:rPrChange>
              </w:rPr>
            </w:pPr>
            <w:del w:id="4821" w:author="Nozimjon Ortiqov" w:date="2026-02-24T13:36:00Z" w16du:dateUtc="2026-02-24T08:36:00Z">
              <w:r w:rsidRPr="001942E4" w:rsidDel="00C6525B">
                <w:rPr>
                  <w:rFonts w:ascii="Roboto" w:hAnsi="Roboto"/>
                  <w:sz w:val="24"/>
                  <w:szCs w:val="24"/>
                  <w:lang w:val="uz-Cyrl-UZ"/>
                  <w:rPrChange w:id="482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23" w:author="Nozimjon Ortiqov" w:date="2026-02-24T09:37:00Z" w16du:dateUtc="2026-02-24T04:37:00Z">
                    <w:rPr>
                      <w:rFonts w:ascii="Roboto" w:hAnsi="Roboto"/>
                      <w:sz w:val="26"/>
                      <w:szCs w:val="26"/>
                      <w:lang w:val="en-US"/>
                    </w:rPr>
                  </w:rPrChange>
                </w:rPr>
                <w:delText>642</w:delText>
              </w:r>
            </w:del>
          </w:p>
        </w:tc>
        <w:tc>
          <w:tcPr>
            <w:tcW w:w="1559" w:type="dxa"/>
            <w:vAlign w:val="center"/>
          </w:tcPr>
          <w:p w14:paraId="2F73FA6F" w14:textId="5B625770" w:rsidR="00484395" w:rsidRPr="001942E4" w:rsidDel="00C6525B" w:rsidRDefault="00484395" w:rsidP="001222C0">
            <w:pPr>
              <w:widowControl w:val="0"/>
              <w:autoSpaceDE w:val="0"/>
              <w:autoSpaceDN w:val="0"/>
              <w:adjustRightInd w:val="0"/>
              <w:spacing w:after="0" w:line="240" w:lineRule="auto"/>
              <w:ind w:firstLine="29"/>
              <w:jc w:val="center"/>
              <w:rPr>
                <w:del w:id="4824" w:author="Nozimjon Ortiqov" w:date="2026-02-24T13:36:00Z" w16du:dateUtc="2026-02-24T08:36:00Z"/>
                <w:rFonts w:ascii="Roboto" w:hAnsi="Roboto"/>
                <w:sz w:val="24"/>
                <w:szCs w:val="24"/>
                <w:lang w:val="uz-Cyrl-UZ"/>
                <w:rPrChange w:id="4825" w:author="Nozimjon Ortiqov" w:date="2026-02-24T09:37:00Z" w16du:dateUtc="2026-02-24T04:37:00Z">
                  <w:rPr>
                    <w:del w:id="4826" w:author="Nozimjon Ortiqov" w:date="2026-02-24T13:36:00Z" w16du:dateUtc="2026-02-24T08:36:00Z"/>
                    <w:rFonts w:ascii="Roboto" w:hAnsi="Roboto"/>
                    <w:sz w:val="26"/>
                    <w:szCs w:val="26"/>
                    <w:lang w:val="en-US"/>
                  </w:rPr>
                </w:rPrChange>
              </w:rPr>
            </w:pPr>
            <w:del w:id="4827" w:author="Nozimjon Ortiqov" w:date="2026-02-24T13:36:00Z" w16du:dateUtc="2026-02-24T08:36:00Z">
              <w:r w:rsidRPr="001942E4" w:rsidDel="00C6525B">
                <w:rPr>
                  <w:rFonts w:ascii="Roboto" w:hAnsi="Roboto"/>
                  <w:sz w:val="24"/>
                  <w:szCs w:val="24"/>
                  <w:lang w:val="uz-Cyrl-UZ"/>
                  <w:rPrChange w:id="482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29" w:author="Nozimjon Ortiqov" w:date="2026-02-24T09:37:00Z" w16du:dateUtc="2026-02-24T04:37:00Z">
                    <w:rPr>
                      <w:rFonts w:ascii="Roboto" w:hAnsi="Roboto"/>
                      <w:sz w:val="26"/>
                      <w:szCs w:val="26"/>
                      <w:lang w:val="en-US"/>
                    </w:rPr>
                  </w:rPrChange>
                </w:rPr>
                <w:delText>48</w:delText>
              </w:r>
            </w:del>
          </w:p>
        </w:tc>
        <w:tc>
          <w:tcPr>
            <w:tcW w:w="993" w:type="dxa"/>
            <w:vAlign w:val="center"/>
          </w:tcPr>
          <w:p w14:paraId="0F5B3F1B" w14:textId="21CC0E67" w:rsidR="00484395" w:rsidRPr="001942E4" w:rsidDel="00C6525B" w:rsidRDefault="00484395" w:rsidP="001222C0">
            <w:pPr>
              <w:widowControl w:val="0"/>
              <w:autoSpaceDE w:val="0"/>
              <w:autoSpaceDN w:val="0"/>
              <w:adjustRightInd w:val="0"/>
              <w:spacing w:after="0" w:line="240" w:lineRule="auto"/>
              <w:ind w:firstLine="29"/>
              <w:jc w:val="center"/>
              <w:rPr>
                <w:del w:id="4830" w:author="Nozimjon Ortiqov" w:date="2026-02-24T13:36:00Z" w16du:dateUtc="2026-02-24T08:36:00Z"/>
                <w:rFonts w:ascii="Roboto" w:hAnsi="Roboto"/>
                <w:sz w:val="24"/>
                <w:szCs w:val="24"/>
                <w:lang w:val="uz-Cyrl-UZ"/>
                <w:rPrChange w:id="4831" w:author="Nozimjon Ortiqov" w:date="2026-02-24T09:37:00Z" w16du:dateUtc="2026-02-24T04:37:00Z">
                  <w:rPr>
                    <w:del w:id="4832" w:author="Nozimjon Ortiqov" w:date="2026-02-24T13:36:00Z" w16du:dateUtc="2026-02-24T08:36:00Z"/>
                    <w:rFonts w:ascii="Roboto" w:hAnsi="Roboto"/>
                    <w:sz w:val="26"/>
                    <w:szCs w:val="26"/>
                    <w:lang w:val="en-US"/>
                  </w:rPr>
                </w:rPrChange>
              </w:rPr>
            </w:pPr>
            <w:del w:id="4833" w:author="Nozimjon Ortiqov" w:date="2026-02-24T13:36:00Z" w16du:dateUtc="2026-02-24T08:36:00Z">
              <w:r w:rsidRPr="001942E4" w:rsidDel="00C6525B">
                <w:rPr>
                  <w:rFonts w:ascii="Roboto" w:hAnsi="Roboto"/>
                  <w:sz w:val="24"/>
                  <w:szCs w:val="24"/>
                  <w:lang w:val="uz-Cyrl-UZ"/>
                  <w:rPrChange w:id="4834" w:author="Nozimjon Ortiqov" w:date="2026-02-24T09:37:00Z" w16du:dateUtc="2026-02-24T04:37:00Z">
                    <w:rPr>
                      <w:rFonts w:ascii="Roboto" w:hAnsi="Roboto"/>
                      <w:sz w:val="26"/>
                      <w:szCs w:val="26"/>
                      <w:lang w:val="en-US"/>
                    </w:rPr>
                  </w:rPrChange>
                </w:rPr>
                <w:delText>0</w:delText>
              </w:r>
            </w:del>
          </w:p>
        </w:tc>
        <w:tc>
          <w:tcPr>
            <w:tcW w:w="915" w:type="dxa"/>
            <w:vAlign w:val="center"/>
          </w:tcPr>
          <w:p w14:paraId="3A90ACED" w14:textId="44E924E1" w:rsidR="00484395" w:rsidRPr="001942E4" w:rsidDel="00C6525B" w:rsidRDefault="00484395" w:rsidP="001222C0">
            <w:pPr>
              <w:widowControl w:val="0"/>
              <w:autoSpaceDE w:val="0"/>
              <w:autoSpaceDN w:val="0"/>
              <w:adjustRightInd w:val="0"/>
              <w:spacing w:after="0" w:line="240" w:lineRule="auto"/>
              <w:ind w:firstLine="29"/>
              <w:jc w:val="center"/>
              <w:rPr>
                <w:del w:id="4835" w:author="Nozimjon Ortiqov" w:date="2026-02-24T13:36:00Z" w16du:dateUtc="2026-02-24T08:36:00Z"/>
                <w:rFonts w:ascii="Roboto" w:hAnsi="Roboto"/>
                <w:sz w:val="24"/>
                <w:szCs w:val="24"/>
                <w:lang w:val="uz-Cyrl-UZ"/>
                <w:rPrChange w:id="4836" w:author="Nozimjon Ortiqov" w:date="2026-02-24T09:37:00Z" w16du:dateUtc="2026-02-24T04:37:00Z">
                  <w:rPr>
                    <w:del w:id="4837" w:author="Nozimjon Ortiqov" w:date="2026-02-24T13:36:00Z" w16du:dateUtc="2026-02-24T08:36:00Z"/>
                    <w:rFonts w:ascii="Roboto" w:hAnsi="Roboto"/>
                    <w:sz w:val="26"/>
                    <w:szCs w:val="26"/>
                    <w:lang w:val="en-US"/>
                  </w:rPr>
                </w:rPrChange>
              </w:rPr>
            </w:pPr>
            <w:del w:id="4838" w:author="Nozimjon Ortiqov" w:date="2026-02-24T13:36:00Z" w16du:dateUtc="2026-02-24T08:36:00Z">
              <w:r w:rsidRPr="001942E4" w:rsidDel="00C6525B">
                <w:rPr>
                  <w:rFonts w:ascii="Roboto" w:hAnsi="Roboto"/>
                  <w:sz w:val="24"/>
                  <w:szCs w:val="24"/>
                  <w:lang w:val="uz-Cyrl-UZ"/>
                  <w:rPrChange w:id="4839" w:author="Nozimjon Ortiqov" w:date="2026-02-24T09:37:00Z" w16du:dateUtc="2026-02-24T04:37:00Z">
                    <w:rPr>
                      <w:rFonts w:ascii="Roboto" w:hAnsi="Roboto"/>
                      <w:sz w:val="26"/>
                      <w:szCs w:val="26"/>
                      <w:lang w:val="en-US"/>
                    </w:rPr>
                  </w:rPrChange>
                </w:rPr>
                <w:delText>1</w:delText>
              </w:r>
            </w:del>
          </w:p>
        </w:tc>
      </w:tr>
      <w:tr w:rsidR="00484395" w:rsidRPr="009C4BAE" w:rsidDel="00C6525B" w14:paraId="152333D5" w14:textId="73511C62" w:rsidTr="001222C0">
        <w:trPr>
          <w:trHeight w:val="383"/>
          <w:jc w:val="center"/>
          <w:del w:id="4840" w:author="Nozimjon Ortiqov" w:date="2026-02-24T13:36:00Z"/>
        </w:trPr>
        <w:tc>
          <w:tcPr>
            <w:tcW w:w="3964" w:type="dxa"/>
          </w:tcPr>
          <w:p w14:paraId="45B999AA" w14:textId="6EE43B2D" w:rsidR="00484395" w:rsidRPr="001942E4" w:rsidDel="00C6525B" w:rsidRDefault="00484395" w:rsidP="001222C0">
            <w:pPr>
              <w:widowControl w:val="0"/>
              <w:autoSpaceDE w:val="0"/>
              <w:autoSpaceDN w:val="0"/>
              <w:adjustRightInd w:val="0"/>
              <w:spacing w:after="0" w:line="240" w:lineRule="auto"/>
              <w:jc w:val="both"/>
              <w:rPr>
                <w:del w:id="4841" w:author="Nozimjon Ortiqov" w:date="2026-02-24T13:36:00Z" w16du:dateUtc="2026-02-24T08:36:00Z"/>
                <w:rFonts w:ascii="Roboto" w:hAnsi="Roboto"/>
                <w:sz w:val="24"/>
                <w:szCs w:val="24"/>
                <w:lang w:val="uz-Cyrl-UZ"/>
                <w:rPrChange w:id="4842" w:author="Nozimjon Ortiqov" w:date="2026-02-24T09:37:00Z" w16du:dateUtc="2026-02-24T04:37:00Z">
                  <w:rPr>
                    <w:del w:id="4843" w:author="Nozimjon Ortiqov" w:date="2026-02-24T13:36:00Z" w16du:dateUtc="2026-02-24T08:36:00Z"/>
                    <w:rFonts w:ascii="Roboto" w:hAnsi="Roboto"/>
                    <w:sz w:val="26"/>
                    <w:szCs w:val="26"/>
                    <w:lang w:val="uz-Cyrl-UZ"/>
                  </w:rPr>
                </w:rPrChange>
              </w:rPr>
            </w:pPr>
            <w:del w:id="4844" w:author="Nozimjon Ortiqov" w:date="2026-02-24T13:36:00Z" w16du:dateUtc="2026-02-24T08:36:00Z">
              <w:r w:rsidRPr="001942E4" w:rsidDel="00C6525B">
                <w:rPr>
                  <w:rFonts w:ascii="Roboto" w:hAnsi="Roboto"/>
                  <w:sz w:val="24"/>
                  <w:szCs w:val="24"/>
                  <w:lang w:val="uz-Cyrl-UZ"/>
                  <w:rPrChange w:id="4845" w:author="Nozimjon Ortiqov" w:date="2026-02-24T09:37:00Z" w16du:dateUtc="2026-02-24T04:37:00Z">
                    <w:rPr>
                      <w:rFonts w:ascii="Roboto" w:hAnsi="Roboto"/>
                      <w:sz w:val="26"/>
                      <w:szCs w:val="26"/>
                      <w:lang w:val="en-US"/>
                    </w:rPr>
                  </w:rPrChange>
                </w:rPr>
                <w:delText>Турмуш қурган</w:delText>
              </w:r>
              <w:r w:rsidRPr="001942E4" w:rsidDel="00C6525B">
                <w:rPr>
                  <w:rFonts w:ascii="Roboto" w:hAnsi="Roboto"/>
                  <w:sz w:val="24"/>
                  <w:szCs w:val="24"/>
                  <w:lang w:val="uz-Cyrl-UZ"/>
                  <w:rPrChange w:id="4846" w:author="Nozimjon Ortiqov" w:date="2026-02-24T09:37:00Z" w16du:dateUtc="2026-02-24T04:37:00Z">
                    <w:rPr>
                      <w:rFonts w:ascii="Roboto" w:hAnsi="Roboto"/>
                      <w:sz w:val="26"/>
                      <w:szCs w:val="26"/>
                      <w:lang w:val="uz-Cyrl-UZ"/>
                    </w:rPr>
                  </w:rPrChange>
                </w:rPr>
                <w:delText>лиги</w:delText>
              </w:r>
            </w:del>
          </w:p>
        </w:tc>
        <w:tc>
          <w:tcPr>
            <w:tcW w:w="1701" w:type="dxa"/>
            <w:vAlign w:val="center"/>
          </w:tcPr>
          <w:p w14:paraId="7C48EBD1" w14:textId="7357C202" w:rsidR="00484395" w:rsidRPr="001942E4" w:rsidDel="00C6525B" w:rsidRDefault="00484395" w:rsidP="001222C0">
            <w:pPr>
              <w:widowControl w:val="0"/>
              <w:autoSpaceDE w:val="0"/>
              <w:autoSpaceDN w:val="0"/>
              <w:adjustRightInd w:val="0"/>
              <w:spacing w:after="0" w:line="240" w:lineRule="auto"/>
              <w:ind w:firstLine="29"/>
              <w:jc w:val="center"/>
              <w:rPr>
                <w:del w:id="4847" w:author="Nozimjon Ortiqov" w:date="2026-02-24T13:36:00Z" w16du:dateUtc="2026-02-24T08:36:00Z"/>
                <w:rFonts w:ascii="Roboto" w:hAnsi="Roboto"/>
                <w:sz w:val="24"/>
                <w:szCs w:val="24"/>
                <w:lang w:val="uz-Cyrl-UZ"/>
                <w:rPrChange w:id="4848" w:author="Nozimjon Ortiqov" w:date="2026-02-24T09:37:00Z" w16du:dateUtc="2026-02-24T04:37:00Z">
                  <w:rPr>
                    <w:del w:id="4849" w:author="Nozimjon Ortiqov" w:date="2026-02-24T13:36:00Z" w16du:dateUtc="2026-02-24T08:36:00Z"/>
                    <w:rFonts w:ascii="Roboto" w:hAnsi="Roboto"/>
                    <w:sz w:val="26"/>
                    <w:szCs w:val="26"/>
                    <w:lang w:val="en-US"/>
                  </w:rPr>
                </w:rPrChange>
              </w:rPr>
            </w:pPr>
            <w:del w:id="4850" w:author="Nozimjon Ortiqov" w:date="2026-02-24T13:36:00Z" w16du:dateUtc="2026-02-24T08:36:00Z">
              <w:r w:rsidRPr="001942E4" w:rsidDel="00C6525B">
                <w:rPr>
                  <w:rFonts w:ascii="Roboto" w:hAnsi="Roboto"/>
                  <w:sz w:val="24"/>
                  <w:szCs w:val="24"/>
                  <w:lang w:val="uz-Cyrl-UZ"/>
                  <w:rPrChange w:id="4851"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48BA1B2" w14:textId="6E721D74" w:rsidR="00484395" w:rsidRPr="001942E4" w:rsidDel="00C6525B" w:rsidRDefault="00484395" w:rsidP="001222C0">
            <w:pPr>
              <w:widowControl w:val="0"/>
              <w:autoSpaceDE w:val="0"/>
              <w:autoSpaceDN w:val="0"/>
              <w:adjustRightInd w:val="0"/>
              <w:spacing w:after="0" w:line="240" w:lineRule="auto"/>
              <w:ind w:firstLine="29"/>
              <w:jc w:val="center"/>
              <w:rPr>
                <w:del w:id="4852" w:author="Nozimjon Ortiqov" w:date="2026-02-24T13:36:00Z" w16du:dateUtc="2026-02-24T08:36:00Z"/>
                <w:rFonts w:ascii="Roboto" w:hAnsi="Roboto"/>
                <w:sz w:val="24"/>
                <w:szCs w:val="24"/>
                <w:lang w:val="uz-Cyrl-UZ"/>
                <w:rPrChange w:id="4853" w:author="Nozimjon Ortiqov" w:date="2026-02-24T09:37:00Z" w16du:dateUtc="2026-02-24T04:37:00Z">
                  <w:rPr>
                    <w:del w:id="4854" w:author="Nozimjon Ortiqov" w:date="2026-02-24T13:36:00Z" w16du:dateUtc="2026-02-24T08:36:00Z"/>
                    <w:rFonts w:ascii="Roboto" w:hAnsi="Roboto"/>
                    <w:sz w:val="26"/>
                    <w:szCs w:val="26"/>
                    <w:lang w:val="en-US"/>
                  </w:rPr>
                </w:rPrChange>
              </w:rPr>
            </w:pPr>
            <w:del w:id="4855" w:author="Nozimjon Ortiqov" w:date="2026-02-24T13:36:00Z" w16du:dateUtc="2026-02-24T08:36:00Z">
              <w:r w:rsidRPr="001942E4" w:rsidDel="00C6525B">
                <w:rPr>
                  <w:rFonts w:ascii="Roboto" w:hAnsi="Roboto"/>
                  <w:sz w:val="24"/>
                  <w:szCs w:val="24"/>
                  <w:lang w:val="uz-Cyrl-UZ"/>
                  <w:rPrChange w:id="485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57" w:author="Nozimjon Ortiqov" w:date="2026-02-24T09:37:00Z" w16du:dateUtc="2026-02-24T04:37:00Z">
                    <w:rPr>
                      <w:rFonts w:ascii="Roboto" w:hAnsi="Roboto"/>
                      <w:sz w:val="26"/>
                      <w:szCs w:val="26"/>
                      <w:lang w:val="en-US"/>
                    </w:rPr>
                  </w:rPrChange>
                </w:rPr>
                <w:delText>759</w:delText>
              </w:r>
            </w:del>
          </w:p>
        </w:tc>
        <w:tc>
          <w:tcPr>
            <w:tcW w:w="1559" w:type="dxa"/>
            <w:vAlign w:val="center"/>
          </w:tcPr>
          <w:p w14:paraId="4BC6EB60" w14:textId="1E864D84" w:rsidR="00484395" w:rsidRPr="001942E4" w:rsidDel="00C6525B" w:rsidRDefault="00484395" w:rsidP="001222C0">
            <w:pPr>
              <w:widowControl w:val="0"/>
              <w:autoSpaceDE w:val="0"/>
              <w:autoSpaceDN w:val="0"/>
              <w:adjustRightInd w:val="0"/>
              <w:spacing w:after="0" w:line="240" w:lineRule="auto"/>
              <w:ind w:firstLine="29"/>
              <w:jc w:val="center"/>
              <w:rPr>
                <w:del w:id="4858" w:author="Nozimjon Ortiqov" w:date="2026-02-24T13:36:00Z" w16du:dateUtc="2026-02-24T08:36:00Z"/>
                <w:rFonts w:ascii="Roboto" w:hAnsi="Roboto"/>
                <w:sz w:val="24"/>
                <w:szCs w:val="24"/>
                <w:lang w:val="uz-Cyrl-UZ"/>
                <w:rPrChange w:id="4859" w:author="Nozimjon Ortiqov" w:date="2026-02-24T09:37:00Z" w16du:dateUtc="2026-02-24T04:37:00Z">
                  <w:rPr>
                    <w:del w:id="4860" w:author="Nozimjon Ortiqov" w:date="2026-02-24T13:36:00Z" w16du:dateUtc="2026-02-24T08:36:00Z"/>
                    <w:rFonts w:ascii="Roboto" w:hAnsi="Roboto"/>
                    <w:sz w:val="26"/>
                    <w:szCs w:val="26"/>
                    <w:lang w:val="en-US"/>
                  </w:rPr>
                </w:rPrChange>
              </w:rPr>
            </w:pPr>
            <w:del w:id="4861" w:author="Nozimjon Ortiqov" w:date="2026-02-24T13:36:00Z" w16du:dateUtc="2026-02-24T08:36:00Z">
              <w:r w:rsidRPr="001942E4" w:rsidDel="00C6525B">
                <w:rPr>
                  <w:rFonts w:ascii="Roboto" w:hAnsi="Roboto"/>
                  <w:sz w:val="24"/>
                  <w:szCs w:val="24"/>
                  <w:lang w:val="uz-Cyrl-UZ"/>
                  <w:rPrChange w:id="486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63" w:author="Nozimjon Ortiqov" w:date="2026-02-24T09:37:00Z" w16du:dateUtc="2026-02-24T04:37:00Z">
                    <w:rPr>
                      <w:rFonts w:ascii="Roboto" w:hAnsi="Roboto"/>
                      <w:sz w:val="26"/>
                      <w:szCs w:val="26"/>
                      <w:lang w:val="en-US"/>
                    </w:rPr>
                  </w:rPrChange>
                </w:rPr>
                <w:delText>428</w:delText>
              </w:r>
            </w:del>
          </w:p>
        </w:tc>
        <w:tc>
          <w:tcPr>
            <w:tcW w:w="993" w:type="dxa"/>
            <w:vAlign w:val="center"/>
          </w:tcPr>
          <w:p w14:paraId="2940A72E" w14:textId="5938347A" w:rsidR="00484395" w:rsidRPr="001942E4" w:rsidDel="00C6525B" w:rsidRDefault="00484395" w:rsidP="001222C0">
            <w:pPr>
              <w:widowControl w:val="0"/>
              <w:autoSpaceDE w:val="0"/>
              <w:autoSpaceDN w:val="0"/>
              <w:adjustRightInd w:val="0"/>
              <w:spacing w:after="0" w:line="240" w:lineRule="auto"/>
              <w:ind w:firstLine="29"/>
              <w:jc w:val="center"/>
              <w:rPr>
                <w:del w:id="4864" w:author="Nozimjon Ortiqov" w:date="2026-02-24T13:36:00Z" w16du:dateUtc="2026-02-24T08:36:00Z"/>
                <w:rFonts w:ascii="Roboto" w:hAnsi="Roboto"/>
                <w:sz w:val="24"/>
                <w:szCs w:val="24"/>
                <w:lang w:val="uz-Cyrl-UZ"/>
                <w:rPrChange w:id="4865" w:author="Nozimjon Ortiqov" w:date="2026-02-24T09:37:00Z" w16du:dateUtc="2026-02-24T04:37:00Z">
                  <w:rPr>
                    <w:del w:id="4866" w:author="Nozimjon Ortiqov" w:date="2026-02-24T13:36:00Z" w16du:dateUtc="2026-02-24T08:36:00Z"/>
                    <w:rFonts w:ascii="Roboto" w:hAnsi="Roboto"/>
                    <w:sz w:val="26"/>
                    <w:szCs w:val="26"/>
                    <w:lang w:val="en-US"/>
                  </w:rPr>
                </w:rPrChange>
              </w:rPr>
            </w:pPr>
            <w:del w:id="4867" w:author="Nozimjon Ortiqov" w:date="2026-02-24T13:36:00Z" w16du:dateUtc="2026-02-24T08:36:00Z">
              <w:r w:rsidRPr="001942E4" w:rsidDel="00C6525B">
                <w:rPr>
                  <w:rFonts w:ascii="Roboto" w:hAnsi="Roboto"/>
                  <w:sz w:val="24"/>
                  <w:szCs w:val="24"/>
                  <w:lang w:val="uz-Cyrl-UZ"/>
                  <w:rPrChange w:id="4868" w:author="Nozimjon Ortiqov" w:date="2026-02-24T09:37:00Z" w16du:dateUtc="2026-02-24T04:37:00Z">
                    <w:rPr>
                      <w:rFonts w:ascii="Roboto" w:hAnsi="Roboto"/>
                      <w:sz w:val="26"/>
                      <w:szCs w:val="26"/>
                      <w:lang w:val="en-US"/>
                    </w:rPr>
                  </w:rPrChange>
                </w:rPr>
                <w:delText>0</w:delText>
              </w:r>
            </w:del>
          </w:p>
        </w:tc>
        <w:tc>
          <w:tcPr>
            <w:tcW w:w="915" w:type="dxa"/>
            <w:vAlign w:val="center"/>
          </w:tcPr>
          <w:p w14:paraId="305A595E" w14:textId="6DF88D49" w:rsidR="00484395" w:rsidRPr="001942E4" w:rsidDel="00C6525B" w:rsidRDefault="00484395" w:rsidP="001222C0">
            <w:pPr>
              <w:widowControl w:val="0"/>
              <w:autoSpaceDE w:val="0"/>
              <w:autoSpaceDN w:val="0"/>
              <w:adjustRightInd w:val="0"/>
              <w:spacing w:after="0" w:line="240" w:lineRule="auto"/>
              <w:ind w:firstLine="29"/>
              <w:jc w:val="center"/>
              <w:rPr>
                <w:del w:id="4869" w:author="Nozimjon Ortiqov" w:date="2026-02-24T13:36:00Z" w16du:dateUtc="2026-02-24T08:36:00Z"/>
                <w:rFonts w:ascii="Roboto" w:hAnsi="Roboto"/>
                <w:sz w:val="24"/>
                <w:szCs w:val="24"/>
                <w:lang w:val="uz-Cyrl-UZ"/>
                <w:rPrChange w:id="4870" w:author="Nozimjon Ortiqov" w:date="2026-02-24T09:37:00Z" w16du:dateUtc="2026-02-24T04:37:00Z">
                  <w:rPr>
                    <w:del w:id="4871" w:author="Nozimjon Ortiqov" w:date="2026-02-24T13:36:00Z" w16du:dateUtc="2026-02-24T08:36:00Z"/>
                    <w:rFonts w:ascii="Roboto" w:hAnsi="Roboto"/>
                    <w:sz w:val="26"/>
                    <w:szCs w:val="26"/>
                    <w:lang w:val="en-US"/>
                  </w:rPr>
                </w:rPrChange>
              </w:rPr>
            </w:pPr>
            <w:del w:id="4872" w:author="Nozimjon Ortiqov" w:date="2026-02-24T13:36:00Z" w16du:dateUtc="2026-02-24T08:36:00Z">
              <w:r w:rsidRPr="001942E4" w:rsidDel="00C6525B">
                <w:rPr>
                  <w:rFonts w:ascii="Roboto" w:hAnsi="Roboto"/>
                  <w:sz w:val="24"/>
                  <w:szCs w:val="24"/>
                  <w:lang w:val="uz-Cyrl-UZ"/>
                  <w:rPrChange w:id="4873" w:author="Nozimjon Ortiqov" w:date="2026-02-24T09:37:00Z" w16du:dateUtc="2026-02-24T04:37:00Z">
                    <w:rPr>
                      <w:rFonts w:ascii="Roboto" w:hAnsi="Roboto"/>
                      <w:sz w:val="26"/>
                      <w:szCs w:val="26"/>
                      <w:lang w:val="en-US"/>
                    </w:rPr>
                  </w:rPrChange>
                </w:rPr>
                <w:delText>1</w:delText>
              </w:r>
            </w:del>
          </w:p>
        </w:tc>
      </w:tr>
      <w:tr w:rsidR="00484395" w:rsidRPr="009C4BAE" w:rsidDel="00C6525B" w14:paraId="4B1D6805" w14:textId="4392B12F" w:rsidTr="001222C0">
        <w:trPr>
          <w:trHeight w:val="395"/>
          <w:jc w:val="center"/>
          <w:del w:id="4874" w:author="Nozimjon Ortiqov" w:date="2026-02-24T13:36:00Z"/>
        </w:trPr>
        <w:tc>
          <w:tcPr>
            <w:tcW w:w="3964" w:type="dxa"/>
          </w:tcPr>
          <w:p w14:paraId="02882D34" w14:textId="5D702389" w:rsidR="00484395" w:rsidRPr="001942E4" w:rsidDel="00C6525B" w:rsidRDefault="00484395" w:rsidP="001222C0">
            <w:pPr>
              <w:widowControl w:val="0"/>
              <w:autoSpaceDE w:val="0"/>
              <w:autoSpaceDN w:val="0"/>
              <w:adjustRightInd w:val="0"/>
              <w:spacing w:after="0" w:line="240" w:lineRule="auto"/>
              <w:jc w:val="both"/>
              <w:rPr>
                <w:del w:id="4875" w:author="Nozimjon Ortiqov" w:date="2026-02-24T13:36:00Z" w16du:dateUtc="2026-02-24T08:36:00Z"/>
                <w:rFonts w:ascii="Roboto" w:hAnsi="Roboto"/>
                <w:sz w:val="24"/>
                <w:szCs w:val="24"/>
                <w:lang w:val="uz-Cyrl-UZ"/>
                <w:rPrChange w:id="4876" w:author="Nozimjon Ortiqov" w:date="2026-02-24T09:37:00Z" w16du:dateUtc="2026-02-24T04:37:00Z">
                  <w:rPr>
                    <w:del w:id="4877" w:author="Nozimjon Ortiqov" w:date="2026-02-24T13:36:00Z" w16du:dateUtc="2026-02-24T08:36:00Z"/>
                    <w:rFonts w:ascii="Roboto" w:hAnsi="Roboto"/>
                    <w:sz w:val="26"/>
                    <w:szCs w:val="26"/>
                    <w:lang w:val="en-US"/>
                  </w:rPr>
                </w:rPrChange>
              </w:rPr>
            </w:pPr>
            <w:del w:id="4878" w:author="Nozimjon Ortiqov" w:date="2026-02-24T13:36:00Z" w16du:dateUtc="2026-02-24T08:36:00Z">
              <w:r w:rsidRPr="001942E4" w:rsidDel="00C6525B">
                <w:rPr>
                  <w:rFonts w:ascii="Roboto" w:hAnsi="Roboto"/>
                  <w:sz w:val="24"/>
                  <w:szCs w:val="24"/>
                  <w:lang w:val="uz-Cyrl-UZ"/>
                  <w:rPrChange w:id="4879" w:author="Nozimjon Ortiqov" w:date="2026-02-24T09:37:00Z" w16du:dateUtc="2026-02-24T04:37:00Z">
                    <w:rPr>
                      <w:rFonts w:ascii="Roboto" w:hAnsi="Roboto"/>
                      <w:sz w:val="26"/>
                      <w:szCs w:val="26"/>
                      <w:lang w:val="en-US"/>
                    </w:rPr>
                  </w:rPrChange>
                </w:rPr>
                <w:delText>Олий маълумот</w:delText>
              </w:r>
            </w:del>
          </w:p>
        </w:tc>
        <w:tc>
          <w:tcPr>
            <w:tcW w:w="1701" w:type="dxa"/>
            <w:vAlign w:val="center"/>
          </w:tcPr>
          <w:p w14:paraId="3D3AC78F" w14:textId="2EBDC826" w:rsidR="00484395" w:rsidRPr="001942E4" w:rsidDel="00C6525B" w:rsidRDefault="00484395" w:rsidP="001222C0">
            <w:pPr>
              <w:widowControl w:val="0"/>
              <w:autoSpaceDE w:val="0"/>
              <w:autoSpaceDN w:val="0"/>
              <w:adjustRightInd w:val="0"/>
              <w:spacing w:after="0" w:line="240" w:lineRule="auto"/>
              <w:ind w:firstLine="29"/>
              <w:jc w:val="center"/>
              <w:rPr>
                <w:del w:id="4880" w:author="Nozimjon Ortiqov" w:date="2026-02-24T13:36:00Z" w16du:dateUtc="2026-02-24T08:36:00Z"/>
                <w:rFonts w:ascii="Roboto" w:hAnsi="Roboto"/>
                <w:sz w:val="24"/>
                <w:szCs w:val="24"/>
                <w:lang w:val="uz-Cyrl-UZ"/>
                <w:rPrChange w:id="4881" w:author="Nozimjon Ortiqov" w:date="2026-02-24T09:37:00Z" w16du:dateUtc="2026-02-24T04:37:00Z">
                  <w:rPr>
                    <w:del w:id="4882" w:author="Nozimjon Ortiqov" w:date="2026-02-24T13:36:00Z" w16du:dateUtc="2026-02-24T08:36:00Z"/>
                    <w:rFonts w:ascii="Roboto" w:hAnsi="Roboto"/>
                    <w:sz w:val="26"/>
                    <w:szCs w:val="26"/>
                    <w:lang w:val="en-US"/>
                  </w:rPr>
                </w:rPrChange>
              </w:rPr>
            </w:pPr>
            <w:del w:id="4883" w:author="Nozimjon Ortiqov" w:date="2026-02-24T13:36:00Z" w16du:dateUtc="2026-02-24T08:36:00Z">
              <w:r w:rsidRPr="001942E4" w:rsidDel="00C6525B">
                <w:rPr>
                  <w:rFonts w:ascii="Roboto" w:hAnsi="Roboto"/>
                  <w:sz w:val="24"/>
                  <w:szCs w:val="24"/>
                  <w:lang w:val="uz-Cyrl-UZ"/>
                  <w:rPrChange w:id="488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3067E1D" w14:textId="6B8D7754" w:rsidR="00484395" w:rsidRPr="001942E4" w:rsidDel="00C6525B" w:rsidRDefault="00484395" w:rsidP="001222C0">
            <w:pPr>
              <w:widowControl w:val="0"/>
              <w:autoSpaceDE w:val="0"/>
              <w:autoSpaceDN w:val="0"/>
              <w:adjustRightInd w:val="0"/>
              <w:spacing w:after="0" w:line="240" w:lineRule="auto"/>
              <w:ind w:firstLine="29"/>
              <w:jc w:val="center"/>
              <w:rPr>
                <w:del w:id="4885" w:author="Nozimjon Ortiqov" w:date="2026-02-24T13:36:00Z" w16du:dateUtc="2026-02-24T08:36:00Z"/>
                <w:rFonts w:ascii="Roboto" w:hAnsi="Roboto"/>
                <w:sz w:val="24"/>
                <w:szCs w:val="24"/>
                <w:lang w:val="uz-Cyrl-UZ"/>
                <w:rPrChange w:id="4886" w:author="Nozimjon Ortiqov" w:date="2026-02-24T09:37:00Z" w16du:dateUtc="2026-02-24T04:37:00Z">
                  <w:rPr>
                    <w:del w:id="4887" w:author="Nozimjon Ortiqov" w:date="2026-02-24T13:36:00Z" w16du:dateUtc="2026-02-24T08:36:00Z"/>
                    <w:rFonts w:ascii="Roboto" w:hAnsi="Roboto"/>
                    <w:sz w:val="26"/>
                    <w:szCs w:val="26"/>
                    <w:lang w:val="en-US"/>
                  </w:rPr>
                </w:rPrChange>
              </w:rPr>
            </w:pPr>
            <w:del w:id="4888" w:author="Nozimjon Ortiqov" w:date="2026-02-24T13:36:00Z" w16du:dateUtc="2026-02-24T08:36:00Z">
              <w:r w:rsidRPr="001942E4" w:rsidDel="00C6525B">
                <w:rPr>
                  <w:rFonts w:ascii="Roboto" w:hAnsi="Roboto"/>
                  <w:sz w:val="24"/>
                  <w:szCs w:val="24"/>
                  <w:lang w:val="uz-Cyrl-UZ"/>
                  <w:rPrChange w:id="488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90" w:author="Nozimjon Ortiqov" w:date="2026-02-24T09:37:00Z" w16du:dateUtc="2026-02-24T04:37:00Z">
                    <w:rPr>
                      <w:rFonts w:ascii="Roboto" w:hAnsi="Roboto"/>
                      <w:sz w:val="26"/>
                      <w:szCs w:val="26"/>
                      <w:lang w:val="en-US"/>
                    </w:rPr>
                  </w:rPrChange>
                </w:rPr>
                <w:delText>277</w:delText>
              </w:r>
            </w:del>
          </w:p>
        </w:tc>
        <w:tc>
          <w:tcPr>
            <w:tcW w:w="1559" w:type="dxa"/>
            <w:vAlign w:val="center"/>
          </w:tcPr>
          <w:p w14:paraId="7B20DBC0" w14:textId="32E7B1C4" w:rsidR="00484395" w:rsidRPr="001942E4" w:rsidDel="00C6525B" w:rsidRDefault="00484395" w:rsidP="001222C0">
            <w:pPr>
              <w:widowControl w:val="0"/>
              <w:autoSpaceDE w:val="0"/>
              <w:autoSpaceDN w:val="0"/>
              <w:adjustRightInd w:val="0"/>
              <w:spacing w:after="0" w:line="240" w:lineRule="auto"/>
              <w:ind w:firstLine="29"/>
              <w:jc w:val="center"/>
              <w:rPr>
                <w:del w:id="4891" w:author="Nozimjon Ortiqov" w:date="2026-02-24T13:36:00Z" w16du:dateUtc="2026-02-24T08:36:00Z"/>
                <w:rFonts w:ascii="Roboto" w:hAnsi="Roboto"/>
                <w:sz w:val="24"/>
                <w:szCs w:val="24"/>
                <w:lang w:val="uz-Cyrl-UZ"/>
                <w:rPrChange w:id="4892" w:author="Nozimjon Ortiqov" w:date="2026-02-24T09:37:00Z" w16du:dateUtc="2026-02-24T04:37:00Z">
                  <w:rPr>
                    <w:del w:id="4893" w:author="Nozimjon Ortiqov" w:date="2026-02-24T13:36:00Z" w16du:dateUtc="2026-02-24T08:36:00Z"/>
                    <w:rFonts w:ascii="Roboto" w:hAnsi="Roboto"/>
                    <w:sz w:val="26"/>
                    <w:szCs w:val="26"/>
                    <w:lang w:val="en-US"/>
                  </w:rPr>
                </w:rPrChange>
              </w:rPr>
            </w:pPr>
            <w:del w:id="4894" w:author="Nozimjon Ortiqov" w:date="2026-02-24T13:36:00Z" w16du:dateUtc="2026-02-24T08:36:00Z">
              <w:r w:rsidRPr="001942E4" w:rsidDel="00C6525B">
                <w:rPr>
                  <w:rFonts w:ascii="Roboto" w:hAnsi="Roboto"/>
                  <w:sz w:val="24"/>
                  <w:szCs w:val="24"/>
                  <w:lang w:val="uz-Cyrl-UZ"/>
                  <w:rPrChange w:id="489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96" w:author="Nozimjon Ortiqov" w:date="2026-02-24T09:37:00Z" w16du:dateUtc="2026-02-24T04:37:00Z">
                    <w:rPr>
                      <w:rFonts w:ascii="Roboto" w:hAnsi="Roboto"/>
                      <w:sz w:val="26"/>
                      <w:szCs w:val="26"/>
                      <w:lang w:val="en-US"/>
                    </w:rPr>
                  </w:rPrChange>
                </w:rPr>
                <w:delText>447</w:delText>
              </w:r>
            </w:del>
          </w:p>
        </w:tc>
        <w:tc>
          <w:tcPr>
            <w:tcW w:w="993" w:type="dxa"/>
            <w:vAlign w:val="center"/>
          </w:tcPr>
          <w:p w14:paraId="369B3DF3" w14:textId="532FDD22" w:rsidR="00484395" w:rsidRPr="001942E4" w:rsidDel="00C6525B" w:rsidRDefault="00484395" w:rsidP="001222C0">
            <w:pPr>
              <w:widowControl w:val="0"/>
              <w:autoSpaceDE w:val="0"/>
              <w:autoSpaceDN w:val="0"/>
              <w:adjustRightInd w:val="0"/>
              <w:spacing w:after="0" w:line="240" w:lineRule="auto"/>
              <w:ind w:firstLine="29"/>
              <w:jc w:val="center"/>
              <w:rPr>
                <w:del w:id="4897" w:author="Nozimjon Ortiqov" w:date="2026-02-24T13:36:00Z" w16du:dateUtc="2026-02-24T08:36:00Z"/>
                <w:rFonts w:ascii="Roboto" w:hAnsi="Roboto"/>
                <w:sz w:val="24"/>
                <w:szCs w:val="24"/>
                <w:lang w:val="uz-Cyrl-UZ"/>
                <w:rPrChange w:id="4898" w:author="Nozimjon Ortiqov" w:date="2026-02-24T09:37:00Z" w16du:dateUtc="2026-02-24T04:37:00Z">
                  <w:rPr>
                    <w:del w:id="4899" w:author="Nozimjon Ortiqov" w:date="2026-02-24T13:36:00Z" w16du:dateUtc="2026-02-24T08:36:00Z"/>
                    <w:rFonts w:ascii="Roboto" w:hAnsi="Roboto"/>
                    <w:sz w:val="26"/>
                    <w:szCs w:val="26"/>
                    <w:lang w:val="en-US"/>
                  </w:rPr>
                </w:rPrChange>
              </w:rPr>
            </w:pPr>
            <w:del w:id="4900" w:author="Nozimjon Ortiqov" w:date="2026-02-24T13:36:00Z" w16du:dateUtc="2026-02-24T08:36:00Z">
              <w:r w:rsidRPr="001942E4" w:rsidDel="00C6525B">
                <w:rPr>
                  <w:rFonts w:ascii="Roboto" w:hAnsi="Roboto"/>
                  <w:sz w:val="24"/>
                  <w:szCs w:val="24"/>
                  <w:lang w:val="uz-Cyrl-UZ"/>
                  <w:rPrChange w:id="4901" w:author="Nozimjon Ortiqov" w:date="2026-02-24T09:37:00Z" w16du:dateUtc="2026-02-24T04:37:00Z">
                    <w:rPr>
                      <w:rFonts w:ascii="Roboto" w:hAnsi="Roboto"/>
                      <w:sz w:val="26"/>
                      <w:szCs w:val="26"/>
                      <w:lang w:val="en-US"/>
                    </w:rPr>
                  </w:rPrChange>
                </w:rPr>
                <w:delText>0</w:delText>
              </w:r>
            </w:del>
          </w:p>
        </w:tc>
        <w:tc>
          <w:tcPr>
            <w:tcW w:w="915" w:type="dxa"/>
            <w:vAlign w:val="center"/>
          </w:tcPr>
          <w:p w14:paraId="7CA46E03" w14:textId="23AD1F33" w:rsidR="00484395" w:rsidRPr="001942E4" w:rsidDel="00C6525B" w:rsidRDefault="00484395" w:rsidP="001222C0">
            <w:pPr>
              <w:widowControl w:val="0"/>
              <w:autoSpaceDE w:val="0"/>
              <w:autoSpaceDN w:val="0"/>
              <w:adjustRightInd w:val="0"/>
              <w:spacing w:after="0" w:line="240" w:lineRule="auto"/>
              <w:ind w:firstLine="29"/>
              <w:jc w:val="center"/>
              <w:rPr>
                <w:del w:id="4902" w:author="Nozimjon Ortiqov" w:date="2026-02-24T13:36:00Z" w16du:dateUtc="2026-02-24T08:36:00Z"/>
                <w:rFonts w:ascii="Roboto" w:hAnsi="Roboto"/>
                <w:sz w:val="24"/>
                <w:szCs w:val="24"/>
                <w:lang w:val="uz-Cyrl-UZ"/>
                <w:rPrChange w:id="4903" w:author="Nozimjon Ortiqov" w:date="2026-02-24T09:37:00Z" w16du:dateUtc="2026-02-24T04:37:00Z">
                  <w:rPr>
                    <w:del w:id="4904" w:author="Nozimjon Ortiqov" w:date="2026-02-24T13:36:00Z" w16du:dateUtc="2026-02-24T08:36:00Z"/>
                    <w:rFonts w:ascii="Roboto" w:hAnsi="Roboto"/>
                    <w:sz w:val="26"/>
                    <w:szCs w:val="26"/>
                    <w:lang w:val="en-US"/>
                  </w:rPr>
                </w:rPrChange>
              </w:rPr>
            </w:pPr>
            <w:del w:id="4905" w:author="Nozimjon Ortiqov" w:date="2026-02-24T13:36:00Z" w16du:dateUtc="2026-02-24T08:36:00Z">
              <w:r w:rsidRPr="001942E4" w:rsidDel="00C6525B">
                <w:rPr>
                  <w:rFonts w:ascii="Roboto" w:hAnsi="Roboto"/>
                  <w:sz w:val="24"/>
                  <w:szCs w:val="24"/>
                  <w:lang w:val="uz-Cyrl-UZ"/>
                  <w:rPrChange w:id="4906" w:author="Nozimjon Ortiqov" w:date="2026-02-24T09:37:00Z" w16du:dateUtc="2026-02-24T04:37:00Z">
                    <w:rPr>
                      <w:rFonts w:ascii="Roboto" w:hAnsi="Roboto"/>
                      <w:sz w:val="26"/>
                      <w:szCs w:val="26"/>
                      <w:lang w:val="en-US"/>
                    </w:rPr>
                  </w:rPrChange>
                </w:rPr>
                <w:delText>1</w:delText>
              </w:r>
            </w:del>
          </w:p>
        </w:tc>
      </w:tr>
      <w:tr w:rsidR="00484395" w:rsidRPr="009C4BAE" w:rsidDel="00C6525B" w14:paraId="434D79DE" w14:textId="39F1A56C" w:rsidTr="001222C0">
        <w:trPr>
          <w:trHeight w:val="395"/>
          <w:jc w:val="center"/>
          <w:del w:id="4907" w:author="Nozimjon Ortiqov" w:date="2026-02-24T13:36:00Z"/>
        </w:trPr>
        <w:tc>
          <w:tcPr>
            <w:tcW w:w="3964" w:type="dxa"/>
          </w:tcPr>
          <w:p w14:paraId="422C561E" w14:textId="4C896D4B" w:rsidR="00484395" w:rsidRPr="001942E4" w:rsidDel="00C6525B" w:rsidRDefault="00484395" w:rsidP="001222C0">
            <w:pPr>
              <w:widowControl w:val="0"/>
              <w:autoSpaceDE w:val="0"/>
              <w:autoSpaceDN w:val="0"/>
              <w:adjustRightInd w:val="0"/>
              <w:spacing w:after="0" w:line="240" w:lineRule="auto"/>
              <w:jc w:val="both"/>
              <w:rPr>
                <w:del w:id="4908" w:author="Nozimjon Ortiqov" w:date="2026-02-24T13:36:00Z" w16du:dateUtc="2026-02-24T08:36:00Z"/>
                <w:rFonts w:ascii="Roboto" w:hAnsi="Roboto"/>
                <w:sz w:val="24"/>
                <w:szCs w:val="24"/>
                <w:lang w:val="uz-Cyrl-UZ"/>
                <w:rPrChange w:id="4909" w:author="Nozimjon Ortiqov" w:date="2026-02-24T09:37:00Z" w16du:dateUtc="2026-02-24T04:37:00Z">
                  <w:rPr>
                    <w:del w:id="4910" w:author="Nozimjon Ortiqov" w:date="2026-02-24T13:36:00Z" w16du:dateUtc="2026-02-24T08:36:00Z"/>
                    <w:rFonts w:ascii="Roboto" w:hAnsi="Roboto"/>
                    <w:sz w:val="26"/>
                    <w:szCs w:val="26"/>
                    <w:lang w:val="en-US"/>
                  </w:rPr>
                </w:rPrChange>
              </w:rPr>
            </w:pPr>
            <w:del w:id="4911" w:author="Nozimjon Ortiqov" w:date="2026-02-24T13:36:00Z" w16du:dateUtc="2026-02-24T08:36:00Z">
              <w:r w:rsidRPr="001942E4" w:rsidDel="00C6525B">
                <w:rPr>
                  <w:rFonts w:ascii="Roboto" w:hAnsi="Roboto"/>
                  <w:sz w:val="24"/>
                  <w:szCs w:val="24"/>
                  <w:lang w:val="uz-Cyrl-UZ"/>
                  <w:rPrChange w:id="4912" w:author="Nozimjon Ortiqov" w:date="2026-02-24T09:37:00Z" w16du:dateUtc="2026-02-24T04:37:00Z">
                    <w:rPr>
                      <w:rFonts w:ascii="Roboto" w:hAnsi="Roboto"/>
                      <w:sz w:val="26"/>
                      <w:szCs w:val="26"/>
                      <w:lang w:val="en-US"/>
                    </w:rPr>
                  </w:rPrChange>
                </w:rPr>
                <w:delText>Маслаҳат олиш</w:delText>
              </w:r>
            </w:del>
          </w:p>
        </w:tc>
        <w:tc>
          <w:tcPr>
            <w:tcW w:w="1701" w:type="dxa"/>
            <w:vAlign w:val="center"/>
          </w:tcPr>
          <w:p w14:paraId="39F08F9F" w14:textId="69FE269B" w:rsidR="00484395" w:rsidRPr="001942E4" w:rsidDel="00C6525B" w:rsidRDefault="00484395" w:rsidP="001222C0">
            <w:pPr>
              <w:widowControl w:val="0"/>
              <w:autoSpaceDE w:val="0"/>
              <w:autoSpaceDN w:val="0"/>
              <w:adjustRightInd w:val="0"/>
              <w:spacing w:after="0" w:line="240" w:lineRule="auto"/>
              <w:ind w:firstLine="29"/>
              <w:jc w:val="center"/>
              <w:rPr>
                <w:del w:id="4913" w:author="Nozimjon Ortiqov" w:date="2026-02-24T13:36:00Z" w16du:dateUtc="2026-02-24T08:36:00Z"/>
                <w:rFonts w:ascii="Roboto" w:hAnsi="Roboto"/>
                <w:sz w:val="24"/>
                <w:szCs w:val="24"/>
                <w:lang w:val="uz-Cyrl-UZ"/>
                <w:rPrChange w:id="4914" w:author="Nozimjon Ortiqov" w:date="2026-02-24T09:37:00Z" w16du:dateUtc="2026-02-24T04:37:00Z">
                  <w:rPr>
                    <w:del w:id="4915" w:author="Nozimjon Ortiqov" w:date="2026-02-24T13:36:00Z" w16du:dateUtc="2026-02-24T08:36:00Z"/>
                    <w:rFonts w:ascii="Roboto" w:hAnsi="Roboto"/>
                    <w:sz w:val="26"/>
                    <w:szCs w:val="26"/>
                    <w:lang w:val="en-US"/>
                  </w:rPr>
                </w:rPrChange>
              </w:rPr>
            </w:pPr>
            <w:del w:id="4916" w:author="Nozimjon Ortiqov" w:date="2026-02-24T13:36:00Z" w16du:dateUtc="2026-02-24T08:36:00Z">
              <w:r w:rsidRPr="001942E4" w:rsidDel="00C6525B">
                <w:rPr>
                  <w:rFonts w:ascii="Roboto" w:hAnsi="Roboto"/>
                  <w:sz w:val="24"/>
                  <w:szCs w:val="24"/>
                  <w:lang w:val="uz-Cyrl-UZ"/>
                  <w:rPrChange w:id="491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5CC28E9E" w14:textId="16300F1F" w:rsidR="00484395" w:rsidRPr="001942E4" w:rsidDel="00C6525B" w:rsidRDefault="00484395" w:rsidP="001222C0">
            <w:pPr>
              <w:widowControl w:val="0"/>
              <w:autoSpaceDE w:val="0"/>
              <w:autoSpaceDN w:val="0"/>
              <w:adjustRightInd w:val="0"/>
              <w:spacing w:after="0" w:line="240" w:lineRule="auto"/>
              <w:ind w:firstLine="29"/>
              <w:jc w:val="center"/>
              <w:rPr>
                <w:del w:id="4918" w:author="Nozimjon Ortiqov" w:date="2026-02-24T13:36:00Z" w16du:dateUtc="2026-02-24T08:36:00Z"/>
                <w:rFonts w:ascii="Roboto" w:hAnsi="Roboto"/>
                <w:sz w:val="24"/>
                <w:szCs w:val="24"/>
                <w:lang w:val="uz-Cyrl-UZ"/>
                <w:rPrChange w:id="4919" w:author="Nozimjon Ortiqov" w:date="2026-02-24T09:37:00Z" w16du:dateUtc="2026-02-24T04:37:00Z">
                  <w:rPr>
                    <w:del w:id="4920" w:author="Nozimjon Ortiqov" w:date="2026-02-24T13:36:00Z" w16du:dateUtc="2026-02-24T08:36:00Z"/>
                    <w:rFonts w:ascii="Roboto" w:hAnsi="Roboto"/>
                    <w:sz w:val="26"/>
                    <w:szCs w:val="26"/>
                    <w:lang w:val="en-US"/>
                  </w:rPr>
                </w:rPrChange>
              </w:rPr>
            </w:pPr>
            <w:del w:id="4921" w:author="Nozimjon Ortiqov" w:date="2026-02-24T13:36:00Z" w16du:dateUtc="2026-02-24T08:36:00Z">
              <w:r w:rsidRPr="001942E4" w:rsidDel="00C6525B">
                <w:rPr>
                  <w:rFonts w:ascii="Roboto" w:hAnsi="Roboto"/>
                  <w:sz w:val="24"/>
                  <w:szCs w:val="24"/>
                  <w:lang w:val="uz-Cyrl-UZ"/>
                  <w:rPrChange w:id="4922"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923"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924" w:author="Nozimjon Ortiqov" w:date="2026-02-24T09:37:00Z" w16du:dateUtc="2026-02-24T04:37:00Z">
                    <w:rPr>
                      <w:rFonts w:ascii="Roboto" w:hAnsi="Roboto"/>
                      <w:sz w:val="26"/>
                      <w:szCs w:val="26"/>
                      <w:lang w:val="en-US"/>
                    </w:rPr>
                  </w:rPrChange>
                </w:rPr>
                <w:delText>724</w:delText>
              </w:r>
            </w:del>
          </w:p>
        </w:tc>
        <w:tc>
          <w:tcPr>
            <w:tcW w:w="1559" w:type="dxa"/>
            <w:vAlign w:val="center"/>
          </w:tcPr>
          <w:p w14:paraId="2EE624A8" w14:textId="20BB2935" w:rsidR="00484395" w:rsidRPr="001942E4" w:rsidDel="00C6525B" w:rsidRDefault="00484395" w:rsidP="001222C0">
            <w:pPr>
              <w:widowControl w:val="0"/>
              <w:autoSpaceDE w:val="0"/>
              <w:autoSpaceDN w:val="0"/>
              <w:adjustRightInd w:val="0"/>
              <w:spacing w:after="0" w:line="240" w:lineRule="auto"/>
              <w:ind w:firstLine="29"/>
              <w:jc w:val="center"/>
              <w:rPr>
                <w:del w:id="4925" w:author="Nozimjon Ortiqov" w:date="2026-02-24T13:36:00Z" w16du:dateUtc="2026-02-24T08:36:00Z"/>
                <w:rFonts w:ascii="Roboto" w:hAnsi="Roboto"/>
                <w:sz w:val="24"/>
                <w:szCs w:val="24"/>
                <w:lang w:val="uz-Cyrl-UZ"/>
                <w:rPrChange w:id="4926" w:author="Nozimjon Ortiqov" w:date="2026-02-24T09:37:00Z" w16du:dateUtc="2026-02-24T04:37:00Z">
                  <w:rPr>
                    <w:del w:id="4927" w:author="Nozimjon Ortiqov" w:date="2026-02-24T13:36:00Z" w16du:dateUtc="2026-02-24T08:36:00Z"/>
                    <w:rFonts w:ascii="Roboto" w:hAnsi="Roboto"/>
                    <w:sz w:val="26"/>
                    <w:szCs w:val="26"/>
                    <w:lang w:val="en-US"/>
                  </w:rPr>
                </w:rPrChange>
              </w:rPr>
            </w:pPr>
            <w:del w:id="4928" w:author="Nozimjon Ortiqov" w:date="2026-02-24T13:36:00Z" w16du:dateUtc="2026-02-24T08:36:00Z">
              <w:r w:rsidRPr="001942E4" w:rsidDel="00C6525B">
                <w:rPr>
                  <w:rFonts w:ascii="Roboto" w:hAnsi="Roboto"/>
                  <w:sz w:val="24"/>
                  <w:szCs w:val="24"/>
                  <w:lang w:val="uz-Cyrl-UZ"/>
                  <w:rPrChange w:id="492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30" w:author="Nozimjon Ortiqov" w:date="2026-02-24T09:37:00Z" w16du:dateUtc="2026-02-24T04:37:00Z">
                    <w:rPr>
                      <w:rFonts w:ascii="Roboto" w:hAnsi="Roboto"/>
                      <w:sz w:val="26"/>
                      <w:szCs w:val="26"/>
                      <w:lang w:val="en-US"/>
                    </w:rPr>
                  </w:rPrChange>
                </w:rPr>
                <w:delText>628</w:delText>
              </w:r>
            </w:del>
          </w:p>
        </w:tc>
        <w:tc>
          <w:tcPr>
            <w:tcW w:w="993" w:type="dxa"/>
            <w:vAlign w:val="center"/>
          </w:tcPr>
          <w:p w14:paraId="4E191207" w14:textId="7B3565B6" w:rsidR="00484395" w:rsidRPr="001942E4" w:rsidDel="00C6525B" w:rsidRDefault="00484395" w:rsidP="001222C0">
            <w:pPr>
              <w:widowControl w:val="0"/>
              <w:autoSpaceDE w:val="0"/>
              <w:autoSpaceDN w:val="0"/>
              <w:adjustRightInd w:val="0"/>
              <w:spacing w:after="0" w:line="240" w:lineRule="auto"/>
              <w:ind w:firstLine="29"/>
              <w:jc w:val="center"/>
              <w:rPr>
                <w:del w:id="4931" w:author="Nozimjon Ortiqov" w:date="2026-02-24T13:36:00Z" w16du:dateUtc="2026-02-24T08:36:00Z"/>
                <w:rFonts w:ascii="Roboto" w:hAnsi="Roboto"/>
                <w:sz w:val="24"/>
                <w:szCs w:val="24"/>
                <w:lang w:val="uz-Cyrl-UZ"/>
                <w:rPrChange w:id="4932" w:author="Nozimjon Ortiqov" w:date="2026-02-24T09:37:00Z" w16du:dateUtc="2026-02-24T04:37:00Z">
                  <w:rPr>
                    <w:del w:id="4933" w:author="Nozimjon Ortiqov" w:date="2026-02-24T13:36:00Z" w16du:dateUtc="2026-02-24T08:36:00Z"/>
                    <w:rFonts w:ascii="Roboto" w:hAnsi="Roboto"/>
                    <w:sz w:val="26"/>
                    <w:szCs w:val="26"/>
                    <w:lang w:val="en-US"/>
                  </w:rPr>
                </w:rPrChange>
              </w:rPr>
            </w:pPr>
            <w:del w:id="4934" w:author="Nozimjon Ortiqov" w:date="2026-02-24T13:36:00Z" w16du:dateUtc="2026-02-24T08:36:00Z">
              <w:r w:rsidRPr="001942E4" w:rsidDel="00C6525B">
                <w:rPr>
                  <w:rFonts w:ascii="Roboto" w:hAnsi="Roboto"/>
                  <w:sz w:val="24"/>
                  <w:szCs w:val="24"/>
                  <w:lang w:val="uz-Cyrl-UZ"/>
                  <w:rPrChange w:id="4935" w:author="Nozimjon Ortiqov" w:date="2026-02-24T09:37:00Z" w16du:dateUtc="2026-02-24T04:37:00Z">
                    <w:rPr>
                      <w:rFonts w:ascii="Roboto" w:hAnsi="Roboto"/>
                      <w:sz w:val="26"/>
                      <w:szCs w:val="26"/>
                      <w:lang w:val="en-US"/>
                    </w:rPr>
                  </w:rPrChange>
                </w:rPr>
                <w:delText>0</w:delText>
              </w:r>
            </w:del>
          </w:p>
        </w:tc>
        <w:tc>
          <w:tcPr>
            <w:tcW w:w="915" w:type="dxa"/>
            <w:vAlign w:val="center"/>
          </w:tcPr>
          <w:p w14:paraId="32D57DF2" w14:textId="7676784A" w:rsidR="00484395" w:rsidRPr="001942E4" w:rsidDel="00C6525B" w:rsidRDefault="00484395" w:rsidP="001222C0">
            <w:pPr>
              <w:widowControl w:val="0"/>
              <w:autoSpaceDE w:val="0"/>
              <w:autoSpaceDN w:val="0"/>
              <w:adjustRightInd w:val="0"/>
              <w:spacing w:after="0" w:line="240" w:lineRule="auto"/>
              <w:ind w:firstLine="29"/>
              <w:jc w:val="center"/>
              <w:rPr>
                <w:del w:id="4936" w:author="Nozimjon Ortiqov" w:date="2026-02-24T13:36:00Z" w16du:dateUtc="2026-02-24T08:36:00Z"/>
                <w:rFonts w:ascii="Roboto" w:hAnsi="Roboto"/>
                <w:sz w:val="24"/>
                <w:szCs w:val="24"/>
                <w:lang w:val="uz-Cyrl-UZ"/>
                <w:rPrChange w:id="4937" w:author="Nozimjon Ortiqov" w:date="2026-02-24T09:37:00Z" w16du:dateUtc="2026-02-24T04:37:00Z">
                  <w:rPr>
                    <w:del w:id="4938" w:author="Nozimjon Ortiqov" w:date="2026-02-24T13:36:00Z" w16du:dateUtc="2026-02-24T08:36:00Z"/>
                    <w:rFonts w:ascii="Roboto" w:hAnsi="Roboto"/>
                    <w:sz w:val="26"/>
                    <w:szCs w:val="26"/>
                    <w:lang w:val="en-US"/>
                  </w:rPr>
                </w:rPrChange>
              </w:rPr>
            </w:pPr>
            <w:del w:id="4939" w:author="Nozimjon Ortiqov" w:date="2026-02-24T13:36:00Z" w16du:dateUtc="2026-02-24T08:36:00Z">
              <w:r w:rsidRPr="001942E4" w:rsidDel="00C6525B">
                <w:rPr>
                  <w:rFonts w:ascii="Roboto" w:hAnsi="Roboto"/>
                  <w:sz w:val="24"/>
                  <w:szCs w:val="24"/>
                  <w:lang w:val="uz-Cyrl-UZ"/>
                  <w:rPrChange w:id="4940" w:author="Nozimjon Ortiqov" w:date="2026-02-24T09:37:00Z" w16du:dateUtc="2026-02-24T04:37:00Z">
                    <w:rPr>
                      <w:rFonts w:ascii="Roboto" w:hAnsi="Roboto"/>
                      <w:sz w:val="26"/>
                      <w:szCs w:val="26"/>
                      <w:lang w:val="en-US"/>
                    </w:rPr>
                  </w:rPrChange>
                </w:rPr>
                <w:delText>2</w:delText>
              </w:r>
            </w:del>
          </w:p>
        </w:tc>
      </w:tr>
      <w:tr w:rsidR="00484395" w:rsidRPr="009C4BAE" w:rsidDel="00C6525B" w14:paraId="26D99B77" w14:textId="3E67A969" w:rsidTr="001222C0">
        <w:trPr>
          <w:trHeight w:val="383"/>
          <w:jc w:val="center"/>
          <w:del w:id="4941" w:author="Nozimjon Ortiqov" w:date="2026-02-24T13:36:00Z"/>
        </w:trPr>
        <w:tc>
          <w:tcPr>
            <w:tcW w:w="3964" w:type="dxa"/>
          </w:tcPr>
          <w:p w14:paraId="0E490208" w14:textId="40CEA6FE" w:rsidR="00484395" w:rsidRPr="001942E4" w:rsidDel="00C6525B" w:rsidRDefault="00484395" w:rsidP="001222C0">
            <w:pPr>
              <w:widowControl w:val="0"/>
              <w:autoSpaceDE w:val="0"/>
              <w:autoSpaceDN w:val="0"/>
              <w:adjustRightInd w:val="0"/>
              <w:spacing w:after="0" w:line="240" w:lineRule="auto"/>
              <w:jc w:val="both"/>
              <w:rPr>
                <w:del w:id="4942" w:author="Nozimjon Ortiqov" w:date="2026-02-24T13:36:00Z" w16du:dateUtc="2026-02-24T08:36:00Z"/>
                <w:rFonts w:ascii="Roboto" w:hAnsi="Roboto"/>
                <w:sz w:val="24"/>
                <w:szCs w:val="24"/>
                <w:lang w:val="uz-Cyrl-UZ"/>
                <w:rPrChange w:id="4943" w:author="Nozimjon Ortiqov" w:date="2026-02-24T09:37:00Z" w16du:dateUtc="2026-02-24T04:37:00Z">
                  <w:rPr>
                    <w:del w:id="4944" w:author="Nozimjon Ortiqov" w:date="2026-02-24T13:36:00Z" w16du:dateUtc="2026-02-24T08:36:00Z"/>
                    <w:rFonts w:ascii="Roboto" w:hAnsi="Roboto"/>
                    <w:sz w:val="26"/>
                    <w:szCs w:val="26"/>
                    <w:lang w:val="en-US"/>
                  </w:rPr>
                </w:rPrChange>
              </w:rPr>
            </w:pPr>
            <w:del w:id="4945" w:author="Nozimjon Ortiqov" w:date="2026-02-24T13:36:00Z" w16du:dateUtc="2026-02-24T08:36:00Z">
              <w:r w:rsidRPr="001942E4" w:rsidDel="00C6525B">
                <w:rPr>
                  <w:rFonts w:ascii="Roboto" w:hAnsi="Roboto"/>
                  <w:sz w:val="24"/>
                  <w:szCs w:val="24"/>
                  <w:lang w:val="uz-Cyrl-UZ"/>
                  <w:rPrChange w:id="4946" w:author="Nozimjon Ortiqov" w:date="2026-02-24T09:37:00Z" w16du:dateUtc="2026-02-24T04:37:00Z">
                    <w:rPr>
                      <w:rFonts w:ascii="Roboto" w:hAnsi="Roboto"/>
                      <w:sz w:val="26"/>
                      <w:szCs w:val="26"/>
                      <w:lang w:val="en-US"/>
                    </w:rPr>
                  </w:rPrChange>
                </w:rPr>
                <w:delText>Иш ҳақи даромади</w:delText>
              </w:r>
            </w:del>
          </w:p>
        </w:tc>
        <w:tc>
          <w:tcPr>
            <w:tcW w:w="1701" w:type="dxa"/>
            <w:vAlign w:val="center"/>
          </w:tcPr>
          <w:p w14:paraId="21DFB238" w14:textId="59623376" w:rsidR="00484395" w:rsidRPr="001942E4" w:rsidDel="00C6525B" w:rsidRDefault="00484395" w:rsidP="001222C0">
            <w:pPr>
              <w:widowControl w:val="0"/>
              <w:autoSpaceDE w:val="0"/>
              <w:autoSpaceDN w:val="0"/>
              <w:adjustRightInd w:val="0"/>
              <w:spacing w:after="0" w:line="240" w:lineRule="auto"/>
              <w:ind w:firstLine="29"/>
              <w:jc w:val="center"/>
              <w:rPr>
                <w:del w:id="4947" w:author="Nozimjon Ortiqov" w:date="2026-02-24T13:36:00Z" w16du:dateUtc="2026-02-24T08:36:00Z"/>
                <w:rFonts w:ascii="Roboto" w:hAnsi="Roboto"/>
                <w:sz w:val="24"/>
                <w:szCs w:val="24"/>
                <w:lang w:val="uz-Cyrl-UZ"/>
                <w:rPrChange w:id="4948" w:author="Nozimjon Ortiqov" w:date="2026-02-24T09:37:00Z" w16du:dateUtc="2026-02-24T04:37:00Z">
                  <w:rPr>
                    <w:del w:id="4949" w:author="Nozimjon Ortiqov" w:date="2026-02-24T13:36:00Z" w16du:dateUtc="2026-02-24T08:36:00Z"/>
                    <w:rFonts w:ascii="Roboto" w:hAnsi="Roboto"/>
                    <w:sz w:val="26"/>
                    <w:szCs w:val="26"/>
                    <w:lang w:val="en-US"/>
                  </w:rPr>
                </w:rPrChange>
              </w:rPr>
            </w:pPr>
            <w:del w:id="4950" w:author="Nozimjon Ortiqov" w:date="2026-02-24T13:36:00Z" w16du:dateUtc="2026-02-24T08:36:00Z">
              <w:r w:rsidRPr="001942E4" w:rsidDel="00C6525B">
                <w:rPr>
                  <w:rFonts w:ascii="Roboto" w:hAnsi="Roboto"/>
                  <w:sz w:val="24"/>
                  <w:szCs w:val="24"/>
                  <w:lang w:val="uz-Cyrl-UZ"/>
                  <w:rPrChange w:id="4951"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DC4C27F" w14:textId="640EB170" w:rsidR="00484395" w:rsidRPr="001942E4" w:rsidDel="00C6525B" w:rsidRDefault="00484395" w:rsidP="001222C0">
            <w:pPr>
              <w:widowControl w:val="0"/>
              <w:autoSpaceDE w:val="0"/>
              <w:autoSpaceDN w:val="0"/>
              <w:adjustRightInd w:val="0"/>
              <w:spacing w:after="0" w:line="240" w:lineRule="auto"/>
              <w:ind w:firstLine="29"/>
              <w:jc w:val="center"/>
              <w:rPr>
                <w:del w:id="4952" w:author="Nozimjon Ortiqov" w:date="2026-02-24T13:36:00Z" w16du:dateUtc="2026-02-24T08:36:00Z"/>
                <w:rFonts w:ascii="Roboto" w:hAnsi="Roboto"/>
                <w:sz w:val="24"/>
                <w:szCs w:val="24"/>
                <w:lang w:val="uz-Cyrl-UZ"/>
                <w:rPrChange w:id="4953" w:author="Nozimjon Ortiqov" w:date="2026-02-24T09:37:00Z" w16du:dateUtc="2026-02-24T04:37:00Z">
                  <w:rPr>
                    <w:del w:id="4954" w:author="Nozimjon Ortiqov" w:date="2026-02-24T13:36:00Z" w16du:dateUtc="2026-02-24T08:36:00Z"/>
                    <w:rFonts w:ascii="Roboto" w:hAnsi="Roboto"/>
                    <w:sz w:val="26"/>
                    <w:szCs w:val="26"/>
                    <w:lang w:val="en-US"/>
                  </w:rPr>
                </w:rPrChange>
              </w:rPr>
            </w:pPr>
            <w:del w:id="4955" w:author="Nozimjon Ortiqov" w:date="2026-02-24T13:36:00Z" w16du:dateUtc="2026-02-24T08:36:00Z">
              <w:r w:rsidRPr="001942E4" w:rsidDel="00C6525B">
                <w:rPr>
                  <w:rFonts w:ascii="Roboto" w:hAnsi="Roboto"/>
                  <w:sz w:val="24"/>
                  <w:szCs w:val="24"/>
                  <w:lang w:val="uz-Cyrl-UZ"/>
                  <w:rPrChange w:id="495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57" w:author="Nozimjon Ortiqov" w:date="2026-02-24T09:37:00Z" w16du:dateUtc="2026-02-24T04:37:00Z">
                    <w:rPr>
                      <w:rFonts w:ascii="Roboto" w:hAnsi="Roboto"/>
                      <w:sz w:val="26"/>
                      <w:szCs w:val="26"/>
                      <w:lang w:val="en-US"/>
                    </w:rPr>
                  </w:rPrChange>
                </w:rPr>
                <w:delText>436</w:delText>
              </w:r>
            </w:del>
          </w:p>
        </w:tc>
        <w:tc>
          <w:tcPr>
            <w:tcW w:w="1559" w:type="dxa"/>
            <w:vAlign w:val="center"/>
          </w:tcPr>
          <w:p w14:paraId="206645CD" w14:textId="3FDDBC05" w:rsidR="00484395" w:rsidRPr="001942E4" w:rsidDel="00C6525B" w:rsidRDefault="00484395" w:rsidP="001222C0">
            <w:pPr>
              <w:widowControl w:val="0"/>
              <w:autoSpaceDE w:val="0"/>
              <w:autoSpaceDN w:val="0"/>
              <w:adjustRightInd w:val="0"/>
              <w:spacing w:after="0" w:line="240" w:lineRule="auto"/>
              <w:ind w:firstLine="29"/>
              <w:jc w:val="center"/>
              <w:rPr>
                <w:del w:id="4958" w:author="Nozimjon Ortiqov" w:date="2026-02-24T13:36:00Z" w16du:dateUtc="2026-02-24T08:36:00Z"/>
                <w:rFonts w:ascii="Roboto" w:hAnsi="Roboto"/>
                <w:sz w:val="24"/>
                <w:szCs w:val="24"/>
                <w:lang w:val="uz-Cyrl-UZ"/>
                <w:rPrChange w:id="4959" w:author="Nozimjon Ortiqov" w:date="2026-02-24T09:37:00Z" w16du:dateUtc="2026-02-24T04:37:00Z">
                  <w:rPr>
                    <w:del w:id="4960" w:author="Nozimjon Ortiqov" w:date="2026-02-24T13:36:00Z" w16du:dateUtc="2026-02-24T08:36:00Z"/>
                    <w:rFonts w:ascii="Roboto" w:hAnsi="Roboto"/>
                    <w:sz w:val="26"/>
                    <w:szCs w:val="26"/>
                    <w:lang w:val="en-US"/>
                  </w:rPr>
                </w:rPrChange>
              </w:rPr>
            </w:pPr>
            <w:del w:id="4961" w:author="Nozimjon Ortiqov" w:date="2026-02-24T13:36:00Z" w16du:dateUtc="2026-02-24T08:36:00Z">
              <w:r w:rsidRPr="001942E4" w:rsidDel="00C6525B">
                <w:rPr>
                  <w:rFonts w:ascii="Roboto" w:hAnsi="Roboto"/>
                  <w:sz w:val="24"/>
                  <w:szCs w:val="24"/>
                  <w:lang w:val="uz-Cyrl-UZ"/>
                  <w:rPrChange w:id="496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63" w:author="Nozimjon Ortiqov" w:date="2026-02-24T09:37:00Z" w16du:dateUtc="2026-02-24T04:37:00Z">
                    <w:rPr>
                      <w:rFonts w:ascii="Roboto" w:hAnsi="Roboto"/>
                      <w:sz w:val="26"/>
                      <w:szCs w:val="26"/>
                      <w:lang w:val="en-US"/>
                    </w:rPr>
                  </w:rPrChange>
                </w:rPr>
                <w:delText>496</w:delText>
              </w:r>
            </w:del>
          </w:p>
        </w:tc>
        <w:tc>
          <w:tcPr>
            <w:tcW w:w="993" w:type="dxa"/>
            <w:vAlign w:val="center"/>
          </w:tcPr>
          <w:p w14:paraId="0E907DC7" w14:textId="0F300109" w:rsidR="00484395" w:rsidRPr="001942E4" w:rsidDel="00C6525B" w:rsidRDefault="00484395" w:rsidP="001222C0">
            <w:pPr>
              <w:widowControl w:val="0"/>
              <w:autoSpaceDE w:val="0"/>
              <w:autoSpaceDN w:val="0"/>
              <w:adjustRightInd w:val="0"/>
              <w:spacing w:after="0" w:line="240" w:lineRule="auto"/>
              <w:ind w:firstLine="29"/>
              <w:jc w:val="center"/>
              <w:rPr>
                <w:del w:id="4964" w:author="Nozimjon Ortiqov" w:date="2026-02-24T13:36:00Z" w16du:dateUtc="2026-02-24T08:36:00Z"/>
                <w:rFonts w:ascii="Roboto" w:hAnsi="Roboto"/>
                <w:sz w:val="24"/>
                <w:szCs w:val="24"/>
                <w:lang w:val="uz-Cyrl-UZ"/>
                <w:rPrChange w:id="4965" w:author="Nozimjon Ortiqov" w:date="2026-02-24T09:37:00Z" w16du:dateUtc="2026-02-24T04:37:00Z">
                  <w:rPr>
                    <w:del w:id="4966" w:author="Nozimjon Ortiqov" w:date="2026-02-24T13:36:00Z" w16du:dateUtc="2026-02-24T08:36:00Z"/>
                    <w:rFonts w:ascii="Roboto" w:hAnsi="Roboto"/>
                    <w:sz w:val="26"/>
                    <w:szCs w:val="26"/>
                    <w:lang w:val="en-US"/>
                  </w:rPr>
                </w:rPrChange>
              </w:rPr>
            </w:pPr>
            <w:del w:id="4967" w:author="Nozimjon Ortiqov" w:date="2026-02-24T13:36:00Z" w16du:dateUtc="2026-02-24T08:36:00Z">
              <w:r w:rsidRPr="001942E4" w:rsidDel="00C6525B">
                <w:rPr>
                  <w:rFonts w:ascii="Roboto" w:hAnsi="Roboto"/>
                  <w:sz w:val="24"/>
                  <w:szCs w:val="24"/>
                  <w:lang w:val="uz-Cyrl-UZ"/>
                  <w:rPrChange w:id="4968" w:author="Nozimjon Ortiqov" w:date="2026-02-24T09:37:00Z" w16du:dateUtc="2026-02-24T04:37:00Z">
                    <w:rPr>
                      <w:rFonts w:ascii="Roboto" w:hAnsi="Roboto"/>
                      <w:sz w:val="26"/>
                      <w:szCs w:val="26"/>
                      <w:lang w:val="en-US"/>
                    </w:rPr>
                  </w:rPrChange>
                </w:rPr>
                <w:delText>0</w:delText>
              </w:r>
            </w:del>
          </w:p>
        </w:tc>
        <w:tc>
          <w:tcPr>
            <w:tcW w:w="915" w:type="dxa"/>
            <w:vAlign w:val="center"/>
          </w:tcPr>
          <w:p w14:paraId="5835E687" w14:textId="23ACFCB6" w:rsidR="00484395" w:rsidRPr="001942E4" w:rsidDel="00C6525B" w:rsidRDefault="00484395" w:rsidP="001222C0">
            <w:pPr>
              <w:widowControl w:val="0"/>
              <w:autoSpaceDE w:val="0"/>
              <w:autoSpaceDN w:val="0"/>
              <w:adjustRightInd w:val="0"/>
              <w:spacing w:after="0" w:line="240" w:lineRule="auto"/>
              <w:ind w:firstLine="29"/>
              <w:jc w:val="center"/>
              <w:rPr>
                <w:del w:id="4969" w:author="Nozimjon Ortiqov" w:date="2026-02-24T13:36:00Z" w16du:dateUtc="2026-02-24T08:36:00Z"/>
                <w:rFonts w:ascii="Roboto" w:hAnsi="Roboto"/>
                <w:sz w:val="24"/>
                <w:szCs w:val="24"/>
                <w:lang w:val="uz-Cyrl-UZ"/>
                <w:rPrChange w:id="4970" w:author="Nozimjon Ortiqov" w:date="2026-02-24T09:37:00Z" w16du:dateUtc="2026-02-24T04:37:00Z">
                  <w:rPr>
                    <w:del w:id="4971" w:author="Nozimjon Ortiqov" w:date="2026-02-24T13:36:00Z" w16du:dateUtc="2026-02-24T08:36:00Z"/>
                    <w:rFonts w:ascii="Roboto" w:hAnsi="Roboto"/>
                    <w:sz w:val="26"/>
                    <w:szCs w:val="26"/>
                    <w:lang w:val="en-US"/>
                  </w:rPr>
                </w:rPrChange>
              </w:rPr>
            </w:pPr>
            <w:del w:id="4972" w:author="Nozimjon Ortiqov" w:date="2026-02-24T13:36:00Z" w16du:dateUtc="2026-02-24T08:36:00Z">
              <w:r w:rsidRPr="001942E4" w:rsidDel="00C6525B">
                <w:rPr>
                  <w:rFonts w:ascii="Roboto" w:hAnsi="Roboto"/>
                  <w:sz w:val="24"/>
                  <w:szCs w:val="24"/>
                  <w:lang w:val="uz-Cyrl-UZ"/>
                  <w:rPrChange w:id="4973" w:author="Nozimjon Ortiqov" w:date="2026-02-24T09:37:00Z" w16du:dateUtc="2026-02-24T04:37:00Z">
                    <w:rPr>
                      <w:rFonts w:ascii="Roboto" w:hAnsi="Roboto"/>
                      <w:sz w:val="26"/>
                      <w:szCs w:val="26"/>
                      <w:lang w:val="en-US"/>
                    </w:rPr>
                  </w:rPrChange>
                </w:rPr>
                <w:delText>1</w:delText>
              </w:r>
            </w:del>
          </w:p>
        </w:tc>
      </w:tr>
      <w:tr w:rsidR="00484395" w:rsidRPr="009C4BAE" w:rsidDel="00C6525B" w14:paraId="4EFE688F" w14:textId="559E1A11" w:rsidTr="001222C0">
        <w:trPr>
          <w:trHeight w:val="395"/>
          <w:jc w:val="center"/>
          <w:del w:id="4974" w:author="Nozimjon Ortiqov" w:date="2026-02-24T13:36:00Z"/>
        </w:trPr>
        <w:tc>
          <w:tcPr>
            <w:tcW w:w="3964" w:type="dxa"/>
          </w:tcPr>
          <w:p w14:paraId="052DF695" w14:textId="4E9F60F4" w:rsidR="00484395" w:rsidRPr="001942E4" w:rsidDel="00C6525B" w:rsidRDefault="00484395" w:rsidP="001222C0">
            <w:pPr>
              <w:widowControl w:val="0"/>
              <w:autoSpaceDE w:val="0"/>
              <w:autoSpaceDN w:val="0"/>
              <w:adjustRightInd w:val="0"/>
              <w:spacing w:after="0" w:line="240" w:lineRule="auto"/>
              <w:jc w:val="both"/>
              <w:rPr>
                <w:del w:id="4975" w:author="Nozimjon Ortiqov" w:date="2026-02-24T13:36:00Z" w16du:dateUtc="2026-02-24T08:36:00Z"/>
                <w:rFonts w:ascii="Roboto" w:hAnsi="Roboto"/>
                <w:sz w:val="24"/>
                <w:szCs w:val="24"/>
                <w:lang w:val="uz-Cyrl-UZ"/>
                <w:rPrChange w:id="4976" w:author="Nozimjon Ortiqov" w:date="2026-02-24T09:37:00Z" w16du:dateUtc="2026-02-24T04:37:00Z">
                  <w:rPr>
                    <w:del w:id="4977" w:author="Nozimjon Ortiqov" w:date="2026-02-24T13:36:00Z" w16du:dateUtc="2026-02-24T08:36:00Z"/>
                    <w:rFonts w:ascii="Roboto" w:hAnsi="Roboto"/>
                    <w:sz w:val="26"/>
                    <w:szCs w:val="26"/>
                    <w:lang w:val="en-US"/>
                  </w:rPr>
                </w:rPrChange>
              </w:rPr>
            </w:pPr>
            <w:del w:id="4978" w:author="Nozimjon Ortiqov" w:date="2026-02-24T13:36:00Z" w16du:dateUtc="2026-02-24T08:36:00Z">
              <w:r w:rsidRPr="001942E4" w:rsidDel="00C6525B">
                <w:rPr>
                  <w:rFonts w:ascii="Roboto" w:hAnsi="Roboto"/>
                  <w:sz w:val="24"/>
                  <w:szCs w:val="24"/>
                  <w:lang w:val="uz-Cyrl-UZ"/>
                  <w:rPrChange w:id="4979" w:author="Nozimjon Ortiqov" w:date="2026-02-24T09:37:00Z" w16du:dateUtc="2026-02-24T04:37:00Z">
                    <w:rPr>
                      <w:rFonts w:ascii="Roboto" w:hAnsi="Roboto"/>
                      <w:sz w:val="26"/>
                      <w:szCs w:val="26"/>
                      <w:lang w:val="en-US"/>
                    </w:rPr>
                  </w:rPrChange>
                </w:rPr>
                <w:delText xml:space="preserve"> Тадбиркорлик даромади</w:delText>
              </w:r>
            </w:del>
          </w:p>
        </w:tc>
        <w:tc>
          <w:tcPr>
            <w:tcW w:w="1701" w:type="dxa"/>
            <w:vAlign w:val="center"/>
          </w:tcPr>
          <w:p w14:paraId="4F595725" w14:textId="58EAAA2C" w:rsidR="00484395" w:rsidRPr="001942E4" w:rsidDel="00C6525B" w:rsidRDefault="00484395" w:rsidP="001222C0">
            <w:pPr>
              <w:widowControl w:val="0"/>
              <w:autoSpaceDE w:val="0"/>
              <w:autoSpaceDN w:val="0"/>
              <w:adjustRightInd w:val="0"/>
              <w:spacing w:after="0" w:line="240" w:lineRule="auto"/>
              <w:ind w:firstLine="29"/>
              <w:jc w:val="center"/>
              <w:rPr>
                <w:del w:id="4980" w:author="Nozimjon Ortiqov" w:date="2026-02-24T13:36:00Z" w16du:dateUtc="2026-02-24T08:36:00Z"/>
                <w:rFonts w:ascii="Roboto" w:hAnsi="Roboto"/>
                <w:sz w:val="24"/>
                <w:szCs w:val="24"/>
                <w:lang w:val="uz-Cyrl-UZ"/>
                <w:rPrChange w:id="4981" w:author="Nozimjon Ortiqov" w:date="2026-02-24T09:37:00Z" w16du:dateUtc="2026-02-24T04:37:00Z">
                  <w:rPr>
                    <w:del w:id="4982" w:author="Nozimjon Ortiqov" w:date="2026-02-24T13:36:00Z" w16du:dateUtc="2026-02-24T08:36:00Z"/>
                    <w:rFonts w:ascii="Roboto" w:hAnsi="Roboto"/>
                    <w:sz w:val="26"/>
                    <w:szCs w:val="26"/>
                    <w:lang w:val="en-US"/>
                  </w:rPr>
                </w:rPrChange>
              </w:rPr>
            </w:pPr>
            <w:del w:id="4983" w:author="Nozimjon Ortiqov" w:date="2026-02-24T13:36:00Z" w16du:dateUtc="2026-02-24T08:36:00Z">
              <w:r w:rsidRPr="001942E4" w:rsidDel="00C6525B">
                <w:rPr>
                  <w:rFonts w:ascii="Roboto" w:hAnsi="Roboto"/>
                  <w:sz w:val="24"/>
                  <w:szCs w:val="24"/>
                  <w:lang w:val="uz-Cyrl-UZ"/>
                  <w:rPrChange w:id="498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3170F5F1" w14:textId="35ECEC1E" w:rsidR="00484395" w:rsidRPr="001942E4" w:rsidDel="00C6525B" w:rsidRDefault="00484395" w:rsidP="001222C0">
            <w:pPr>
              <w:widowControl w:val="0"/>
              <w:autoSpaceDE w:val="0"/>
              <w:autoSpaceDN w:val="0"/>
              <w:adjustRightInd w:val="0"/>
              <w:spacing w:after="0" w:line="240" w:lineRule="auto"/>
              <w:ind w:firstLine="29"/>
              <w:jc w:val="center"/>
              <w:rPr>
                <w:del w:id="4985" w:author="Nozimjon Ortiqov" w:date="2026-02-24T13:36:00Z" w16du:dateUtc="2026-02-24T08:36:00Z"/>
                <w:rFonts w:ascii="Roboto" w:hAnsi="Roboto"/>
                <w:sz w:val="24"/>
                <w:szCs w:val="24"/>
                <w:lang w:val="uz-Cyrl-UZ"/>
                <w:rPrChange w:id="4986" w:author="Nozimjon Ortiqov" w:date="2026-02-24T09:37:00Z" w16du:dateUtc="2026-02-24T04:37:00Z">
                  <w:rPr>
                    <w:del w:id="4987" w:author="Nozimjon Ortiqov" w:date="2026-02-24T13:36:00Z" w16du:dateUtc="2026-02-24T08:36:00Z"/>
                    <w:rFonts w:ascii="Roboto" w:hAnsi="Roboto"/>
                    <w:sz w:val="26"/>
                    <w:szCs w:val="26"/>
                    <w:lang w:val="en-US"/>
                  </w:rPr>
                </w:rPrChange>
              </w:rPr>
            </w:pPr>
            <w:del w:id="4988" w:author="Nozimjon Ortiqov" w:date="2026-02-24T13:36:00Z" w16du:dateUtc="2026-02-24T08:36:00Z">
              <w:r w:rsidRPr="001942E4" w:rsidDel="00C6525B">
                <w:rPr>
                  <w:rFonts w:ascii="Roboto" w:hAnsi="Roboto"/>
                  <w:sz w:val="24"/>
                  <w:szCs w:val="24"/>
                  <w:lang w:val="uz-Cyrl-UZ"/>
                  <w:rPrChange w:id="498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90" w:author="Nozimjon Ortiqov" w:date="2026-02-24T09:37:00Z" w16du:dateUtc="2026-02-24T04:37:00Z">
                    <w:rPr>
                      <w:rFonts w:ascii="Roboto" w:hAnsi="Roboto"/>
                      <w:sz w:val="26"/>
                      <w:szCs w:val="26"/>
                      <w:lang w:val="en-US"/>
                    </w:rPr>
                  </w:rPrChange>
                </w:rPr>
                <w:delText>292</w:delText>
              </w:r>
            </w:del>
          </w:p>
        </w:tc>
        <w:tc>
          <w:tcPr>
            <w:tcW w:w="1559" w:type="dxa"/>
            <w:vAlign w:val="center"/>
          </w:tcPr>
          <w:p w14:paraId="5597EDAD" w14:textId="65088F1D" w:rsidR="00484395" w:rsidRPr="001942E4" w:rsidDel="00C6525B" w:rsidRDefault="00484395" w:rsidP="001222C0">
            <w:pPr>
              <w:widowControl w:val="0"/>
              <w:autoSpaceDE w:val="0"/>
              <w:autoSpaceDN w:val="0"/>
              <w:adjustRightInd w:val="0"/>
              <w:spacing w:after="0" w:line="240" w:lineRule="auto"/>
              <w:ind w:firstLine="29"/>
              <w:jc w:val="center"/>
              <w:rPr>
                <w:del w:id="4991" w:author="Nozimjon Ortiqov" w:date="2026-02-24T13:36:00Z" w16du:dateUtc="2026-02-24T08:36:00Z"/>
                <w:rFonts w:ascii="Roboto" w:hAnsi="Roboto"/>
                <w:sz w:val="24"/>
                <w:szCs w:val="24"/>
                <w:lang w:val="uz-Cyrl-UZ"/>
                <w:rPrChange w:id="4992" w:author="Nozimjon Ortiqov" w:date="2026-02-24T09:37:00Z" w16du:dateUtc="2026-02-24T04:37:00Z">
                  <w:rPr>
                    <w:del w:id="4993" w:author="Nozimjon Ortiqov" w:date="2026-02-24T13:36:00Z" w16du:dateUtc="2026-02-24T08:36:00Z"/>
                    <w:rFonts w:ascii="Roboto" w:hAnsi="Roboto"/>
                    <w:sz w:val="26"/>
                    <w:szCs w:val="26"/>
                    <w:lang w:val="en-US"/>
                  </w:rPr>
                </w:rPrChange>
              </w:rPr>
            </w:pPr>
            <w:del w:id="4994" w:author="Nozimjon Ortiqov" w:date="2026-02-24T13:36:00Z" w16du:dateUtc="2026-02-24T08:36:00Z">
              <w:r w:rsidRPr="001942E4" w:rsidDel="00C6525B">
                <w:rPr>
                  <w:rFonts w:ascii="Roboto" w:hAnsi="Roboto"/>
                  <w:sz w:val="24"/>
                  <w:szCs w:val="24"/>
                  <w:lang w:val="uz-Cyrl-UZ"/>
                  <w:rPrChange w:id="499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96" w:author="Nozimjon Ortiqov" w:date="2026-02-24T09:37:00Z" w16du:dateUtc="2026-02-24T04:37:00Z">
                    <w:rPr>
                      <w:rFonts w:ascii="Roboto" w:hAnsi="Roboto"/>
                      <w:sz w:val="26"/>
                      <w:szCs w:val="26"/>
                      <w:lang w:val="en-US"/>
                    </w:rPr>
                  </w:rPrChange>
                </w:rPr>
                <w:delText>455</w:delText>
              </w:r>
            </w:del>
          </w:p>
        </w:tc>
        <w:tc>
          <w:tcPr>
            <w:tcW w:w="993" w:type="dxa"/>
            <w:vAlign w:val="center"/>
          </w:tcPr>
          <w:p w14:paraId="4085D87E" w14:textId="580E17A3" w:rsidR="00484395" w:rsidRPr="001942E4" w:rsidDel="00C6525B" w:rsidRDefault="00484395" w:rsidP="001222C0">
            <w:pPr>
              <w:widowControl w:val="0"/>
              <w:autoSpaceDE w:val="0"/>
              <w:autoSpaceDN w:val="0"/>
              <w:adjustRightInd w:val="0"/>
              <w:spacing w:after="0" w:line="240" w:lineRule="auto"/>
              <w:ind w:firstLine="29"/>
              <w:jc w:val="center"/>
              <w:rPr>
                <w:del w:id="4997" w:author="Nozimjon Ortiqov" w:date="2026-02-24T13:36:00Z" w16du:dateUtc="2026-02-24T08:36:00Z"/>
                <w:rFonts w:ascii="Roboto" w:hAnsi="Roboto"/>
                <w:sz w:val="24"/>
                <w:szCs w:val="24"/>
                <w:lang w:val="uz-Cyrl-UZ"/>
                <w:rPrChange w:id="4998" w:author="Nozimjon Ortiqov" w:date="2026-02-24T09:37:00Z" w16du:dateUtc="2026-02-24T04:37:00Z">
                  <w:rPr>
                    <w:del w:id="4999" w:author="Nozimjon Ortiqov" w:date="2026-02-24T13:36:00Z" w16du:dateUtc="2026-02-24T08:36:00Z"/>
                    <w:rFonts w:ascii="Roboto" w:hAnsi="Roboto"/>
                    <w:sz w:val="26"/>
                    <w:szCs w:val="26"/>
                    <w:lang w:val="en-US"/>
                  </w:rPr>
                </w:rPrChange>
              </w:rPr>
            </w:pPr>
            <w:del w:id="5000" w:author="Nozimjon Ortiqov" w:date="2026-02-24T13:36:00Z" w16du:dateUtc="2026-02-24T08:36:00Z">
              <w:r w:rsidRPr="001942E4" w:rsidDel="00C6525B">
                <w:rPr>
                  <w:rFonts w:ascii="Roboto" w:hAnsi="Roboto"/>
                  <w:sz w:val="24"/>
                  <w:szCs w:val="24"/>
                  <w:lang w:val="uz-Cyrl-UZ"/>
                  <w:rPrChange w:id="5001" w:author="Nozimjon Ortiqov" w:date="2026-02-24T09:37:00Z" w16du:dateUtc="2026-02-24T04:37:00Z">
                    <w:rPr>
                      <w:rFonts w:ascii="Roboto" w:hAnsi="Roboto"/>
                      <w:sz w:val="26"/>
                      <w:szCs w:val="26"/>
                      <w:lang w:val="en-US"/>
                    </w:rPr>
                  </w:rPrChange>
                </w:rPr>
                <w:delText>0</w:delText>
              </w:r>
            </w:del>
          </w:p>
        </w:tc>
        <w:tc>
          <w:tcPr>
            <w:tcW w:w="915" w:type="dxa"/>
            <w:vAlign w:val="center"/>
          </w:tcPr>
          <w:p w14:paraId="69CF4106" w14:textId="32572E75" w:rsidR="00484395" w:rsidRPr="001942E4" w:rsidDel="00C6525B" w:rsidRDefault="00484395" w:rsidP="001222C0">
            <w:pPr>
              <w:widowControl w:val="0"/>
              <w:autoSpaceDE w:val="0"/>
              <w:autoSpaceDN w:val="0"/>
              <w:adjustRightInd w:val="0"/>
              <w:spacing w:after="0" w:line="240" w:lineRule="auto"/>
              <w:ind w:firstLine="29"/>
              <w:jc w:val="center"/>
              <w:rPr>
                <w:del w:id="5002" w:author="Nozimjon Ortiqov" w:date="2026-02-24T13:36:00Z" w16du:dateUtc="2026-02-24T08:36:00Z"/>
                <w:rFonts w:ascii="Roboto" w:hAnsi="Roboto"/>
                <w:sz w:val="24"/>
                <w:szCs w:val="24"/>
                <w:lang w:val="uz-Cyrl-UZ"/>
                <w:rPrChange w:id="5003" w:author="Nozimjon Ortiqov" w:date="2026-02-24T09:37:00Z" w16du:dateUtc="2026-02-24T04:37:00Z">
                  <w:rPr>
                    <w:del w:id="5004" w:author="Nozimjon Ortiqov" w:date="2026-02-24T13:36:00Z" w16du:dateUtc="2026-02-24T08:36:00Z"/>
                    <w:rFonts w:ascii="Roboto" w:hAnsi="Roboto"/>
                    <w:sz w:val="26"/>
                    <w:szCs w:val="26"/>
                    <w:lang w:val="en-US"/>
                  </w:rPr>
                </w:rPrChange>
              </w:rPr>
            </w:pPr>
            <w:del w:id="5005" w:author="Nozimjon Ortiqov" w:date="2026-02-24T13:36:00Z" w16du:dateUtc="2026-02-24T08:36:00Z">
              <w:r w:rsidRPr="001942E4" w:rsidDel="00C6525B">
                <w:rPr>
                  <w:rFonts w:ascii="Roboto" w:hAnsi="Roboto"/>
                  <w:sz w:val="24"/>
                  <w:szCs w:val="24"/>
                  <w:lang w:val="uz-Cyrl-UZ"/>
                  <w:rPrChange w:id="5006" w:author="Nozimjon Ortiqov" w:date="2026-02-24T09:37:00Z" w16du:dateUtc="2026-02-24T04:37:00Z">
                    <w:rPr>
                      <w:rFonts w:ascii="Roboto" w:hAnsi="Roboto"/>
                      <w:sz w:val="26"/>
                      <w:szCs w:val="26"/>
                      <w:lang w:val="en-US"/>
                    </w:rPr>
                  </w:rPrChange>
                </w:rPr>
                <w:delText>1</w:delText>
              </w:r>
            </w:del>
          </w:p>
        </w:tc>
      </w:tr>
      <w:tr w:rsidR="00484395" w:rsidRPr="009C4BAE" w:rsidDel="00C6525B" w14:paraId="38B6C9DE" w14:textId="5D5F2F31" w:rsidTr="001222C0">
        <w:trPr>
          <w:trHeight w:val="395"/>
          <w:jc w:val="center"/>
          <w:del w:id="5007" w:author="Nozimjon Ortiqov" w:date="2026-02-24T13:36:00Z"/>
        </w:trPr>
        <w:tc>
          <w:tcPr>
            <w:tcW w:w="3964" w:type="dxa"/>
          </w:tcPr>
          <w:p w14:paraId="10FE0693" w14:textId="10EA2575" w:rsidR="00484395" w:rsidRPr="001942E4" w:rsidDel="00C6525B" w:rsidRDefault="00484395" w:rsidP="001222C0">
            <w:pPr>
              <w:widowControl w:val="0"/>
              <w:autoSpaceDE w:val="0"/>
              <w:autoSpaceDN w:val="0"/>
              <w:adjustRightInd w:val="0"/>
              <w:spacing w:after="0" w:line="240" w:lineRule="auto"/>
              <w:jc w:val="both"/>
              <w:rPr>
                <w:del w:id="5008" w:author="Nozimjon Ortiqov" w:date="2026-02-24T13:36:00Z" w16du:dateUtc="2026-02-24T08:36:00Z"/>
                <w:rFonts w:ascii="Roboto" w:hAnsi="Roboto"/>
                <w:sz w:val="24"/>
                <w:szCs w:val="24"/>
                <w:lang w:val="uz-Cyrl-UZ"/>
                <w:rPrChange w:id="5009" w:author="Nozimjon Ortiqov" w:date="2026-02-24T09:37:00Z" w16du:dateUtc="2026-02-24T04:37:00Z">
                  <w:rPr>
                    <w:del w:id="5010" w:author="Nozimjon Ortiqov" w:date="2026-02-24T13:36:00Z" w16du:dateUtc="2026-02-24T08:36:00Z"/>
                    <w:rFonts w:ascii="Roboto" w:hAnsi="Roboto"/>
                    <w:sz w:val="26"/>
                    <w:szCs w:val="26"/>
                    <w:lang w:val="en-US"/>
                  </w:rPr>
                </w:rPrChange>
              </w:rPr>
            </w:pPr>
            <w:del w:id="5011" w:author="Nozimjon Ortiqov" w:date="2026-02-24T13:36:00Z" w16du:dateUtc="2026-02-24T08:36:00Z">
              <w:r w:rsidRPr="001942E4" w:rsidDel="00C6525B">
                <w:rPr>
                  <w:rFonts w:ascii="Roboto" w:hAnsi="Roboto"/>
                  <w:sz w:val="24"/>
                  <w:szCs w:val="24"/>
                  <w:lang w:val="uz-Cyrl-UZ"/>
                  <w:rPrChange w:id="5012" w:author="Nozimjon Ortiqov" w:date="2026-02-24T09:37:00Z" w16du:dateUtc="2026-02-24T04:37:00Z">
                    <w:rPr>
                      <w:rFonts w:ascii="Roboto" w:hAnsi="Roboto"/>
                      <w:sz w:val="26"/>
                      <w:szCs w:val="26"/>
                      <w:lang w:val="en-US"/>
                    </w:rPr>
                  </w:rPrChange>
                </w:rPr>
                <w:delText>Пул ўтказмалари</w:delText>
              </w:r>
            </w:del>
          </w:p>
        </w:tc>
        <w:tc>
          <w:tcPr>
            <w:tcW w:w="1701" w:type="dxa"/>
            <w:vAlign w:val="center"/>
          </w:tcPr>
          <w:p w14:paraId="7C4EF9F5" w14:textId="31A4F008" w:rsidR="00484395" w:rsidRPr="001942E4" w:rsidDel="00C6525B" w:rsidRDefault="00484395" w:rsidP="001222C0">
            <w:pPr>
              <w:widowControl w:val="0"/>
              <w:autoSpaceDE w:val="0"/>
              <w:autoSpaceDN w:val="0"/>
              <w:adjustRightInd w:val="0"/>
              <w:spacing w:after="0" w:line="240" w:lineRule="auto"/>
              <w:ind w:firstLine="29"/>
              <w:jc w:val="center"/>
              <w:rPr>
                <w:del w:id="5013" w:author="Nozimjon Ortiqov" w:date="2026-02-24T13:36:00Z" w16du:dateUtc="2026-02-24T08:36:00Z"/>
                <w:rFonts w:ascii="Roboto" w:hAnsi="Roboto"/>
                <w:sz w:val="24"/>
                <w:szCs w:val="24"/>
                <w:lang w:val="uz-Cyrl-UZ"/>
                <w:rPrChange w:id="5014" w:author="Nozimjon Ortiqov" w:date="2026-02-24T09:37:00Z" w16du:dateUtc="2026-02-24T04:37:00Z">
                  <w:rPr>
                    <w:del w:id="5015" w:author="Nozimjon Ortiqov" w:date="2026-02-24T13:36:00Z" w16du:dateUtc="2026-02-24T08:36:00Z"/>
                    <w:rFonts w:ascii="Roboto" w:hAnsi="Roboto"/>
                    <w:sz w:val="26"/>
                    <w:szCs w:val="26"/>
                    <w:lang w:val="en-US"/>
                  </w:rPr>
                </w:rPrChange>
              </w:rPr>
            </w:pPr>
            <w:del w:id="5016" w:author="Nozimjon Ortiqov" w:date="2026-02-24T13:36:00Z" w16du:dateUtc="2026-02-24T08:36:00Z">
              <w:r w:rsidRPr="001942E4" w:rsidDel="00C6525B">
                <w:rPr>
                  <w:rFonts w:ascii="Roboto" w:hAnsi="Roboto"/>
                  <w:sz w:val="24"/>
                  <w:szCs w:val="24"/>
                  <w:lang w:val="uz-Cyrl-UZ"/>
                  <w:rPrChange w:id="501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7CD833EC" w14:textId="2F465627" w:rsidR="00484395" w:rsidRPr="001942E4" w:rsidDel="00C6525B" w:rsidRDefault="00484395" w:rsidP="001222C0">
            <w:pPr>
              <w:widowControl w:val="0"/>
              <w:autoSpaceDE w:val="0"/>
              <w:autoSpaceDN w:val="0"/>
              <w:adjustRightInd w:val="0"/>
              <w:spacing w:after="0" w:line="240" w:lineRule="auto"/>
              <w:ind w:firstLine="29"/>
              <w:jc w:val="center"/>
              <w:rPr>
                <w:del w:id="5018" w:author="Nozimjon Ortiqov" w:date="2026-02-24T13:36:00Z" w16du:dateUtc="2026-02-24T08:36:00Z"/>
                <w:rFonts w:ascii="Roboto" w:hAnsi="Roboto"/>
                <w:sz w:val="24"/>
                <w:szCs w:val="24"/>
                <w:lang w:val="uz-Cyrl-UZ"/>
                <w:rPrChange w:id="5019" w:author="Nozimjon Ortiqov" w:date="2026-02-24T09:37:00Z" w16du:dateUtc="2026-02-24T04:37:00Z">
                  <w:rPr>
                    <w:del w:id="5020" w:author="Nozimjon Ortiqov" w:date="2026-02-24T13:36:00Z" w16du:dateUtc="2026-02-24T08:36:00Z"/>
                    <w:rFonts w:ascii="Roboto" w:hAnsi="Roboto"/>
                    <w:sz w:val="26"/>
                    <w:szCs w:val="26"/>
                    <w:lang w:val="en-US"/>
                  </w:rPr>
                </w:rPrChange>
              </w:rPr>
            </w:pPr>
            <w:del w:id="5021" w:author="Nozimjon Ortiqov" w:date="2026-02-24T13:36:00Z" w16du:dateUtc="2026-02-24T08:36:00Z">
              <w:r w:rsidRPr="001942E4" w:rsidDel="00C6525B">
                <w:rPr>
                  <w:rFonts w:ascii="Roboto" w:hAnsi="Roboto"/>
                  <w:sz w:val="24"/>
                  <w:szCs w:val="24"/>
                  <w:lang w:val="uz-Cyrl-UZ"/>
                  <w:rPrChange w:id="502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23" w:author="Nozimjon Ortiqov" w:date="2026-02-24T09:37:00Z" w16du:dateUtc="2026-02-24T04:37:00Z">
                    <w:rPr>
                      <w:rFonts w:ascii="Roboto" w:hAnsi="Roboto"/>
                      <w:sz w:val="26"/>
                      <w:szCs w:val="26"/>
                      <w:lang w:val="en-US"/>
                    </w:rPr>
                  </w:rPrChange>
                </w:rPr>
                <w:delText>026</w:delText>
              </w:r>
            </w:del>
          </w:p>
        </w:tc>
        <w:tc>
          <w:tcPr>
            <w:tcW w:w="1559" w:type="dxa"/>
            <w:vAlign w:val="center"/>
          </w:tcPr>
          <w:p w14:paraId="0D4CD19C" w14:textId="6056145A" w:rsidR="00484395" w:rsidRPr="001942E4" w:rsidDel="00C6525B" w:rsidRDefault="00484395" w:rsidP="001222C0">
            <w:pPr>
              <w:widowControl w:val="0"/>
              <w:autoSpaceDE w:val="0"/>
              <w:autoSpaceDN w:val="0"/>
              <w:adjustRightInd w:val="0"/>
              <w:spacing w:after="0" w:line="240" w:lineRule="auto"/>
              <w:ind w:firstLine="29"/>
              <w:jc w:val="center"/>
              <w:rPr>
                <w:del w:id="5024" w:author="Nozimjon Ortiqov" w:date="2026-02-24T13:36:00Z" w16du:dateUtc="2026-02-24T08:36:00Z"/>
                <w:rFonts w:ascii="Roboto" w:hAnsi="Roboto"/>
                <w:sz w:val="24"/>
                <w:szCs w:val="24"/>
                <w:lang w:val="uz-Cyrl-UZ"/>
                <w:rPrChange w:id="5025" w:author="Nozimjon Ortiqov" w:date="2026-02-24T09:37:00Z" w16du:dateUtc="2026-02-24T04:37:00Z">
                  <w:rPr>
                    <w:del w:id="5026" w:author="Nozimjon Ortiqov" w:date="2026-02-24T13:36:00Z" w16du:dateUtc="2026-02-24T08:36:00Z"/>
                    <w:rFonts w:ascii="Roboto" w:hAnsi="Roboto"/>
                    <w:sz w:val="26"/>
                    <w:szCs w:val="26"/>
                    <w:lang w:val="en-US"/>
                  </w:rPr>
                </w:rPrChange>
              </w:rPr>
            </w:pPr>
            <w:del w:id="5027" w:author="Nozimjon Ortiqov" w:date="2026-02-24T13:36:00Z" w16du:dateUtc="2026-02-24T08:36:00Z">
              <w:r w:rsidRPr="001942E4" w:rsidDel="00C6525B">
                <w:rPr>
                  <w:rFonts w:ascii="Roboto" w:hAnsi="Roboto"/>
                  <w:sz w:val="24"/>
                  <w:szCs w:val="24"/>
                  <w:lang w:val="uz-Cyrl-UZ"/>
                  <w:rPrChange w:id="502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29" w:author="Nozimjon Ortiqov" w:date="2026-02-24T09:37:00Z" w16du:dateUtc="2026-02-24T04:37:00Z">
                    <w:rPr>
                      <w:rFonts w:ascii="Roboto" w:hAnsi="Roboto"/>
                      <w:sz w:val="26"/>
                      <w:szCs w:val="26"/>
                      <w:lang w:val="en-US"/>
                    </w:rPr>
                  </w:rPrChange>
                </w:rPr>
                <w:delText>159</w:delText>
              </w:r>
            </w:del>
          </w:p>
        </w:tc>
        <w:tc>
          <w:tcPr>
            <w:tcW w:w="993" w:type="dxa"/>
            <w:vAlign w:val="center"/>
          </w:tcPr>
          <w:p w14:paraId="5711FE4D" w14:textId="7B3D2F81" w:rsidR="00484395" w:rsidRPr="001942E4" w:rsidDel="00C6525B" w:rsidRDefault="00484395" w:rsidP="001222C0">
            <w:pPr>
              <w:widowControl w:val="0"/>
              <w:autoSpaceDE w:val="0"/>
              <w:autoSpaceDN w:val="0"/>
              <w:adjustRightInd w:val="0"/>
              <w:spacing w:after="0" w:line="240" w:lineRule="auto"/>
              <w:ind w:firstLine="29"/>
              <w:jc w:val="center"/>
              <w:rPr>
                <w:del w:id="5030" w:author="Nozimjon Ortiqov" w:date="2026-02-24T13:36:00Z" w16du:dateUtc="2026-02-24T08:36:00Z"/>
                <w:rFonts w:ascii="Roboto" w:hAnsi="Roboto"/>
                <w:sz w:val="24"/>
                <w:szCs w:val="24"/>
                <w:lang w:val="uz-Cyrl-UZ"/>
                <w:rPrChange w:id="5031" w:author="Nozimjon Ortiqov" w:date="2026-02-24T09:37:00Z" w16du:dateUtc="2026-02-24T04:37:00Z">
                  <w:rPr>
                    <w:del w:id="5032" w:author="Nozimjon Ortiqov" w:date="2026-02-24T13:36:00Z" w16du:dateUtc="2026-02-24T08:36:00Z"/>
                    <w:rFonts w:ascii="Roboto" w:hAnsi="Roboto"/>
                    <w:sz w:val="26"/>
                    <w:szCs w:val="26"/>
                    <w:lang w:val="en-US"/>
                  </w:rPr>
                </w:rPrChange>
              </w:rPr>
            </w:pPr>
            <w:del w:id="5033" w:author="Nozimjon Ortiqov" w:date="2026-02-24T13:36:00Z" w16du:dateUtc="2026-02-24T08:36:00Z">
              <w:r w:rsidRPr="001942E4" w:rsidDel="00C6525B">
                <w:rPr>
                  <w:rFonts w:ascii="Roboto" w:hAnsi="Roboto"/>
                  <w:sz w:val="24"/>
                  <w:szCs w:val="24"/>
                  <w:lang w:val="uz-Cyrl-UZ"/>
                  <w:rPrChange w:id="5034" w:author="Nozimjon Ortiqov" w:date="2026-02-24T09:37:00Z" w16du:dateUtc="2026-02-24T04:37:00Z">
                    <w:rPr>
                      <w:rFonts w:ascii="Roboto" w:hAnsi="Roboto"/>
                      <w:sz w:val="26"/>
                      <w:szCs w:val="26"/>
                      <w:lang w:val="en-US"/>
                    </w:rPr>
                  </w:rPrChange>
                </w:rPr>
                <w:delText>0</w:delText>
              </w:r>
            </w:del>
          </w:p>
        </w:tc>
        <w:tc>
          <w:tcPr>
            <w:tcW w:w="915" w:type="dxa"/>
            <w:vAlign w:val="center"/>
          </w:tcPr>
          <w:p w14:paraId="6855A564" w14:textId="40ECF426" w:rsidR="00484395" w:rsidRPr="001942E4" w:rsidDel="00C6525B" w:rsidRDefault="00484395" w:rsidP="001222C0">
            <w:pPr>
              <w:widowControl w:val="0"/>
              <w:autoSpaceDE w:val="0"/>
              <w:autoSpaceDN w:val="0"/>
              <w:adjustRightInd w:val="0"/>
              <w:spacing w:after="0" w:line="240" w:lineRule="auto"/>
              <w:ind w:firstLine="29"/>
              <w:jc w:val="center"/>
              <w:rPr>
                <w:del w:id="5035" w:author="Nozimjon Ortiqov" w:date="2026-02-24T13:36:00Z" w16du:dateUtc="2026-02-24T08:36:00Z"/>
                <w:rFonts w:ascii="Roboto" w:hAnsi="Roboto"/>
                <w:sz w:val="24"/>
                <w:szCs w:val="24"/>
                <w:lang w:val="uz-Cyrl-UZ"/>
                <w:rPrChange w:id="5036" w:author="Nozimjon Ortiqov" w:date="2026-02-24T09:37:00Z" w16du:dateUtc="2026-02-24T04:37:00Z">
                  <w:rPr>
                    <w:del w:id="5037" w:author="Nozimjon Ortiqov" w:date="2026-02-24T13:36:00Z" w16du:dateUtc="2026-02-24T08:36:00Z"/>
                    <w:rFonts w:ascii="Roboto" w:hAnsi="Roboto"/>
                    <w:sz w:val="26"/>
                    <w:szCs w:val="26"/>
                    <w:lang w:val="en-US"/>
                  </w:rPr>
                </w:rPrChange>
              </w:rPr>
            </w:pPr>
            <w:del w:id="5038" w:author="Nozimjon Ortiqov" w:date="2026-02-24T13:36:00Z" w16du:dateUtc="2026-02-24T08:36:00Z">
              <w:r w:rsidRPr="001942E4" w:rsidDel="00C6525B">
                <w:rPr>
                  <w:rFonts w:ascii="Roboto" w:hAnsi="Roboto"/>
                  <w:sz w:val="24"/>
                  <w:szCs w:val="24"/>
                  <w:lang w:val="uz-Cyrl-UZ"/>
                  <w:rPrChange w:id="5039" w:author="Nozimjon Ortiqov" w:date="2026-02-24T09:37:00Z" w16du:dateUtc="2026-02-24T04:37:00Z">
                    <w:rPr>
                      <w:rFonts w:ascii="Roboto" w:hAnsi="Roboto"/>
                      <w:sz w:val="26"/>
                      <w:szCs w:val="26"/>
                      <w:lang w:val="en-US"/>
                    </w:rPr>
                  </w:rPrChange>
                </w:rPr>
                <w:delText>1</w:delText>
              </w:r>
            </w:del>
          </w:p>
        </w:tc>
      </w:tr>
      <w:tr w:rsidR="00484395" w:rsidRPr="009C4BAE" w:rsidDel="00C6525B" w14:paraId="6F191A2A" w14:textId="65621DC6" w:rsidTr="001222C0">
        <w:trPr>
          <w:trHeight w:val="383"/>
          <w:jc w:val="center"/>
          <w:del w:id="5040" w:author="Nozimjon Ortiqov" w:date="2026-02-24T13:36:00Z"/>
        </w:trPr>
        <w:tc>
          <w:tcPr>
            <w:tcW w:w="3964" w:type="dxa"/>
          </w:tcPr>
          <w:p w14:paraId="576B09A3" w14:textId="1B324B15" w:rsidR="00484395" w:rsidRPr="001942E4" w:rsidDel="00C6525B" w:rsidRDefault="00484395" w:rsidP="001222C0">
            <w:pPr>
              <w:widowControl w:val="0"/>
              <w:autoSpaceDE w:val="0"/>
              <w:autoSpaceDN w:val="0"/>
              <w:adjustRightInd w:val="0"/>
              <w:spacing w:after="0" w:line="240" w:lineRule="auto"/>
              <w:jc w:val="both"/>
              <w:rPr>
                <w:del w:id="5041" w:author="Nozimjon Ortiqov" w:date="2026-02-24T13:36:00Z" w16du:dateUtc="2026-02-24T08:36:00Z"/>
                <w:rFonts w:ascii="Roboto" w:hAnsi="Roboto"/>
                <w:sz w:val="24"/>
                <w:szCs w:val="24"/>
                <w:lang w:val="uz-Cyrl-UZ"/>
                <w:rPrChange w:id="5042" w:author="Nozimjon Ortiqov" w:date="2026-02-24T09:37:00Z" w16du:dateUtc="2026-02-24T04:37:00Z">
                  <w:rPr>
                    <w:del w:id="5043" w:author="Nozimjon Ortiqov" w:date="2026-02-24T13:36:00Z" w16du:dateUtc="2026-02-24T08:36:00Z"/>
                    <w:rFonts w:ascii="Roboto" w:hAnsi="Roboto"/>
                    <w:sz w:val="26"/>
                    <w:szCs w:val="26"/>
                    <w:lang w:val="en-US"/>
                  </w:rPr>
                </w:rPrChange>
              </w:rPr>
            </w:pPr>
            <w:del w:id="5044" w:author="Nozimjon Ortiqov" w:date="2026-02-24T13:36:00Z" w16du:dateUtc="2026-02-24T08:36:00Z">
              <w:r w:rsidRPr="001942E4" w:rsidDel="00C6525B">
                <w:rPr>
                  <w:rFonts w:ascii="Roboto" w:hAnsi="Roboto"/>
                  <w:sz w:val="24"/>
                  <w:szCs w:val="24"/>
                  <w:lang w:val="uz-Cyrl-UZ"/>
                  <w:rPrChange w:id="5045" w:author="Nozimjon Ortiqov" w:date="2026-02-24T09:37:00Z" w16du:dateUtc="2026-02-24T04:37:00Z">
                    <w:rPr>
                      <w:rFonts w:ascii="Roboto" w:hAnsi="Roboto"/>
                      <w:sz w:val="26"/>
                      <w:szCs w:val="26"/>
                      <w:lang w:val="en-US"/>
                    </w:rPr>
                  </w:rPrChange>
                </w:rPr>
                <w:delText>Пенсия</w:delText>
              </w:r>
            </w:del>
          </w:p>
        </w:tc>
        <w:tc>
          <w:tcPr>
            <w:tcW w:w="1701" w:type="dxa"/>
            <w:vAlign w:val="center"/>
          </w:tcPr>
          <w:p w14:paraId="405D90B3" w14:textId="3E908B31" w:rsidR="00484395" w:rsidRPr="001942E4" w:rsidDel="00C6525B" w:rsidRDefault="00484395" w:rsidP="001222C0">
            <w:pPr>
              <w:widowControl w:val="0"/>
              <w:autoSpaceDE w:val="0"/>
              <w:autoSpaceDN w:val="0"/>
              <w:adjustRightInd w:val="0"/>
              <w:spacing w:after="0" w:line="240" w:lineRule="auto"/>
              <w:ind w:firstLine="29"/>
              <w:jc w:val="center"/>
              <w:rPr>
                <w:del w:id="5046" w:author="Nozimjon Ortiqov" w:date="2026-02-24T13:36:00Z" w16du:dateUtc="2026-02-24T08:36:00Z"/>
                <w:rFonts w:ascii="Roboto" w:hAnsi="Roboto"/>
                <w:sz w:val="24"/>
                <w:szCs w:val="24"/>
                <w:lang w:val="uz-Cyrl-UZ"/>
                <w:rPrChange w:id="5047" w:author="Nozimjon Ortiqov" w:date="2026-02-24T09:37:00Z" w16du:dateUtc="2026-02-24T04:37:00Z">
                  <w:rPr>
                    <w:del w:id="5048" w:author="Nozimjon Ortiqov" w:date="2026-02-24T13:36:00Z" w16du:dateUtc="2026-02-24T08:36:00Z"/>
                    <w:rFonts w:ascii="Roboto" w:hAnsi="Roboto"/>
                    <w:sz w:val="26"/>
                    <w:szCs w:val="26"/>
                    <w:lang w:val="en-US"/>
                  </w:rPr>
                </w:rPrChange>
              </w:rPr>
            </w:pPr>
            <w:del w:id="5049" w:author="Nozimjon Ortiqov" w:date="2026-02-24T13:36:00Z" w16du:dateUtc="2026-02-24T08:36:00Z">
              <w:r w:rsidRPr="001942E4" w:rsidDel="00C6525B">
                <w:rPr>
                  <w:rFonts w:ascii="Roboto" w:hAnsi="Roboto"/>
                  <w:sz w:val="24"/>
                  <w:szCs w:val="24"/>
                  <w:lang w:val="uz-Cyrl-UZ"/>
                  <w:rPrChange w:id="5050"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084FEBD" w14:textId="4DDB5D4B" w:rsidR="00484395" w:rsidRPr="001942E4" w:rsidDel="00C6525B" w:rsidRDefault="00484395" w:rsidP="001222C0">
            <w:pPr>
              <w:widowControl w:val="0"/>
              <w:autoSpaceDE w:val="0"/>
              <w:autoSpaceDN w:val="0"/>
              <w:adjustRightInd w:val="0"/>
              <w:spacing w:after="0" w:line="240" w:lineRule="auto"/>
              <w:ind w:firstLine="29"/>
              <w:jc w:val="center"/>
              <w:rPr>
                <w:del w:id="5051" w:author="Nozimjon Ortiqov" w:date="2026-02-24T13:36:00Z" w16du:dateUtc="2026-02-24T08:36:00Z"/>
                <w:rFonts w:ascii="Roboto" w:hAnsi="Roboto"/>
                <w:sz w:val="24"/>
                <w:szCs w:val="24"/>
                <w:lang w:val="uz-Cyrl-UZ"/>
                <w:rPrChange w:id="5052" w:author="Nozimjon Ortiqov" w:date="2026-02-24T09:37:00Z" w16du:dateUtc="2026-02-24T04:37:00Z">
                  <w:rPr>
                    <w:del w:id="5053" w:author="Nozimjon Ortiqov" w:date="2026-02-24T13:36:00Z" w16du:dateUtc="2026-02-24T08:36:00Z"/>
                    <w:rFonts w:ascii="Roboto" w:hAnsi="Roboto"/>
                    <w:sz w:val="26"/>
                    <w:szCs w:val="26"/>
                    <w:lang w:val="en-US"/>
                  </w:rPr>
                </w:rPrChange>
              </w:rPr>
            </w:pPr>
            <w:del w:id="5054" w:author="Nozimjon Ortiqov" w:date="2026-02-24T13:36:00Z" w16du:dateUtc="2026-02-24T08:36:00Z">
              <w:r w:rsidRPr="001942E4" w:rsidDel="00C6525B">
                <w:rPr>
                  <w:rFonts w:ascii="Roboto" w:hAnsi="Roboto"/>
                  <w:sz w:val="24"/>
                  <w:szCs w:val="24"/>
                  <w:lang w:val="uz-Cyrl-UZ"/>
                  <w:rPrChange w:id="505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56" w:author="Nozimjon Ortiqov" w:date="2026-02-24T09:37:00Z" w16du:dateUtc="2026-02-24T04:37:00Z">
                    <w:rPr>
                      <w:rFonts w:ascii="Roboto" w:hAnsi="Roboto"/>
                      <w:sz w:val="26"/>
                      <w:szCs w:val="26"/>
                      <w:lang w:val="en-US"/>
                    </w:rPr>
                  </w:rPrChange>
                </w:rPr>
                <w:delText>107</w:delText>
              </w:r>
            </w:del>
          </w:p>
        </w:tc>
        <w:tc>
          <w:tcPr>
            <w:tcW w:w="1559" w:type="dxa"/>
            <w:vAlign w:val="center"/>
          </w:tcPr>
          <w:p w14:paraId="692D7F16" w14:textId="0B580B6D" w:rsidR="00484395" w:rsidRPr="001942E4" w:rsidDel="00C6525B" w:rsidRDefault="00484395" w:rsidP="001222C0">
            <w:pPr>
              <w:widowControl w:val="0"/>
              <w:autoSpaceDE w:val="0"/>
              <w:autoSpaceDN w:val="0"/>
              <w:adjustRightInd w:val="0"/>
              <w:spacing w:after="0" w:line="240" w:lineRule="auto"/>
              <w:ind w:firstLine="29"/>
              <w:jc w:val="center"/>
              <w:rPr>
                <w:del w:id="5057" w:author="Nozimjon Ortiqov" w:date="2026-02-24T13:36:00Z" w16du:dateUtc="2026-02-24T08:36:00Z"/>
                <w:rFonts w:ascii="Roboto" w:hAnsi="Roboto"/>
                <w:sz w:val="24"/>
                <w:szCs w:val="24"/>
                <w:lang w:val="uz-Cyrl-UZ"/>
                <w:rPrChange w:id="5058" w:author="Nozimjon Ortiqov" w:date="2026-02-24T09:37:00Z" w16du:dateUtc="2026-02-24T04:37:00Z">
                  <w:rPr>
                    <w:del w:id="5059" w:author="Nozimjon Ortiqov" w:date="2026-02-24T13:36:00Z" w16du:dateUtc="2026-02-24T08:36:00Z"/>
                    <w:rFonts w:ascii="Roboto" w:hAnsi="Roboto"/>
                    <w:sz w:val="26"/>
                    <w:szCs w:val="26"/>
                    <w:lang w:val="en-US"/>
                  </w:rPr>
                </w:rPrChange>
              </w:rPr>
            </w:pPr>
            <w:del w:id="5060" w:author="Nozimjon Ortiqov" w:date="2026-02-24T13:36:00Z" w16du:dateUtc="2026-02-24T08:36:00Z">
              <w:r w:rsidRPr="001942E4" w:rsidDel="00C6525B">
                <w:rPr>
                  <w:rFonts w:ascii="Roboto" w:hAnsi="Roboto"/>
                  <w:sz w:val="24"/>
                  <w:szCs w:val="24"/>
                  <w:lang w:val="uz-Cyrl-UZ"/>
                  <w:rPrChange w:id="5061"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62" w:author="Nozimjon Ortiqov" w:date="2026-02-24T09:37:00Z" w16du:dateUtc="2026-02-24T04:37:00Z">
                    <w:rPr>
                      <w:rFonts w:ascii="Roboto" w:hAnsi="Roboto"/>
                      <w:sz w:val="26"/>
                      <w:szCs w:val="26"/>
                      <w:lang w:val="en-US"/>
                    </w:rPr>
                  </w:rPrChange>
                </w:rPr>
                <w:delText>309</w:delText>
              </w:r>
            </w:del>
          </w:p>
        </w:tc>
        <w:tc>
          <w:tcPr>
            <w:tcW w:w="993" w:type="dxa"/>
            <w:vAlign w:val="center"/>
          </w:tcPr>
          <w:p w14:paraId="11715473" w14:textId="62008943" w:rsidR="00484395" w:rsidRPr="001942E4" w:rsidDel="00C6525B" w:rsidRDefault="00484395" w:rsidP="001222C0">
            <w:pPr>
              <w:widowControl w:val="0"/>
              <w:autoSpaceDE w:val="0"/>
              <w:autoSpaceDN w:val="0"/>
              <w:adjustRightInd w:val="0"/>
              <w:spacing w:after="0" w:line="240" w:lineRule="auto"/>
              <w:ind w:firstLine="29"/>
              <w:jc w:val="center"/>
              <w:rPr>
                <w:del w:id="5063" w:author="Nozimjon Ortiqov" w:date="2026-02-24T13:36:00Z" w16du:dateUtc="2026-02-24T08:36:00Z"/>
                <w:rFonts w:ascii="Roboto" w:hAnsi="Roboto"/>
                <w:sz w:val="24"/>
                <w:szCs w:val="24"/>
                <w:lang w:val="uz-Cyrl-UZ"/>
                <w:rPrChange w:id="5064" w:author="Nozimjon Ortiqov" w:date="2026-02-24T09:37:00Z" w16du:dateUtc="2026-02-24T04:37:00Z">
                  <w:rPr>
                    <w:del w:id="5065" w:author="Nozimjon Ortiqov" w:date="2026-02-24T13:36:00Z" w16du:dateUtc="2026-02-24T08:36:00Z"/>
                    <w:rFonts w:ascii="Roboto" w:hAnsi="Roboto"/>
                    <w:sz w:val="26"/>
                    <w:szCs w:val="26"/>
                    <w:lang w:val="en-US"/>
                  </w:rPr>
                </w:rPrChange>
              </w:rPr>
            </w:pPr>
            <w:del w:id="5066" w:author="Nozimjon Ortiqov" w:date="2026-02-24T13:36:00Z" w16du:dateUtc="2026-02-24T08:36:00Z">
              <w:r w:rsidRPr="001942E4" w:rsidDel="00C6525B">
                <w:rPr>
                  <w:rFonts w:ascii="Roboto" w:hAnsi="Roboto"/>
                  <w:sz w:val="24"/>
                  <w:szCs w:val="24"/>
                  <w:lang w:val="uz-Cyrl-UZ"/>
                  <w:rPrChange w:id="5067" w:author="Nozimjon Ortiqov" w:date="2026-02-24T09:37:00Z" w16du:dateUtc="2026-02-24T04:37:00Z">
                    <w:rPr>
                      <w:rFonts w:ascii="Roboto" w:hAnsi="Roboto"/>
                      <w:sz w:val="26"/>
                      <w:szCs w:val="26"/>
                      <w:lang w:val="en-US"/>
                    </w:rPr>
                  </w:rPrChange>
                </w:rPr>
                <w:delText>0</w:delText>
              </w:r>
            </w:del>
          </w:p>
        </w:tc>
        <w:tc>
          <w:tcPr>
            <w:tcW w:w="915" w:type="dxa"/>
            <w:vAlign w:val="center"/>
          </w:tcPr>
          <w:p w14:paraId="43C17101" w14:textId="6842CA91" w:rsidR="00484395" w:rsidRPr="001942E4" w:rsidDel="00C6525B" w:rsidRDefault="00484395" w:rsidP="001222C0">
            <w:pPr>
              <w:widowControl w:val="0"/>
              <w:autoSpaceDE w:val="0"/>
              <w:autoSpaceDN w:val="0"/>
              <w:adjustRightInd w:val="0"/>
              <w:spacing w:after="0" w:line="240" w:lineRule="auto"/>
              <w:ind w:firstLine="29"/>
              <w:jc w:val="center"/>
              <w:rPr>
                <w:del w:id="5068" w:author="Nozimjon Ortiqov" w:date="2026-02-24T13:36:00Z" w16du:dateUtc="2026-02-24T08:36:00Z"/>
                <w:rFonts w:ascii="Roboto" w:hAnsi="Roboto"/>
                <w:sz w:val="24"/>
                <w:szCs w:val="24"/>
                <w:lang w:val="uz-Cyrl-UZ"/>
                <w:rPrChange w:id="5069" w:author="Nozimjon Ortiqov" w:date="2026-02-24T09:37:00Z" w16du:dateUtc="2026-02-24T04:37:00Z">
                  <w:rPr>
                    <w:del w:id="5070" w:author="Nozimjon Ortiqov" w:date="2026-02-24T13:36:00Z" w16du:dateUtc="2026-02-24T08:36:00Z"/>
                    <w:rFonts w:ascii="Roboto" w:hAnsi="Roboto"/>
                    <w:sz w:val="26"/>
                    <w:szCs w:val="26"/>
                    <w:lang w:val="en-US"/>
                  </w:rPr>
                </w:rPrChange>
              </w:rPr>
            </w:pPr>
            <w:del w:id="5071" w:author="Nozimjon Ortiqov" w:date="2026-02-24T13:36:00Z" w16du:dateUtc="2026-02-24T08:36:00Z">
              <w:r w:rsidRPr="001942E4" w:rsidDel="00C6525B">
                <w:rPr>
                  <w:rFonts w:ascii="Roboto" w:hAnsi="Roboto"/>
                  <w:sz w:val="24"/>
                  <w:szCs w:val="24"/>
                  <w:lang w:val="uz-Cyrl-UZ"/>
                  <w:rPrChange w:id="5072" w:author="Nozimjon Ortiqov" w:date="2026-02-24T09:37:00Z" w16du:dateUtc="2026-02-24T04:37:00Z">
                    <w:rPr>
                      <w:rFonts w:ascii="Roboto" w:hAnsi="Roboto"/>
                      <w:sz w:val="26"/>
                      <w:szCs w:val="26"/>
                      <w:lang w:val="en-US"/>
                    </w:rPr>
                  </w:rPrChange>
                </w:rPr>
                <w:delText>1</w:delText>
              </w:r>
            </w:del>
          </w:p>
        </w:tc>
      </w:tr>
      <w:tr w:rsidR="00484395" w:rsidRPr="009C4BAE" w:rsidDel="00C6525B" w14:paraId="220F6D47" w14:textId="0B057C5B" w:rsidTr="001222C0">
        <w:trPr>
          <w:trHeight w:val="395"/>
          <w:jc w:val="center"/>
          <w:del w:id="5073" w:author="Nozimjon Ortiqov" w:date="2026-02-24T13:36:00Z"/>
        </w:trPr>
        <w:tc>
          <w:tcPr>
            <w:tcW w:w="3964" w:type="dxa"/>
          </w:tcPr>
          <w:p w14:paraId="310D9F31" w14:textId="7B5B4D38" w:rsidR="00484395" w:rsidRPr="001942E4" w:rsidDel="00C6525B" w:rsidRDefault="00484395" w:rsidP="001222C0">
            <w:pPr>
              <w:widowControl w:val="0"/>
              <w:autoSpaceDE w:val="0"/>
              <w:autoSpaceDN w:val="0"/>
              <w:adjustRightInd w:val="0"/>
              <w:spacing w:after="0" w:line="240" w:lineRule="auto"/>
              <w:jc w:val="both"/>
              <w:rPr>
                <w:del w:id="5074" w:author="Nozimjon Ortiqov" w:date="2026-02-24T13:36:00Z" w16du:dateUtc="2026-02-24T08:36:00Z"/>
                <w:rFonts w:ascii="Roboto" w:hAnsi="Roboto"/>
                <w:sz w:val="24"/>
                <w:szCs w:val="24"/>
                <w:lang w:val="uz-Cyrl-UZ"/>
                <w:rPrChange w:id="5075" w:author="Nozimjon Ortiqov" w:date="2026-02-24T09:37:00Z" w16du:dateUtc="2026-02-24T04:37:00Z">
                  <w:rPr>
                    <w:del w:id="5076" w:author="Nozimjon Ortiqov" w:date="2026-02-24T13:36:00Z" w16du:dateUtc="2026-02-24T08:36:00Z"/>
                    <w:rFonts w:ascii="Roboto" w:hAnsi="Roboto"/>
                    <w:sz w:val="26"/>
                    <w:szCs w:val="26"/>
                    <w:lang w:val="en-US"/>
                  </w:rPr>
                </w:rPrChange>
              </w:rPr>
            </w:pPr>
            <w:del w:id="5077" w:author="Nozimjon Ortiqov" w:date="2026-02-24T13:36:00Z" w16du:dateUtc="2026-02-24T08:36:00Z">
              <w:r w:rsidRPr="001942E4" w:rsidDel="00C6525B">
                <w:rPr>
                  <w:rFonts w:ascii="Roboto" w:hAnsi="Roboto"/>
                  <w:sz w:val="24"/>
                  <w:szCs w:val="24"/>
                  <w:lang w:val="uz-Cyrl-UZ"/>
                  <w:rPrChange w:id="5078" w:author="Nozimjon Ortiqov" w:date="2026-02-24T09:37:00Z" w16du:dateUtc="2026-02-24T04:37:00Z">
                    <w:rPr>
                      <w:rFonts w:ascii="Roboto" w:hAnsi="Roboto"/>
                      <w:sz w:val="26"/>
                      <w:szCs w:val="26"/>
                      <w:lang w:val="en-US"/>
                    </w:rPr>
                  </w:rPrChange>
                </w:rPr>
                <w:delText xml:space="preserve"> Стипендия</w:delText>
              </w:r>
            </w:del>
          </w:p>
        </w:tc>
        <w:tc>
          <w:tcPr>
            <w:tcW w:w="1701" w:type="dxa"/>
            <w:vAlign w:val="center"/>
          </w:tcPr>
          <w:p w14:paraId="72A0DDDC" w14:textId="53369034" w:rsidR="00484395" w:rsidRPr="001942E4" w:rsidDel="00C6525B" w:rsidRDefault="00484395" w:rsidP="001222C0">
            <w:pPr>
              <w:widowControl w:val="0"/>
              <w:autoSpaceDE w:val="0"/>
              <w:autoSpaceDN w:val="0"/>
              <w:adjustRightInd w:val="0"/>
              <w:spacing w:after="0" w:line="240" w:lineRule="auto"/>
              <w:ind w:firstLine="29"/>
              <w:jc w:val="center"/>
              <w:rPr>
                <w:del w:id="5079" w:author="Nozimjon Ortiqov" w:date="2026-02-24T13:36:00Z" w16du:dateUtc="2026-02-24T08:36:00Z"/>
                <w:rFonts w:ascii="Roboto" w:hAnsi="Roboto"/>
                <w:sz w:val="24"/>
                <w:szCs w:val="24"/>
                <w:lang w:val="uz-Cyrl-UZ"/>
                <w:rPrChange w:id="5080" w:author="Nozimjon Ortiqov" w:date="2026-02-24T09:37:00Z" w16du:dateUtc="2026-02-24T04:37:00Z">
                  <w:rPr>
                    <w:del w:id="5081" w:author="Nozimjon Ortiqov" w:date="2026-02-24T13:36:00Z" w16du:dateUtc="2026-02-24T08:36:00Z"/>
                    <w:rFonts w:ascii="Roboto" w:hAnsi="Roboto"/>
                    <w:sz w:val="26"/>
                    <w:szCs w:val="26"/>
                    <w:lang w:val="en-US"/>
                  </w:rPr>
                </w:rPrChange>
              </w:rPr>
            </w:pPr>
            <w:del w:id="5082" w:author="Nozimjon Ortiqov" w:date="2026-02-24T13:36:00Z" w16du:dateUtc="2026-02-24T08:36:00Z">
              <w:r w:rsidRPr="001942E4" w:rsidDel="00C6525B">
                <w:rPr>
                  <w:rFonts w:ascii="Roboto" w:hAnsi="Roboto"/>
                  <w:sz w:val="24"/>
                  <w:szCs w:val="24"/>
                  <w:lang w:val="uz-Cyrl-UZ"/>
                  <w:rPrChange w:id="5083" w:author="Nozimjon Ortiqov" w:date="2026-02-24T09:37:00Z" w16du:dateUtc="2026-02-24T04:37:00Z">
                    <w:rPr>
                      <w:rFonts w:ascii="Roboto" w:hAnsi="Roboto"/>
                      <w:sz w:val="26"/>
                      <w:szCs w:val="26"/>
                      <w:lang w:val="en-US"/>
                    </w:rPr>
                  </w:rPrChange>
                </w:rPr>
                <w:delText>1511</w:delText>
              </w:r>
            </w:del>
          </w:p>
        </w:tc>
        <w:tc>
          <w:tcPr>
            <w:tcW w:w="1276" w:type="dxa"/>
            <w:vAlign w:val="center"/>
          </w:tcPr>
          <w:p w14:paraId="206C3091" w14:textId="57A4A6E9" w:rsidR="00484395" w:rsidRPr="001942E4" w:rsidDel="00C6525B" w:rsidRDefault="00484395" w:rsidP="001222C0">
            <w:pPr>
              <w:widowControl w:val="0"/>
              <w:autoSpaceDE w:val="0"/>
              <w:autoSpaceDN w:val="0"/>
              <w:adjustRightInd w:val="0"/>
              <w:spacing w:after="0" w:line="240" w:lineRule="auto"/>
              <w:ind w:firstLine="29"/>
              <w:jc w:val="center"/>
              <w:rPr>
                <w:del w:id="5084" w:author="Nozimjon Ortiqov" w:date="2026-02-24T13:36:00Z" w16du:dateUtc="2026-02-24T08:36:00Z"/>
                <w:rFonts w:ascii="Roboto" w:hAnsi="Roboto"/>
                <w:sz w:val="24"/>
                <w:szCs w:val="24"/>
                <w:lang w:val="uz-Cyrl-UZ"/>
                <w:rPrChange w:id="5085" w:author="Nozimjon Ortiqov" w:date="2026-02-24T09:37:00Z" w16du:dateUtc="2026-02-24T04:37:00Z">
                  <w:rPr>
                    <w:del w:id="5086" w:author="Nozimjon Ortiqov" w:date="2026-02-24T13:36:00Z" w16du:dateUtc="2026-02-24T08:36:00Z"/>
                    <w:rFonts w:ascii="Roboto" w:hAnsi="Roboto"/>
                    <w:sz w:val="26"/>
                    <w:szCs w:val="26"/>
                    <w:lang w:val="en-US"/>
                  </w:rPr>
                </w:rPrChange>
              </w:rPr>
            </w:pPr>
            <w:del w:id="5087" w:author="Nozimjon Ortiqov" w:date="2026-02-24T13:36:00Z" w16du:dateUtc="2026-02-24T08:36:00Z">
              <w:r w:rsidRPr="001942E4" w:rsidDel="00C6525B">
                <w:rPr>
                  <w:rFonts w:ascii="Roboto" w:hAnsi="Roboto"/>
                  <w:sz w:val="24"/>
                  <w:szCs w:val="24"/>
                  <w:lang w:val="uz-Cyrl-UZ"/>
                  <w:rPrChange w:id="508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89" w:author="Nozimjon Ortiqov" w:date="2026-02-24T09:37:00Z" w16du:dateUtc="2026-02-24T04:37:00Z">
                    <w:rPr>
                      <w:rFonts w:ascii="Roboto" w:hAnsi="Roboto"/>
                      <w:sz w:val="26"/>
                      <w:szCs w:val="26"/>
                      <w:lang w:val="en-US"/>
                    </w:rPr>
                  </w:rPrChange>
                </w:rPr>
                <w:delText>01</w:delText>
              </w:r>
            </w:del>
          </w:p>
        </w:tc>
        <w:tc>
          <w:tcPr>
            <w:tcW w:w="1559" w:type="dxa"/>
            <w:vAlign w:val="center"/>
          </w:tcPr>
          <w:p w14:paraId="718FF6E0" w14:textId="04D9E32B" w:rsidR="00484395" w:rsidRPr="001942E4" w:rsidDel="00C6525B" w:rsidRDefault="00484395" w:rsidP="001222C0">
            <w:pPr>
              <w:widowControl w:val="0"/>
              <w:autoSpaceDE w:val="0"/>
              <w:autoSpaceDN w:val="0"/>
              <w:adjustRightInd w:val="0"/>
              <w:spacing w:after="0" w:line="240" w:lineRule="auto"/>
              <w:ind w:firstLine="29"/>
              <w:jc w:val="center"/>
              <w:rPr>
                <w:del w:id="5090" w:author="Nozimjon Ortiqov" w:date="2026-02-24T13:36:00Z" w16du:dateUtc="2026-02-24T08:36:00Z"/>
                <w:rFonts w:ascii="Roboto" w:hAnsi="Roboto"/>
                <w:sz w:val="24"/>
                <w:szCs w:val="24"/>
                <w:lang w:val="uz-Cyrl-UZ"/>
                <w:rPrChange w:id="5091" w:author="Nozimjon Ortiqov" w:date="2026-02-24T09:37:00Z" w16du:dateUtc="2026-02-24T04:37:00Z">
                  <w:rPr>
                    <w:del w:id="5092" w:author="Nozimjon Ortiqov" w:date="2026-02-24T13:36:00Z" w16du:dateUtc="2026-02-24T08:36:00Z"/>
                    <w:rFonts w:ascii="Roboto" w:hAnsi="Roboto"/>
                    <w:sz w:val="26"/>
                    <w:szCs w:val="26"/>
                    <w:lang w:val="en-US"/>
                  </w:rPr>
                </w:rPrChange>
              </w:rPr>
            </w:pPr>
            <w:del w:id="5093" w:author="Nozimjon Ortiqov" w:date="2026-02-24T13:36:00Z" w16du:dateUtc="2026-02-24T08:36:00Z">
              <w:r w:rsidRPr="001942E4" w:rsidDel="00C6525B">
                <w:rPr>
                  <w:rFonts w:ascii="Roboto" w:hAnsi="Roboto"/>
                  <w:sz w:val="24"/>
                  <w:szCs w:val="24"/>
                  <w:lang w:val="uz-Cyrl-UZ"/>
                  <w:rPrChange w:id="5094"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95" w:author="Nozimjon Ortiqov" w:date="2026-02-24T09:37:00Z" w16du:dateUtc="2026-02-24T04:37:00Z">
                    <w:rPr>
                      <w:rFonts w:ascii="Roboto" w:hAnsi="Roboto"/>
                      <w:sz w:val="26"/>
                      <w:szCs w:val="26"/>
                      <w:lang w:val="en-US"/>
                    </w:rPr>
                  </w:rPrChange>
                </w:rPr>
                <w:delText>099</w:delText>
              </w:r>
            </w:del>
          </w:p>
        </w:tc>
        <w:tc>
          <w:tcPr>
            <w:tcW w:w="993" w:type="dxa"/>
            <w:vAlign w:val="center"/>
          </w:tcPr>
          <w:p w14:paraId="3AFEE52A" w14:textId="4FC8CCCA" w:rsidR="00484395" w:rsidRPr="001942E4" w:rsidDel="00C6525B" w:rsidRDefault="00484395" w:rsidP="001222C0">
            <w:pPr>
              <w:widowControl w:val="0"/>
              <w:autoSpaceDE w:val="0"/>
              <w:autoSpaceDN w:val="0"/>
              <w:adjustRightInd w:val="0"/>
              <w:spacing w:after="0" w:line="240" w:lineRule="auto"/>
              <w:ind w:firstLine="29"/>
              <w:jc w:val="center"/>
              <w:rPr>
                <w:del w:id="5096" w:author="Nozimjon Ortiqov" w:date="2026-02-24T13:36:00Z" w16du:dateUtc="2026-02-24T08:36:00Z"/>
                <w:rFonts w:ascii="Roboto" w:hAnsi="Roboto"/>
                <w:sz w:val="24"/>
                <w:szCs w:val="24"/>
                <w:lang w:val="uz-Cyrl-UZ"/>
                <w:rPrChange w:id="5097" w:author="Nozimjon Ortiqov" w:date="2026-02-24T09:37:00Z" w16du:dateUtc="2026-02-24T04:37:00Z">
                  <w:rPr>
                    <w:del w:id="5098" w:author="Nozimjon Ortiqov" w:date="2026-02-24T13:36:00Z" w16du:dateUtc="2026-02-24T08:36:00Z"/>
                    <w:rFonts w:ascii="Roboto" w:hAnsi="Roboto"/>
                    <w:sz w:val="26"/>
                    <w:szCs w:val="26"/>
                    <w:lang w:val="en-US"/>
                  </w:rPr>
                </w:rPrChange>
              </w:rPr>
            </w:pPr>
            <w:del w:id="5099" w:author="Nozimjon Ortiqov" w:date="2026-02-24T13:36:00Z" w16du:dateUtc="2026-02-24T08:36:00Z">
              <w:r w:rsidRPr="001942E4" w:rsidDel="00C6525B">
                <w:rPr>
                  <w:rFonts w:ascii="Roboto" w:hAnsi="Roboto"/>
                  <w:sz w:val="24"/>
                  <w:szCs w:val="24"/>
                  <w:lang w:val="uz-Cyrl-UZ"/>
                  <w:rPrChange w:id="5100" w:author="Nozimjon Ortiqov" w:date="2026-02-24T09:37:00Z" w16du:dateUtc="2026-02-24T04:37:00Z">
                    <w:rPr>
                      <w:rFonts w:ascii="Roboto" w:hAnsi="Roboto"/>
                      <w:sz w:val="26"/>
                      <w:szCs w:val="26"/>
                      <w:lang w:val="en-US"/>
                    </w:rPr>
                  </w:rPrChange>
                </w:rPr>
                <w:delText>0</w:delText>
              </w:r>
            </w:del>
          </w:p>
        </w:tc>
        <w:tc>
          <w:tcPr>
            <w:tcW w:w="915" w:type="dxa"/>
            <w:vAlign w:val="center"/>
          </w:tcPr>
          <w:p w14:paraId="5FAA446A" w14:textId="7963F6F1" w:rsidR="00484395" w:rsidRPr="001942E4" w:rsidDel="00C6525B" w:rsidRDefault="00484395" w:rsidP="001222C0">
            <w:pPr>
              <w:widowControl w:val="0"/>
              <w:autoSpaceDE w:val="0"/>
              <w:autoSpaceDN w:val="0"/>
              <w:adjustRightInd w:val="0"/>
              <w:spacing w:after="0" w:line="240" w:lineRule="auto"/>
              <w:ind w:firstLine="29"/>
              <w:jc w:val="center"/>
              <w:rPr>
                <w:del w:id="5101" w:author="Nozimjon Ortiqov" w:date="2026-02-24T13:36:00Z" w16du:dateUtc="2026-02-24T08:36:00Z"/>
                <w:rFonts w:ascii="Roboto" w:hAnsi="Roboto"/>
                <w:sz w:val="24"/>
                <w:szCs w:val="24"/>
                <w:lang w:val="uz-Cyrl-UZ"/>
                <w:rPrChange w:id="5102" w:author="Nozimjon Ortiqov" w:date="2026-02-24T09:37:00Z" w16du:dateUtc="2026-02-24T04:37:00Z">
                  <w:rPr>
                    <w:del w:id="5103" w:author="Nozimjon Ortiqov" w:date="2026-02-24T13:36:00Z" w16du:dateUtc="2026-02-24T08:36:00Z"/>
                    <w:rFonts w:ascii="Roboto" w:hAnsi="Roboto"/>
                    <w:sz w:val="26"/>
                    <w:szCs w:val="26"/>
                    <w:lang w:val="en-US"/>
                  </w:rPr>
                </w:rPrChange>
              </w:rPr>
            </w:pPr>
            <w:del w:id="5104" w:author="Nozimjon Ortiqov" w:date="2026-02-24T13:36:00Z" w16du:dateUtc="2026-02-24T08:36:00Z">
              <w:r w:rsidRPr="001942E4" w:rsidDel="00C6525B">
                <w:rPr>
                  <w:rFonts w:ascii="Roboto" w:hAnsi="Roboto"/>
                  <w:sz w:val="24"/>
                  <w:szCs w:val="24"/>
                  <w:lang w:val="uz-Cyrl-UZ"/>
                  <w:rPrChange w:id="5105" w:author="Nozimjon Ortiqov" w:date="2026-02-24T09:37:00Z" w16du:dateUtc="2026-02-24T04:37:00Z">
                    <w:rPr>
                      <w:rFonts w:ascii="Roboto" w:hAnsi="Roboto"/>
                      <w:sz w:val="26"/>
                      <w:szCs w:val="26"/>
                      <w:lang w:val="en-US"/>
                    </w:rPr>
                  </w:rPrChange>
                </w:rPr>
                <w:delText>1</w:delText>
              </w:r>
            </w:del>
          </w:p>
        </w:tc>
      </w:tr>
      <w:tr w:rsidR="00484395" w:rsidRPr="009C4BAE" w:rsidDel="00C6525B" w14:paraId="50DD29DC" w14:textId="74FCD7C7" w:rsidTr="001222C0">
        <w:trPr>
          <w:trHeight w:val="395"/>
          <w:jc w:val="center"/>
          <w:del w:id="5106" w:author="Nozimjon Ortiqov" w:date="2026-02-24T13:36:00Z"/>
        </w:trPr>
        <w:tc>
          <w:tcPr>
            <w:tcW w:w="3964" w:type="dxa"/>
          </w:tcPr>
          <w:p w14:paraId="44DFFD4E" w14:textId="15B56368" w:rsidR="00484395" w:rsidRPr="001942E4" w:rsidDel="00C6525B" w:rsidRDefault="00484395" w:rsidP="001222C0">
            <w:pPr>
              <w:widowControl w:val="0"/>
              <w:autoSpaceDE w:val="0"/>
              <w:autoSpaceDN w:val="0"/>
              <w:adjustRightInd w:val="0"/>
              <w:spacing w:after="0" w:line="240" w:lineRule="auto"/>
              <w:jc w:val="both"/>
              <w:rPr>
                <w:del w:id="5107" w:author="Nozimjon Ortiqov" w:date="2026-02-24T13:36:00Z" w16du:dateUtc="2026-02-24T08:36:00Z"/>
                <w:rFonts w:ascii="Roboto" w:hAnsi="Roboto"/>
                <w:sz w:val="24"/>
                <w:szCs w:val="24"/>
                <w:lang w:val="uz-Cyrl-UZ"/>
                <w:rPrChange w:id="5108" w:author="Nozimjon Ortiqov" w:date="2026-02-24T09:37:00Z" w16du:dateUtc="2026-02-24T04:37:00Z">
                  <w:rPr>
                    <w:del w:id="5109" w:author="Nozimjon Ortiqov" w:date="2026-02-24T13:36:00Z" w16du:dateUtc="2026-02-24T08:36:00Z"/>
                    <w:rFonts w:ascii="Roboto" w:hAnsi="Roboto"/>
                    <w:sz w:val="26"/>
                    <w:szCs w:val="26"/>
                    <w:lang w:val="en-US"/>
                  </w:rPr>
                </w:rPrChange>
              </w:rPr>
            </w:pPr>
            <w:del w:id="5110" w:author="Nozimjon Ortiqov" w:date="2026-02-24T13:36:00Z" w16du:dateUtc="2026-02-24T08:36:00Z">
              <w:r w:rsidRPr="001942E4" w:rsidDel="00C6525B">
                <w:rPr>
                  <w:rFonts w:ascii="Roboto" w:hAnsi="Roboto"/>
                  <w:sz w:val="24"/>
                  <w:szCs w:val="24"/>
                  <w:lang w:val="uz-Cyrl-UZ"/>
                  <w:rPrChange w:id="5111" w:author="Nozimjon Ortiqov" w:date="2026-02-24T09:37:00Z" w16du:dateUtc="2026-02-24T04:37:00Z">
                    <w:rPr>
                      <w:rFonts w:ascii="Roboto" w:hAnsi="Roboto"/>
                      <w:sz w:val="26"/>
                      <w:szCs w:val="26"/>
                      <w:lang w:val="en-US"/>
                    </w:rPr>
                  </w:rPrChange>
                </w:rPr>
                <w:delText xml:space="preserve"> Ижара даромади</w:delText>
              </w:r>
            </w:del>
          </w:p>
        </w:tc>
        <w:tc>
          <w:tcPr>
            <w:tcW w:w="1701" w:type="dxa"/>
            <w:vAlign w:val="center"/>
          </w:tcPr>
          <w:p w14:paraId="6005823C" w14:textId="7D91C928" w:rsidR="00484395" w:rsidRPr="001942E4" w:rsidDel="00C6525B" w:rsidRDefault="00484395" w:rsidP="001222C0">
            <w:pPr>
              <w:widowControl w:val="0"/>
              <w:autoSpaceDE w:val="0"/>
              <w:autoSpaceDN w:val="0"/>
              <w:adjustRightInd w:val="0"/>
              <w:spacing w:after="0" w:line="240" w:lineRule="auto"/>
              <w:ind w:firstLine="29"/>
              <w:jc w:val="center"/>
              <w:rPr>
                <w:del w:id="5112" w:author="Nozimjon Ortiqov" w:date="2026-02-24T13:36:00Z" w16du:dateUtc="2026-02-24T08:36:00Z"/>
                <w:rFonts w:ascii="Roboto" w:hAnsi="Roboto"/>
                <w:sz w:val="24"/>
                <w:szCs w:val="24"/>
                <w:lang w:val="uz-Cyrl-UZ"/>
                <w:rPrChange w:id="5113" w:author="Nozimjon Ortiqov" w:date="2026-02-24T09:37:00Z" w16du:dateUtc="2026-02-24T04:37:00Z">
                  <w:rPr>
                    <w:del w:id="5114" w:author="Nozimjon Ortiqov" w:date="2026-02-24T13:36:00Z" w16du:dateUtc="2026-02-24T08:36:00Z"/>
                    <w:rFonts w:ascii="Roboto" w:hAnsi="Roboto"/>
                    <w:sz w:val="26"/>
                    <w:szCs w:val="26"/>
                    <w:lang w:val="en-US"/>
                  </w:rPr>
                </w:rPrChange>
              </w:rPr>
            </w:pPr>
            <w:del w:id="5115" w:author="Nozimjon Ortiqov" w:date="2026-02-24T13:36:00Z" w16du:dateUtc="2026-02-24T08:36:00Z">
              <w:r w:rsidRPr="001942E4" w:rsidDel="00C6525B">
                <w:rPr>
                  <w:rFonts w:ascii="Roboto" w:hAnsi="Roboto"/>
                  <w:sz w:val="24"/>
                  <w:szCs w:val="24"/>
                  <w:lang w:val="uz-Cyrl-UZ"/>
                  <w:rPrChange w:id="5116" w:author="Nozimjon Ortiqov" w:date="2026-02-24T09:37:00Z" w16du:dateUtc="2026-02-24T04:37:00Z">
                    <w:rPr>
                      <w:rFonts w:ascii="Roboto" w:hAnsi="Roboto"/>
                      <w:sz w:val="26"/>
                      <w:szCs w:val="26"/>
                      <w:lang w:val="en-US"/>
                    </w:rPr>
                  </w:rPrChange>
                </w:rPr>
                <w:delText>1511</w:delText>
              </w:r>
            </w:del>
          </w:p>
        </w:tc>
        <w:tc>
          <w:tcPr>
            <w:tcW w:w="1276" w:type="dxa"/>
            <w:vAlign w:val="center"/>
          </w:tcPr>
          <w:p w14:paraId="4E621D06" w14:textId="1CEA9963" w:rsidR="00484395" w:rsidRPr="001942E4" w:rsidDel="00C6525B" w:rsidRDefault="00484395" w:rsidP="001222C0">
            <w:pPr>
              <w:widowControl w:val="0"/>
              <w:autoSpaceDE w:val="0"/>
              <w:autoSpaceDN w:val="0"/>
              <w:adjustRightInd w:val="0"/>
              <w:spacing w:after="0" w:line="240" w:lineRule="auto"/>
              <w:ind w:firstLine="29"/>
              <w:jc w:val="center"/>
              <w:rPr>
                <w:del w:id="5117" w:author="Nozimjon Ortiqov" w:date="2026-02-24T13:36:00Z" w16du:dateUtc="2026-02-24T08:36:00Z"/>
                <w:rFonts w:ascii="Roboto" w:hAnsi="Roboto"/>
                <w:sz w:val="24"/>
                <w:szCs w:val="24"/>
                <w:lang w:val="uz-Cyrl-UZ"/>
                <w:rPrChange w:id="5118" w:author="Nozimjon Ortiqov" w:date="2026-02-24T09:37:00Z" w16du:dateUtc="2026-02-24T04:37:00Z">
                  <w:rPr>
                    <w:del w:id="5119" w:author="Nozimjon Ortiqov" w:date="2026-02-24T13:36:00Z" w16du:dateUtc="2026-02-24T08:36:00Z"/>
                    <w:rFonts w:ascii="Roboto" w:hAnsi="Roboto"/>
                    <w:sz w:val="26"/>
                    <w:szCs w:val="26"/>
                    <w:lang w:val="en-US"/>
                  </w:rPr>
                </w:rPrChange>
              </w:rPr>
            </w:pPr>
            <w:del w:id="5120" w:author="Nozimjon Ortiqov" w:date="2026-02-24T13:36:00Z" w16du:dateUtc="2026-02-24T08:36:00Z">
              <w:r w:rsidRPr="001942E4" w:rsidDel="00C6525B">
                <w:rPr>
                  <w:rFonts w:ascii="Roboto" w:hAnsi="Roboto"/>
                  <w:sz w:val="24"/>
                  <w:szCs w:val="24"/>
                  <w:lang w:val="uz-Cyrl-UZ"/>
                  <w:rPrChange w:id="5121"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22" w:author="Nozimjon Ortiqov" w:date="2026-02-24T09:37:00Z" w16du:dateUtc="2026-02-24T04:37:00Z">
                    <w:rPr>
                      <w:rFonts w:ascii="Roboto" w:hAnsi="Roboto"/>
                      <w:sz w:val="26"/>
                      <w:szCs w:val="26"/>
                      <w:lang w:val="en-US"/>
                    </w:rPr>
                  </w:rPrChange>
                </w:rPr>
                <w:delText>009</w:delText>
              </w:r>
            </w:del>
          </w:p>
        </w:tc>
        <w:tc>
          <w:tcPr>
            <w:tcW w:w="1559" w:type="dxa"/>
            <w:vAlign w:val="center"/>
          </w:tcPr>
          <w:p w14:paraId="2500583B" w14:textId="022A05E4" w:rsidR="00484395" w:rsidRPr="001942E4" w:rsidDel="00C6525B" w:rsidRDefault="00484395" w:rsidP="001222C0">
            <w:pPr>
              <w:widowControl w:val="0"/>
              <w:autoSpaceDE w:val="0"/>
              <w:autoSpaceDN w:val="0"/>
              <w:adjustRightInd w:val="0"/>
              <w:spacing w:after="0" w:line="240" w:lineRule="auto"/>
              <w:ind w:firstLine="29"/>
              <w:jc w:val="center"/>
              <w:rPr>
                <w:del w:id="5123" w:author="Nozimjon Ortiqov" w:date="2026-02-24T13:36:00Z" w16du:dateUtc="2026-02-24T08:36:00Z"/>
                <w:rFonts w:ascii="Roboto" w:hAnsi="Roboto"/>
                <w:sz w:val="24"/>
                <w:szCs w:val="24"/>
                <w:lang w:val="uz-Cyrl-UZ"/>
                <w:rPrChange w:id="5124" w:author="Nozimjon Ortiqov" w:date="2026-02-24T09:37:00Z" w16du:dateUtc="2026-02-24T04:37:00Z">
                  <w:rPr>
                    <w:del w:id="5125" w:author="Nozimjon Ortiqov" w:date="2026-02-24T13:36:00Z" w16du:dateUtc="2026-02-24T08:36:00Z"/>
                    <w:rFonts w:ascii="Roboto" w:hAnsi="Roboto"/>
                    <w:sz w:val="26"/>
                    <w:szCs w:val="26"/>
                    <w:lang w:val="en-US"/>
                  </w:rPr>
                </w:rPrChange>
              </w:rPr>
            </w:pPr>
            <w:del w:id="5126" w:author="Nozimjon Ortiqov" w:date="2026-02-24T13:36:00Z" w16du:dateUtc="2026-02-24T08:36:00Z">
              <w:r w:rsidRPr="001942E4" w:rsidDel="00C6525B">
                <w:rPr>
                  <w:rFonts w:ascii="Roboto" w:hAnsi="Roboto"/>
                  <w:sz w:val="24"/>
                  <w:szCs w:val="24"/>
                  <w:lang w:val="uz-Cyrl-UZ"/>
                  <w:rPrChange w:id="512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28" w:author="Nozimjon Ortiqov" w:date="2026-02-24T09:37:00Z" w16du:dateUtc="2026-02-24T04:37:00Z">
                    <w:rPr>
                      <w:rFonts w:ascii="Roboto" w:hAnsi="Roboto"/>
                      <w:sz w:val="26"/>
                      <w:szCs w:val="26"/>
                      <w:lang w:val="en-US"/>
                    </w:rPr>
                  </w:rPrChange>
                </w:rPr>
                <w:delText>092</w:delText>
              </w:r>
            </w:del>
          </w:p>
        </w:tc>
        <w:tc>
          <w:tcPr>
            <w:tcW w:w="993" w:type="dxa"/>
            <w:vAlign w:val="center"/>
          </w:tcPr>
          <w:p w14:paraId="19459C3D" w14:textId="631E3C61" w:rsidR="00484395" w:rsidRPr="001942E4" w:rsidDel="00C6525B" w:rsidRDefault="00484395" w:rsidP="001222C0">
            <w:pPr>
              <w:widowControl w:val="0"/>
              <w:autoSpaceDE w:val="0"/>
              <w:autoSpaceDN w:val="0"/>
              <w:adjustRightInd w:val="0"/>
              <w:spacing w:after="0" w:line="240" w:lineRule="auto"/>
              <w:ind w:firstLine="29"/>
              <w:jc w:val="center"/>
              <w:rPr>
                <w:del w:id="5129" w:author="Nozimjon Ortiqov" w:date="2026-02-24T13:36:00Z" w16du:dateUtc="2026-02-24T08:36:00Z"/>
                <w:rFonts w:ascii="Roboto" w:hAnsi="Roboto"/>
                <w:sz w:val="24"/>
                <w:szCs w:val="24"/>
                <w:lang w:val="uz-Cyrl-UZ"/>
                <w:rPrChange w:id="5130" w:author="Nozimjon Ortiqov" w:date="2026-02-24T09:37:00Z" w16du:dateUtc="2026-02-24T04:37:00Z">
                  <w:rPr>
                    <w:del w:id="5131" w:author="Nozimjon Ortiqov" w:date="2026-02-24T13:36:00Z" w16du:dateUtc="2026-02-24T08:36:00Z"/>
                    <w:rFonts w:ascii="Roboto" w:hAnsi="Roboto"/>
                    <w:sz w:val="26"/>
                    <w:szCs w:val="26"/>
                    <w:lang w:val="en-US"/>
                  </w:rPr>
                </w:rPrChange>
              </w:rPr>
            </w:pPr>
            <w:del w:id="5132" w:author="Nozimjon Ortiqov" w:date="2026-02-24T13:36:00Z" w16du:dateUtc="2026-02-24T08:36:00Z">
              <w:r w:rsidRPr="001942E4" w:rsidDel="00C6525B">
                <w:rPr>
                  <w:rFonts w:ascii="Roboto" w:hAnsi="Roboto"/>
                  <w:sz w:val="24"/>
                  <w:szCs w:val="24"/>
                  <w:lang w:val="uz-Cyrl-UZ"/>
                  <w:rPrChange w:id="5133" w:author="Nozimjon Ortiqov" w:date="2026-02-24T09:37:00Z" w16du:dateUtc="2026-02-24T04:37:00Z">
                    <w:rPr>
                      <w:rFonts w:ascii="Roboto" w:hAnsi="Roboto"/>
                      <w:sz w:val="26"/>
                      <w:szCs w:val="26"/>
                      <w:lang w:val="en-US"/>
                    </w:rPr>
                  </w:rPrChange>
                </w:rPr>
                <w:delText>0</w:delText>
              </w:r>
            </w:del>
          </w:p>
        </w:tc>
        <w:tc>
          <w:tcPr>
            <w:tcW w:w="915" w:type="dxa"/>
            <w:vAlign w:val="center"/>
          </w:tcPr>
          <w:p w14:paraId="1E878A9B" w14:textId="71D434DC" w:rsidR="00484395" w:rsidRPr="001942E4" w:rsidDel="00C6525B" w:rsidRDefault="00484395" w:rsidP="001222C0">
            <w:pPr>
              <w:widowControl w:val="0"/>
              <w:autoSpaceDE w:val="0"/>
              <w:autoSpaceDN w:val="0"/>
              <w:adjustRightInd w:val="0"/>
              <w:spacing w:after="0" w:line="240" w:lineRule="auto"/>
              <w:ind w:firstLine="29"/>
              <w:jc w:val="center"/>
              <w:rPr>
                <w:del w:id="5134" w:author="Nozimjon Ortiqov" w:date="2026-02-24T13:36:00Z" w16du:dateUtc="2026-02-24T08:36:00Z"/>
                <w:rFonts w:ascii="Roboto" w:hAnsi="Roboto"/>
                <w:sz w:val="24"/>
                <w:szCs w:val="24"/>
                <w:lang w:val="uz-Cyrl-UZ"/>
                <w:rPrChange w:id="5135" w:author="Nozimjon Ortiqov" w:date="2026-02-24T09:37:00Z" w16du:dateUtc="2026-02-24T04:37:00Z">
                  <w:rPr>
                    <w:del w:id="5136" w:author="Nozimjon Ortiqov" w:date="2026-02-24T13:36:00Z" w16du:dateUtc="2026-02-24T08:36:00Z"/>
                    <w:rFonts w:ascii="Roboto" w:hAnsi="Roboto"/>
                    <w:sz w:val="26"/>
                    <w:szCs w:val="26"/>
                    <w:lang w:val="en-US"/>
                  </w:rPr>
                </w:rPrChange>
              </w:rPr>
            </w:pPr>
            <w:del w:id="5137" w:author="Nozimjon Ortiqov" w:date="2026-02-24T13:36:00Z" w16du:dateUtc="2026-02-24T08:36:00Z">
              <w:r w:rsidRPr="001942E4" w:rsidDel="00C6525B">
                <w:rPr>
                  <w:rFonts w:ascii="Roboto" w:hAnsi="Roboto"/>
                  <w:sz w:val="24"/>
                  <w:szCs w:val="24"/>
                  <w:lang w:val="uz-Cyrl-UZ"/>
                  <w:rPrChange w:id="5138" w:author="Nozimjon Ortiqov" w:date="2026-02-24T09:37:00Z" w16du:dateUtc="2026-02-24T04:37:00Z">
                    <w:rPr>
                      <w:rFonts w:ascii="Roboto" w:hAnsi="Roboto"/>
                      <w:sz w:val="26"/>
                      <w:szCs w:val="26"/>
                      <w:lang w:val="en-US"/>
                    </w:rPr>
                  </w:rPrChange>
                </w:rPr>
                <w:delText>1</w:delText>
              </w:r>
            </w:del>
          </w:p>
        </w:tc>
      </w:tr>
      <w:tr w:rsidR="00484395" w:rsidRPr="009C4BAE" w:rsidDel="00C6525B" w14:paraId="52C09122" w14:textId="4EF30E9E" w:rsidTr="001222C0">
        <w:trPr>
          <w:trHeight w:val="383"/>
          <w:jc w:val="center"/>
          <w:del w:id="5139" w:author="Nozimjon Ortiqov" w:date="2026-02-24T13:36:00Z"/>
        </w:trPr>
        <w:tc>
          <w:tcPr>
            <w:tcW w:w="3964" w:type="dxa"/>
          </w:tcPr>
          <w:p w14:paraId="4F9BB6AF" w14:textId="4875A63A" w:rsidR="00484395" w:rsidRPr="001942E4" w:rsidDel="00C6525B" w:rsidRDefault="00484395" w:rsidP="001222C0">
            <w:pPr>
              <w:widowControl w:val="0"/>
              <w:autoSpaceDE w:val="0"/>
              <w:autoSpaceDN w:val="0"/>
              <w:adjustRightInd w:val="0"/>
              <w:spacing w:after="0" w:line="240" w:lineRule="auto"/>
              <w:jc w:val="both"/>
              <w:rPr>
                <w:del w:id="5140" w:author="Nozimjon Ortiqov" w:date="2026-02-24T13:36:00Z" w16du:dateUtc="2026-02-24T08:36:00Z"/>
                <w:rFonts w:ascii="Roboto" w:hAnsi="Roboto"/>
                <w:sz w:val="24"/>
                <w:szCs w:val="24"/>
                <w:lang w:val="uz-Cyrl-UZ"/>
                <w:rPrChange w:id="5141" w:author="Nozimjon Ortiqov" w:date="2026-02-24T09:37:00Z" w16du:dateUtc="2026-02-24T04:37:00Z">
                  <w:rPr>
                    <w:del w:id="5142" w:author="Nozimjon Ortiqov" w:date="2026-02-24T13:36:00Z" w16du:dateUtc="2026-02-24T08:36:00Z"/>
                    <w:rFonts w:ascii="Roboto" w:hAnsi="Roboto"/>
                    <w:sz w:val="26"/>
                    <w:szCs w:val="26"/>
                    <w:lang w:val="en-US"/>
                  </w:rPr>
                </w:rPrChange>
              </w:rPr>
            </w:pPr>
            <w:del w:id="5143" w:author="Nozimjon Ortiqov" w:date="2026-02-24T13:36:00Z" w16du:dateUtc="2026-02-24T08:36:00Z">
              <w:r w:rsidRPr="001942E4" w:rsidDel="00C6525B">
                <w:rPr>
                  <w:rFonts w:ascii="Roboto" w:hAnsi="Roboto"/>
                  <w:sz w:val="24"/>
                  <w:szCs w:val="24"/>
                  <w:lang w:val="uz-Cyrl-UZ"/>
                  <w:rPrChange w:id="5144" w:author="Nozimjon Ortiqov" w:date="2026-02-24T09:37:00Z" w16du:dateUtc="2026-02-24T04:37:00Z">
                    <w:rPr>
                      <w:rFonts w:ascii="Roboto" w:hAnsi="Roboto"/>
                      <w:sz w:val="26"/>
                      <w:szCs w:val="26"/>
                      <w:lang w:val="en-US"/>
                    </w:rPr>
                  </w:rPrChange>
                </w:rPr>
                <w:delText>Қишлоқ хўжалиги даромади</w:delText>
              </w:r>
            </w:del>
          </w:p>
        </w:tc>
        <w:tc>
          <w:tcPr>
            <w:tcW w:w="1701" w:type="dxa"/>
            <w:vAlign w:val="center"/>
          </w:tcPr>
          <w:p w14:paraId="23BC48A5" w14:textId="3D9D3DA1" w:rsidR="00484395" w:rsidRPr="001942E4" w:rsidDel="00C6525B" w:rsidRDefault="00484395" w:rsidP="001222C0">
            <w:pPr>
              <w:widowControl w:val="0"/>
              <w:autoSpaceDE w:val="0"/>
              <w:autoSpaceDN w:val="0"/>
              <w:adjustRightInd w:val="0"/>
              <w:spacing w:after="0" w:line="240" w:lineRule="auto"/>
              <w:ind w:firstLine="29"/>
              <w:jc w:val="center"/>
              <w:rPr>
                <w:del w:id="5145" w:author="Nozimjon Ortiqov" w:date="2026-02-24T13:36:00Z" w16du:dateUtc="2026-02-24T08:36:00Z"/>
                <w:rFonts w:ascii="Roboto" w:hAnsi="Roboto"/>
                <w:sz w:val="24"/>
                <w:szCs w:val="24"/>
                <w:lang w:val="uz-Cyrl-UZ"/>
                <w:rPrChange w:id="5146" w:author="Nozimjon Ortiqov" w:date="2026-02-24T09:37:00Z" w16du:dateUtc="2026-02-24T04:37:00Z">
                  <w:rPr>
                    <w:del w:id="5147" w:author="Nozimjon Ortiqov" w:date="2026-02-24T13:36:00Z" w16du:dateUtc="2026-02-24T08:36:00Z"/>
                    <w:rFonts w:ascii="Roboto" w:hAnsi="Roboto"/>
                    <w:sz w:val="26"/>
                    <w:szCs w:val="26"/>
                    <w:lang w:val="en-US"/>
                  </w:rPr>
                </w:rPrChange>
              </w:rPr>
            </w:pPr>
            <w:del w:id="5148" w:author="Nozimjon Ortiqov" w:date="2026-02-24T13:36:00Z" w16du:dateUtc="2026-02-24T08:36:00Z">
              <w:r w:rsidRPr="001942E4" w:rsidDel="00C6525B">
                <w:rPr>
                  <w:rFonts w:ascii="Roboto" w:hAnsi="Roboto"/>
                  <w:sz w:val="24"/>
                  <w:szCs w:val="24"/>
                  <w:lang w:val="uz-Cyrl-UZ"/>
                  <w:rPrChange w:id="5149" w:author="Nozimjon Ortiqov" w:date="2026-02-24T09:37:00Z" w16du:dateUtc="2026-02-24T04:37:00Z">
                    <w:rPr>
                      <w:rFonts w:ascii="Roboto" w:hAnsi="Roboto"/>
                      <w:sz w:val="26"/>
                      <w:szCs w:val="26"/>
                      <w:lang w:val="en-US"/>
                    </w:rPr>
                  </w:rPrChange>
                </w:rPr>
                <w:delText>1511</w:delText>
              </w:r>
            </w:del>
          </w:p>
        </w:tc>
        <w:tc>
          <w:tcPr>
            <w:tcW w:w="1276" w:type="dxa"/>
            <w:vAlign w:val="center"/>
          </w:tcPr>
          <w:p w14:paraId="093B9918" w14:textId="0304915B" w:rsidR="00484395" w:rsidRPr="001942E4" w:rsidDel="00C6525B" w:rsidRDefault="00484395" w:rsidP="001222C0">
            <w:pPr>
              <w:widowControl w:val="0"/>
              <w:autoSpaceDE w:val="0"/>
              <w:autoSpaceDN w:val="0"/>
              <w:adjustRightInd w:val="0"/>
              <w:spacing w:after="0" w:line="240" w:lineRule="auto"/>
              <w:ind w:firstLine="29"/>
              <w:jc w:val="center"/>
              <w:rPr>
                <w:del w:id="5150" w:author="Nozimjon Ortiqov" w:date="2026-02-24T13:36:00Z" w16du:dateUtc="2026-02-24T08:36:00Z"/>
                <w:rFonts w:ascii="Roboto" w:hAnsi="Roboto"/>
                <w:sz w:val="24"/>
                <w:szCs w:val="24"/>
                <w:lang w:val="uz-Cyrl-UZ"/>
                <w:rPrChange w:id="5151" w:author="Nozimjon Ortiqov" w:date="2026-02-24T09:37:00Z" w16du:dateUtc="2026-02-24T04:37:00Z">
                  <w:rPr>
                    <w:del w:id="5152" w:author="Nozimjon Ortiqov" w:date="2026-02-24T13:36:00Z" w16du:dateUtc="2026-02-24T08:36:00Z"/>
                    <w:rFonts w:ascii="Roboto" w:hAnsi="Roboto"/>
                    <w:sz w:val="26"/>
                    <w:szCs w:val="26"/>
                    <w:lang w:val="en-US"/>
                  </w:rPr>
                </w:rPrChange>
              </w:rPr>
            </w:pPr>
            <w:del w:id="5153" w:author="Nozimjon Ortiqov" w:date="2026-02-24T13:36:00Z" w16du:dateUtc="2026-02-24T08:36:00Z">
              <w:r w:rsidRPr="001942E4" w:rsidDel="00C6525B">
                <w:rPr>
                  <w:rFonts w:ascii="Roboto" w:hAnsi="Roboto"/>
                  <w:sz w:val="24"/>
                  <w:szCs w:val="24"/>
                  <w:lang w:val="uz-Cyrl-UZ"/>
                  <w:rPrChange w:id="5154"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55" w:author="Nozimjon Ortiqov" w:date="2026-02-24T09:37:00Z" w16du:dateUtc="2026-02-24T04:37:00Z">
                    <w:rPr>
                      <w:rFonts w:ascii="Roboto" w:hAnsi="Roboto"/>
                      <w:sz w:val="26"/>
                      <w:szCs w:val="26"/>
                      <w:lang w:val="en-US"/>
                    </w:rPr>
                  </w:rPrChange>
                </w:rPr>
                <w:delText>082</w:delText>
              </w:r>
            </w:del>
          </w:p>
        </w:tc>
        <w:tc>
          <w:tcPr>
            <w:tcW w:w="1559" w:type="dxa"/>
            <w:vAlign w:val="center"/>
          </w:tcPr>
          <w:p w14:paraId="4E6CD535" w14:textId="5BFDBDF3" w:rsidR="00484395" w:rsidRPr="001942E4" w:rsidDel="00C6525B" w:rsidRDefault="00484395" w:rsidP="001222C0">
            <w:pPr>
              <w:widowControl w:val="0"/>
              <w:autoSpaceDE w:val="0"/>
              <w:autoSpaceDN w:val="0"/>
              <w:adjustRightInd w:val="0"/>
              <w:spacing w:after="0" w:line="240" w:lineRule="auto"/>
              <w:ind w:firstLine="29"/>
              <w:jc w:val="center"/>
              <w:rPr>
                <w:del w:id="5156" w:author="Nozimjon Ortiqov" w:date="2026-02-24T13:36:00Z" w16du:dateUtc="2026-02-24T08:36:00Z"/>
                <w:rFonts w:ascii="Roboto" w:hAnsi="Roboto"/>
                <w:sz w:val="24"/>
                <w:szCs w:val="24"/>
                <w:lang w:val="uz-Cyrl-UZ"/>
                <w:rPrChange w:id="5157" w:author="Nozimjon Ortiqov" w:date="2026-02-24T09:37:00Z" w16du:dateUtc="2026-02-24T04:37:00Z">
                  <w:rPr>
                    <w:del w:id="5158" w:author="Nozimjon Ortiqov" w:date="2026-02-24T13:36:00Z" w16du:dateUtc="2026-02-24T08:36:00Z"/>
                    <w:rFonts w:ascii="Roboto" w:hAnsi="Roboto"/>
                    <w:sz w:val="26"/>
                    <w:szCs w:val="26"/>
                    <w:lang w:val="en-US"/>
                  </w:rPr>
                </w:rPrChange>
              </w:rPr>
            </w:pPr>
            <w:del w:id="5159" w:author="Nozimjon Ortiqov" w:date="2026-02-24T13:36:00Z" w16du:dateUtc="2026-02-24T08:36:00Z">
              <w:r w:rsidRPr="001942E4" w:rsidDel="00C6525B">
                <w:rPr>
                  <w:rFonts w:ascii="Roboto" w:hAnsi="Roboto"/>
                  <w:sz w:val="24"/>
                  <w:szCs w:val="24"/>
                  <w:lang w:val="uz-Cyrl-UZ"/>
                  <w:rPrChange w:id="5160"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61" w:author="Nozimjon Ortiqov" w:date="2026-02-24T09:37:00Z" w16du:dateUtc="2026-02-24T04:37:00Z">
                    <w:rPr>
                      <w:rFonts w:ascii="Roboto" w:hAnsi="Roboto"/>
                      <w:sz w:val="26"/>
                      <w:szCs w:val="26"/>
                      <w:lang w:val="en-US"/>
                    </w:rPr>
                  </w:rPrChange>
                </w:rPr>
                <w:delText>275</w:delText>
              </w:r>
            </w:del>
          </w:p>
        </w:tc>
        <w:tc>
          <w:tcPr>
            <w:tcW w:w="993" w:type="dxa"/>
            <w:vAlign w:val="center"/>
          </w:tcPr>
          <w:p w14:paraId="403C2187" w14:textId="5DF3E804" w:rsidR="00484395" w:rsidRPr="001942E4" w:rsidDel="00C6525B" w:rsidRDefault="00484395" w:rsidP="001222C0">
            <w:pPr>
              <w:widowControl w:val="0"/>
              <w:autoSpaceDE w:val="0"/>
              <w:autoSpaceDN w:val="0"/>
              <w:adjustRightInd w:val="0"/>
              <w:spacing w:after="0" w:line="240" w:lineRule="auto"/>
              <w:ind w:firstLine="29"/>
              <w:jc w:val="center"/>
              <w:rPr>
                <w:del w:id="5162" w:author="Nozimjon Ortiqov" w:date="2026-02-24T13:36:00Z" w16du:dateUtc="2026-02-24T08:36:00Z"/>
                <w:rFonts w:ascii="Roboto" w:hAnsi="Roboto"/>
                <w:sz w:val="24"/>
                <w:szCs w:val="24"/>
                <w:lang w:val="uz-Cyrl-UZ"/>
                <w:rPrChange w:id="5163" w:author="Nozimjon Ortiqov" w:date="2026-02-24T09:37:00Z" w16du:dateUtc="2026-02-24T04:37:00Z">
                  <w:rPr>
                    <w:del w:id="5164" w:author="Nozimjon Ortiqov" w:date="2026-02-24T13:36:00Z" w16du:dateUtc="2026-02-24T08:36:00Z"/>
                    <w:rFonts w:ascii="Roboto" w:hAnsi="Roboto"/>
                    <w:sz w:val="26"/>
                    <w:szCs w:val="26"/>
                    <w:lang w:val="en-US"/>
                  </w:rPr>
                </w:rPrChange>
              </w:rPr>
            </w:pPr>
            <w:del w:id="5165" w:author="Nozimjon Ortiqov" w:date="2026-02-24T13:36:00Z" w16du:dateUtc="2026-02-24T08:36:00Z">
              <w:r w:rsidRPr="001942E4" w:rsidDel="00C6525B">
                <w:rPr>
                  <w:rFonts w:ascii="Roboto" w:hAnsi="Roboto"/>
                  <w:sz w:val="24"/>
                  <w:szCs w:val="24"/>
                  <w:lang w:val="uz-Cyrl-UZ"/>
                  <w:rPrChange w:id="5166" w:author="Nozimjon Ortiqov" w:date="2026-02-24T09:37:00Z" w16du:dateUtc="2026-02-24T04:37:00Z">
                    <w:rPr>
                      <w:rFonts w:ascii="Roboto" w:hAnsi="Roboto"/>
                      <w:sz w:val="26"/>
                      <w:szCs w:val="26"/>
                      <w:lang w:val="en-US"/>
                    </w:rPr>
                  </w:rPrChange>
                </w:rPr>
                <w:delText>0</w:delText>
              </w:r>
            </w:del>
          </w:p>
        </w:tc>
        <w:tc>
          <w:tcPr>
            <w:tcW w:w="915" w:type="dxa"/>
            <w:vAlign w:val="center"/>
          </w:tcPr>
          <w:p w14:paraId="5DDF18A0" w14:textId="60DB0F9E" w:rsidR="00484395" w:rsidRPr="001942E4" w:rsidDel="00C6525B" w:rsidRDefault="00484395" w:rsidP="001222C0">
            <w:pPr>
              <w:widowControl w:val="0"/>
              <w:autoSpaceDE w:val="0"/>
              <w:autoSpaceDN w:val="0"/>
              <w:adjustRightInd w:val="0"/>
              <w:spacing w:after="0" w:line="240" w:lineRule="auto"/>
              <w:ind w:firstLine="29"/>
              <w:jc w:val="center"/>
              <w:rPr>
                <w:del w:id="5167" w:author="Nozimjon Ortiqov" w:date="2026-02-24T13:36:00Z" w16du:dateUtc="2026-02-24T08:36:00Z"/>
                <w:rFonts w:ascii="Roboto" w:hAnsi="Roboto"/>
                <w:sz w:val="24"/>
                <w:szCs w:val="24"/>
                <w:lang w:val="uz-Cyrl-UZ"/>
                <w:rPrChange w:id="5168" w:author="Nozimjon Ortiqov" w:date="2026-02-24T09:37:00Z" w16du:dateUtc="2026-02-24T04:37:00Z">
                  <w:rPr>
                    <w:del w:id="5169" w:author="Nozimjon Ortiqov" w:date="2026-02-24T13:36:00Z" w16du:dateUtc="2026-02-24T08:36:00Z"/>
                    <w:rFonts w:ascii="Roboto" w:hAnsi="Roboto"/>
                    <w:sz w:val="26"/>
                    <w:szCs w:val="26"/>
                    <w:lang w:val="en-US"/>
                  </w:rPr>
                </w:rPrChange>
              </w:rPr>
            </w:pPr>
            <w:del w:id="5170" w:author="Nozimjon Ortiqov" w:date="2026-02-24T13:36:00Z" w16du:dateUtc="2026-02-24T08:36:00Z">
              <w:r w:rsidRPr="001942E4" w:rsidDel="00C6525B">
                <w:rPr>
                  <w:rFonts w:ascii="Roboto" w:hAnsi="Roboto"/>
                  <w:sz w:val="24"/>
                  <w:szCs w:val="24"/>
                  <w:lang w:val="uz-Cyrl-UZ"/>
                  <w:rPrChange w:id="5171" w:author="Nozimjon Ortiqov" w:date="2026-02-24T09:37:00Z" w16du:dateUtc="2026-02-24T04:37:00Z">
                    <w:rPr>
                      <w:rFonts w:ascii="Roboto" w:hAnsi="Roboto"/>
                      <w:sz w:val="26"/>
                      <w:szCs w:val="26"/>
                      <w:lang w:val="en-US"/>
                    </w:rPr>
                  </w:rPrChange>
                </w:rPr>
                <w:delText>1</w:delText>
              </w:r>
            </w:del>
          </w:p>
        </w:tc>
      </w:tr>
      <w:tr w:rsidR="00484395" w:rsidRPr="009C4BAE" w:rsidDel="00C6525B" w14:paraId="57F2CD90" w14:textId="346666E2" w:rsidTr="001222C0">
        <w:trPr>
          <w:trHeight w:val="395"/>
          <w:jc w:val="center"/>
          <w:del w:id="5172" w:author="Nozimjon Ortiqov" w:date="2026-02-24T13:36:00Z"/>
        </w:trPr>
        <w:tc>
          <w:tcPr>
            <w:tcW w:w="3964" w:type="dxa"/>
          </w:tcPr>
          <w:p w14:paraId="408CAB7B" w14:textId="44AD9207" w:rsidR="00484395" w:rsidRPr="001942E4" w:rsidDel="00C6525B" w:rsidRDefault="00484395" w:rsidP="001222C0">
            <w:pPr>
              <w:widowControl w:val="0"/>
              <w:autoSpaceDE w:val="0"/>
              <w:autoSpaceDN w:val="0"/>
              <w:adjustRightInd w:val="0"/>
              <w:spacing w:after="0" w:line="240" w:lineRule="auto"/>
              <w:jc w:val="both"/>
              <w:rPr>
                <w:del w:id="5173" w:author="Nozimjon Ortiqov" w:date="2026-02-24T13:36:00Z" w16du:dateUtc="2026-02-24T08:36:00Z"/>
                <w:rFonts w:ascii="Roboto" w:hAnsi="Roboto"/>
                <w:sz w:val="24"/>
                <w:szCs w:val="24"/>
                <w:lang w:val="uz-Cyrl-UZ"/>
                <w:rPrChange w:id="5174" w:author="Nozimjon Ortiqov" w:date="2026-02-24T09:37:00Z" w16du:dateUtc="2026-02-24T04:37:00Z">
                  <w:rPr>
                    <w:del w:id="5175" w:author="Nozimjon Ortiqov" w:date="2026-02-24T13:36:00Z" w16du:dateUtc="2026-02-24T08:36:00Z"/>
                    <w:rFonts w:ascii="Roboto" w:hAnsi="Roboto"/>
                    <w:sz w:val="26"/>
                    <w:szCs w:val="26"/>
                    <w:lang w:val="en-US"/>
                  </w:rPr>
                </w:rPrChange>
              </w:rPr>
            </w:pPr>
            <w:del w:id="5176" w:author="Nozimjon Ortiqov" w:date="2026-02-24T13:36:00Z" w16du:dateUtc="2026-02-24T08:36:00Z">
              <w:r w:rsidRPr="001942E4" w:rsidDel="00C6525B">
                <w:rPr>
                  <w:rFonts w:ascii="Roboto" w:hAnsi="Roboto"/>
                  <w:sz w:val="24"/>
                  <w:szCs w:val="24"/>
                  <w:lang w:val="uz-Cyrl-UZ"/>
                  <w:rPrChange w:id="5177" w:author="Nozimjon Ortiqov" w:date="2026-02-24T09:37:00Z" w16du:dateUtc="2026-02-24T04:37:00Z">
                    <w:rPr>
                      <w:rFonts w:ascii="Roboto" w:hAnsi="Roboto"/>
                      <w:sz w:val="26"/>
                      <w:szCs w:val="26"/>
                      <w:lang w:val="en-US"/>
                    </w:rPr>
                  </w:rPrChange>
                </w:rPr>
                <w:delText>Мавсумий иш даромади</w:delText>
              </w:r>
            </w:del>
          </w:p>
        </w:tc>
        <w:tc>
          <w:tcPr>
            <w:tcW w:w="1701" w:type="dxa"/>
            <w:vAlign w:val="center"/>
          </w:tcPr>
          <w:p w14:paraId="6F9B5743" w14:textId="0065F9DF" w:rsidR="00484395" w:rsidRPr="001942E4" w:rsidDel="00C6525B" w:rsidRDefault="00484395" w:rsidP="001222C0">
            <w:pPr>
              <w:widowControl w:val="0"/>
              <w:autoSpaceDE w:val="0"/>
              <w:autoSpaceDN w:val="0"/>
              <w:adjustRightInd w:val="0"/>
              <w:spacing w:after="0" w:line="240" w:lineRule="auto"/>
              <w:ind w:firstLine="29"/>
              <w:jc w:val="center"/>
              <w:rPr>
                <w:del w:id="5178" w:author="Nozimjon Ortiqov" w:date="2026-02-24T13:36:00Z" w16du:dateUtc="2026-02-24T08:36:00Z"/>
                <w:rFonts w:ascii="Roboto" w:hAnsi="Roboto"/>
                <w:sz w:val="24"/>
                <w:szCs w:val="24"/>
                <w:lang w:val="uz-Cyrl-UZ"/>
                <w:rPrChange w:id="5179" w:author="Nozimjon Ortiqov" w:date="2026-02-24T09:37:00Z" w16du:dateUtc="2026-02-24T04:37:00Z">
                  <w:rPr>
                    <w:del w:id="5180" w:author="Nozimjon Ortiqov" w:date="2026-02-24T13:36:00Z" w16du:dateUtc="2026-02-24T08:36:00Z"/>
                    <w:rFonts w:ascii="Roboto" w:hAnsi="Roboto"/>
                    <w:sz w:val="26"/>
                    <w:szCs w:val="26"/>
                    <w:lang w:val="en-US"/>
                  </w:rPr>
                </w:rPrChange>
              </w:rPr>
            </w:pPr>
            <w:del w:id="5181" w:author="Nozimjon Ortiqov" w:date="2026-02-24T13:36:00Z" w16du:dateUtc="2026-02-24T08:36:00Z">
              <w:r w:rsidRPr="001942E4" w:rsidDel="00C6525B">
                <w:rPr>
                  <w:rFonts w:ascii="Roboto" w:hAnsi="Roboto"/>
                  <w:sz w:val="24"/>
                  <w:szCs w:val="24"/>
                  <w:lang w:val="uz-Cyrl-UZ"/>
                  <w:rPrChange w:id="518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356F8D6B" w14:textId="733F50E1" w:rsidR="00484395" w:rsidRPr="001942E4" w:rsidDel="00C6525B" w:rsidRDefault="00484395" w:rsidP="001222C0">
            <w:pPr>
              <w:widowControl w:val="0"/>
              <w:autoSpaceDE w:val="0"/>
              <w:autoSpaceDN w:val="0"/>
              <w:adjustRightInd w:val="0"/>
              <w:spacing w:after="0" w:line="240" w:lineRule="auto"/>
              <w:ind w:firstLine="29"/>
              <w:jc w:val="center"/>
              <w:rPr>
                <w:del w:id="5183" w:author="Nozimjon Ortiqov" w:date="2026-02-24T13:36:00Z" w16du:dateUtc="2026-02-24T08:36:00Z"/>
                <w:rFonts w:ascii="Roboto" w:hAnsi="Roboto"/>
                <w:sz w:val="24"/>
                <w:szCs w:val="24"/>
                <w:lang w:val="uz-Cyrl-UZ"/>
                <w:rPrChange w:id="5184" w:author="Nozimjon Ortiqov" w:date="2026-02-24T09:37:00Z" w16du:dateUtc="2026-02-24T04:37:00Z">
                  <w:rPr>
                    <w:del w:id="5185" w:author="Nozimjon Ortiqov" w:date="2026-02-24T13:36:00Z" w16du:dateUtc="2026-02-24T08:36:00Z"/>
                    <w:rFonts w:ascii="Roboto" w:hAnsi="Roboto"/>
                    <w:sz w:val="26"/>
                    <w:szCs w:val="26"/>
                    <w:lang w:val="en-US"/>
                  </w:rPr>
                </w:rPrChange>
              </w:rPr>
            </w:pPr>
            <w:del w:id="5186" w:author="Nozimjon Ortiqov" w:date="2026-02-24T13:36:00Z" w16du:dateUtc="2026-02-24T08:36:00Z">
              <w:r w:rsidRPr="001942E4" w:rsidDel="00C6525B">
                <w:rPr>
                  <w:rFonts w:ascii="Roboto" w:hAnsi="Roboto"/>
                  <w:sz w:val="24"/>
                  <w:szCs w:val="24"/>
                  <w:lang w:val="uz-Cyrl-UZ"/>
                  <w:rPrChange w:id="518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88" w:author="Nozimjon Ortiqov" w:date="2026-02-24T09:37:00Z" w16du:dateUtc="2026-02-24T04:37:00Z">
                    <w:rPr>
                      <w:rFonts w:ascii="Roboto" w:hAnsi="Roboto"/>
                      <w:sz w:val="26"/>
                      <w:szCs w:val="26"/>
                      <w:lang w:val="en-US"/>
                    </w:rPr>
                  </w:rPrChange>
                </w:rPr>
                <w:delText>122</w:delText>
              </w:r>
            </w:del>
          </w:p>
        </w:tc>
        <w:tc>
          <w:tcPr>
            <w:tcW w:w="1559" w:type="dxa"/>
            <w:vAlign w:val="center"/>
          </w:tcPr>
          <w:p w14:paraId="139100E4" w14:textId="30D96D54" w:rsidR="00484395" w:rsidRPr="001942E4" w:rsidDel="00C6525B" w:rsidRDefault="00484395" w:rsidP="001222C0">
            <w:pPr>
              <w:widowControl w:val="0"/>
              <w:autoSpaceDE w:val="0"/>
              <w:autoSpaceDN w:val="0"/>
              <w:adjustRightInd w:val="0"/>
              <w:spacing w:after="0" w:line="240" w:lineRule="auto"/>
              <w:ind w:firstLine="29"/>
              <w:jc w:val="center"/>
              <w:rPr>
                <w:del w:id="5189" w:author="Nozimjon Ortiqov" w:date="2026-02-24T13:36:00Z" w16du:dateUtc="2026-02-24T08:36:00Z"/>
                <w:rFonts w:ascii="Roboto" w:hAnsi="Roboto"/>
                <w:sz w:val="24"/>
                <w:szCs w:val="24"/>
                <w:lang w:val="uz-Cyrl-UZ"/>
                <w:rPrChange w:id="5190" w:author="Nozimjon Ortiqov" w:date="2026-02-24T09:37:00Z" w16du:dateUtc="2026-02-24T04:37:00Z">
                  <w:rPr>
                    <w:del w:id="5191" w:author="Nozimjon Ortiqov" w:date="2026-02-24T13:36:00Z" w16du:dateUtc="2026-02-24T08:36:00Z"/>
                    <w:rFonts w:ascii="Roboto" w:hAnsi="Roboto"/>
                    <w:sz w:val="26"/>
                    <w:szCs w:val="26"/>
                    <w:lang w:val="en-US"/>
                  </w:rPr>
                </w:rPrChange>
              </w:rPr>
            </w:pPr>
            <w:del w:id="5192" w:author="Nozimjon Ortiqov" w:date="2026-02-24T13:36:00Z" w16du:dateUtc="2026-02-24T08:36:00Z">
              <w:r w:rsidRPr="001942E4" w:rsidDel="00C6525B">
                <w:rPr>
                  <w:rFonts w:ascii="Roboto" w:hAnsi="Roboto"/>
                  <w:sz w:val="24"/>
                  <w:szCs w:val="24"/>
                  <w:lang w:val="uz-Cyrl-UZ"/>
                  <w:rPrChange w:id="519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94" w:author="Nozimjon Ortiqov" w:date="2026-02-24T09:37:00Z" w16du:dateUtc="2026-02-24T04:37:00Z">
                    <w:rPr>
                      <w:rFonts w:ascii="Roboto" w:hAnsi="Roboto"/>
                      <w:sz w:val="26"/>
                      <w:szCs w:val="26"/>
                      <w:lang w:val="en-US"/>
                    </w:rPr>
                  </w:rPrChange>
                </w:rPr>
                <w:delText>328</w:delText>
              </w:r>
            </w:del>
          </w:p>
        </w:tc>
        <w:tc>
          <w:tcPr>
            <w:tcW w:w="993" w:type="dxa"/>
            <w:vAlign w:val="center"/>
          </w:tcPr>
          <w:p w14:paraId="3CDBD517" w14:textId="6D94F4D0" w:rsidR="00484395" w:rsidRPr="001942E4" w:rsidDel="00C6525B" w:rsidRDefault="00484395" w:rsidP="001222C0">
            <w:pPr>
              <w:widowControl w:val="0"/>
              <w:autoSpaceDE w:val="0"/>
              <w:autoSpaceDN w:val="0"/>
              <w:adjustRightInd w:val="0"/>
              <w:spacing w:after="0" w:line="240" w:lineRule="auto"/>
              <w:ind w:firstLine="29"/>
              <w:jc w:val="center"/>
              <w:rPr>
                <w:del w:id="5195" w:author="Nozimjon Ortiqov" w:date="2026-02-24T13:36:00Z" w16du:dateUtc="2026-02-24T08:36:00Z"/>
                <w:rFonts w:ascii="Roboto" w:hAnsi="Roboto"/>
                <w:sz w:val="24"/>
                <w:szCs w:val="24"/>
                <w:lang w:val="uz-Cyrl-UZ"/>
                <w:rPrChange w:id="5196" w:author="Nozimjon Ortiqov" w:date="2026-02-24T09:37:00Z" w16du:dateUtc="2026-02-24T04:37:00Z">
                  <w:rPr>
                    <w:del w:id="5197" w:author="Nozimjon Ortiqov" w:date="2026-02-24T13:36:00Z" w16du:dateUtc="2026-02-24T08:36:00Z"/>
                    <w:rFonts w:ascii="Roboto" w:hAnsi="Roboto"/>
                    <w:sz w:val="26"/>
                    <w:szCs w:val="26"/>
                    <w:lang w:val="en-US"/>
                  </w:rPr>
                </w:rPrChange>
              </w:rPr>
            </w:pPr>
            <w:del w:id="5198" w:author="Nozimjon Ortiqov" w:date="2026-02-24T13:36:00Z" w16du:dateUtc="2026-02-24T08:36:00Z">
              <w:r w:rsidRPr="001942E4" w:rsidDel="00C6525B">
                <w:rPr>
                  <w:rFonts w:ascii="Roboto" w:hAnsi="Roboto"/>
                  <w:sz w:val="24"/>
                  <w:szCs w:val="24"/>
                  <w:lang w:val="uz-Cyrl-UZ"/>
                  <w:rPrChange w:id="5199" w:author="Nozimjon Ortiqov" w:date="2026-02-24T09:37:00Z" w16du:dateUtc="2026-02-24T04:37:00Z">
                    <w:rPr>
                      <w:rFonts w:ascii="Roboto" w:hAnsi="Roboto"/>
                      <w:sz w:val="26"/>
                      <w:szCs w:val="26"/>
                      <w:lang w:val="en-US"/>
                    </w:rPr>
                  </w:rPrChange>
                </w:rPr>
                <w:delText>0</w:delText>
              </w:r>
            </w:del>
          </w:p>
        </w:tc>
        <w:tc>
          <w:tcPr>
            <w:tcW w:w="915" w:type="dxa"/>
            <w:vAlign w:val="center"/>
          </w:tcPr>
          <w:p w14:paraId="588A97EA" w14:textId="16256A29" w:rsidR="00484395" w:rsidRPr="001942E4" w:rsidDel="00C6525B" w:rsidRDefault="00484395" w:rsidP="001222C0">
            <w:pPr>
              <w:widowControl w:val="0"/>
              <w:autoSpaceDE w:val="0"/>
              <w:autoSpaceDN w:val="0"/>
              <w:adjustRightInd w:val="0"/>
              <w:spacing w:after="0" w:line="240" w:lineRule="auto"/>
              <w:ind w:firstLine="29"/>
              <w:jc w:val="center"/>
              <w:rPr>
                <w:del w:id="5200" w:author="Nozimjon Ortiqov" w:date="2026-02-24T13:36:00Z" w16du:dateUtc="2026-02-24T08:36:00Z"/>
                <w:rFonts w:ascii="Roboto" w:hAnsi="Roboto"/>
                <w:sz w:val="24"/>
                <w:szCs w:val="24"/>
                <w:lang w:val="uz-Cyrl-UZ"/>
                <w:rPrChange w:id="5201" w:author="Nozimjon Ortiqov" w:date="2026-02-24T09:37:00Z" w16du:dateUtc="2026-02-24T04:37:00Z">
                  <w:rPr>
                    <w:del w:id="5202" w:author="Nozimjon Ortiqov" w:date="2026-02-24T13:36:00Z" w16du:dateUtc="2026-02-24T08:36:00Z"/>
                    <w:rFonts w:ascii="Roboto" w:hAnsi="Roboto"/>
                    <w:sz w:val="26"/>
                    <w:szCs w:val="26"/>
                    <w:lang w:val="en-US"/>
                  </w:rPr>
                </w:rPrChange>
              </w:rPr>
            </w:pPr>
            <w:del w:id="5203" w:author="Nozimjon Ortiqov" w:date="2026-02-24T13:36:00Z" w16du:dateUtc="2026-02-24T08:36:00Z">
              <w:r w:rsidRPr="001942E4" w:rsidDel="00C6525B">
                <w:rPr>
                  <w:rFonts w:ascii="Roboto" w:hAnsi="Roboto"/>
                  <w:sz w:val="24"/>
                  <w:szCs w:val="24"/>
                  <w:lang w:val="uz-Cyrl-UZ"/>
                  <w:rPrChange w:id="5204" w:author="Nozimjon Ortiqov" w:date="2026-02-24T09:37:00Z" w16du:dateUtc="2026-02-24T04:37:00Z">
                    <w:rPr>
                      <w:rFonts w:ascii="Roboto" w:hAnsi="Roboto"/>
                      <w:sz w:val="26"/>
                      <w:szCs w:val="26"/>
                      <w:lang w:val="en-US"/>
                    </w:rPr>
                  </w:rPrChange>
                </w:rPr>
                <w:delText>1</w:delText>
              </w:r>
            </w:del>
          </w:p>
        </w:tc>
      </w:tr>
    </w:tbl>
    <w:p w14:paraId="18C4FA30" w14:textId="202401DC" w:rsidR="00484395" w:rsidRPr="000542EC" w:rsidDel="000542EC" w:rsidRDefault="00484395" w:rsidP="00484395">
      <w:pPr>
        <w:pStyle w:val="a3"/>
        <w:spacing w:after="60" w:line="288" w:lineRule="auto"/>
        <w:ind w:left="0"/>
        <w:jc w:val="both"/>
        <w:rPr>
          <w:del w:id="5205" w:author="Nozimjon Ortiqov" w:date="2026-02-24T13:47:00Z" w16du:dateUtc="2026-02-24T08:47:00Z"/>
          <w:rFonts w:ascii="Roboto" w:hAnsi="Roboto"/>
          <w:b/>
          <w:bCs/>
          <w:color w:val="C00000"/>
          <w:sz w:val="26"/>
          <w:szCs w:val="26"/>
          <w:lang w:val="uz-Cyrl-UZ"/>
          <w:rPrChange w:id="5206" w:author="Nozimjon Ortiqov" w:date="2026-02-24T13:47:00Z" w16du:dateUtc="2026-02-24T08:47:00Z">
            <w:rPr>
              <w:del w:id="5207" w:author="Nozimjon Ortiqov" w:date="2026-02-24T13:47:00Z" w16du:dateUtc="2026-02-24T08:47:00Z"/>
              <w:rFonts w:ascii="Roboto" w:hAnsi="Roboto"/>
              <w:b/>
              <w:bCs/>
              <w:i/>
              <w:iCs/>
              <w:color w:val="C00000"/>
              <w:sz w:val="26"/>
              <w:szCs w:val="26"/>
            </w:rPr>
          </w:rPrChange>
        </w:rPr>
      </w:pPr>
      <w:del w:id="5208" w:author="Nozimjon Ortiqov" w:date="2026-02-24T13:36:00Z" w16du:dateUtc="2026-02-24T08:36:00Z">
        <w:r w:rsidRPr="000542EC" w:rsidDel="00C6525B">
          <w:rPr>
            <w:rFonts w:ascii="Roboto" w:eastAsia="Arial" w:hAnsi="Roboto" w:cstheme="minorHAnsi"/>
            <w:bCs/>
            <w:sz w:val="24"/>
            <w:szCs w:val="24"/>
            <w:lang w:val="uz-Cyrl-UZ"/>
            <w:rPrChange w:id="5209" w:author="Nozimjon Ortiqov" w:date="2026-02-24T13:47:00Z" w16du:dateUtc="2026-02-24T08:47:00Z">
              <w:rPr>
                <w:rFonts w:ascii="Roboto" w:eastAsia="Arial" w:hAnsi="Roboto" w:cstheme="minorHAnsi"/>
                <w:bCs/>
                <w:i/>
                <w:iCs/>
                <w:sz w:val="26"/>
                <w:szCs w:val="26"/>
                <w:lang w:val="uz-Cyrl-UZ"/>
              </w:rPr>
            </w:rPrChange>
          </w:rPr>
          <w:delText>*Айрим саволлар (1511 та кузатув) фақат қарз олган фуқароларга берилган.</w:delText>
        </w:r>
        <w:r w:rsidRPr="000542EC" w:rsidDel="00C6525B">
          <w:rPr>
            <w:rFonts w:ascii="Roboto" w:hAnsi="Roboto"/>
            <w:b/>
            <w:bCs/>
            <w:color w:val="C00000"/>
            <w:sz w:val="26"/>
            <w:szCs w:val="26"/>
            <w:lang w:val="uz-Cyrl-UZ"/>
            <w:rPrChange w:id="5210" w:author="Nozimjon Ortiqov" w:date="2026-02-24T13:47:00Z" w16du:dateUtc="2026-02-24T08:47:00Z">
              <w:rPr>
                <w:rFonts w:ascii="Roboto" w:hAnsi="Roboto"/>
                <w:b/>
                <w:bCs/>
                <w:i/>
                <w:iCs/>
                <w:color w:val="C00000"/>
                <w:sz w:val="26"/>
                <w:szCs w:val="26"/>
              </w:rPr>
            </w:rPrChange>
          </w:rPr>
          <w:br w:type="page"/>
        </w:r>
      </w:del>
    </w:p>
    <w:p w14:paraId="57BEB3FD" w14:textId="77777777" w:rsidR="00484395" w:rsidRPr="000542EC" w:rsidRDefault="00484395">
      <w:pPr>
        <w:pStyle w:val="a3"/>
        <w:spacing w:after="60" w:line="288" w:lineRule="auto"/>
        <w:ind w:left="0"/>
        <w:jc w:val="both"/>
        <w:rPr>
          <w:rFonts w:ascii="Roboto" w:hAnsi="Roboto" w:cstheme="minorHAnsi"/>
          <w:b/>
          <w:bCs/>
          <w:i/>
          <w:iCs/>
          <w:color w:val="0070C0"/>
          <w:sz w:val="24"/>
          <w:szCs w:val="24"/>
          <w:lang w:val="uz-Cyrl-UZ"/>
          <w:rPrChange w:id="5211" w:author="Nozimjon Ortiqov" w:date="2026-02-24T13:47:00Z" w16du:dateUtc="2026-02-24T08:47:00Z">
            <w:rPr>
              <w:rFonts w:ascii="Roboto" w:hAnsi="Roboto" w:cstheme="minorHAnsi"/>
              <w:b/>
              <w:bCs/>
              <w:i w:val="0"/>
              <w:iCs w:val="0"/>
              <w:color w:val="0070C0"/>
              <w:sz w:val="28"/>
              <w:szCs w:val="28"/>
              <w:lang w:val="uz-Cyrl-UZ"/>
            </w:rPr>
          </w:rPrChange>
        </w:rPr>
        <w:pPrChange w:id="5212" w:author="Nozimjon Ortiqov" w:date="2026-02-24T13:47:00Z" w16du:dateUtc="2026-02-24T08:47:00Z">
          <w:pPr>
            <w:pStyle w:val="aff5"/>
            <w:jc w:val="center"/>
          </w:pPr>
        </w:pPrChange>
      </w:pPr>
      <w:bookmarkStart w:id="5213" w:name="_Toc222583474"/>
      <w:commentRangeStart w:id="5214"/>
      <w:r w:rsidRPr="000542EC">
        <w:rPr>
          <w:rFonts w:ascii="Roboto" w:hAnsi="Roboto" w:cstheme="minorHAnsi"/>
          <w:b/>
          <w:bCs/>
          <w:color w:val="0070C0"/>
          <w:sz w:val="24"/>
          <w:szCs w:val="24"/>
          <w:lang w:val="uz-Cyrl-UZ"/>
          <w:rPrChange w:id="5215" w:author="Nozimjon Ortiqov" w:date="2026-02-24T13:47:00Z" w16du:dateUtc="2026-02-24T08:47:00Z">
            <w:rPr>
              <w:rFonts w:ascii="Roboto" w:hAnsi="Roboto" w:cstheme="minorHAnsi"/>
              <w:b/>
              <w:bCs/>
              <w:color w:val="0070C0"/>
              <w:sz w:val="28"/>
              <w:szCs w:val="28"/>
              <w:lang w:val="uz-Cyrl-UZ"/>
            </w:rPr>
          </w:rPrChange>
        </w:rPr>
        <w:t>12-жадвал. Эконометрик таҳлил натижалари</w:t>
      </w:r>
      <w:bookmarkEnd w:id="5213"/>
      <w:commentRangeEnd w:id="5214"/>
      <w:r w:rsidR="00C6525B" w:rsidRPr="000542EC">
        <w:rPr>
          <w:rStyle w:val="a4"/>
          <w:rFonts w:ascii="Roboto" w:hAnsi="Roboto" w:cstheme="minorHAnsi"/>
          <w:b/>
          <w:bCs/>
          <w:i/>
          <w:iCs/>
          <w:color w:val="0070C0"/>
          <w:sz w:val="24"/>
          <w:szCs w:val="24"/>
          <w:lang w:val="uz-Cyrl-UZ"/>
          <w:rPrChange w:id="5216" w:author="Nozimjon Ortiqov" w:date="2026-02-24T13:47:00Z" w16du:dateUtc="2026-02-24T08:47:00Z">
            <w:rPr>
              <w:rStyle w:val="a4"/>
              <w:rFonts w:ascii="Roboto" w:hAnsi="Roboto" w:cstheme="minorHAnsi"/>
              <w:b/>
              <w:bCs/>
              <w:i w:val="0"/>
              <w:iCs w:val="0"/>
              <w:color w:val="0070C0"/>
              <w:sz w:val="28"/>
              <w:szCs w:val="28"/>
              <w:lang w:val="uz-Cyrl-UZ"/>
            </w:rPr>
          </w:rPrChange>
        </w:rPr>
        <w:commentReference w:id="5214"/>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6"/>
        <w:gridCol w:w="1843"/>
        <w:gridCol w:w="2268"/>
        <w:gridCol w:w="2268"/>
      </w:tblGrid>
      <w:tr w:rsidR="00484395" w:rsidRPr="001942E4" w14:paraId="5CB6F249" w14:textId="77777777" w:rsidTr="001222C0">
        <w:trPr>
          <w:trHeight w:val="284"/>
          <w:jc w:val="center"/>
        </w:trPr>
        <w:tc>
          <w:tcPr>
            <w:tcW w:w="4106" w:type="dxa"/>
            <w:vAlign w:val="center"/>
          </w:tcPr>
          <w:p w14:paraId="4A0BE5B9" w14:textId="77777777" w:rsidR="00484395" w:rsidRPr="000542EC" w:rsidRDefault="00484395" w:rsidP="001222C0">
            <w:pPr>
              <w:widowControl w:val="0"/>
              <w:autoSpaceDE w:val="0"/>
              <w:autoSpaceDN w:val="0"/>
              <w:adjustRightInd w:val="0"/>
              <w:spacing w:after="0" w:line="240" w:lineRule="auto"/>
              <w:jc w:val="center"/>
              <w:rPr>
                <w:rFonts w:ascii="Roboto" w:hAnsi="Roboto" w:cs="Times New Roman"/>
                <w:b/>
                <w:bCs/>
                <w:sz w:val="20"/>
                <w:szCs w:val="20"/>
                <w:lang w:val="uz-Cyrl-UZ"/>
                <w:rPrChange w:id="5217"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218" w:author="Nozimjon Ortiqov" w:date="2026-02-24T13:47:00Z" w16du:dateUtc="2026-02-24T08:47:00Z">
                  <w:rPr>
                    <w:rFonts w:ascii="Roboto" w:hAnsi="Roboto" w:cs="Times New Roman"/>
                    <w:b/>
                    <w:bCs/>
                    <w:sz w:val="26"/>
                    <w:szCs w:val="26"/>
                  </w:rPr>
                </w:rPrChange>
              </w:rPr>
              <w:t>Ўзгарувчилар</w:t>
            </w:r>
          </w:p>
        </w:tc>
        <w:tc>
          <w:tcPr>
            <w:tcW w:w="1843" w:type="dxa"/>
          </w:tcPr>
          <w:p w14:paraId="4578CA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1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20" w:author="Nozimjon Ortiqov" w:date="2026-02-24T13:47:00Z" w16du:dateUtc="2026-02-24T08:47:00Z">
                  <w:rPr>
                    <w:rFonts w:ascii="Roboto" w:hAnsi="Roboto" w:cs="Times New Roman"/>
                    <w:b/>
                    <w:bCs/>
                    <w:sz w:val="26"/>
                    <w:szCs w:val="26"/>
                    <w:lang w:val="en-US"/>
                  </w:rPr>
                </w:rPrChange>
              </w:rPr>
              <w:t>Кредитни ўз вақтида тўлаш</w:t>
            </w:r>
          </w:p>
        </w:tc>
        <w:tc>
          <w:tcPr>
            <w:tcW w:w="2268" w:type="dxa"/>
          </w:tcPr>
          <w:p w14:paraId="460B664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2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22" w:author="Nozimjon Ortiqov" w:date="2026-02-24T13:47:00Z" w16du:dateUtc="2026-02-24T08:47:00Z">
                  <w:rPr>
                    <w:rFonts w:ascii="Roboto" w:hAnsi="Roboto" w:cs="Times New Roman"/>
                    <w:b/>
                    <w:bCs/>
                    <w:sz w:val="26"/>
                    <w:szCs w:val="26"/>
                    <w:lang w:val="uz-Cyrl-UZ"/>
                  </w:rPr>
                </w:rPrChange>
              </w:rPr>
              <w:t>3</w:t>
            </w:r>
            <w:r w:rsidRPr="000542EC">
              <w:rPr>
                <w:rFonts w:ascii="Roboto" w:hAnsi="Roboto" w:cs="Times New Roman"/>
                <w:b/>
                <w:bCs/>
                <w:sz w:val="20"/>
                <w:szCs w:val="20"/>
                <w:lang w:val="uz-Cyrl-UZ"/>
                <w:rPrChange w:id="5223" w:author="Nozimjon Ortiqov" w:date="2026-02-24T13:47:00Z" w16du:dateUtc="2026-02-24T08:47:00Z">
                  <w:rPr>
                    <w:rFonts w:ascii="Roboto" w:hAnsi="Roboto" w:cs="Times New Roman"/>
                    <w:b/>
                    <w:bCs/>
                    <w:sz w:val="26"/>
                    <w:szCs w:val="26"/>
                    <w:lang w:val="en-US"/>
                  </w:rPr>
                </w:rPrChange>
              </w:rPr>
              <w:t>0 кунгача кечиктирилган кредит</w:t>
            </w:r>
          </w:p>
        </w:tc>
        <w:tc>
          <w:tcPr>
            <w:tcW w:w="2268" w:type="dxa"/>
          </w:tcPr>
          <w:p w14:paraId="3E5EFA59" w14:textId="588E8C3B"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24"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225" w:author="Nozimjon Ortiqov" w:date="2026-02-24T13:47:00Z" w16du:dateUtc="2026-02-24T08:47:00Z">
                  <w:rPr>
                    <w:rFonts w:ascii="Roboto" w:hAnsi="Roboto" w:cs="Times New Roman"/>
                    <w:b/>
                    <w:bCs/>
                    <w:sz w:val="26"/>
                    <w:szCs w:val="26"/>
                  </w:rPr>
                </w:rPrChange>
              </w:rPr>
              <w:t xml:space="preserve">Муддати ўтган </w:t>
            </w:r>
            <w:r w:rsidRPr="000542EC">
              <w:rPr>
                <w:rFonts w:ascii="Roboto" w:hAnsi="Roboto" w:cs="Times New Roman"/>
                <w:b/>
                <w:bCs/>
                <w:i/>
                <w:iCs/>
                <w:sz w:val="20"/>
                <w:szCs w:val="20"/>
                <w:lang w:val="uz-Cyrl-UZ"/>
                <w:rPrChange w:id="5226" w:author="Nozimjon Ortiqov" w:date="2026-02-24T13:47:00Z" w16du:dateUtc="2026-02-24T08:47:00Z">
                  <w:rPr>
                    <w:rFonts w:ascii="Roboto" w:hAnsi="Roboto" w:cs="Times New Roman"/>
                    <w:b/>
                    <w:bCs/>
                    <w:i/>
                    <w:iCs/>
                    <w:sz w:val="26"/>
                    <w:szCs w:val="26"/>
                  </w:rPr>
                </w:rPrChange>
              </w:rPr>
              <w:t>(муаммоли)</w:t>
            </w:r>
            <w:r w:rsidRPr="000542EC">
              <w:rPr>
                <w:rFonts w:ascii="Roboto" w:hAnsi="Roboto" w:cs="Times New Roman"/>
                <w:b/>
                <w:bCs/>
                <w:sz w:val="20"/>
                <w:szCs w:val="20"/>
                <w:lang w:val="uz-Cyrl-UZ"/>
                <w:rPrChange w:id="5227" w:author="Nozimjon Ortiqov" w:date="2026-02-24T13:47:00Z" w16du:dateUtc="2026-02-24T08:47:00Z">
                  <w:rPr>
                    <w:rFonts w:ascii="Roboto" w:hAnsi="Roboto" w:cs="Times New Roman"/>
                    <w:b/>
                    <w:bCs/>
                    <w:sz w:val="26"/>
                    <w:szCs w:val="26"/>
                  </w:rPr>
                </w:rPrChange>
              </w:rPr>
              <w:t xml:space="preserve"> кредит</w:t>
            </w:r>
            <w:del w:id="5228" w:author="Nozimjon Ortiqov" w:date="2026-02-24T09:41:00Z" w16du:dateUtc="2026-02-24T04:41:00Z">
              <w:r w:rsidRPr="000542EC" w:rsidDel="00DF5082">
                <w:rPr>
                  <w:rFonts w:ascii="Roboto" w:hAnsi="Roboto" w:cs="Times New Roman"/>
                  <w:b/>
                  <w:bCs/>
                  <w:sz w:val="20"/>
                  <w:szCs w:val="20"/>
                  <w:lang w:val="uz-Cyrl-UZ"/>
                  <w:rPrChange w:id="5229" w:author="Nozimjon Ortiqov" w:date="2026-02-24T13:47:00Z" w16du:dateUtc="2026-02-24T08:47:00Z">
                    <w:rPr>
                      <w:rFonts w:ascii="Roboto" w:hAnsi="Roboto" w:cs="Times New Roman"/>
                      <w:b/>
                      <w:bCs/>
                      <w:sz w:val="26"/>
                      <w:szCs w:val="26"/>
                    </w:rPr>
                  </w:rPrChange>
                </w:rPr>
                <w:delText xml:space="preserve"> </w:delText>
              </w:r>
            </w:del>
            <w:r w:rsidRPr="000542EC">
              <w:rPr>
                <w:rFonts w:ascii="Roboto" w:hAnsi="Roboto" w:cs="Times New Roman"/>
                <w:b/>
                <w:bCs/>
                <w:sz w:val="20"/>
                <w:szCs w:val="20"/>
                <w:lang w:val="uz-Cyrl-UZ"/>
                <w:rPrChange w:id="5230" w:author="Nozimjon Ortiqov" w:date="2026-02-24T13:47:00Z" w16du:dateUtc="2026-02-24T08:47:00Z">
                  <w:rPr>
                    <w:rFonts w:ascii="Roboto" w:hAnsi="Roboto" w:cs="Times New Roman"/>
                    <w:b/>
                    <w:bCs/>
                    <w:sz w:val="26"/>
                    <w:szCs w:val="26"/>
                  </w:rPr>
                </w:rPrChange>
              </w:rPr>
              <w:t>/</w:t>
            </w:r>
            <w:del w:id="5231" w:author="Nozimjon Ortiqov" w:date="2026-02-24T09:41:00Z" w16du:dateUtc="2026-02-24T04:41:00Z">
              <w:r w:rsidRPr="000542EC" w:rsidDel="00DF5082">
                <w:rPr>
                  <w:rFonts w:ascii="Roboto" w:hAnsi="Roboto" w:cs="Times New Roman"/>
                  <w:b/>
                  <w:bCs/>
                  <w:sz w:val="20"/>
                  <w:szCs w:val="20"/>
                  <w:lang w:val="uz-Cyrl-UZ"/>
                  <w:rPrChange w:id="5232" w:author="Nozimjon Ortiqov" w:date="2026-02-24T13:47:00Z" w16du:dateUtc="2026-02-24T08:47:00Z">
                    <w:rPr>
                      <w:rFonts w:ascii="Roboto" w:hAnsi="Roboto" w:cs="Times New Roman"/>
                      <w:b/>
                      <w:bCs/>
                      <w:sz w:val="26"/>
                      <w:szCs w:val="26"/>
                    </w:rPr>
                  </w:rPrChange>
                </w:rPr>
                <w:delText xml:space="preserve"> </w:delText>
              </w:r>
            </w:del>
            <w:r w:rsidRPr="000542EC">
              <w:rPr>
                <w:rFonts w:ascii="Roboto" w:hAnsi="Roboto" w:cs="Times New Roman"/>
                <w:b/>
                <w:bCs/>
                <w:sz w:val="20"/>
                <w:szCs w:val="20"/>
                <w:lang w:val="uz-Cyrl-UZ"/>
                <w:rPrChange w:id="5233" w:author="Nozimjon Ortiqov" w:date="2026-02-24T13:47:00Z" w16du:dateUtc="2026-02-24T08:47:00Z">
                  <w:rPr>
                    <w:rFonts w:ascii="Roboto" w:hAnsi="Roboto" w:cs="Times New Roman"/>
                    <w:b/>
                    <w:bCs/>
                    <w:sz w:val="26"/>
                    <w:szCs w:val="26"/>
                    <w:lang w:val="en-US"/>
                  </w:rPr>
                </w:rPrChange>
              </w:rPr>
              <w:t>NPL</w:t>
            </w:r>
          </w:p>
        </w:tc>
      </w:tr>
      <w:tr w:rsidR="00484395" w:rsidRPr="001942E4" w14:paraId="37E04977" w14:textId="77777777" w:rsidTr="001222C0">
        <w:trPr>
          <w:trHeight w:val="50"/>
          <w:jc w:val="center"/>
        </w:trPr>
        <w:tc>
          <w:tcPr>
            <w:tcW w:w="4106" w:type="dxa"/>
          </w:tcPr>
          <w:p w14:paraId="7179BF12"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34"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highlight w:val="green"/>
                <w:lang w:val="uz-Cyrl-UZ"/>
                <w:rPrChange w:id="5235" w:author="Nozimjon Ortiqov" w:date="2026-02-24T13:47:00Z" w16du:dateUtc="2026-02-24T08:47:00Z">
                  <w:rPr>
                    <w:rFonts w:ascii="Roboto" w:hAnsi="Roboto" w:cs="Times New Roman"/>
                    <w:b/>
                    <w:bCs/>
                    <w:sz w:val="26"/>
                    <w:szCs w:val="26"/>
                    <w:lang w:val="uz-Cyrl-UZ"/>
                  </w:rPr>
                </w:rPrChange>
              </w:rPr>
              <w:t>о</w:t>
            </w:r>
            <w:r w:rsidRPr="000542EC">
              <w:rPr>
                <w:rFonts w:ascii="Roboto" w:hAnsi="Roboto" w:cs="Times New Roman"/>
                <w:b/>
                <w:bCs/>
                <w:sz w:val="20"/>
                <w:szCs w:val="20"/>
                <w:highlight w:val="green"/>
                <w:lang w:val="uz-Cyrl-UZ"/>
                <w:rPrChange w:id="5236" w:author="Nozimjon Ortiqov" w:date="2026-02-24T13:47:00Z" w16du:dateUtc="2026-02-24T08:47:00Z">
                  <w:rPr>
                    <w:rFonts w:ascii="Roboto" w:hAnsi="Roboto" w:cs="Times New Roman"/>
                    <w:b/>
                    <w:bCs/>
                    <w:sz w:val="26"/>
                    <w:szCs w:val="26"/>
                    <w:lang w:val="en-US"/>
                  </w:rPr>
                </w:rPrChange>
              </w:rPr>
              <w:t>йлик даромад</w:t>
            </w:r>
          </w:p>
        </w:tc>
        <w:tc>
          <w:tcPr>
            <w:tcW w:w="1843" w:type="dxa"/>
          </w:tcPr>
          <w:p w14:paraId="66A40C9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37" w:author="Nozimjon Ortiqov" w:date="2026-02-24T13:47:00Z" w16du:dateUtc="2026-02-24T08:47:00Z">
                  <w:rPr>
                    <w:rFonts w:ascii="Roboto" w:hAnsi="Roboto" w:cs="Times New Roman"/>
                    <w:sz w:val="26"/>
                    <w:szCs w:val="26"/>
                  </w:rPr>
                </w:rPrChange>
              </w:rPr>
            </w:pPr>
            <w:r w:rsidRPr="000542EC">
              <w:rPr>
                <w:rFonts w:ascii="Roboto" w:hAnsi="Roboto" w:cs="Times New Roman"/>
                <w:sz w:val="20"/>
                <w:szCs w:val="20"/>
                <w:lang w:val="uz-Cyrl-UZ"/>
                <w:rPrChange w:id="5238"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39"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40" w:author="Nozimjon Ortiqov" w:date="2026-02-24T13:47:00Z" w16du:dateUtc="2026-02-24T08:47:00Z">
                  <w:rPr>
                    <w:rFonts w:ascii="Roboto" w:hAnsi="Roboto" w:cs="Times New Roman"/>
                    <w:sz w:val="26"/>
                    <w:szCs w:val="26"/>
                    <w:lang w:val="en-US"/>
                  </w:rPr>
                </w:rPrChange>
              </w:rPr>
              <w:t>066</w:t>
            </w:r>
            <w:r w:rsidRPr="000542EC">
              <w:rPr>
                <w:rFonts w:ascii="Roboto" w:hAnsi="Roboto" w:cs="Times New Roman"/>
                <w:sz w:val="20"/>
                <w:szCs w:val="20"/>
                <w:vertAlign w:val="superscript"/>
                <w:lang w:val="uz-Cyrl-UZ"/>
                <w:rPrChange w:id="5241"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E843B8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4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43" w:author="Nozimjon Ortiqov" w:date="2026-02-24T13:47:00Z" w16du:dateUtc="2026-02-24T08:47:00Z">
                  <w:rPr>
                    <w:rFonts w:ascii="Roboto" w:hAnsi="Roboto" w:cs="Times New Roman"/>
                    <w:sz w:val="26"/>
                    <w:szCs w:val="26"/>
                    <w:lang w:val="en-US"/>
                  </w:rPr>
                </w:rPrChange>
              </w:rPr>
              <w:t>-0,023</w:t>
            </w:r>
            <w:r w:rsidRPr="000542EC">
              <w:rPr>
                <w:rFonts w:ascii="Roboto" w:hAnsi="Roboto" w:cs="Times New Roman"/>
                <w:sz w:val="20"/>
                <w:szCs w:val="20"/>
                <w:vertAlign w:val="superscript"/>
                <w:lang w:val="uz-Cyrl-UZ"/>
                <w:rPrChange w:id="5244"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1ED4E4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4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46" w:author="Nozimjon Ortiqov" w:date="2026-02-24T13:47:00Z" w16du:dateUtc="2026-02-24T08:47:00Z">
                  <w:rPr>
                    <w:rFonts w:ascii="Roboto" w:hAnsi="Roboto" w:cs="Times New Roman"/>
                    <w:sz w:val="26"/>
                    <w:szCs w:val="26"/>
                    <w:lang w:val="en-US"/>
                  </w:rPr>
                </w:rPrChange>
              </w:rPr>
              <w:t>-0,051</w:t>
            </w:r>
            <w:r w:rsidRPr="000542EC">
              <w:rPr>
                <w:rFonts w:ascii="Roboto" w:hAnsi="Roboto" w:cs="Times New Roman"/>
                <w:sz w:val="20"/>
                <w:szCs w:val="20"/>
                <w:vertAlign w:val="superscript"/>
                <w:lang w:val="uz-Cyrl-UZ"/>
                <w:rPrChange w:id="5247"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3410A1BF" w14:textId="77777777" w:rsidTr="001222C0">
        <w:trPr>
          <w:trHeight w:val="307"/>
          <w:jc w:val="center"/>
        </w:trPr>
        <w:tc>
          <w:tcPr>
            <w:tcW w:w="4106" w:type="dxa"/>
          </w:tcPr>
          <w:p w14:paraId="326F2E1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48" w:author="Nozimjon Ortiqov" w:date="2026-02-24T13:47:00Z" w16du:dateUtc="2026-02-24T08:47:00Z">
                  <w:rPr>
                    <w:rFonts w:ascii="Roboto" w:hAnsi="Roboto" w:cs="Times New Roman"/>
                    <w:b/>
                    <w:bCs/>
                    <w:sz w:val="26"/>
                    <w:szCs w:val="26"/>
                    <w:lang w:val="en-US"/>
                  </w:rPr>
                </w:rPrChange>
              </w:rPr>
            </w:pPr>
          </w:p>
        </w:tc>
        <w:tc>
          <w:tcPr>
            <w:tcW w:w="1843" w:type="dxa"/>
          </w:tcPr>
          <w:p w14:paraId="6E47728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4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5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5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52" w:author="Nozimjon Ortiqov" w:date="2026-02-24T13:47:00Z" w16du:dateUtc="2026-02-24T08:47:00Z">
                  <w:rPr>
                    <w:rFonts w:ascii="Roboto" w:hAnsi="Roboto" w:cs="Times New Roman"/>
                    <w:sz w:val="26"/>
                    <w:szCs w:val="26"/>
                    <w:lang w:val="en-US"/>
                  </w:rPr>
                </w:rPrChange>
              </w:rPr>
              <w:t>011)</w:t>
            </w:r>
          </w:p>
        </w:tc>
        <w:tc>
          <w:tcPr>
            <w:tcW w:w="2268" w:type="dxa"/>
          </w:tcPr>
          <w:p w14:paraId="4602A1C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5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54" w:author="Nozimjon Ortiqov" w:date="2026-02-24T13:47:00Z" w16du:dateUtc="2026-02-24T08:47:00Z">
                  <w:rPr>
                    <w:rFonts w:ascii="Roboto" w:hAnsi="Roboto" w:cs="Times New Roman"/>
                    <w:sz w:val="26"/>
                    <w:szCs w:val="26"/>
                    <w:lang w:val="en-US"/>
                  </w:rPr>
                </w:rPrChange>
              </w:rPr>
              <w:t>(0,014)</w:t>
            </w:r>
          </w:p>
        </w:tc>
        <w:tc>
          <w:tcPr>
            <w:tcW w:w="2268" w:type="dxa"/>
          </w:tcPr>
          <w:p w14:paraId="6E043FC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5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56" w:author="Nozimjon Ortiqov" w:date="2026-02-24T13:47:00Z" w16du:dateUtc="2026-02-24T08:47:00Z">
                  <w:rPr>
                    <w:rFonts w:ascii="Roboto" w:hAnsi="Roboto" w:cs="Times New Roman"/>
                    <w:sz w:val="26"/>
                    <w:szCs w:val="26"/>
                    <w:lang w:val="en-US"/>
                  </w:rPr>
                </w:rPrChange>
              </w:rPr>
              <w:t>(0,020)</w:t>
            </w:r>
          </w:p>
        </w:tc>
      </w:tr>
      <w:tr w:rsidR="00484395" w:rsidRPr="001942E4" w14:paraId="68004B96" w14:textId="77777777" w:rsidTr="001222C0">
        <w:trPr>
          <w:trHeight w:val="50"/>
          <w:jc w:val="center"/>
        </w:trPr>
        <w:tc>
          <w:tcPr>
            <w:tcW w:w="4106" w:type="dxa"/>
          </w:tcPr>
          <w:p w14:paraId="7D19E30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5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58" w:author="Nozimjon Ortiqov" w:date="2026-02-24T13:47:00Z" w16du:dateUtc="2026-02-24T08:47:00Z">
                  <w:rPr>
                    <w:rFonts w:ascii="Roboto" w:hAnsi="Roboto" w:cs="Times New Roman"/>
                    <w:b/>
                    <w:bCs/>
                    <w:sz w:val="26"/>
                    <w:szCs w:val="26"/>
                    <w:lang w:val="uz-Cyrl-UZ"/>
                  </w:rPr>
                </w:rPrChange>
              </w:rPr>
              <w:t>д</w:t>
            </w:r>
            <w:r w:rsidRPr="000542EC">
              <w:rPr>
                <w:rFonts w:ascii="Roboto" w:hAnsi="Roboto" w:cs="Times New Roman"/>
                <w:b/>
                <w:bCs/>
                <w:sz w:val="20"/>
                <w:szCs w:val="20"/>
                <w:lang w:val="uz-Cyrl-UZ"/>
                <w:rPrChange w:id="5259" w:author="Nozimjon Ortiqov" w:date="2026-02-24T13:47:00Z" w16du:dateUtc="2026-02-24T08:47:00Z">
                  <w:rPr>
                    <w:rFonts w:ascii="Roboto" w:hAnsi="Roboto" w:cs="Times New Roman"/>
                    <w:b/>
                    <w:bCs/>
                    <w:sz w:val="26"/>
                    <w:szCs w:val="26"/>
                    <w:lang w:val="en-US"/>
                  </w:rPr>
                </w:rPrChange>
              </w:rPr>
              <w:t>аромад барқарорлиги</w:t>
            </w:r>
          </w:p>
        </w:tc>
        <w:tc>
          <w:tcPr>
            <w:tcW w:w="1843" w:type="dxa"/>
          </w:tcPr>
          <w:p w14:paraId="652801D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6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6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6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63" w:author="Nozimjon Ortiqov" w:date="2026-02-24T13:47:00Z" w16du:dateUtc="2026-02-24T08:47:00Z">
                  <w:rPr>
                    <w:rFonts w:ascii="Roboto" w:hAnsi="Roboto" w:cs="Times New Roman"/>
                    <w:sz w:val="26"/>
                    <w:szCs w:val="26"/>
                    <w:lang w:val="en-US"/>
                  </w:rPr>
                </w:rPrChange>
              </w:rPr>
              <w:t>023</w:t>
            </w:r>
            <w:r w:rsidRPr="000542EC">
              <w:rPr>
                <w:rFonts w:ascii="Roboto" w:hAnsi="Roboto" w:cs="Times New Roman"/>
                <w:sz w:val="20"/>
                <w:szCs w:val="20"/>
                <w:vertAlign w:val="superscript"/>
                <w:lang w:val="uz-Cyrl-UZ"/>
                <w:rPrChange w:id="5264"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ADBCE6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6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66" w:author="Nozimjon Ortiqov" w:date="2026-02-24T13:47:00Z" w16du:dateUtc="2026-02-24T08:47:00Z">
                  <w:rPr>
                    <w:rFonts w:ascii="Roboto" w:hAnsi="Roboto" w:cs="Times New Roman"/>
                    <w:sz w:val="26"/>
                    <w:szCs w:val="26"/>
                    <w:lang w:val="en-US"/>
                  </w:rPr>
                </w:rPrChange>
              </w:rPr>
              <w:t>0,008</w:t>
            </w:r>
          </w:p>
        </w:tc>
        <w:tc>
          <w:tcPr>
            <w:tcW w:w="2268" w:type="dxa"/>
          </w:tcPr>
          <w:p w14:paraId="6D8A26D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6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68" w:author="Nozimjon Ortiqov" w:date="2026-02-24T13:47:00Z" w16du:dateUtc="2026-02-24T08:47:00Z">
                  <w:rPr>
                    <w:rFonts w:ascii="Roboto" w:hAnsi="Roboto" w:cs="Times New Roman"/>
                    <w:sz w:val="26"/>
                    <w:szCs w:val="26"/>
                    <w:lang w:val="en-US"/>
                  </w:rPr>
                </w:rPrChange>
              </w:rPr>
              <w:t>-0,029</w:t>
            </w:r>
            <w:r w:rsidRPr="000542EC">
              <w:rPr>
                <w:rFonts w:ascii="Roboto" w:hAnsi="Roboto" w:cs="Times New Roman"/>
                <w:sz w:val="20"/>
                <w:szCs w:val="20"/>
                <w:vertAlign w:val="superscript"/>
                <w:lang w:val="uz-Cyrl-UZ"/>
                <w:rPrChange w:id="5269"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02D05CAA" w14:textId="77777777" w:rsidTr="001222C0">
        <w:trPr>
          <w:trHeight w:val="50"/>
          <w:jc w:val="center"/>
        </w:trPr>
        <w:tc>
          <w:tcPr>
            <w:tcW w:w="4106" w:type="dxa"/>
          </w:tcPr>
          <w:p w14:paraId="6E6098B9"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70" w:author="Nozimjon Ortiqov" w:date="2026-02-24T13:47:00Z" w16du:dateUtc="2026-02-24T08:47:00Z">
                  <w:rPr>
                    <w:rFonts w:ascii="Roboto" w:hAnsi="Roboto" w:cs="Times New Roman"/>
                    <w:b/>
                    <w:bCs/>
                    <w:sz w:val="26"/>
                    <w:szCs w:val="26"/>
                    <w:lang w:val="en-US"/>
                  </w:rPr>
                </w:rPrChange>
              </w:rPr>
            </w:pPr>
          </w:p>
        </w:tc>
        <w:tc>
          <w:tcPr>
            <w:tcW w:w="1843" w:type="dxa"/>
          </w:tcPr>
          <w:p w14:paraId="0ACFEC3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7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72"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73"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74" w:author="Nozimjon Ortiqov" w:date="2026-02-24T13:47:00Z" w16du:dateUtc="2026-02-24T08:47:00Z">
                  <w:rPr>
                    <w:rFonts w:ascii="Roboto" w:hAnsi="Roboto" w:cs="Times New Roman"/>
                    <w:sz w:val="26"/>
                    <w:szCs w:val="26"/>
                    <w:lang w:val="en-US"/>
                  </w:rPr>
                </w:rPrChange>
              </w:rPr>
              <w:t>014)</w:t>
            </w:r>
          </w:p>
        </w:tc>
        <w:tc>
          <w:tcPr>
            <w:tcW w:w="2268" w:type="dxa"/>
          </w:tcPr>
          <w:p w14:paraId="65A6C3B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7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76" w:author="Nozimjon Ortiqov" w:date="2026-02-24T13:47:00Z" w16du:dateUtc="2026-02-24T08:47:00Z">
                  <w:rPr>
                    <w:rFonts w:ascii="Roboto" w:hAnsi="Roboto" w:cs="Times New Roman"/>
                    <w:sz w:val="26"/>
                    <w:szCs w:val="26"/>
                    <w:lang w:val="en-US"/>
                  </w:rPr>
                </w:rPrChange>
              </w:rPr>
              <w:t>(0,016)</w:t>
            </w:r>
          </w:p>
        </w:tc>
        <w:tc>
          <w:tcPr>
            <w:tcW w:w="2268" w:type="dxa"/>
          </w:tcPr>
          <w:p w14:paraId="49B012D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7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78" w:author="Nozimjon Ortiqov" w:date="2026-02-24T13:47:00Z" w16du:dateUtc="2026-02-24T08:47:00Z">
                  <w:rPr>
                    <w:rFonts w:ascii="Roboto" w:hAnsi="Roboto" w:cs="Times New Roman"/>
                    <w:sz w:val="26"/>
                    <w:szCs w:val="26"/>
                    <w:lang w:val="en-US"/>
                  </w:rPr>
                </w:rPrChange>
              </w:rPr>
              <w:t>(0,016)</w:t>
            </w:r>
          </w:p>
        </w:tc>
      </w:tr>
      <w:tr w:rsidR="00484395" w:rsidRPr="001942E4" w14:paraId="006A3BD9" w14:textId="77777777" w:rsidTr="001222C0">
        <w:trPr>
          <w:trHeight w:val="52"/>
          <w:jc w:val="center"/>
        </w:trPr>
        <w:tc>
          <w:tcPr>
            <w:tcW w:w="4106" w:type="dxa"/>
          </w:tcPr>
          <w:p w14:paraId="0E7F97F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7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80"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281" w:author="Nozimjon Ortiqov" w:date="2026-02-24T13:47:00Z" w16du:dateUtc="2026-02-24T08:47:00Z">
                  <w:rPr>
                    <w:rFonts w:ascii="Roboto" w:hAnsi="Roboto" w:cs="Times New Roman"/>
                    <w:b/>
                    <w:bCs/>
                    <w:sz w:val="26"/>
                    <w:szCs w:val="26"/>
                    <w:lang w:val="en-US"/>
                  </w:rPr>
                </w:rPrChange>
              </w:rPr>
              <w:t>арздорлик даражаси</w:t>
            </w:r>
          </w:p>
        </w:tc>
        <w:tc>
          <w:tcPr>
            <w:tcW w:w="1843" w:type="dxa"/>
          </w:tcPr>
          <w:p w14:paraId="4FF586A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8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8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8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85" w:author="Nozimjon Ortiqov" w:date="2026-02-24T13:47:00Z" w16du:dateUtc="2026-02-24T08:47:00Z">
                  <w:rPr>
                    <w:rFonts w:ascii="Roboto" w:hAnsi="Roboto" w:cs="Times New Roman"/>
                    <w:sz w:val="26"/>
                    <w:szCs w:val="26"/>
                    <w:lang w:val="en-US"/>
                  </w:rPr>
                </w:rPrChange>
              </w:rPr>
              <w:t>013</w:t>
            </w:r>
          </w:p>
        </w:tc>
        <w:tc>
          <w:tcPr>
            <w:tcW w:w="2268" w:type="dxa"/>
          </w:tcPr>
          <w:p w14:paraId="193C37D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8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87" w:author="Nozimjon Ortiqov" w:date="2026-02-24T13:47:00Z" w16du:dateUtc="2026-02-24T08:47:00Z">
                  <w:rPr>
                    <w:rFonts w:ascii="Roboto" w:hAnsi="Roboto" w:cs="Times New Roman"/>
                    <w:sz w:val="26"/>
                    <w:szCs w:val="26"/>
                    <w:lang w:val="en-US"/>
                  </w:rPr>
                </w:rPrChange>
              </w:rPr>
              <w:t>-0,004</w:t>
            </w:r>
          </w:p>
        </w:tc>
        <w:tc>
          <w:tcPr>
            <w:tcW w:w="2268" w:type="dxa"/>
          </w:tcPr>
          <w:p w14:paraId="36373E9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8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89" w:author="Nozimjon Ortiqov" w:date="2026-02-24T13:47:00Z" w16du:dateUtc="2026-02-24T08:47:00Z">
                  <w:rPr>
                    <w:rFonts w:ascii="Roboto" w:hAnsi="Roboto" w:cs="Times New Roman"/>
                    <w:sz w:val="26"/>
                    <w:szCs w:val="26"/>
                    <w:lang w:val="en-US"/>
                  </w:rPr>
                </w:rPrChange>
              </w:rPr>
              <w:t>0,016</w:t>
            </w:r>
            <w:r w:rsidRPr="000542EC">
              <w:rPr>
                <w:rFonts w:ascii="Roboto" w:hAnsi="Roboto" w:cs="Times New Roman"/>
                <w:sz w:val="20"/>
                <w:szCs w:val="20"/>
                <w:vertAlign w:val="superscript"/>
                <w:lang w:val="uz-Cyrl-UZ"/>
                <w:rPrChange w:id="5290"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25698083" w14:textId="77777777" w:rsidTr="001222C0">
        <w:trPr>
          <w:trHeight w:val="319"/>
          <w:jc w:val="center"/>
        </w:trPr>
        <w:tc>
          <w:tcPr>
            <w:tcW w:w="4106" w:type="dxa"/>
          </w:tcPr>
          <w:p w14:paraId="06869E65"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91" w:author="Nozimjon Ortiqov" w:date="2026-02-24T13:47:00Z" w16du:dateUtc="2026-02-24T08:47:00Z">
                  <w:rPr>
                    <w:rFonts w:ascii="Roboto" w:hAnsi="Roboto" w:cs="Times New Roman"/>
                    <w:b/>
                    <w:bCs/>
                    <w:sz w:val="26"/>
                    <w:szCs w:val="26"/>
                    <w:lang w:val="en-US"/>
                  </w:rPr>
                </w:rPrChange>
              </w:rPr>
            </w:pPr>
          </w:p>
        </w:tc>
        <w:tc>
          <w:tcPr>
            <w:tcW w:w="1843" w:type="dxa"/>
          </w:tcPr>
          <w:p w14:paraId="757742C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9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9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95" w:author="Nozimjon Ortiqov" w:date="2026-02-24T13:47:00Z" w16du:dateUtc="2026-02-24T08:47:00Z">
                  <w:rPr>
                    <w:rFonts w:ascii="Roboto" w:hAnsi="Roboto" w:cs="Times New Roman"/>
                    <w:sz w:val="26"/>
                    <w:szCs w:val="26"/>
                    <w:lang w:val="en-US"/>
                  </w:rPr>
                </w:rPrChange>
              </w:rPr>
              <w:t>008)</w:t>
            </w:r>
          </w:p>
        </w:tc>
        <w:tc>
          <w:tcPr>
            <w:tcW w:w="2268" w:type="dxa"/>
          </w:tcPr>
          <w:p w14:paraId="7B490F6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97" w:author="Nozimjon Ortiqov" w:date="2026-02-24T13:47:00Z" w16du:dateUtc="2026-02-24T08:47:00Z">
                  <w:rPr>
                    <w:rFonts w:ascii="Roboto" w:hAnsi="Roboto" w:cs="Times New Roman"/>
                    <w:sz w:val="26"/>
                    <w:szCs w:val="26"/>
                    <w:lang w:val="en-US"/>
                  </w:rPr>
                </w:rPrChange>
              </w:rPr>
              <w:t>(0,010)</w:t>
            </w:r>
          </w:p>
        </w:tc>
        <w:tc>
          <w:tcPr>
            <w:tcW w:w="2268" w:type="dxa"/>
          </w:tcPr>
          <w:p w14:paraId="3CE12C3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99" w:author="Nozimjon Ortiqov" w:date="2026-02-24T13:47:00Z" w16du:dateUtc="2026-02-24T08:47:00Z">
                  <w:rPr>
                    <w:rFonts w:ascii="Roboto" w:hAnsi="Roboto" w:cs="Times New Roman"/>
                    <w:sz w:val="26"/>
                    <w:szCs w:val="26"/>
                    <w:lang w:val="en-US"/>
                  </w:rPr>
                </w:rPrChange>
              </w:rPr>
              <w:t>(0,010)</w:t>
            </w:r>
          </w:p>
        </w:tc>
      </w:tr>
      <w:tr w:rsidR="00484395" w:rsidRPr="001942E4" w14:paraId="3084B45C" w14:textId="77777777" w:rsidTr="001222C0">
        <w:trPr>
          <w:trHeight w:val="70"/>
          <w:jc w:val="center"/>
        </w:trPr>
        <w:tc>
          <w:tcPr>
            <w:tcW w:w="4106" w:type="dxa"/>
            <w:vMerge w:val="restart"/>
          </w:tcPr>
          <w:p w14:paraId="5B73EF37" w14:textId="326A8489"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00"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301" w:author="Nozimjon Ortiqov" w:date="2026-02-24T13:47:00Z" w16du:dateUtc="2026-02-24T08:47:00Z">
                  <w:rPr>
                    <w:rFonts w:ascii="Roboto" w:hAnsi="Roboto" w:cs="Times New Roman"/>
                    <w:b/>
                    <w:bCs/>
                    <w:sz w:val="26"/>
                    <w:szCs w:val="26"/>
                    <w:lang w:val="en-US"/>
                  </w:rPr>
                </w:rPrChange>
              </w:rPr>
              <w:t xml:space="preserve">доимий даромад </w:t>
            </w:r>
            <w:del w:id="5302" w:author="Nozimjon Ortiqov" w:date="2026-02-23T14:46:00Z" w16du:dateUtc="2026-02-23T09:46:00Z">
              <w:r w:rsidRPr="000542EC" w:rsidDel="009E1C84">
                <w:rPr>
                  <w:rFonts w:ascii="Roboto" w:hAnsi="Roboto" w:cs="Times New Roman"/>
                  <w:b/>
                  <w:bCs/>
                  <w:sz w:val="20"/>
                  <w:szCs w:val="20"/>
                  <w:lang w:val="uz-Cyrl-UZ"/>
                  <w:rPrChange w:id="5303" w:author="Nozimjon Ortiqov" w:date="2026-02-24T13:47:00Z" w16du:dateUtc="2026-02-24T08:47:00Z">
                    <w:rPr>
                      <w:rFonts w:ascii="Roboto" w:hAnsi="Roboto" w:cs="Times New Roman"/>
                      <w:b/>
                      <w:bCs/>
                      <w:sz w:val="26"/>
                      <w:szCs w:val="26"/>
                      <w:lang w:val="en-US"/>
                    </w:rPr>
                  </w:rPrChange>
                </w:rPr>
                <w:delText xml:space="preserve">мамбаи </w:delText>
              </w:r>
            </w:del>
            <w:ins w:id="5304" w:author="Nozimjon Ortiqov" w:date="2026-02-23T14:46:00Z" w16du:dateUtc="2026-02-23T09:46:00Z">
              <w:r w:rsidR="009E1C84" w:rsidRPr="000542EC">
                <w:rPr>
                  <w:rFonts w:ascii="Roboto" w:hAnsi="Roboto" w:cs="Times New Roman"/>
                  <w:b/>
                  <w:bCs/>
                  <w:sz w:val="20"/>
                  <w:szCs w:val="20"/>
                  <w:lang w:val="uz-Cyrl-UZ"/>
                  <w:rPrChange w:id="5305" w:author="Nozimjon Ortiqov" w:date="2026-02-24T13:47:00Z" w16du:dateUtc="2026-02-24T08:47:00Z">
                    <w:rPr>
                      <w:rFonts w:ascii="Roboto" w:hAnsi="Roboto" w:cs="Times New Roman"/>
                      <w:b/>
                      <w:bCs/>
                      <w:sz w:val="26"/>
                      <w:szCs w:val="26"/>
                      <w:lang w:val="en-US"/>
                    </w:rPr>
                  </w:rPrChange>
                </w:rPr>
                <w:t>ма</w:t>
              </w:r>
              <w:r w:rsidR="009E1C84" w:rsidRPr="000542EC">
                <w:rPr>
                  <w:rFonts w:ascii="Roboto" w:hAnsi="Roboto" w:cs="Times New Roman"/>
                  <w:b/>
                  <w:bCs/>
                  <w:sz w:val="20"/>
                  <w:szCs w:val="20"/>
                  <w:lang w:val="uz-Cyrl-UZ"/>
                  <w:rPrChange w:id="5306" w:author="Nozimjon Ortiqov" w:date="2026-02-24T13:47:00Z" w16du:dateUtc="2026-02-24T08:47:00Z">
                    <w:rPr>
                      <w:rFonts w:ascii="Roboto" w:hAnsi="Roboto" w:cs="Times New Roman"/>
                      <w:b/>
                      <w:bCs/>
                      <w:sz w:val="26"/>
                      <w:szCs w:val="26"/>
                      <w:lang w:val="uz-Cyrl-UZ"/>
                    </w:rPr>
                  </w:rPrChange>
                </w:rPr>
                <w:t>н</w:t>
              </w:r>
              <w:r w:rsidR="009E1C84" w:rsidRPr="000542EC">
                <w:rPr>
                  <w:rFonts w:ascii="Roboto" w:hAnsi="Roboto" w:cs="Times New Roman"/>
                  <w:b/>
                  <w:bCs/>
                  <w:sz w:val="20"/>
                  <w:szCs w:val="20"/>
                  <w:lang w:val="uz-Cyrl-UZ"/>
                  <w:rPrChange w:id="5307" w:author="Nozimjon Ortiqov" w:date="2026-02-24T13:47:00Z" w16du:dateUtc="2026-02-24T08:47:00Z">
                    <w:rPr>
                      <w:rFonts w:ascii="Roboto" w:hAnsi="Roboto" w:cs="Times New Roman"/>
                      <w:b/>
                      <w:bCs/>
                      <w:sz w:val="26"/>
                      <w:szCs w:val="26"/>
                      <w:lang w:val="en-US"/>
                    </w:rPr>
                  </w:rPrChange>
                </w:rPr>
                <w:t xml:space="preserve">баи </w:t>
              </w:r>
            </w:ins>
            <w:r w:rsidRPr="000542EC">
              <w:rPr>
                <w:rFonts w:ascii="Roboto" w:hAnsi="Roboto" w:cs="Times New Roman"/>
                <w:b/>
                <w:bCs/>
                <w:sz w:val="20"/>
                <w:szCs w:val="20"/>
                <w:lang w:val="uz-Cyrl-UZ"/>
                <w:rPrChange w:id="5308" w:author="Nozimjon Ortiqov" w:date="2026-02-24T13:47:00Z" w16du:dateUtc="2026-02-24T08:47:00Z">
                  <w:rPr>
                    <w:rFonts w:ascii="Roboto" w:hAnsi="Roboto" w:cs="Times New Roman"/>
                    <w:b/>
                    <w:bCs/>
                    <w:sz w:val="26"/>
                    <w:szCs w:val="26"/>
                    <w:lang w:val="en-US"/>
                  </w:rPr>
                </w:rPrChange>
              </w:rPr>
              <w:t>йўқ</w:t>
            </w:r>
          </w:p>
        </w:tc>
        <w:tc>
          <w:tcPr>
            <w:tcW w:w="1843" w:type="dxa"/>
          </w:tcPr>
          <w:p w14:paraId="09ACF1B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0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1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12" w:author="Nozimjon Ortiqov" w:date="2026-02-24T13:47:00Z" w16du:dateUtc="2026-02-24T08:47:00Z">
                  <w:rPr>
                    <w:rFonts w:ascii="Roboto" w:hAnsi="Roboto" w:cs="Times New Roman"/>
                    <w:sz w:val="26"/>
                    <w:szCs w:val="26"/>
                    <w:lang w:val="en-US"/>
                  </w:rPr>
                </w:rPrChange>
              </w:rPr>
              <w:t>202</w:t>
            </w:r>
            <w:r w:rsidRPr="000542EC">
              <w:rPr>
                <w:rFonts w:ascii="Roboto" w:hAnsi="Roboto" w:cs="Times New Roman"/>
                <w:sz w:val="20"/>
                <w:szCs w:val="20"/>
                <w:vertAlign w:val="superscript"/>
                <w:lang w:val="uz-Cyrl-UZ"/>
                <w:rPrChange w:id="5313"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AC1C01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1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5" w:author="Nozimjon Ortiqov" w:date="2026-02-24T13:47:00Z" w16du:dateUtc="2026-02-24T08:47:00Z">
                  <w:rPr>
                    <w:rFonts w:ascii="Roboto" w:hAnsi="Roboto" w:cs="Times New Roman"/>
                    <w:sz w:val="26"/>
                    <w:szCs w:val="26"/>
                    <w:lang w:val="en-US"/>
                  </w:rPr>
                </w:rPrChange>
              </w:rPr>
              <w:t>0,003</w:t>
            </w:r>
          </w:p>
        </w:tc>
        <w:tc>
          <w:tcPr>
            <w:tcW w:w="2268" w:type="dxa"/>
          </w:tcPr>
          <w:p w14:paraId="05F203B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1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7" w:author="Nozimjon Ortiqov" w:date="2026-02-24T13:47:00Z" w16du:dateUtc="2026-02-24T08:47:00Z">
                  <w:rPr>
                    <w:rFonts w:ascii="Roboto" w:hAnsi="Roboto" w:cs="Times New Roman"/>
                    <w:sz w:val="26"/>
                    <w:szCs w:val="26"/>
                    <w:lang w:val="en-US"/>
                  </w:rPr>
                </w:rPrChange>
              </w:rPr>
              <w:t>0,120</w:t>
            </w:r>
            <w:r w:rsidRPr="000542EC">
              <w:rPr>
                <w:rFonts w:ascii="Roboto" w:hAnsi="Roboto" w:cs="Times New Roman"/>
                <w:sz w:val="20"/>
                <w:szCs w:val="20"/>
                <w:vertAlign w:val="superscript"/>
                <w:lang w:val="uz-Cyrl-UZ"/>
                <w:rPrChange w:id="5318"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3C5037E5" w14:textId="77777777" w:rsidTr="001222C0">
        <w:trPr>
          <w:trHeight w:val="319"/>
          <w:jc w:val="center"/>
        </w:trPr>
        <w:tc>
          <w:tcPr>
            <w:tcW w:w="4106" w:type="dxa"/>
            <w:vMerge/>
          </w:tcPr>
          <w:p w14:paraId="6E07E81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19" w:author="Nozimjon Ortiqov" w:date="2026-02-24T13:47:00Z" w16du:dateUtc="2026-02-24T08:47:00Z">
                  <w:rPr>
                    <w:rFonts w:ascii="Roboto" w:hAnsi="Roboto" w:cs="Times New Roman"/>
                    <w:b/>
                    <w:bCs/>
                    <w:sz w:val="26"/>
                    <w:szCs w:val="26"/>
                    <w:lang w:val="en-US"/>
                  </w:rPr>
                </w:rPrChange>
              </w:rPr>
            </w:pPr>
          </w:p>
        </w:tc>
        <w:tc>
          <w:tcPr>
            <w:tcW w:w="1843" w:type="dxa"/>
          </w:tcPr>
          <w:p w14:paraId="405F9CD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2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23" w:author="Nozimjon Ortiqov" w:date="2026-02-24T13:47:00Z" w16du:dateUtc="2026-02-24T08:47:00Z">
                  <w:rPr>
                    <w:rFonts w:ascii="Roboto" w:hAnsi="Roboto" w:cs="Times New Roman"/>
                    <w:sz w:val="26"/>
                    <w:szCs w:val="26"/>
                    <w:lang w:val="en-US"/>
                  </w:rPr>
                </w:rPrChange>
              </w:rPr>
              <w:t>078)</w:t>
            </w:r>
          </w:p>
        </w:tc>
        <w:tc>
          <w:tcPr>
            <w:tcW w:w="2268" w:type="dxa"/>
          </w:tcPr>
          <w:p w14:paraId="2F0FA4F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5" w:author="Nozimjon Ortiqov" w:date="2026-02-24T13:47:00Z" w16du:dateUtc="2026-02-24T08:47:00Z">
                  <w:rPr>
                    <w:rFonts w:ascii="Roboto" w:hAnsi="Roboto" w:cs="Times New Roman"/>
                    <w:sz w:val="26"/>
                    <w:szCs w:val="26"/>
                    <w:lang w:val="en-US"/>
                  </w:rPr>
                </w:rPrChange>
              </w:rPr>
              <w:t>(0,044)</w:t>
            </w:r>
          </w:p>
        </w:tc>
        <w:tc>
          <w:tcPr>
            <w:tcW w:w="2268" w:type="dxa"/>
          </w:tcPr>
          <w:p w14:paraId="0638639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7" w:author="Nozimjon Ortiqov" w:date="2026-02-24T13:47:00Z" w16du:dateUtc="2026-02-24T08:47:00Z">
                  <w:rPr>
                    <w:rFonts w:ascii="Roboto" w:hAnsi="Roboto" w:cs="Times New Roman"/>
                    <w:sz w:val="26"/>
                    <w:szCs w:val="26"/>
                    <w:lang w:val="en-US"/>
                  </w:rPr>
                </w:rPrChange>
              </w:rPr>
              <w:t>(0,057)</w:t>
            </w:r>
          </w:p>
        </w:tc>
      </w:tr>
      <w:tr w:rsidR="00484395" w:rsidRPr="001942E4" w14:paraId="0294CC84" w14:textId="77777777" w:rsidTr="001222C0">
        <w:trPr>
          <w:trHeight w:val="307"/>
          <w:jc w:val="center"/>
        </w:trPr>
        <w:tc>
          <w:tcPr>
            <w:tcW w:w="4106" w:type="dxa"/>
          </w:tcPr>
          <w:p w14:paraId="6C7D28F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28"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329"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330" w:author="Nozimjon Ortiqov" w:date="2026-02-24T13:47:00Z" w16du:dateUtc="2026-02-24T08:47:00Z">
                  <w:rPr>
                    <w:rFonts w:ascii="Roboto" w:hAnsi="Roboto" w:cs="Times New Roman"/>
                    <w:b/>
                    <w:bCs/>
                    <w:sz w:val="26"/>
                    <w:szCs w:val="26"/>
                    <w:lang w:val="en-US"/>
                  </w:rPr>
                </w:rPrChange>
              </w:rPr>
              <w:t xml:space="preserve">арамлик коэффициенти </w:t>
            </w:r>
          </w:p>
        </w:tc>
        <w:tc>
          <w:tcPr>
            <w:tcW w:w="1843" w:type="dxa"/>
          </w:tcPr>
          <w:p w14:paraId="1898ED8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2"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33"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34" w:author="Nozimjon Ortiqov" w:date="2026-02-24T13:47:00Z" w16du:dateUtc="2026-02-24T08:47:00Z">
                  <w:rPr>
                    <w:rFonts w:ascii="Roboto" w:hAnsi="Roboto" w:cs="Times New Roman"/>
                    <w:sz w:val="26"/>
                    <w:szCs w:val="26"/>
                    <w:lang w:val="en-US"/>
                  </w:rPr>
                </w:rPrChange>
              </w:rPr>
              <w:t>023</w:t>
            </w:r>
            <w:r w:rsidRPr="000542EC">
              <w:rPr>
                <w:rFonts w:ascii="Roboto" w:hAnsi="Roboto" w:cs="Times New Roman"/>
                <w:sz w:val="20"/>
                <w:szCs w:val="20"/>
                <w:vertAlign w:val="superscript"/>
                <w:lang w:val="uz-Cyrl-UZ"/>
                <w:rPrChange w:id="533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DDD72F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7" w:author="Nozimjon Ortiqov" w:date="2026-02-24T13:47:00Z" w16du:dateUtc="2026-02-24T08:47:00Z">
                  <w:rPr>
                    <w:rFonts w:ascii="Roboto" w:hAnsi="Roboto" w:cs="Times New Roman"/>
                    <w:sz w:val="26"/>
                    <w:szCs w:val="26"/>
                    <w:lang w:val="en-US"/>
                  </w:rPr>
                </w:rPrChange>
              </w:rPr>
              <w:t>-0,008</w:t>
            </w:r>
          </w:p>
        </w:tc>
        <w:tc>
          <w:tcPr>
            <w:tcW w:w="2268" w:type="dxa"/>
          </w:tcPr>
          <w:p w14:paraId="7390518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9" w:author="Nozimjon Ortiqov" w:date="2026-02-24T13:47:00Z" w16du:dateUtc="2026-02-24T08:47:00Z">
                  <w:rPr>
                    <w:rFonts w:ascii="Roboto" w:hAnsi="Roboto" w:cs="Times New Roman"/>
                    <w:sz w:val="26"/>
                    <w:szCs w:val="26"/>
                    <w:lang w:val="en-US"/>
                  </w:rPr>
                </w:rPrChange>
              </w:rPr>
              <w:t>0,028</w:t>
            </w:r>
            <w:r w:rsidRPr="000542EC">
              <w:rPr>
                <w:rFonts w:ascii="Roboto" w:hAnsi="Roboto" w:cs="Times New Roman"/>
                <w:sz w:val="20"/>
                <w:szCs w:val="20"/>
                <w:vertAlign w:val="superscript"/>
                <w:lang w:val="uz-Cyrl-UZ"/>
                <w:rPrChange w:id="5340"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CC44DD9" w14:textId="77777777" w:rsidTr="001222C0">
        <w:trPr>
          <w:trHeight w:val="319"/>
          <w:jc w:val="center"/>
        </w:trPr>
        <w:tc>
          <w:tcPr>
            <w:tcW w:w="4106" w:type="dxa"/>
          </w:tcPr>
          <w:p w14:paraId="21768C0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41" w:author="Nozimjon Ortiqov" w:date="2026-02-24T13:47:00Z" w16du:dateUtc="2026-02-24T08:47:00Z">
                  <w:rPr>
                    <w:rFonts w:ascii="Roboto" w:hAnsi="Roboto" w:cs="Times New Roman"/>
                    <w:b/>
                    <w:bCs/>
                    <w:sz w:val="26"/>
                    <w:szCs w:val="26"/>
                    <w:lang w:val="en-US"/>
                  </w:rPr>
                </w:rPrChange>
              </w:rPr>
            </w:pPr>
          </w:p>
        </w:tc>
        <w:tc>
          <w:tcPr>
            <w:tcW w:w="1843" w:type="dxa"/>
          </w:tcPr>
          <w:p w14:paraId="5BE73C4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4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45" w:author="Nozimjon Ortiqov" w:date="2026-02-24T13:47:00Z" w16du:dateUtc="2026-02-24T08:47:00Z">
                  <w:rPr>
                    <w:rFonts w:ascii="Roboto" w:hAnsi="Roboto" w:cs="Times New Roman"/>
                    <w:sz w:val="26"/>
                    <w:szCs w:val="26"/>
                    <w:lang w:val="en-US"/>
                  </w:rPr>
                </w:rPrChange>
              </w:rPr>
              <w:t>012)</w:t>
            </w:r>
          </w:p>
        </w:tc>
        <w:tc>
          <w:tcPr>
            <w:tcW w:w="2268" w:type="dxa"/>
          </w:tcPr>
          <w:p w14:paraId="5100DF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7" w:author="Nozimjon Ortiqov" w:date="2026-02-24T13:47:00Z" w16du:dateUtc="2026-02-24T08:47:00Z">
                  <w:rPr>
                    <w:rFonts w:ascii="Roboto" w:hAnsi="Roboto" w:cs="Times New Roman"/>
                    <w:sz w:val="26"/>
                    <w:szCs w:val="26"/>
                    <w:lang w:val="en-US"/>
                  </w:rPr>
                </w:rPrChange>
              </w:rPr>
              <w:t>(0,006)</w:t>
            </w:r>
          </w:p>
        </w:tc>
        <w:tc>
          <w:tcPr>
            <w:tcW w:w="2268" w:type="dxa"/>
          </w:tcPr>
          <w:p w14:paraId="2998FA3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9" w:author="Nozimjon Ortiqov" w:date="2026-02-24T13:47:00Z" w16du:dateUtc="2026-02-24T08:47:00Z">
                  <w:rPr>
                    <w:rFonts w:ascii="Roboto" w:hAnsi="Roboto" w:cs="Times New Roman"/>
                    <w:sz w:val="26"/>
                    <w:szCs w:val="26"/>
                    <w:lang w:val="en-US"/>
                  </w:rPr>
                </w:rPrChange>
              </w:rPr>
              <w:t>(0,007)</w:t>
            </w:r>
          </w:p>
        </w:tc>
      </w:tr>
      <w:tr w:rsidR="00484395" w:rsidRPr="001942E4" w14:paraId="3DC0DCB8" w14:textId="77777777" w:rsidTr="001222C0">
        <w:trPr>
          <w:trHeight w:val="319"/>
          <w:jc w:val="center"/>
        </w:trPr>
        <w:tc>
          <w:tcPr>
            <w:tcW w:w="4106" w:type="dxa"/>
          </w:tcPr>
          <w:p w14:paraId="41EB625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50"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351" w:author="Nozimjon Ortiqov" w:date="2026-02-24T13:47:00Z" w16du:dateUtc="2026-02-24T08:47:00Z">
                  <w:rPr>
                    <w:rFonts w:ascii="Roboto" w:hAnsi="Roboto" w:cs="Times New Roman"/>
                    <w:b/>
                    <w:bCs/>
                    <w:sz w:val="26"/>
                    <w:szCs w:val="26"/>
                    <w:lang w:val="uz-Cyrl-UZ"/>
                  </w:rPr>
                </w:rPrChange>
              </w:rPr>
              <w:t>ёш</w:t>
            </w:r>
          </w:p>
        </w:tc>
        <w:tc>
          <w:tcPr>
            <w:tcW w:w="1843" w:type="dxa"/>
          </w:tcPr>
          <w:p w14:paraId="7E2760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5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5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5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55" w:author="Nozimjon Ortiqov" w:date="2026-02-24T13:47:00Z" w16du:dateUtc="2026-02-24T08:47:00Z">
                  <w:rPr>
                    <w:rFonts w:ascii="Roboto" w:hAnsi="Roboto" w:cs="Times New Roman"/>
                    <w:sz w:val="26"/>
                    <w:szCs w:val="26"/>
                    <w:lang w:val="en-US"/>
                  </w:rPr>
                </w:rPrChange>
              </w:rPr>
              <w:t>006</w:t>
            </w:r>
            <w:r w:rsidRPr="000542EC">
              <w:rPr>
                <w:rFonts w:ascii="Roboto" w:hAnsi="Roboto" w:cs="Times New Roman"/>
                <w:sz w:val="20"/>
                <w:szCs w:val="20"/>
                <w:vertAlign w:val="superscript"/>
                <w:lang w:val="uz-Cyrl-UZ"/>
                <w:rPrChange w:id="5356"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7BBFB4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5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58" w:author="Nozimjon Ortiqov" w:date="2026-02-24T13:47:00Z" w16du:dateUtc="2026-02-24T08:47:00Z">
                  <w:rPr>
                    <w:rFonts w:ascii="Roboto" w:hAnsi="Roboto" w:cs="Times New Roman"/>
                    <w:sz w:val="26"/>
                    <w:szCs w:val="26"/>
                    <w:lang w:val="en-US"/>
                  </w:rPr>
                </w:rPrChange>
              </w:rPr>
              <w:t>-0,001</w:t>
            </w:r>
          </w:p>
        </w:tc>
        <w:tc>
          <w:tcPr>
            <w:tcW w:w="2268" w:type="dxa"/>
          </w:tcPr>
          <w:p w14:paraId="11A338A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5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0" w:author="Nozimjon Ortiqov" w:date="2026-02-24T13:47:00Z" w16du:dateUtc="2026-02-24T08:47:00Z">
                  <w:rPr>
                    <w:rFonts w:ascii="Roboto" w:hAnsi="Roboto" w:cs="Times New Roman"/>
                    <w:sz w:val="26"/>
                    <w:szCs w:val="26"/>
                    <w:lang w:val="en-US"/>
                  </w:rPr>
                </w:rPrChange>
              </w:rPr>
              <w:t>-0,005</w:t>
            </w:r>
            <w:r w:rsidRPr="000542EC">
              <w:rPr>
                <w:rFonts w:ascii="Roboto" w:hAnsi="Roboto" w:cs="Times New Roman"/>
                <w:sz w:val="20"/>
                <w:szCs w:val="20"/>
                <w:vertAlign w:val="superscript"/>
                <w:lang w:val="uz-Cyrl-UZ"/>
                <w:rPrChange w:id="5361"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7C574D6" w14:textId="77777777" w:rsidTr="001222C0">
        <w:trPr>
          <w:trHeight w:val="307"/>
          <w:jc w:val="center"/>
        </w:trPr>
        <w:tc>
          <w:tcPr>
            <w:tcW w:w="4106" w:type="dxa"/>
          </w:tcPr>
          <w:p w14:paraId="2AE0635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62" w:author="Nozimjon Ortiqov" w:date="2026-02-24T13:47:00Z" w16du:dateUtc="2026-02-24T08:47:00Z">
                  <w:rPr>
                    <w:rFonts w:ascii="Roboto" w:hAnsi="Roboto" w:cs="Times New Roman"/>
                    <w:b/>
                    <w:bCs/>
                    <w:sz w:val="26"/>
                    <w:szCs w:val="26"/>
                    <w:lang w:val="en-US"/>
                  </w:rPr>
                </w:rPrChange>
              </w:rPr>
            </w:pPr>
          </w:p>
        </w:tc>
        <w:tc>
          <w:tcPr>
            <w:tcW w:w="1843" w:type="dxa"/>
          </w:tcPr>
          <w:p w14:paraId="7D4F30E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6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6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66" w:author="Nozimjon Ortiqov" w:date="2026-02-24T13:47:00Z" w16du:dateUtc="2026-02-24T08:47:00Z">
                  <w:rPr>
                    <w:rFonts w:ascii="Roboto" w:hAnsi="Roboto" w:cs="Times New Roman"/>
                    <w:sz w:val="26"/>
                    <w:szCs w:val="26"/>
                    <w:lang w:val="en-US"/>
                  </w:rPr>
                </w:rPrChange>
              </w:rPr>
              <w:t>001)</w:t>
            </w:r>
          </w:p>
        </w:tc>
        <w:tc>
          <w:tcPr>
            <w:tcW w:w="2268" w:type="dxa"/>
          </w:tcPr>
          <w:p w14:paraId="62131DC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6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8" w:author="Nozimjon Ortiqov" w:date="2026-02-24T13:47:00Z" w16du:dateUtc="2026-02-24T08:47:00Z">
                  <w:rPr>
                    <w:rFonts w:ascii="Roboto" w:hAnsi="Roboto" w:cs="Times New Roman"/>
                    <w:sz w:val="26"/>
                    <w:szCs w:val="26"/>
                    <w:lang w:val="en-US"/>
                  </w:rPr>
                </w:rPrChange>
              </w:rPr>
              <w:t>(0,001)</w:t>
            </w:r>
          </w:p>
        </w:tc>
        <w:tc>
          <w:tcPr>
            <w:tcW w:w="2268" w:type="dxa"/>
          </w:tcPr>
          <w:p w14:paraId="12692BE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6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0" w:author="Nozimjon Ortiqov" w:date="2026-02-24T13:47:00Z" w16du:dateUtc="2026-02-24T08:47:00Z">
                  <w:rPr>
                    <w:rFonts w:ascii="Roboto" w:hAnsi="Roboto" w:cs="Times New Roman"/>
                    <w:sz w:val="26"/>
                    <w:szCs w:val="26"/>
                    <w:lang w:val="en-US"/>
                  </w:rPr>
                </w:rPrChange>
              </w:rPr>
              <w:t>(0,001)</w:t>
            </w:r>
          </w:p>
        </w:tc>
      </w:tr>
      <w:tr w:rsidR="00484395" w:rsidRPr="001942E4" w14:paraId="7B1995A8" w14:textId="77777777" w:rsidTr="001222C0">
        <w:trPr>
          <w:trHeight w:val="319"/>
          <w:jc w:val="center"/>
        </w:trPr>
        <w:tc>
          <w:tcPr>
            <w:tcW w:w="4106" w:type="dxa"/>
          </w:tcPr>
          <w:p w14:paraId="1D2019A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71"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372" w:author="Nozimjon Ortiqov" w:date="2026-02-24T13:47:00Z" w16du:dateUtc="2026-02-24T08:47:00Z">
                  <w:rPr>
                    <w:rFonts w:ascii="Roboto" w:hAnsi="Roboto" w:cs="Times New Roman"/>
                    <w:b/>
                    <w:bCs/>
                    <w:sz w:val="26"/>
                    <w:szCs w:val="26"/>
                    <w:lang w:val="uz-Cyrl-UZ"/>
                  </w:rPr>
                </w:rPrChange>
              </w:rPr>
              <w:t>жинси</w:t>
            </w:r>
          </w:p>
        </w:tc>
        <w:tc>
          <w:tcPr>
            <w:tcW w:w="1843" w:type="dxa"/>
          </w:tcPr>
          <w:p w14:paraId="7383C77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7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76" w:author="Nozimjon Ortiqov" w:date="2026-02-24T13:47:00Z" w16du:dateUtc="2026-02-24T08:47:00Z">
                  <w:rPr>
                    <w:rFonts w:ascii="Roboto" w:hAnsi="Roboto" w:cs="Times New Roman"/>
                    <w:sz w:val="26"/>
                    <w:szCs w:val="26"/>
                    <w:lang w:val="en-US"/>
                  </w:rPr>
                </w:rPrChange>
              </w:rPr>
              <w:t>018</w:t>
            </w:r>
          </w:p>
        </w:tc>
        <w:tc>
          <w:tcPr>
            <w:tcW w:w="2268" w:type="dxa"/>
          </w:tcPr>
          <w:p w14:paraId="2188373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8" w:author="Nozimjon Ortiqov" w:date="2026-02-24T13:47:00Z" w16du:dateUtc="2026-02-24T08:47:00Z">
                  <w:rPr>
                    <w:rFonts w:ascii="Roboto" w:hAnsi="Roboto" w:cs="Times New Roman"/>
                    <w:sz w:val="26"/>
                    <w:szCs w:val="26"/>
                    <w:lang w:val="en-US"/>
                  </w:rPr>
                </w:rPrChange>
              </w:rPr>
              <w:t>-0,011</w:t>
            </w:r>
          </w:p>
        </w:tc>
        <w:tc>
          <w:tcPr>
            <w:tcW w:w="2268" w:type="dxa"/>
          </w:tcPr>
          <w:p w14:paraId="01BAECC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0" w:author="Nozimjon Ortiqov" w:date="2026-02-24T13:47:00Z" w16du:dateUtc="2026-02-24T08:47:00Z">
                  <w:rPr>
                    <w:rFonts w:ascii="Roboto" w:hAnsi="Roboto" w:cs="Times New Roman"/>
                    <w:sz w:val="26"/>
                    <w:szCs w:val="26"/>
                    <w:lang w:val="en-US"/>
                  </w:rPr>
                </w:rPrChange>
              </w:rPr>
              <w:t>0,028</w:t>
            </w:r>
          </w:p>
        </w:tc>
      </w:tr>
      <w:tr w:rsidR="00484395" w:rsidRPr="001942E4" w14:paraId="2CD35E8A" w14:textId="77777777" w:rsidTr="001222C0">
        <w:trPr>
          <w:trHeight w:val="319"/>
          <w:jc w:val="center"/>
        </w:trPr>
        <w:tc>
          <w:tcPr>
            <w:tcW w:w="4106" w:type="dxa"/>
          </w:tcPr>
          <w:p w14:paraId="1F8F3D4E"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81" w:author="Nozimjon Ortiqov" w:date="2026-02-24T13:47:00Z" w16du:dateUtc="2026-02-24T08:47:00Z">
                  <w:rPr>
                    <w:rFonts w:ascii="Roboto" w:hAnsi="Roboto" w:cs="Times New Roman"/>
                    <w:b/>
                    <w:bCs/>
                    <w:sz w:val="26"/>
                    <w:szCs w:val="26"/>
                    <w:lang w:val="en-US"/>
                  </w:rPr>
                </w:rPrChange>
              </w:rPr>
            </w:pPr>
          </w:p>
        </w:tc>
        <w:tc>
          <w:tcPr>
            <w:tcW w:w="1843" w:type="dxa"/>
          </w:tcPr>
          <w:p w14:paraId="552F99B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8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85" w:author="Nozimjon Ortiqov" w:date="2026-02-24T13:47:00Z" w16du:dateUtc="2026-02-24T08:47:00Z">
                  <w:rPr>
                    <w:rFonts w:ascii="Roboto" w:hAnsi="Roboto" w:cs="Times New Roman"/>
                    <w:sz w:val="26"/>
                    <w:szCs w:val="26"/>
                    <w:lang w:val="en-US"/>
                  </w:rPr>
                </w:rPrChange>
              </w:rPr>
              <w:t>024)</w:t>
            </w:r>
          </w:p>
        </w:tc>
        <w:tc>
          <w:tcPr>
            <w:tcW w:w="2268" w:type="dxa"/>
          </w:tcPr>
          <w:p w14:paraId="1E2842F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7" w:author="Nozimjon Ortiqov" w:date="2026-02-24T13:47:00Z" w16du:dateUtc="2026-02-24T08:47:00Z">
                  <w:rPr>
                    <w:rFonts w:ascii="Roboto" w:hAnsi="Roboto" w:cs="Times New Roman"/>
                    <w:sz w:val="26"/>
                    <w:szCs w:val="26"/>
                    <w:lang w:val="en-US"/>
                  </w:rPr>
                </w:rPrChange>
              </w:rPr>
              <w:t>(0,027)</w:t>
            </w:r>
          </w:p>
        </w:tc>
        <w:tc>
          <w:tcPr>
            <w:tcW w:w="2268" w:type="dxa"/>
          </w:tcPr>
          <w:p w14:paraId="099ED16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9" w:author="Nozimjon Ortiqov" w:date="2026-02-24T13:47:00Z" w16du:dateUtc="2026-02-24T08:47:00Z">
                  <w:rPr>
                    <w:rFonts w:ascii="Roboto" w:hAnsi="Roboto" w:cs="Times New Roman"/>
                    <w:sz w:val="26"/>
                    <w:szCs w:val="26"/>
                    <w:lang w:val="en-US"/>
                  </w:rPr>
                </w:rPrChange>
              </w:rPr>
              <w:t>(0,026)</w:t>
            </w:r>
          </w:p>
        </w:tc>
      </w:tr>
      <w:tr w:rsidR="00484395" w:rsidRPr="001942E4" w14:paraId="227C3877" w14:textId="77777777" w:rsidTr="001222C0">
        <w:trPr>
          <w:trHeight w:val="317"/>
          <w:jc w:val="center"/>
        </w:trPr>
        <w:tc>
          <w:tcPr>
            <w:tcW w:w="4106" w:type="dxa"/>
          </w:tcPr>
          <w:p w14:paraId="43DEA7F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90"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391" w:author="Nozimjon Ortiqov" w:date="2026-02-24T13:47:00Z" w16du:dateUtc="2026-02-24T08:47:00Z">
                  <w:rPr>
                    <w:rFonts w:ascii="Roboto" w:hAnsi="Roboto" w:cs="Times New Roman"/>
                    <w:b/>
                    <w:bCs/>
                    <w:sz w:val="26"/>
                    <w:szCs w:val="26"/>
                    <w:lang w:val="uz-Cyrl-UZ"/>
                  </w:rPr>
                </w:rPrChange>
              </w:rPr>
              <w:t>т</w:t>
            </w:r>
            <w:r w:rsidRPr="000542EC">
              <w:rPr>
                <w:rFonts w:ascii="Roboto" w:hAnsi="Roboto" w:cs="Times New Roman"/>
                <w:b/>
                <w:bCs/>
                <w:sz w:val="20"/>
                <w:szCs w:val="20"/>
                <w:lang w:val="uz-Cyrl-UZ"/>
                <w:rPrChange w:id="5392" w:author="Nozimjon Ortiqov" w:date="2026-02-24T13:47:00Z" w16du:dateUtc="2026-02-24T08:47:00Z">
                  <w:rPr>
                    <w:rFonts w:ascii="Roboto" w:hAnsi="Roboto" w:cs="Times New Roman"/>
                    <w:b/>
                    <w:bCs/>
                    <w:sz w:val="26"/>
                    <w:szCs w:val="26"/>
                    <w:lang w:val="en-US"/>
                  </w:rPr>
                </w:rPrChange>
              </w:rPr>
              <w:t>урмуш қурганлик ҳолати</w:t>
            </w:r>
          </w:p>
        </w:tc>
        <w:tc>
          <w:tcPr>
            <w:tcW w:w="1843" w:type="dxa"/>
          </w:tcPr>
          <w:p w14:paraId="4FDF057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9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9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9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96" w:author="Nozimjon Ortiqov" w:date="2026-02-24T13:47:00Z" w16du:dateUtc="2026-02-24T08:47:00Z">
                  <w:rPr>
                    <w:rFonts w:ascii="Roboto" w:hAnsi="Roboto" w:cs="Times New Roman"/>
                    <w:sz w:val="26"/>
                    <w:szCs w:val="26"/>
                    <w:lang w:val="en-US"/>
                  </w:rPr>
                </w:rPrChange>
              </w:rPr>
              <w:t>029</w:t>
            </w:r>
            <w:r w:rsidRPr="000542EC">
              <w:rPr>
                <w:rFonts w:ascii="Roboto" w:hAnsi="Roboto" w:cs="Times New Roman"/>
                <w:sz w:val="20"/>
                <w:szCs w:val="20"/>
                <w:vertAlign w:val="superscript"/>
                <w:lang w:val="uz-Cyrl-UZ"/>
                <w:rPrChange w:id="5397"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9E1E32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9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99" w:author="Nozimjon Ortiqov" w:date="2026-02-24T13:47:00Z" w16du:dateUtc="2026-02-24T08:47:00Z">
                  <w:rPr>
                    <w:rFonts w:ascii="Roboto" w:hAnsi="Roboto" w:cs="Times New Roman"/>
                    <w:sz w:val="26"/>
                    <w:szCs w:val="26"/>
                    <w:lang w:val="en-US"/>
                  </w:rPr>
                </w:rPrChange>
              </w:rPr>
              <w:t>-0,009</w:t>
            </w:r>
          </w:p>
        </w:tc>
        <w:tc>
          <w:tcPr>
            <w:tcW w:w="2268" w:type="dxa"/>
          </w:tcPr>
          <w:p w14:paraId="29D3193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01" w:author="Nozimjon Ortiqov" w:date="2026-02-24T13:47:00Z" w16du:dateUtc="2026-02-24T08:47:00Z">
                  <w:rPr>
                    <w:rFonts w:ascii="Roboto" w:hAnsi="Roboto" w:cs="Times New Roman"/>
                    <w:sz w:val="26"/>
                    <w:szCs w:val="26"/>
                    <w:lang w:val="en-US"/>
                  </w:rPr>
                </w:rPrChange>
              </w:rPr>
              <w:t>0,036</w:t>
            </w:r>
          </w:p>
        </w:tc>
      </w:tr>
      <w:tr w:rsidR="00484395" w:rsidRPr="001942E4" w14:paraId="39E8393A" w14:textId="77777777" w:rsidTr="001222C0">
        <w:trPr>
          <w:trHeight w:val="319"/>
          <w:jc w:val="center"/>
        </w:trPr>
        <w:tc>
          <w:tcPr>
            <w:tcW w:w="4106" w:type="dxa"/>
          </w:tcPr>
          <w:p w14:paraId="128EF80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02" w:author="Nozimjon Ortiqov" w:date="2026-02-24T13:47:00Z" w16du:dateUtc="2026-02-24T08:47:00Z">
                  <w:rPr>
                    <w:rFonts w:ascii="Roboto" w:hAnsi="Roboto" w:cs="Times New Roman"/>
                    <w:b/>
                    <w:bCs/>
                    <w:sz w:val="26"/>
                    <w:szCs w:val="26"/>
                    <w:lang w:val="en-US"/>
                  </w:rPr>
                </w:rPrChange>
              </w:rPr>
            </w:pPr>
          </w:p>
        </w:tc>
        <w:tc>
          <w:tcPr>
            <w:tcW w:w="1843" w:type="dxa"/>
          </w:tcPr>
          <w:p w14:paraId="11CD493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0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0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06" w:author="Nozimjon Ortiqov" w:date="2026-02-24T13:47:00Z" w16du:dateUtc="2026-02-24T08:47:00Z">
                  <w:rPr>
                    <w:rFonts w:ascii="Roboto" w:hAnsi="Roboto" w:cs="Times New Roman"/>
                    <w:sz w:val="26"/>
                    <w:szCs w:val="26"/>
                    <w:lang w:val="en-US"/>
                  </w:rPr>
                </w:rPrChange>
              </w:rPr>
              <w:t>017)</w:t>
            </w:r>
          </w:p>
        </w:tc>
        <w:tc>
          <w:tcPr>
            <w:tcW w:w="2268" w:type="dxa"/>
          </w:tcPr>
          <w:p w14:paraId="0B7E3FF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08" w:author="Nozimjon Ortiqov" w:date="2026-02-24T13:47:00Z" w16du:dateUtc="2026-02-24T08:47:00Z">
                  <w:rPr>
                    <w:rFonts w:ascii="Roboto" w:hAnsi="Roboto" w:cs="Times New Roman"/>
                    <w:sz w:val="26"/>
                    <w:szCs w:val="26"/>
                    <w:lang w:val="en-US"/>
                  </w:rPr>
                </w:rPrChange>
              </w:rPr>
              <w:t>(0,027)</w:t>
            </w:r>
          </w:p>
        </w:tc>
        <w:tc>
          <w:tcPr>
            <w:tcW w:w="2268" w:type="dxa"/>
          </w:tcPr>
          <w:p w14:paraId="0569763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10" w:author="Nozimjon Ortiqov" w:date="2026-02-24T13:47:00Z" w16du:dateUtc="2026-02-24T08:47:00Z">
                  <w:rPr>
                    <w:rFonts w:ascii="Roboto" w:hAnsi="Roboto" w:cs="Times New Roman"/>
                    <w:sz w:val="26"/>
                    <w:szCs w:val="26"/>
                    <w:lang w:val="en-US"/>
                  </w:rPr>
                </w:rPrChange>
              </w:rPr>
              <w:t>(0,031)</w:t>
            </w:r>
          </w:p>
        </w:tc>
      </w:tr>
      <w:tr w:rsidR="00484395" w:rsidRPr="001942E4" w14:paraId="1FD9ECE9" w14:textId="77777777" w:rsidTr="001222C0">
        <w:trPr>
          <w:trHeight w:val="307"/>
          <w:jc w:val="center"/>
        </w:trPr>
        <w:tc>
          <w:tcPr>
            <w:tcW w:w="4106" w:type="dxa"/>
          </w:tcPr>
          <w:p w14:paraId="1CE8307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11"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12" w:author="Nozimjon Ortiqov" w:date="2026-02-24T13:47:00Z" w16du:dateUtc="2026-02-24T08:47:00Z">
                  <w:rPr>
                    <w:rFonts w:ascii="Roboto" w:hAnsi="Roboto" w:cs="Times New Roman"/>
                    <w:b/>
                    <w:bCs/>
                    <w:sz w:val="26"/>
                    <w:szCs w:val="26"/>
                    <w:lang w:val="uz-Cyrl-UZ"/>
                  </w:rPr>
                </w:rPrChange>
              </w:rPr>
              <w:t>о</w:t>
            </w:r>
            <w:r w:rsidRPr="000542EC">
              <w:rPr>
                <w:rFonts w:ascii="Roboto" w:hAnsi="Roboto" w:cs="Times New Roman"/>
                <w:b/>
                <w:bCs/>
                <w:sz w:val="20"/>
                <w:szCs w:val="20"/>
                <w:lang w:val="uz-Cyrl-UZ"/>
                <w:rPrChange w:id="5413" w:author="Nozimjon Ortiqov" w:date="2026-02-24T13:47:00Z" w16du:dateUtc="2026-02-24T08:47:00Z">
                  <w:rPr>
                    <w:rFonts w:ascii="Roboto" w:hAnsi="Roboto" w:cs="Times New Roman"/>
                    <w:b/>
                    <w:bCs/>
                    <w:sz w:val="26"/>
                    <w:szCs w:val="26"/>
                    <w:lang w:val="en-US"/>
                  </w:rPr>
                </w:rPrChange>
              </w:rPr>
              <w:t>лий маълумот</w:t>
            </w:r>
            <w:r w:rsidRPr="000542EC">
              <w:rPr>
                <w:rFonts w:ascii="Roboto" w:hAnsi="Roboto" w:cs="Times New Roman"/>
                <w:b/>
                <w:bCs/>
                <w:sz w:val="20"/>
                <w:szCs w:val="20"/>
                <w:lang w:val="uz-Cyrl-UZ"/>
                <w:rPrChange w:id="5414" w:author="Nozimjon Ortiqov" w:date="2026-02-24T13:47:00Z" w16du:dateUtc="2026-02-24T08:47:00Z">
                  <w:rPr>
                    <w:rFonts w:ascii="Roboto" w:hAnsi="Roboto" w:cs="Times New Roman"/>
                    <w:b/>
                    <w:bCs/>
                    <w:sz w:val="26"/>
                    <w:szCs w:val="26"/>
                    <w:lang w:val="uz-Cyrl-UZ"/>
                  </w:rPr>
                </w:rPrChange>
              </w:rPr>
              <w:t>лиги</w:t>
            </w:r>
          </w:p>
        </w:tc>
        <w:tc>
          <w:tcPr>
            <w:tcW w:w="1843" w:type="dxa"/>
          </w:tcPr>
          <w:p w14:paraId="129879F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1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16"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17"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18" w:author="Nozimjon Ortiqov" w:date="2026-02-24T13:47:00Z" w16du:dateUtc="2026-02-24T08:47:00Z">
                  <w:rPr>
                    <w:rFonts w:ascii="Roboto" w:hAnsi="Roboto" w:cs="Times New Roman"/>
                    <w:sz w:val="26"/>
                    <w:szCs w:val="26"/>
                    <w:lang w:val="en-US"/>
                  </w:rPr>
                </w:rPrChange>
              </w:rPr>
              <w:t>084</w:t>
            </w:r>
            <w:r w:rsidRPr="000542EC">
              <w:rPr>
                <w:rFonts w:ascii="Roboto" w:hAnsi="Roboto" w:cs="Times New Roman"/>
                <w:sz w:val="20"/>
                <w:szCs w:val="20"/>
                <w:vertAlign w:val="superscript"/>
                <w:lang w:val="uz-Cyrl-UZ"/>
                <w:rPrChange w:id="5419"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E8B8A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1" w:author="Nozimjon Ortiqov" w:date="2026-02-24T13:47:00Z" w16du:dateUtc="2026-02-24T08:47:00Z">
                  <w:rPr>
                    <w:rFonts w:ascii="Roboto" w:hAnsi="Roboto" w:cs="Times New Roman"/>
                    <w:sz w:val="26"/>
                    <w:szCs w:val="26"/>
                    <w:lang w:val="en-US"/>
                  </w:rPr>
                </w:rPrChange>
              </w:rPr>
              <w:t>-0,013</w:t>
            </w:r>
          </w:p>
        </w:tc>
        <w:tc>
          <w:tcPr>
            <w:tcW w:w="2268" w:type="dxa"/>
          </w:tcPr>
          <w:p w14:paraId="4A46F96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3" w:author="Nozimjon Ortiqov" w:date="2026-02-24T13:47:00Z" w16du:dateUtc="2026-02-24T08:47:00Z">
                  <w:rPr>
                    <w:rFonts w:ascii="Roboto" w:hAnsi="Roboto" w:cs="Times New Roman"/>
                    <w:sz w:val="26"/>
                    <w:szCs w:val="26"/>
                    <w:lang w:val="en-US"/>
                  </w:rPr>
                </w:rPrChange>
              </w:rPr>
              <w:t>-0,089</w:t>
            </w:r>
            <w:r w:rsidRPr="000542EC">
              <w:rPr>
                <w:rFonts w:ascii="Roboto" w:hAnsi="Roboto" w:cs="Times New Roman"/>
                <w:sz w:val="20"/>
                <w:szCs w:val="20"/>
                <w:vertAlign w:val="superscript"/>
                <w:lang w:val="uz-Cyrl-UZ"/>
                <w:rPrChange w:id="5424"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55C5782" w14:textId="77777777" w:rsidTr="001222C0">
        <w:trPr>
          <w:trHeight w:val="319"/>
          <w:jc w:val="center"/>
        </w:trPr>
        <w:tc>
          <w:tcPr>
            <w:tcW w:w="4106" w:type="dxa"/>
          </w:tcPr>
          <w:p w14:paraId="066264F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25" w:author="Nozimjon Ortiqov" w:date="2026-02-24T13:47:00Z" w16du:dateUtc="2026-02-24T08:47:00Z">
                  <w:rPr>
                    <w:rFonts w:ascii="Roboto" w:hAnsi="Roboto" w:cs="Times New Roman"/>
                    <w:b/>
                    <w:bCs/>
                    <w:sz w:val="26"/>
                    <w:szCs w:val="26"/>
                    <w:lang w:val="en-US"/>
                  </w:rPr>
                </w:rPrChange>
              </w:rPr>
            </w:pPr>
          </w:p>
        </w:tc>
        <w:tc>
          <w:tcPr>
            <w:tcW w:w="1843" w:type="dxa"/>
          </w:tcPr>
          <w:p w14:paraId="07C8F62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7"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28"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29" w:author="Nozimjon Ortiqov" w:date="2026-02-24T13:47:00Z" w16du:dateUtc="2026-02-24T08:47:00Z">
                  <w:rPr>
                    <w:rFonts w:ascii="Roboto" w:hAnsi="Roboto" w:cs="Times New Roman"/>
                    <w:sz w:val="26"/>
                    <w:szCs w:val="26"/>
                    <w:lang w:val="en-US"/>
                  </w:rPr>
                </w:rPrChange>
              </w:rPr>
              <w:t>021)</w:t>
            </w:r>
          </w:p>
        </w:tc>
        <w:tc>
          <w:tcPr>
            <w:tcW w:w="2268" w:type="dxa"/>
          </w:tcPr>
          <w:p w14:paraId="43992C5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1" w:author="Nozimjon Ortiqov" w:date="2026-02-24T13:47:00Z" w16du:dateUtc="2026-02-24T08:47:00Z">
                  <w:rPr>
                    <w:rFonts w:ascii="Roboto" w:hAnsi="Roboto" w:cs="Times New Roman"/>
                    <w:sz w:val="26"/>
                    <w:szCs w:val="26"/>
                    <w:lang w:val="en-US"/>
                  </w:rPr>
                </w:rPrChange>
              </w:rPr>
              <w:t>(0,037)</w:t>
            </w:r>
          </w:p>
        </w:tc>
        <w:tc>
          <w:tcPr>
            <w:tcW w:w="2268" w:type="dxa"/>
          </w:tcPr>
          <w:p w14:paraId="6647A39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3" w:author="Nozimjon Ortiqov" w:date="2026-02-24T13:47:00Z" w16du:dateUtc="2026-02-24T08:47:00Z">
                  <w:rPr>
                    <w:rFonts w:ascii="Roboto" w:hAnsi="Roboto" w:cs="Times New Roman"/>
                    <w:sz w:val="26"/>
                    <w:szCs w:val="26"/>
                    <w:lang w:val="en-US"/>
                  </w:rPr>
                </w:rPrChange>
              </w:rPr>
              <w:t>(0,027)</w:t>
            </w:r>
          </w:p>
        </w:tc>
      </w:tr>
      <w:tr w:rsidR="00484395" w:rsidRPr="001942E4" w14:paraId="5EBD6E9E" w14:textId="77777777" w:rsidTr="001222C0">
        <w:trPr>
          <w:trHeight w:val="153"/>
          <w:jc w:val="center"/>
        </w:trPr>
        <w:tc>
          <w:tcPr>
            <w:tcW w:w="4106" w:type="dxa"/>
            <w:vMerge w:val="restart"/>
          </w:tcPr>
          <w:p w14:paraId="22960D2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34"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35" w:author="Nozimjon Ortiqov" w:date="2026-02-24T13:47:00Z" w16du:dateUtc="2026-02-24T08:47:00Z">
                  <w:rPr>
                    <w:rFonts w:ascii="Roboto" w:hAnsi="Roboto" w:cs="Times New Roman"/>
                    <w:b/>
                    <w:bCs/>
                    <w:sz w:val="26"/>
                    <w:szCs w:val="26"/>
                    <w:lang w:val="uz-Cyrl-UZ"/>
                  </w:rPr>
                </w:rPrChange>
              </w:rPr>
              <w:t>банк томонидан маслаҳат берилган</w:t>
            </w:r>
          </w:p>
        </w:tc>
        <w:tc>
          <w:tcPr>
            <w:tcW w:w="1843" w:type="dxa"/>
          </w:tcPr>
          <w:p w14:paraId="7182DBA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7"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38"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39" w:author="Nozimjon Ortiqov" w:date="2026-02-24T13:47:00Z" w16du:dateUtc="2026-02-24T08:47:00Z">
                  <w:rPr>
                    <w:rFonts w:ascii="Roboto" w:hAnsi="Roboto" w:cs="Times New Roman"/>
                    <w:sz w:val="26"/>
                    <w:szCs w:val="26"/>
                    <w:lang w:val="en-US"/>
                  </w:rPr>
                </w:rPrChange>
              </w:rPr>
              <w:t>067</w:t>
            </w:r>
            <w:r w:rsidRPr="000542EC">
              <w:rPr>
                <w:rFonts w:ascii="Roboto" w:hAnsi="Roboto" w:cs="Times New Roman"/>
                <w:sz w:val="20"/>
                <w:szCs w:val="20"/>
                <w:vertAlign w:val="superscript"/>
                <w:lang w:val="uz-Cyrl-UZ"/>
                <w:rPrChange w:id="5440"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43214C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4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42" w:author="Nozimjon Ortiqov" w:date="2026-02-24T13:47:00Z" w16du:dateUtc="2026-02-24T08:47:00Z">
                  <w:rPr>
                    <w:rFonts w:ascii="Roboto" w:hAnsi="Roboto" w:cs="Times New Roman"/>
                    <w:sz w:val="26"/>
                    <w:szCs w:val="26"/>
                    <w:lang w:val="en-US"/>
                  </w:rPr>
                </w:rPrChange>
              </w:rPr>
              <w:t>0,084</w:t>
            </w:r>
            <w:r w:rsidRPr="000542EC">
              <w:rPr>
                <w:rFonts w:ascii="Roboto" w:hAnsi="Roboto" w:cs="Times New Roman"/>
                <w:sz w:val="20"/>
                <w:szCs w:val="20"/>
                <w:vertAlign w:val="superscript"/>
                <w:lang w:val="uz-Cyrl-UZ"/>
                <w:rPrChange w:id="5443"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5054C2A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4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45" w:author="Nozimjon Ortiqov" w:date="2026-02-24T13:47:00Z" w16du:dateUtc="2026-02-24T08:47:00Z">
                  <w:rPr>
                    <w:rFonts w:ascii="Roboto" w:hAnsi="Roboto" w:cs="Times New Roman"/>
                    <w:sz w:val="26"/>
                    <w:szCs w:val="26"/>
                    <w:lang w:val="en-US"/>
                  </w:rPr>
                </w:rPrChange>
              </w:rPr>
              <w:t>-0,129</w:t>
            </w:r>
            <w:r w:rsidRPr="000542EC">
              <w:rPr>
                <w:rFonts w:ascii="Roboto" w:hAnsi="Roboto" w:cs="Times New Roman"/>
                <w:sz w:val="20"/>
                <w:szCs w:val="20"/>
                <w:vertAlign w:val="superscript"/>
                <w:lang w:val="uz-Cyrl-UZ"/>
                <w:rPrChange w:id="5446"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12904D98" w14:textId="77777777" w:rsidTr="001222C0">
        <w:trPr>
          <w:trHeight w:val="319"/>
          <w:jc w:val="center"/>
        </w:trPr>
        <w:tc>
          <w:tcPr>
            <w:tcW w:w="4106" w:type="dxa"/>
            <w:vMerge/>
          </w:tcPr>
          <w:p w14:paraId="2449825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47" w:author="Nozimjon Ortiqov" w:date="2026-02-24T13:47:00Z" w16du:dateUtc="2026-02-24T08:47:00Z">
                  <w:rPr>
                    <w:rFonts w:ascii="Roboto" w:hAnsi="Roboto" w:cs="Times New Roman"/>
                    <w:b/>
                    <w:bCs/>
                    <w:sz w:val="26"/>
                    <w:szCs w:val="26"/>
                    <w:lang w:val="en-US"/>
                  </w:rPr>
                </w:rPrChange>
              </w:rPr>
            </w:pPr>
          </w:p>
        </w:tc>
        <w:tc>
          <w:tcPr>
            <w:tcW w:w="1843" w:type="dxa"/>
          </w:tcPr>
          <w:p w14:paraId="3319D60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4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49"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50"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51" w:author="Nozimjon Ortiqov" w:date="2026-02-24T13:47:00Z" w16du:dateUtc="2026-02-24T08:47:00Z">
                  <w:rPr>
                    <w:rFonts w:ascii="Roboto" w:hAnsi="Roboto" w:cs="Times New Roman"/>
                    <w:sz w:val="26"/>
                    <w:szCs w:val="26"/>
                    <w:lang w:val="en-US"/>
                  </w:rPr>
                </w:rPrChange>
              </w:rPr>
              <w:t>030)</w:t>
            </w:r>
          </w:p>
        </w:tc>
        <w:tc>
          <w:tcPr>
            <w:tcW w:w="2268" w:type="dxa"/>
          </w:tcPr>
          <w:p w14:paraId="01350B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53" w:author="Nozimjon Ortiqov" w:date="2026-02-24T13:47:00Z" w16du:dateUtc="2026-02-24T08:47:00Z">
                  <w:rPr>
                    <w:rFonts w:ascii="Roboto" w:hAnsi="Roboto" w:cs="Times New Roman"/>
                    <w:sz w:val="26"/>
                    <w:szCs w:val="26"/>
                    <w:lang w:val="en-US"/>
                  </w:rPr>
                </w:rPrChange>
              </w:rPr>
              <w:t>(0,017)</w:t>
            </w:r>
          </w:p>
        </w:tc>
        <w:tc>
          <w:tcPr>
            <w:tcW w:w="2268" w:type="dxa"/>
          </w:tcPr>
          <w:p w14:paraId="6B00A39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55" w:author="Nozimjon Ortiqov" w:date="2026-02-24T13:47:00Z" w16du:dateUtc="2026-02-24T08:47:00Z">
                  <w:rPr>
                    <w:rFonts w:ascii="Roboto" w:hAnsi="Roboto" w:cs="Times New Roman"/>
                    <w:sz w:val="26"/>
                    <w:szCs w:val="26"/>
                    <w:lang w:val="en-US"/>
                  </w:rPr>
                </w:rPrChange>
              </w:rPr>
              <w:t>(0,021)</w:t>
            </w:r>
          </w:p>
        </w:tc>
      </w:tr>
      <w:tr w:rsidR="00484395" w:rsidRPr="001942E4" w14:paraId="693EBB3E" w14:textId="77777777" w:rsidTr="001222C0">
        <w:trPr>
          <w:trHeight w:val="319"/>
          <w:jc w:val="center"/>
        </w:trPr>
        <w:tc>
          <w:tcPr>
            <w:tcW w:w="4106" w:type="dxa"/>
          </w:tcPr>
          <w:p w14:paraId="44FD839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56"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457" w:author="Nozimjon Ortiqov" w:date="2026-02-24T13:47:00Z" w16du:dateUtc="2026-02-24T08:47:00Z">
                  <w:rPr>
                    <w:rFonts w:ascii="Roboto" w:hAnsi="Roboto" w:cs="Times New Roman"/>
                    <w:b/>
                    <w:bCs/>
                    <w:sz w:val="26"/>
                    <w:szCs w:val="26"/>
                    <w:lang w:val="uz-Cyrl-UZ"/>
                  </w:rPr>
                </w:rPrChange>
              </w:rPr>
              <w:t>и</w:t>
            </w:r>
            <w:r w:rsidRPr="000542EC">
              <w:rPr>
                <w:rFonts w:ascii="Roboto" w:hAnsi="Roboto" w:cs="Times New Roman"/>
                <w:b/>
                <w:bCs/>
                <w:sz w:val="20"/>
                <w:szCs w:val="20"/>
                <w:lang w:val="uz-Cyrl-UZ"/>
                <w:rPrChange w:id="5458" w:author="Nozimjon Ortiqov" w:date="2026-02-24T13:47:00Z" w16du:dateUtc="2026-02-24T08:47:00Z">
                  <w:rPr>
                    <w:rFonts w:ascii="Roboto" w:hAnsi="Roboto" w:cs="Times New Roman"/>
                    <w:b/>
                    <w:bCs/>
                    <w:sz w:val="26"/>
                    <w:szCs w:val="26"/>
                    <w:lang w:val="en-US"/>
                  </w:rPr>
                </w:rPrChange>
              </w:rPr>
              <w:t>ш ҳақи</w:t>
            </w:r>
          </w:p>
        </w:tc>
        <w:tc>
          <w:tcPr>
            <w:tcW w:w="1843" w:type="dxa"/>
          </w:tcPr>
          <w:p w14:paraId="4CADA9E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6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6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62" w:author="Nozimjon Ortiqov" w:date="2026-02-24T13:47:00Z" w16du:dateUtc="2026-02-24T08:47:00Z">
                  <w:rPr>
                    <w:rFonts w:ascii="Roboto" w:hAnsi="Roboto" w:cs="Times New Roman"/>
                    <w:sz w:val="26"/>
                    <w:szCs w:val="26"/>
                    <w:lang w:val="en-US"/>
                  </w:rPr>
                </w:rPrChange>
              </w:rPr>
              <w:t>026</w:t>
            </w:r>
          </w:p>
        </w:tc>
        <w:tc>
          <w:tcPr>
            <w:tcW w:w="2268" w:type="dxa"/>
          </w:tcPr>
          <w:p w14:paraId="3D5C7E7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6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64" w:author="Nozimjon Ortiqov" w:date="2026-02-24T13:47:00Z" w16du:dateUtc="2026-02-24T08:47:00Z">
                  <w:rPr>
                    <w:rFonts w:ascii="Roboto" w:hAnsi="Roboto" w:cs="Times New Roman"/>
                    <w:sz w:val="26"/>
                    <w:szCs w:val="26"/>
                    <w:lang w:val="en-US"/>
                  </w:rPr>
                </w:rPrChange>
              </w:rPr>
              <w:t>0,100</w:t>
            </w:r>
            <w:r w:rsidRPr="000542EC">
              <w:rPr>
                <w:rFonts w:ascii="Roboto" w:hAnsi="Roboto" w:cs="Times New Roman"/>
                <w:sz w:val="20"/>
                <w:szCs w:val="20"/>
                <w:vertAlign w:val="superscript"/>
                <w:lang w:val="uz-Cyrl-UZ"/>
                <w:rPrChange w:id="546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206BF91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6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67" w:author="Nozimjon Ortiqov" w:date="2026-02-24T13:47:00Z" w16du:dateUtc="2026-02-24T08:47:00Z">
                  <w:rPr>
                    <w:rFonts w:ascii="Roboto" w:hAnsi="Roboto" w:cs="Times New Roman"/>
                    <w:sz w:val="26"/>
                    <w:szCs w:val="26"/>
                    <w:lang w:val="en-US"/>
                  </w:rPr>
                </w:rPrChange>
              </w:rPr>
              <w:t>-0,078</w:t>
            </w:r>
            <w:r w:rsidRPr="000542EC">
              <w:rPr>
                <w:rFonts w:ascii="Roboto" w:hAnsi="Roboto" w:cs="Times New Roman"/>
                <w:sz w:val="20"/>
                <w:szCs w:val="20"/>
                <w:vertAlign w:val="superscript"/>
                <w:lang w:val="uz-Cyrl-UZ"/>
                <w:rPrChange w:id="5468"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CBCD760" w14:textId="77777777" w:rsidTr="001222C0">
        <w:trPr>
          <w:trHeight w:val="307"/>
          <w:jc w:val="center"/>
        </w:trPr>
        <w:tc>
          <w:tcPr>
            <w:tcW w:w="4106" w:type="dxa"/>
          </w:tcPr>
          <w:p w14:paraId="26A230F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69" w:author="Nozimjon Ortiqov" w:date="2026-02-24T13:47:00Z" w16du:dateUtc="2026-02-24T08:47:00Z">
                  <w:rPr>
                    <w:rFonts w:ascii="Roboto" w:hAnsi="Roboto" w:cs="Times New Roman"/>
                    <w:b/>
                    <w:bCs/>
                    <w:sz w:val="26"/>
                    <w:szCs w:val="26"/>
                    <w:lang w:val="en-US"/>
                  </w:rPr>
                </w:rPrChange>
              </w:rPr>
            </w:pPr>
          </w:p>
        </w:tc>
        <w:tc>
          <w:tcPr>
            <w:tcW w:w="1843" w:type="dxa"/>
          </w:tcPr>
          <w:p w14:paraId="373D156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7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73" w:author="Nozimjon Ortiqov" w:date="2026-02-24T13:47:00Z" w16du:dateUtc="2026-02-24T08:47:00Z">
                  <w:rPr>
                    <w:rFonts w:ascii="Roboto" w:hAnsi="Roboto" w:cs="Times New Roman"/>
                    <w:sz w:val="26"/>
                    <w:szCs w:val="26"/>
                    <w:lang w:val="en-US"/>
                  </w:rPr>
                </w:rPrChange>
              </w:rPr>
              <w:t>037)</w:t>
            </w:r>
          </w:p>
        </w:tc>
        <w:tc>
          <w:tcPr>
            <w:tcW w:w="2268" w:type="dxa"/>
          </w:tcPr>
          <w:p w14:paraId="3D69CCB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5" w:author="Nozimjon Ortiqov" w:date="2026-02-24T13:47:00Z" w16du:dateUtc="2026-02-24T08:47:00Z">
                  <w:rPr>
                    <w:rFonts w:ascii="Roboto" w:hAnsi="Roboto" w:cs="Times New Roman"/>
                    <w:sz w:val="26"/>
                    <w:szCs w:val="26"/>
                    <w:lang w:val="en-US"/>
                  </w:rPr>
                </w:rPrChange>
              </w:rPr>
              <w:t>(0,034)</w:t>
            </w:r>
          </w:p>
        </w:tc>
        <w:tc>
          <w:tcPr>
            <w:tcW w:w="2268" w:type="dxa"/>
          </w:tcPr>
          <w:p w14:paraId="1EDF048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7" w:author="Nozimjon Ortiqov" w:date="2026-02-24T13:47:00Z" w16du:dateUtc="2026-02-24T08:47:00Z">
                  <w:rPr>
                    <w:rFonts w:ascii="Roboto" w:hAnsi="Roboto" w:cs="Times New Roman"/>
                    <w:sz w:val="26"/>
                    <w:szCs w:val="26"/>
                    <w:lang w:val="en-US"/>
                  </w:rPr>
                </w:rPrChange>
              </w:rPr>
              <w:t>(0,036)</w:t>
            </w:r>
          </w:p>
        </w:tc>
      </w:tr>
      <w:tr w:rsidR="00484395" w:rsidRPr="001942E4" w14:paraId="2DF0D127" w14:textId="77777777" w:rsidTr="001222C0">
        <w:trPr>
          <w:trHeight w:val="50"/>
          <w:jc w:val="center"/>
        </w:trPr>
        <w:tc>
          <w:tcPr>
            <w:tcW w:w="4106" w:type="dxa"/>
          </w:tcPr>
          <w:p w14:paraId="239F6A2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78"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479" w:author="Nozimjon Ortiqov" w:date="2026-02-24T13:47:00Z" w16du:dateUtc="2026-02-24T08:47:00Z">
                  <w:rPr>
                    <w:rFonts w:ascii="Roboto" w:hAnsi="Roboto" w:cs="Times New Roman"/>
                    <w:b/>
                    <w:bCs/>
                    <w:sz w:val="26"/>
                    <w:szCs w:val="26"/>
                    <w:lang w:val="uz-Cyrl-UZ"/>
                  </w:rPr>
                </w:rPrChange>
              </w:rPr>
              <w:t>т</w:t>
            </w:r>
            <w:r w:rsidRPr="000542EC">
              <w:rPr>
                <w:rFonts w:ascii="Roboto" w:hAnsi="Roboto" w:cs="Times New Roman"/>
                <w:b/>
                <w:bCs/>
                <w:sz w:val="20"/>
                <w:szCs w:val="20"/>
                <w:lang w:val="uz-Cyrl-UZ"/>
                <w:rPrChange w:id="5480" w:author="Nozimjon Ortiqov" w:date="2026-02-24T13:47:00Z" w16du:dateUtc="2026-02-24T08:47:00Z">
                  <w:rPr>
                    <w:rFonts w:ascii="Roboto" w:hAnsi="Roboto" w:cs="Times New Roman"/>
                    <w:b/>
                    <w:bCs/>
                    <w:sz w:val="26"/>
                    <w:szCs w:val="26"/>
                    <w:lang w:val="en-US"/>
                  </w:rPr>
                </w:rPrChange>
              </w:rPr>
              <w:t>адбиркорлик даромади</w:t>
            </w:r>
          </w:p>
        </w:tc>
        <w:tc>
          <w:tcPr>
            <w:tcW w:w="1843" w:type="dxa"/>
          </w:tcPr>
          <w:p w14:paraId="35B7F96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2" w:author="Nozimjon Ortiqov" w:date="2026-02-24T13:47:00Z" w16du:dateUtc="2026-02-24T08:47:00Z">
                  <w:rPr>
                    <w:rFonts w:ascii="Roboto" w:hAnsi="Roboto" w:cs="Times New Roman"/>
                    <w:sz w:val="26"/>
                    <w:szCs w:val="26"/>
                    <w:lang w:val="en-US"/>
                  </w:rPr>
                </w:rPrChange>
              </w:rPr>
              <w:t>-0,043</w:t>
            </w:r>
          </w:p>
        </w:tc>
        <w:tc>
          <w:tcPr>
            <w:tcW w:w="2268" w:type="dxa"/>
          </w:tcPr>
          <w:p w14:paraId="6DE8278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4" w:author="Nozimjon Ortiqov" w:date="2026-02-24T13:47:00Z" w16du:dateUtc="2026-02-24T08:47:00Z">
                  <w:rPr>
                    <w:rFonts w:ascii="Roboto" w:hAnsi="Roboto" w:cs="Times New Roman"/>
                    <w:sz w:val="26"/>
                    <w:szCs w:val="26"/>
                    <w:lang w:val="en-US"/>
                  </w:rPr>
                </w:rPrChange>
              </w:rPr>
              <w:t>0,093</w:t>
            </w:r>
            <w:r w:rsidRPr="000542EC">
              <w:rPr>
                <w:rFonts w:ascii="Roboto" w:hAnsi="Roboto" w:cs="Times New Roman"/>
                <w:sz w:val="20"/>
                <w:szCs w:val="20"/>
                <w:vertAlign w:val="superscript"/>
                <w:lang w:val="uz-Cyrl-UZ"/>
                <w:rPrChange w:id="548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E4165F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7" w:author="Nozimjon Ortiqov" w:date="2026-02-24T13:47:00Z" w16du:dateUtc="2026-02-24T08:47:00Z">
                  <w:rPr>
                    <w:rFonts w:ascii="Roboto" w:hAnsi="Roboto" w:cs="Times New Roman"/>
                    <w:sz w:val="26"/>
                    <w:szCs w:val="26"/>
                    <w:lang w:val="en-US"/>
                  </w:rPr>
                </w:rPrChange>
              </w:rPr>
              <w:t>-0,049</w:t>
            </w:r>
          </w:p>
        </w:tc>
      </w:tr>
      <w:tr w:rsidR="00484395" w:rsidRPr="001942E4" w14:paraId="58B85C71" w14:textId="77777777" w:rsidTr="001222C0">
        <w:trPr>
          <w:trHeight w:val="307"/>
          <w:jc w:val="center"/>
        </w:trPr>
        <w:tc>
          <w:tcPr>
            <w:tcW w:w="4106" w:type="dxa"/>
          </w:tcPr>
          <w:p w14:paraId="0A948FB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88" w:author="Nozimjon Ortiqov" w:date="2026-02-24T13:47:00Z" w16du:dateUtc="2026-02-24T08:47:00Z">
                  <w:rPr>
                    <w:rFonts w:ascii="Roboto" w:hAnsi="Roboto" w:cs="Times New Roman"/>
                    <w:b/>
                    <w:bCs/>
                    <w:sz w:val="26"/>
                    <w:szCs w:val="26"/>
                    <w:lang w:val="en-US"/>
                  </w:rPr>
                </w:rPrChange>
              </w:rPr>
            </w:pPr>
          </w:p>
        </w:tc>
        <w:tc>
          <w:tcPr>
            <w:tcW w:w="1843" w:type="dxa"/>
          </w:tcPr>
          <w:p w14:paraId="005A7BC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0" w:author="Nozimjon Ortiqov" w:date="2026-02-24T13:47:00Z" w16du:dateUtc="2026-02-24T08:47:00Z">
                  <w:rPr>
                    <w:rFonts w:ascii="Roboto" w:hAnsi="Roboto" w:cs="Times New Roman"/>
                    <w:sz w:val="26"/>
                    <w:szCs w:val="26"/>
                    <w:lang w:val="en-US"/>
                  </w:rPr>
                </w:rPrChange>
              </w:rPr>
              <w:t>(0,047)</w:t>
            </w:r>
          </w:p>
        </w:tc>
        <w:tc>
          <w:tcPr>
            <w:tcW w:w="2268" w:type="dxa"/>
          </w:tcPr>
          <w:p w14:paraId="2A4B7DC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2" w:author="Nozimjon Ortiqov" w:date="2026-02-24T13:47:00Z" w16du:dateUtc="2026-02-24T08:47:00Z">
                  <w:rPr>
                    <w:rFonts w:ascii="Roboto" w:hAnsi="Roboto" w:cs="Times New Roman"/>
                    <w:sz w:val="26"/>
                    <w:szCs w:val="26"/>
                    <w:lang w:val="en-US"/>
                  </w:rPr>
                </w:rPrChange>
              </w:rPr>
              <w:t>(0,030)</w:t>
            </w:r>
          </w:p>
        </w:tc>
        <w:tc>
          <w:tcPr>
            <w:tcW w:w="2268" w:type="dxa"/>
          </w:tcPr>
          <w:p w14:paraId="2D23FD4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4" w:author="Nozimjon Ortiqov" w:date="2026-02-24T13:47:00Z" w16du:dateUtc="2026-02-24T08:47:00Z">
                  <w:rPr>
                    <w:rFonts w:ascii="Roboto" w:hAnsi="Roboto" w:cs="Times New Roman"/>
                    <w:sz w:val="26"/>
                    <w:szCs w:val="26"/>
                    <w:lang w:val="en-US"/>
                  </w:rPr>
                </w:rPrChange>
              </w:rPr>
              <w:t>(0,055)</w:t>
            </w:r>
          </w:p>
        </w:tc>
      </w:tr>
      <w:tr w:rsidR="00484395" w:rsidRPr="001942E4" w14:paraId="593A65B4" w14:textId="77777777" w:rsidTr="001222C0">
        <w:trPr>
          <w:trHeight w:val="50"/>
          <w:jc w:val="center"/>
        </w:trPr>
        <w:tc>
          <w:tcPr>
            <w:tcW w:w="4106" w:type="dxa"/>
          </w:tcPr>
          <w:p w14:paraId="33BF381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95"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496" w:author="Nozimjon Ortiqov" w:date="2026-02-24T13:47:00Z" w16du:dateUtc="2026-02-24T08:47:00Z">
                  <w:rPr>
                    <w:rFonts w:ascii="Roboto" w:hAnsi="Roboto" w:cs="Times New Roman"/>
                    <w:b/>
                    <w:bCs/>
                    <w:sz w:val="26"/>
                    <w:szCs w:val="26"/>
                    <w:lang w:val="uz-Cyrl-UZ"/>
                  </w:rPr>
                </w:rPrChange>
              </w:rPr>
              <w:t>п</w:t>
            </w:r>
            <w:r w:rsidRPr="000542EC">
              <w:rPr>
                <w:rFonts w:ascii="Roboto" w:hAnsi="Roboto" w:cs="Times New Roman"/>
                <w:b/>
                <w:bCs/>
                <w:sz w:val="20"/>
                <w:szCs w:val="20"/>
                <w:lang w:val="uz-Cyrl-UZ"/>
                <w:rPrChange w:id="5497" w:author="Nozimjon Ortiqov" w:date="2026-02-24T13:47:00Z" w16du:dateUtc="2026-02-24T08:47:00Z">
                  <w:rPr>
                    <w:rFonts w:ascii="Roboto" w:hAnsi="Roboto" w:cs="Times New Roman"/>
                    <w:b/>
                    <w:bCs/>
                    <w:sz w:val="26"/>
                    <w:szCs w:val="26"/>
                    <w:lang w:val="en-US"/>
                  </w:rPr>
                </w:rPrChange>
              </w:rPr>
              <w:t xml:space="preserve">ул ўтказмалари </w:t>
            </w:r>
          </w:p>
        </w:tc>
        <w:tc>
          <w:tcPr>
            <w:tcW w:w="1843" w:type="dxa"/>
          </w:tcPr>
          <w:p w14:paraId="49D87AF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9" w:author="Nozimjon Ortiqov" w:date="2026-02-24T13:47:00Z" w16du:dateUtc="2026-02-24T08:47:00Z">
                  <w:rPr>
                    <w:rFonts w:ascii="Roboto" w:hAnsi="Roboto" w:cs="Times New Roman"/>
                    <w:sz w:val="26"/>
                    <w:szCs w:val="26"/>
                    <w:lang w:val="en-US"/>
                  </w:rPr>
                </w:rPrChange>
              </w:rPr>
              <w:t>-0,033</w:t>
            </w:r>
          </w:p>
        </w:tc>
        <w:tc>
          <w:tcPr>
            <w:tcW w:w="2268" w:type="dxa"/>
          </w:tcPr>
          <w:p w14:paraId="10F1313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1" w:author="Nozimjon Ortiqov" w:date="2026-02-24T13:47:00Z" w16du:dateUtc="2026-02-24T08:47:00Z">
                  <w:rPr>
                    <w:rFonts w:ascii="Roboto" w:hAnsi="Roboto" w:cs="Times New Roman"/>
                    <w:sz w:val="26"/>
                    <w:szCs w:val="26"/>
                    <w:lang w:val="en-US"/>
                  </w:rPr>
                </w:rPrChange>
              </w:rPr>
              <w:t>0,018</w:t>
            </w:r>
          </w:p>
        </w:tc>
        <w:tc>
          <w:tcPr>
            <w:tcW w:w="2268" w:type="dxa"/>
          </w:tcPr>
          <w:p w14:paraId="0FF8DCC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3" w:author="Nozimjon Ortiqov" w:date="2026-02-24T13:47:00Z" w16du:dateUtc="2026-02-24T08:47:00Z">
                  <w:rPr>
                    <w:rFonts w:ascii="Roboto" w:hAnsi="Roboto" w:cs="Times New Roman"/>
                    <w:sz w:val="26"/>
                    <w:szCs w:val="26"/>
                    <w:lang w:val="en-US"/>
                  </w:rPr>
                </w:rPrChange>
              </w:rPr>
              <w:t>0,019</w:t>
            </w:r>
          </w:p>
        </w:tc>
      </w:tr>
      <w:tr w:rsidR="00484395" w:rsidRPr="001942E4" w14:paraId="349CC051" w14:textId="77777777" w:rsidTr="001222C0">
        <w:trPr>
          <w:trHeight w:val="135"/>
          <w:jc w:val="center"/>
        </w:trPr>
        <w:tc>
          <w:tcPr>
            <w:tcW w:w="4106" w:type="dxa"/>
          </w:tcPr>
          <w:p w14:paraId="305C991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04" w:author="Nozimjon Ortiqov" w:date="2026-02-24T13:47:00Z" w16du:dateUtc="2026-02-24T08:47:00Z">
                  <w:rPr>
                    <w:rFonts w:ascii="Roboto" w:hAnsi="Roboto" w:cs="Times New Roman"/>
                    <w:b/>
                    <w:bCs/>
                    <w:sz w:val="26"/>
                    <w:szCs w:val="26"/>
                    <w:lang w:val="en-US"/>
                  </w:rPr>
                </w:rPrChange>
              </w:rPr>
            </w:pPr>
          </w:p>
        </w:tc>
        <w:tc>
          <w:tcPr>
            <w:tcW w:w="1843" w:type="dxa"/>
          </w:tcPr>
          <w:p w14:paraId="6B68B92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6" w:author="Nozimjon Ortiqov" w:date="2026-02-24T13:47:00Z" w16du:dateUtc="2026-02-24T08:47:00Z">
                  <w:rPr>
                    <w:rFonts w:ascii="Roboto" w:hAnsi="Roboto" w:cs="Times New Roman"/>
                    <w:sz w:val="26"/>
                    <w:szCs w:val="26"/>
                    <w:lang w:val="en-US"/>
                  </w:rPr>
                </w:rPrChange>
              </w:rPr>
              <w:t>(0,058)</w:t>
            </w:r>
          </w:p>
        </w:tc>
        <w:tc>
          <w:tcPr>
            <w:tcW w:w="2268" w:type="dxa"/>
          </w:tcPr>
          <w:p w14:paraId="2B93EBC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8" w:author="Nozimjon Ortiqov" w:date="2026-02-24T13:47:00Z" w16du:dateUtc="2026-02-24T08:47:00Z">
                  <w:rPr>
                    <w:rFonts w:ascii="Roboto" w:hAnsi="Roboto" w:cs="Times New Roman"/>
                    <w:sz w:val="26"/>
                    <w:szCs w:val="26"/>
                    <w:lang w:val="en-US"/>
                  </w:rPr>
                </w:rPrChange>
              </w:rPr>
              <w:t>(0,061)</w:t>
            </w:r>
          </w:p>
        </w:tc>
        <w:tc>
          <w:tcPr>
            <w:tcW w:w="2268" w:type="dxa"/>
          </w:tcPr>
          <w:p w14:paraId="64CA013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0" w:author="Nozimjon Ortiqov" w:date="2026-02-24T13:47:00Z" w16du:dateUtc="2026-02-24T08:47:00Z">
                  <w:rPr>
                    <w:rFonts w:ascii="Roboto" w:hAnsi="Roboto" w:cs="Times New Roman"/>
                    <w:sz w:val="26"/>
                    <w:szCs w:val="26"/>
                    <w:lang w:val="en-US"/>
                  </w:rPr>
                </w:rPrChange>
              </w:rPr>
              <w:t>(0,092)</w:t>
            </w:r>
          </w:p>
        </w:tc>
      </w:tr>
      <w:tr w:rsidR="00484395" w:rsidRPr="001942E4" w14:paraId="235E99C0" w14:textId="77777777" w:rsidTr="001222C0">
        <w:trPr>
          <w:trHeight w:val="135"/>
          <w:jc w:val="center"/>
        </w:trPr>
        <w:tc>
          <w:tcPr>
            <w:tcW w:w="4106" w:type="dxa"/>
          </w:tcPr>
          <w:p w14:paraId="7C8AC581"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1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12" w:author="Nozimjon Ortiqov" w:date="2026-02-24T13:47:00Z" w16du:dateUtc="2026-02-24T08:47:00Z">
                  <w:rPr>
                    <w:rFonts w:ascii="Roboto" w:hAnsi="Roboto" w:cs="Times New Roman"/>
                    <w:b/>
                    <w:bCs/>
                    <w:sz w:val="26"/>
                    <w:szCs w:val="26"/>
                    <w:lang w:val="uz-Cyrl-UZ"/>
                  </w:rPr>
                </w:rPrChange>
              </w:rPr>
              <w:t>п</w:t>
            </w:r>
            <w:r w:rsidRPr="000542EC">
              <w:rPr>
                <w:rFonts w:ascii="Roboto" w:hAnsi="Roboto" w:cs="Times New Roman"/>
                <w:b/>
                <w:bCs/>
                <w:sz w:val="20"/>
                <w:szCs w:val="20"/>
                <w:lang w:val="uz-Cyrl-UZ"/>
                <w:rPrChange w:id="5513" w:author="Nozimjon Ortiqov" w:date="2026-02-24T13:47:00Z" w16du:dateUtc="2026-02-24T08:47:00Z">
                  <w:rPr>
                    <w:rFonts w:ascii="Roboto" w:hAnsi="Roboto" w:cs="Times New Roman"/>
                    <w:b/>
                    <w:bCs/>
                    <w:sz w:val="26"/>
                    <w:szCs w:val="26"/>
                    <w:lang w:val="en-US"/>
                  </w:rPr>
                </w:rPrChange>
              </w:rPr>
              <w:t>енсия</w:t>
            </w:r>
          </w:p>
        </w:tc>
        <w:tc>
          <w:tcPr>
            <w:tcW w:w="1843" w:type="dxa"/>
          </w:tcPr>
          <w:p w14:paraId="72C7DD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1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5" w:author="Nozimjon Ortiqov" w:date="2026-02-24T13:47:00Z" w16du:dateUtc="2026-02-24T08:47:00Z">
                  <w:rPr>
                    <w:rFonts w:ascii="Roboto" w:hAnsi="Roboto" w:cs="Times New Roman"/>
                    <w:sz w:val="26"/>
                    <w:szCs w:val="26"/>
                    <w:lang w:val="en-US"/>
                  </w:rPr>
                </w:rPrChange>
              </w:rPr>
              <w:t>0,019</w:t>
            </w:r>
          </w:p>
        </w:tc>
        <w:tc>
          <w:tcPr>
            <w:tcW w:w="2268" w:type="dxa"/>
          </w:tcPr>
          <w:p w14:paraId="787BDB3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1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7" w:author="Nozimjon Ortiqov" w:date="2026-02-24T13:47:00Z" w16du:dateUtc="2026-02-24T08:47:00Z">
                  <w:rPr>
                    <w:rFonts w:ascii="Roboto" w:hAnsi="Roboto" w:cs="Times New Roman"/>
                    <w:sz w:val="26"/>
                    <w:szCs w:val="26"/>
                    <w:lang w:val="en-US"/>
                  </w:rPr>
                </w:rPrChange>
              </w:rPr>
              <w:t>-0,028</w:t>
            </w:r>
          </w:p>
        </w:tc>
        <w:tc>
          <w:tcPr>
            <w:tcW w:w="2268" w:type="dxa"/>
          </w:tcPr>
          <w:p w14:paraId="4296844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1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9" w:author="Nozimjon Ortiqov" w:date="2026-02-24T13:47:00Z" w16du:dateUtc="2026-02-24T08:47:00Z">
                  <w:rPr>
                    <w:rFonts w:ascii="Roboto" w:hAnsi="Roboto" w:cs="Times New Roman"/>
                    <w:sz w:val="26"/>
                    <w:szCs w:val="26"/>
                    <w:lang w:val="en-US"/>
                  </w:rPr>
                </w:rPrChange>
              </w:rPr>
              <w:t>0,005</w:t>
            </w:r>
          </w:p>
        </w:tc>
      </w:tr>
      <w:tr w:rsidR="00484395" w:rsidRPr="001942E4" w14:paraId="315C6820" w14:textId="77777777" w:rsidTr="001222C0">
        <w:trPr>
          <w:trHeight w:val="135"/>
          <w:jc w:val="center"/>
        </w:trPr>
        <w:tc>
          <w:tcPr>
            <w:tcW w:w="4106" w:type="dxa"/>
          </w:tcPr>
          <w:p w14:paraId="7F3D266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20" w:author="Nozimjon Ortiqov" w:date="2026-02-24T13:47:00Z" w16du:dateUtc="2026-02-24T08:47:00Z">
                  <w:rPr>
                    <w:rFonts w:ascii="Roboto" w:hAnsi="Roboto" w:cs="Times New Roman"/>
                    <w:b/>
                    <w:bCs/>
                    <w:sz w:val="26"/>
                    <w:szCs w:val="26"/>
                    <w:lang w:val="en-US"/>
                  </w:rPr>
                </w:rPrChange>
              </w:rPr>
            </w:pPr>
          </w:p>
        </w:tc>
        <w:tc>
          <w:tcPr>
            <w:tcW w:w="1843" w:type="dxa"/>
          </w:tcPr>
          <w:p w14:paraId="67F80EF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2" w:author="Nozimjon Ortiqov" w:date="2026-02-24T13:47:00Z" w16du:dateUtc="2026-02-24T08:47:00Z">
                  <w:rPr>
                    <w:rFonts w:ascii="Roboto" w:hAnsi="Roboto" w:cs="Times New Roman"/>
                    <w:sz w:val="26"/>
                    <w:szCs w:val="26"/>
                    <w:lang w:val="en-US"/>
                  </w:rPr>
                </w:rPrChange>
              </w:rPr>
              <w:t>(0,038)</w:t>
            </w:r>
          </w:p>
        </w:tc>
        <w:tc>
          <w:tcPr>
            <w:tcW w:w="2268" w:type="dxa"/>
          </w:tcPr>
          <w:p w14:paraId="3263252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4" w:author="Nozimjon Ortiqov" w:date="2026-02-24T13:47:00Z" w16du:dateUtc="2026-02-24T08:47:00Z">
                  <w:rPr>
                    <w:rFonts w:ascii="Roboto" w:hAnsi="Roboto" w:cs="Times New Roman"/>
                    <w:sz w:val="26"/>
                    <w:szCs w:val="26"/>
                    <w:lang w:val="en-US"/>
                  </w:rPr>
                </w:rPrChange>
              </w:rPr>
              <w:t>(0,043)</w:t>
            </w:r>
          </w:p>
        </w:tc>
        <w:tc>
          <w:tcPr>
            <w:tcW w:w="2268" w:type="dxa"/>
          </w:tcPr>
          <w:p w14:paraId="2095E41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6" w:author="Nozimjon Ortiqov" w:date="2026-02-24T13:47:00Z" w16du:dateUtc="2026-02-24T08:47:00Z">
                  <w:rPr>
                    <w:rFonts w:ascii="Roboto" w:hAnsi="Roboto" w:cs="Times New Roman"/>
                    <w:sz w:val="26"/>
                    <w:szCs w:val="26"/>
                    <w:lang w:val="en-US"/>
                  </w:rPr>
                </w:rPrChange>
              </w:rPr>
              <w:t>(0,053)</w:t>
            </w:r>
          </w:p>
        </w:tc>
      </w:tr>
      <w:tr w:rsidR="00484395" w:rsidRPr="001942E4" w14:paraId="4AC1617A" w14:textId="77777777" w:rsidTr="001222C0">
        <w:trPr>
          <w:trHeight w:val="135"/>
          <w:jc w:val="center"/>
        </w:trPr>
        <w:tc>
          <w:tcPr>
            <w:tcW w:w="4106" w:type="dxa"/>
          </w:tcPr>
          <w:p w14:paraId="411373AF"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2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28" w:author="Nozimjon Ortiqov" w:date="2026-02-24T13:47:00Z" w16du:dateUtc="2026-02-24T08:47:00Z">
                  <w:rPr>
                    <w:rFonts w:ascii="Roboto" w:hAnsi="Roboto" w:cs="Times New Roman"/>
                    <w:b/>
                    <w:bCs/>
                    <w:sz w:val="26"/>
                    <w:szCs w:val="26"/>
                    <w:lang w:val="uz-Cyrl-UZ"/>
                  </w:rPr>
                </w:rPrChange>
              </w:rPr>
              <w:t>с</w:t>
            </w:r>
            <w:r w:rsidRPr="000542EC">
              <w:rPr>
                <w:rFonts w:ascii="Roboto" w:hAnsi="Roboto" w:cs="Times New Roman"/>
                <w:b/>
                <w:bCs/>
                <w:sz w:val="20"/>
                <w:szCs w:val="20"/>
                <w:lang w:val="uz-Cyrl-UZ"/>
                <w:rPrChange w:id="5529" w:author="Nozimjon Ortiqov" w:date="2026-02-24T13:47:00Z" w16du:dateUtc="2026-02-24T08:47:00Z">
                  <w:rPr>
                    <w:rFonts w:ascii="Roboto" w:hAnsi="Roboto" w:cs="Times New Roman"/>
                    <w:b/>
                    <w:bCs/>
                    <w:sz w:val="26"/>
                    <w:szCs w:val="26"/>
                    <w:lang w:val="en-US"/>
                  </w:rPr>
                </w:rPrChange>
              </w:rPr>
              <w:t>типендия</w:t>
            </w:r>
          </w:p>
        </w:tc>
        <w:tc>
          <w:tcPr>
            <w:tcW w:w="1843" w:type="dxa"/>
          </w:tcPr>
          <w:p w14:paraId="2249D52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1" w:author="Nozimjon Ortiqov" w:date="2026-02-24T13:47:00Z" w16du:dateUtc="2026-02-24T08:47:00Z">
                  <w:rPr>
                    <w:rFonts w:ascii="Roboto" w:hAnsi="Roboto" w:cs="Times New Roman"/>
                    <w:sz w:val="26"/>
                    <w:szCs w:val="26"/>
                    <w:lang w:val="en-US"/>
                  </w:rPr>
                </w:rPrChange>
              </w:rPr>
              <w:t>-0,001</w:t>
            </w:r>
          </w:p>
        </w:tc>
        <w:tc>
          <w:tcPr>
            <w:tcW w:w="2268" w:type="dxa"/>
          </w:tcPr>
          <w:p w14:paraId="0583AF3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3" w:author="Nozimjon Ortiqov" w:date="2026-02-24T13:47:00Z" w16du:dateUtc="2026-02-24T08:47:00Z">
                  <w:rPr>
                    <w:rFonts w:ascii="Roboto" w:hAnsi="Roboto" w:cs="Times New Roman"/>
                    <w:sz w:val="26"/>
                    <w:szCs w:val="26"/>
                    <w:lang w:val="en-US"/>
                  </w:rPr>
                </w:rPrChange>
              </w:rPr>
              <w:t>-0,047</w:t>
            </w:r>
          </w:p>
        </w:tc>
        <w:tc>
          <w:tcPr>
            <w:tcW w:w="2268" w:type="dxa"/>
          </w:tcPr>
          <w:p w14:paraId="27E657C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5" w:author="Nozimjon Ortiqov" w:date="2026-02-24T13:47:00Z" w16du:dateUtc="2026-02-24T08:47:00Z">
                  <w:rPr>
                    <w:rFonts w:ascii="Roboto" w:hAnsi="Roboto" w:cs="Times New Roman"/>
                    <w:sz w:val="26"/>
                    <w:szCs w:val="26"/>
                    <w:lang w:val="en-US"/>
                  </w:rPr>
                </w:rPrChange>
              </w:rPr>
              <w:t>0,037</w:t>
            </w:r>
          </w:p>
        </w:tc>
      </w:tr>
      <w:tr w:rsidR="00484395" w:rsidRPr="001942E4" w14:paraId="6A39BB3D" w14:textId="77777777" w:rsidTr="001222C0">
        <w:trPr>
          <w:trHeight w:val="135"/>
          <w:jc w:val="center"/>
        </w:trPr>
        <w:tc>
          <w:tcPr>
            <w:tcW w:w="4106" w:type="dxa"/>
          </w:tcPr>
          <w:p w14:paraId="77C5616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36" w:author="Nozimjon Ortiqov" w:date="2026-02-24T13:47:00Z" w16du:dateUtc="2026-02-24T08:47:00Z">
                  <w:rPr>
                    <w:rFonts w:ascii="Roboto" w:hAnsi="Roboto" w:cs="Times New Roman"/>
                    <w:b/>
                    <w:bCs/>
                    <w:sz w:val="26"/>
                    <w:szCs w:val="26"/>
                    <w:lang w:val="en-US"/>
                  </w:rPr>
                </w:rPrChange>
              </w:rPr>
            </w:pPr>
          </w:p>
        </w:tc>
        <w:tc>
          <w:tcPr>
            <w:tcW w:w="1843" w:type="dxa"/>
          </w:tcPr>
          <w:p w14:paraId="6A36B5A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8" w:author="Nozimjon Ortiqov" w:date="2026-02-24T13:47:00Z" w16du:dateUtc="2026-02-24T08:47:00Z">
                  <w:rPr>
                    <w:rFonts w:ascii="Roboto" w:hAnsi="Roboto" w:cs="Times New Roman"/>
                    <w:sz w:val="26"/>
                    <w:szCs w:val="26"/>
                    <w:lang w:val="en-US"/>
                  </w:rPr>
                </w:rPrChange>
              </w:rPr>
              <w:t>(0,053)</w:t>
            </w:r>
          </w:p>
        </w:tc>
        <w:tc>
          <w:tcPr>
            <w:tcW w:w="2268" w:type="dxa"/>
          </w:tcPr>
          <w:p w14:paraId="4FE4F1C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0" w:author="Nozimjon Ortiqov" w:date="2026-02-24T13:47:00Z" w16du:dateUtc="2026-02-24T08:47:00Z">
                  <w:rPr>
                    <w:rFonts w:ascii="Roboto" w:hAnsi="Roboto" w:cs="Times New Roman"/>
                    <w:sz w:val="26"/>
                    <w:szCs w:val="26"/>
                    <w:lang w:val="en-US"/>
                  </w:rPr>
                </w:rPrChange>
              </w:rPr>
              <w:t>(0,073)</w:t>
            </w:r>
          </w:p>
        </w:tc>
        <w:tc>
          <w:tcPr>
            <w:tcW w:w="2268" w:type="dxa"/>
          </w:tcPr>
          <w:p w14:paraId="1D1C857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2" w:author="Nozimjon Ortiqov" w:date="2026-02-24T13:47:00Z" w16du:dateUtc="2026-02-24T08:47:00Z">
                  <w:rPr>
                    <w:rFonts w:ascii="Roboto" w:hAnsi="Roboto" w:cs="Times New Roman"/>
                    <w:sz w:val="26"/>
                    <w:szCs w:val="26"/>
                    <w:lang w:val="en-US"/>
                  </w:rPr>
                </w:rPrChange>
              </w:rPr>
              <w:t>(0,042)</w:t>
            </w:r>
          </w:p>
        </w:tc>
      </w:tr>
      <w:tr w:rsidR="00484395" w:rsidRPr="001942E4" w14:paraId="244319F6" w14:textId="77777777" w:rsidTr="001222C0">
        <w:trPr>
          <w:trHeight w:val="135"/>
          <w:jc w:val="center"/>
        </w:trPr>
        <w:tc>
          <w:tcPr>
            <w:tcW w:w="4106" w:type="dxa"/>
          </w:tcPr>
          <w:p w14:paraId="43D10128"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43"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44" w:author="Nozimjon Ortiqov" w:date="2026-02-24T13:47:00Z" w16du:dateUtc="2026-02-24T08:47:00Z">
                  <w:rPr>
                    <w:rFonts w:ascii="Roboto" w:hAnsi="Roboto" w:cs="Times New Roman"/>
                    <w:b/>
                    <w:bCs/>
                    <w:sz w:val="26"/>
                    <w:szCs w:val="26"/>
                    <w:lang w:val="uz-Cyrl-UZ"/>
                  </w:rPr>
                </w:rPrChange>
              </w:rPr>
              <w:t>и</w:t>
            </w:r>
            <w:r w:rsidRPr="000542EC">
              <w:rPr>
                <w:rFonts w:ascii="Roboto" w:hAnsi="Roboto" w:cs="Times New Roman"/>
                <w:b/>
                <w:bCs/>
                <w:sz w:val="20"/>
                <w:szCs w:val="20"/>
                <w:lang w:val="uz-Cyrl-UZ"/>
                <w:rPrChange w:id="5545" w:author="Nozimjon Ortiqov" w:date="2026-02-24T13:47:00Z" w16du:dateUtc="2026-02-24T08:47:00Z">
                  <w:rPr>
                    <w:rFonts w:ascii="Roboto" w:hAnsi="Roboto" w:cs="Times New Roman"/>
                    <w:b/>
                    <w:bCs/>
                    <w:sz w:val="26"/>
                    <w:szCs w:val="26"/>
                    <w:lang w:val="en-US"/>
                  </w:rPr>
                </w:rPrChange>
              </w:rPr>
              <w:t>жара даромади</w:t>
            </w:r>
          </w:p>
        </w:tc>
        <w:tc>
          <w:tcPr>
            <w:tcW w:w="1843" w:type="dxa"/>
          </w:tcPr>
          <w:p w14:paraId="442627E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7" w:author="Nozimjon Ortiqov" w:date="2026-02-24T13:47:00Z" w16du:dateUtc="2026-02-24T08:47:00Z">
                  <w:rPr>
                    <w:rFonts w:ascii="Roboto" w:hAnsi="Roboto" w:cs="Times New Roman"/>
                    <w:sz w:val="26"/>
                    <w:szCs w:val="26"/>
                    <w:lang w:val="en-US"/>
                  </w:rPr>
                </w:rPrChange>
              </w:rPr>
              <w:t>-0,101</w:t>
            </w:r>
            <w:r w:rsidRPr="000542EC">
              <w:rPr>
                <w:rFonts w:ascii="Roboto" w:hAnsi="Roboto" w:cs="Times New Roman"/>
                <w:sz w:val="20"/>
                <w:szCs w:val="20"/>
                <w:vertAlign w:val="superscript"/>
                <w:lang w:val="uz-Cyrl-UZ"/>
                <w:rPrChange w:id="5548"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06D4E67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0" w:author="Nozimjon Ortiqov" w:date="2026-02-24T13:47:00Z" w16du:dateUtc="2026-02-24T08:47:00Z">
                  <w:rPr>
                    <w:rFonts w:ascii="Roboto" w:hAnsi="Roboto" w:cs="Times New Roman"/>
                    <w:sz w:val="26"/>
                    <w:szCs w:val="26"/>
                    <w:lang w:val="en-US"/>
                  </w:rPr>
                </w:rPrChange>
              </w:rPr>
              <w:t>0,090</w:t>
            </w:r>
          </w:p>
        </w:tc>
        <w:tc>
          <w:tcPr>
            <w:tcW w:w="2268" w:type="dxa"/>
          </w:tcPr>
          <w:p w14:paraId="309A23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2" w:author="Nozimjon Ortiqov" w:date="2026-02-24T13:47:00Z" w16du:dateUtc="2026-02-24T08:47:00Z">
                  <w:rPr>
                    <w:rFonts w:ascii="Roboto" w:hAnsi="Roboto" w:cs="Times New Roman"/>
                    <w:sz w:val="26"/>
                    <w:szCs w:val="26"/>
                    <w:lang w:val="en-US"/>
                  </w:rPr>
                </w:rPrChange>
              </w:rPr>
              <w:t>0,019</w:t>
            </w:r>
          </w:p>
        </w:tc>
      </w:tr>
      <w:tr w:rsidR="00484395" w:rsidRPr="001942E4" w14:paraId="74CFF506" w14:textId="77777777" w:rsidTr="001222C0">
        <w:trPr>
          <w:trHeight w:val="135"/>
          <w:jc w:val="center"/>
        </w:trPr>
        <w:tc>
          <w:tcPr>
            <w:tcW w:w="4106" w:type="dxa"/>
          </w:tcPr>
          <w:p w14:paraId="3D47ABD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53" w:author="Nozimjon Ortiqov" w:date="2026-02-24T13:47:00Z" w16du:dateUtc="2026-02-24T08:47:00Z">
                  <w:rPr>
                    <w:rFonts w:ascii="Roboto" w:hAnsi="Roboto" w:cs="Times New Roman"/>
                    <w:b/>
                    <w:bCs/>
                    <w:sz w:val="26"/>
                    <w:szCs w:val="26"/>
                    <w:lang w:val="en-US"/>
                  </w:rPr>
                </w:rPrChange>
              </w:rPr>
            </w:pPr>
          </w:p>
        </w:tc>
        <w:tc>
          <w:tcPr>
            <w:tcW w:w="1843" w:type="dxa"/>
          </w:tcPr>
          <w:p w14:paraId="019816C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5" w:author="Nozimjon Ortiqov" w:date="2026-02-24T13:47:00Z" w16du:dateUtc="2026-02-24T08:47:00Z">
                  <w:rPr>
                    <w:rFonts w:ascii="Roboto" w:hAnsi="Roboto" w:cs="Times New Roman"/>
                    <w:sz w:val="26"/>
                    <w:szCs w:val="26"/>
                    <w:lang w:val="en-US"/>
                  </w:rPr>
                </w:rPrChange>
              </w:rPr>
              <w:t>(0,047)</w:t>
            </w:r>
          </w:p>
        </w:tc>
        <w:tc>
          <w:tcPr>
            <w:tcW w:w="2268" w:type="dxa"/>
          </w:tcPr>
          <w:p w14:paraId="42AF52B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7" w:author="Nozimjon Ortiqov" w:date="2026-02-24T13:47:00Z" w16du:dateUtc="2026-02-24T08:47:00Z">
                  <w:rPr>
                    <w:rFonts w:ascii="Roboto" w:hAnsi="Roboto" w:cs="Times New Roman"/>
                    <w:sz w:val="26"/>
                    <w:szCs w:val="26"/>
                    <w:lang w:val="en-US"/>
                  </w:rPr>
                </w:rPrChange>
              </w:rPr>
              <w:t>(0,090)</w:t>
            </w:r>
          </w:p>
        </w:tc>
        <w:tc>
          <w:tcPr>
            <w:tcW w:w="2268" w:type="dxa"/>
          </w:tcPr>
          <w:p w14:paraId="5B05490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9" w:author="Nozimjon Ortiqov" w:date="2026-02-24T13:47:00Z" w16du:dateUtc="2026-02-24T08:47:00Z">
                  <w:rPr>
                    <w:rFonts w:ascii="Roboto" w:hAnsi="Roboto" w:cs="Times New Roman"/>
                    <w:sz w:val="26"/>
                    <w:szCs w:val="26"/>
                    <w:lang w:val="en-US"/>
                  </w:rPr>
                </w:rPrChange>
              </w:rPr>
              <w:t>(0,072)</w:t>
            </w:r>
          </w:p>
        </w:tc>
      </w:tr>
      <w:tr w:rsidR="00484395" w:rsidRPr="001942E4" w14:paraId="3BF4C224" w14:textId="77777777" w:rsidTr="001222C0">
        <w:trPr>
          <w:trHeight w:val="135"/>
          <w:jc w:val="center"/>
        </w:trPr>
        <w:tc>
          <w:tcPr>
            <w:tcW w:w="4106" w:type="dxa"/>
          </w:tcPr>
          <w:p w14:paraId="68F7D2B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60"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61"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562" w:author="Nozimjon Ortiqov" w:date="2026-02-24T13:47:00Z" w16du:dateUtc="2026-02-24T08:47:00Z">
                  <w:rPr>
                    <w:rFonts w:ascii="Roboto" w:hAnsi="Roboto" w:cs="Times New Roman"/>
                    <w:b/>
                    <w:bCs/>
                    <w:sz w:val="26"/>
                    <w:szCs w:val="26"/>
                    <w:lang w:val="en-US"/>
                  </w:rPr>
                </w:rPrChange>
              </w:rPr>
              <w:t>ишлоқ хўжалиги даромади</w:t>
            </w:r>
          </w:p>
        </w:tc>
        <w:tc>
          <w:tcPr>
            <w:tcW w:w="1843" w:type="dxa"/>
          </w:tcPr>
          <w:p w14:paraId="065B100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4" w:author="Nozimjon Ortiqov" w:date="2026-02-24T13:47:00Z" w16du:dateUtc="2026-02-24T08:47:00Z">
                  <w:rPr>
                    <w:rFonts w:ascii="Roboto" w:hAnsi="Roboto" w:cs="Times New Roman"/>
                    <w:sz w:val="26"/>
                    <w:szCs w:val="26"/>
                    <w:lang w:val="en-US"/>
                  </w:rPr>
                </w:rPrChange>
              </w:rPr>
              <w:t>0,060</w:t>
            </w:r>
          </w:p>
        </w:tc>
        <w:tc>
          <w:tcPr>
            <w:tcW w:w="2268" w:type="dxa"/>
          </w:tcPr>
          <w:p w14:paraId="6E8348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6" w:author="Nozimjon Ortiqov" w:date="2026-02-24T13:47:00Z" w16du:dateUtc="2026-02-24T08:47:00Z">
                  <w:rPr>
                    <w:rFonts w:ascii="Roboto" w:hAnsi="Roboto" w:cs="Times New Roman"/>
                    <w:sz w:val="26"/>
                    <w:szCs w:val="26"/>
                    <w:lang w:val="en-US"/>
                  </w:rPr>
                </w:rPrChange>
              </w:rPr>
              <w:t>0,041</w:t>
            </w:r>
          </w:p>
        </w:tc>
        <w:tc>
          <w:tcPr>
            <w:tcW w:w="2268" w:type="dxa"/>
          </w:tcPr>
          <w:p w14:paraId="3D8F427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8" w:author="Nozimjon Ortiqov" w:date="2026-02-24T13:47:00Z" w16du:dateUtc="2026-02-24T08:47:00Z">
                  <w:rPr>
                    <w:rFonts w:ascii="Roboto" w:hAnsi="Roboto" w:cs="Times New Roman"/>
                    <w:sz w:val="26"/>
                    <w:szCs w:val="26"/>
                    <w:lang w:val="en-US"/>
                  </w:rPr>
                </w:rPrChange>
              </w:rPr>
              <w:t>-0,096</w:t>
            </w:r>
          </w:p>
        </w:tc>
      </w:tr>
      <w:tr w:rsidR="00484395" w:rsidRPr="001942E4" w14:paraId="250D3518" w14:textId="77777777" w:rsidTr="001222C0">
        <w:trPr>
          <w:trHeight w:val="135"/>
          <w:jc w:val="center"/>
        </w:trPr>
        <w:tc>
          <w:tcPr>
            <w:tcW w:w="4106" w:type="dxa"/>
          </w:tcPr>
          <w:p w14:paraId="37C8B7C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69" w:author="Nozimjon Ortiqov" w:date="2026-02-24T13:47:00Z" w16du:dateUtc="2026-02-24T08:47:00Z">
                  <w:rPr>
                    <w:rFonts w:ascii="Roboto" w:hAnsi="Roboto" w:cs="Times New Roman"/>
                    <w:b/>
                    <w:bCs/>
                    <w:sz w:val="26"/>
                    <w:szCs w:val="26"/>
                    <w:lang w:val="en-US"/>
                  </w:rPr>
                </w:rPrChange>
              </w:rPr>
            </w:pPr>
          </w:p>
        </w:tc>
        <w:tc>
          <w:tcPr>
            <w:tcW w:w="1843" w:type="dxa"/>
          </w:tcPr>
          <w:p w14:paraId="2A3FC2F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1" w:author="Nozimjon Ortiqov" w:date="2026-02-24T13:47:00Z" w16du:dateUtc="2026-02-24T08:47:00Z">
                  <w:rPr>
                    <w:rFonts w:ascii="Roboto" w:hAnsi="Roboto" w:cs="Times New Roman"/>
                    <w:sz w:val="26"/>
                    <w:szCs w:val="26"/>
                    <w:lang w:val="en-US"/>
                  </w:rPr>
                </w:rPrChange>
              </w:rPr>
              <w:t>(0,038)</w:t>
            </w:r>
          </w:p>
        </w:tc>
        <w:tc>
          <w:tcPr>
            <w:tcW w:w="2268" w:type="dxa"/>
          </w:tcPr>
          <w:p w14:paraId="6B28080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3" w:author="Nozimjon Ortiqov" w:date="2026-02-24T13:47:00Z" w16du:dateUtc="2026-02-24T08:47:00Z">
                  <w:rPr>
                    <w:rFonts w:ascii="Roboto" w:hAnsi="Roboto" w:cs="Times New Roman"/>
                    <w:sz w:val="26"/>
                    <w:szCs w:val="26"/>
                    <w:lang w:val="en-US"/>
                  </w:rPr>
                </w:rPrChange>
              </w:rPr>
              <w:t>(0,040)</w:t>
            </w:r>
          </w:p>
        </w:tc>
        <w:tc>
          <w:tcPr>
            <w:tcW w:w="2268" w:type="dxa"/>
          </w:tcPr>
          <w:p w14:paraId="79C8BD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5" w:author="Nozimjon Ortiqov" w:date="2026-02-24T13:47:00Z" w16du:dateUtc="2026-02-24T08:47:00Z">
                  <w:rPr>
                    <w:rFonts w:ascii="Roboto" w:hAnsi="Roboto" w:cs="Times New Roman"/>
                    <w:sz w:val="26"/>
                    <w:szCs w:val="26"/>
                    <w:lang w:val="en-US"/>
                  </w:rPr>
                </w:rPrChange>
              </w:rPr>
              <w:t>(0,069)</w:t>
            </w:r>
          </w:p>
        </w:tc>
      </w:tr>
      <w:tr w:rsidR="00484395" w:rsidRPr="001942E4" w14:paraId="436B4692" w14:textId="77777777" w:rsidTr="001222C0">
        <w:trPr>
          <w:trHeight w:val="135"/>
          <w:jc w:val="center"/>
        </w:trPr>
        <w:tc>
          <w:tcPr>
            <w:tcW w:w="4106" w:type="dxa"/>
          </w:tcPr>
          <w:p w14:paraId="06BAAEE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76"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77" w:author="Nozimjon Ortiqov" w:date="2026-02-24T13:47:00Z" w16du:dateUtc="2026-02-24T08:47:00Z">
                  <w:rPr>
                    <w:rFonts w:ascii="Roboto" w:hAnsi="Roboto" w:cs="Times New Roman"/>
                    <w:b/>
                    <w:bCs/>
                    <w:sz w:val="26"/>
                    <w:szCs w:val="26"/>
                    <w:lang w:val="uz-Cyrl-UZ"/>
                  </w:rPr>
                </w:rPrChange>
              </w:rPr>
              <w:t>м</w:t>
            </w:r>
            <w:r w:rsidRPr="000542EC">
              <w:rPr>
                <w:rFonts w:ascii="Roboto" w:hAnsi="Roboto" w:cs="Times New Roman"/>
                <w:b/>
                <w:bCs/>
                <w:sz w:val="20"/>
                <w:szCs w:val="20"/>
                <w:lang w:val="uz-Cyrl-UZ"/>
                <w:rPrChange w:id="5578" w:author="Nozimjon Ortiqov" w:date="2026-02-24T13:47:00Z" w16du:dateUtc="2026-02-24T08:47:00Z">
                  <w:rPr>
                    <w:rFonts w:ascii="Roboto" w:hAnsi="Roboto" w:cs="Times New Roman"/>
                    <w:b/>
                    <w:bCs/>
                    <w:sz w:val="26"/>
                    <w:szCs w:val="26"/>
                    <w:lang w:val="en-US"/>
                  </w:rPr>
                </w:rPrChange>
              </w:rPr>
              <w:t>авсумий ишдан даромад</w:t>
            </w:r>
          </w:p>
        </w:tc>
        <w:tc>
          <w:tcPr>
            <w:tcW w:w="1843" w:type="dxa"/>
          </w:tcPr>
          <w:p w14:paraId="42D50EA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0" w:author="Nozimjon Ortiqov" w:date="2026-02-24T13:47:00Z" w16du:dateUtc="2026-02-24T08:47:00Z">
                  <w:rPr>
                    <w:rFonts w:ascii="Roboto" w:hAnsi="Roboto" w:cs="Times New Roman"/>
                    <w:sz w:val="26"/>
                    <w:szCs w:val="26"/>
                    <w:lang w:val="en-US"/>
                  </w:rPr>
                </w:rPrChange>
              </w:rPr>
              <w:t>-0,097</w:t>
            </w:r>
            <w:r w:rsidRPr="000542EC">
              <w:rPr>
                <w:rFonts w:ascii="Roboto" w:hAnsi="Roboto" w:cs="Times New Roman"/>
                <w:sz w:val="20"/>
                <w:szCs w:val="20"/>
                <w:vertAlign w:val="superscript"/>
                <w:lang w:val="uz-Cyrl-UZ"/>
                <w:rPrChange w:id="5581"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029F75E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3" w:author="Nozimjon Ortiqov" w:date="2026-02-24T13:47:00Z" w16du:dateUtc="2026-02-24T08:47:00Z">
                  <w:rPr>
                    <w:rFonts w:ascii="Roboto" w:hAnsi="Roboto" w:cs="Times New Roman"/>
                    <w:sz w:val="26"/>
                    <w:szCs w:val="26"/>
                    <w:lang w:val="en-US"/>
                  </w:rPr>
                </w:rPrChange>
              </w:rPr>
              <w:t>0,039</w:t>
            </w:r>
          </w:p>
        </w:tc>
        <w:tc>
          <w:tcPr>
            <w:tcW w:w="2268" w:type="dxa"/>
          </w:tcPr>
          <w:p w14:paraId="3A7C08D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5" w:author="Nozimjon Ortiqov" w:date="2026-02-24T13:47:00Z" w16du:dateUtc="2026-02-24T08:47:00Z">
                  <w:rPr>
                    <w:rFonts w:ascii="Roboto" w:hAnsi="Roboto" w:cs="Times New Roman"/>
                    <w:sz w:val="26"/>
                    <w:szCs w:val="26"/>
                    <w:lang w:val="en-US"/>
                  </w:rPr>
                </w:rPrChange>
              </w:rPr>
              <w:t>0,038</w:t>
            </w:r>
          </w:p>
        </w:tc>
      </w:tr>
      <w:tr w:rsidR="00484395" w:rsidRPr="001942E4" w14:paraId="4EF38A2D" w14:textId="77777777" w:rsidTr="001222C0">
        <w:trPr>
          <w:trHeight w:val="135"/>
          <w:jc w:val="center"/>
        </w:trPr>
        <w:tc>
          <w:tcPr>
            <w:tcW w:w="4106" w:type="dxa"/>
          </w:tcPr>
          <w:p w14:paraId="057F173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86" w:author="Nozimjon Ortiqov" w:date="2026-02-24T13:47:00Z" w16du:dateUtc="2026-02-24T08:47:00Z">
                  <w:rPr>
                    <w:rFonts w:ascii="Roboto" w:hAnsi="Roboto" w:cs="Times New Roman"/>
                    <w:b/>
                    <w:bCs/>
                    <w:sz w:val="26"/>
                    <w:szCs w:val="26"/>
                    <w:lang w:val="en-US"/>
                  </w:rPr>
                </w:rPrChange>
              </w:rPr>
            </w:pPr>
          </w:p>
        </w:tc>
        <w:tc>
          <w:tcPr>
            <w:tcW w:w="1843" w:type="dxa"/>
          </w:tcPr>
          <w:p w14:paraId="77A9AFE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8" w:author="Nozimjon Ortiqov" w:date="2026-02-24T13:47:00Z" w16du:dateUtc="2026-02-24T08:47:00Z">
                  <w:rPr>
                    <w:rFonts w:ascii="Roboto" w:hAnsi="Roboto" w:cs="Times New Roman"/>
                    <w:sz w:val="26"/>
                    <w:szCs w:val="26"/>
                    <w:lang w:val="en-US"/>
                  </w:rPr>
                </w:rPrChange>
              </w:rPr>
              <w:t>(0,037)</w:t>
            </w:r>
          </w:p>
        </w:tc>
        <w:tc>
          <w:tcPr>
            <w:tcW w:w="2268" w:type="dxa"/>
          </w:tcPr>
          <w:p w14:paraId="43CF24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90" w:author="Nozimjon Ortiqov" w:date="2026-02-24T13:47:00Z" w16du:dateUtc="2026-02-24T08:47:00Z">
                  <w:rPr>
                    <w:rFonts w:ascii="Roboto" w:hAnsi="Roboto" w:cs="Times New Roman"/>
                    <w:sz w:val="26"/>
                    <w:szCs w:val="26"/>
                    <w:lang w:val="en-US"/>
                  </w:rPr>
                </w:rPrChange>
              </w:rPr>
              <w:t>(0,028)</w:t>
            </w:r>
          </w:p>
        </w:tc>
        <w:tc>
          <w:tcPr>
            <w:tcW w:w="2268" w:type="dxa"/>
          </w:tcPr>
          <w:p w14:paraId="7CB1E03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9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92" w:author="Nozimjon Ortiqov" w:date="2026-02-24T13:47:00Z" w16du:dateUtc="2026-02-24T08:47:00Z">
                  <w:rPr>
                    <w:rFonts w:ascii="Roboto" w:hAnsi="Roboto" w:cs="Times New Roman"/>
                    <w:sz w:val="26"/>
                    <w:szCs w:val="26"/>
                    <w:lang w:val="en-US"/>
                  </w:rPr>
                </w:rPrChange>
              </w:rPr>
              <w:t>(0</w:t>
            </w:r>
            <w:r w:rsidRPr="000542EC">
              <w:rPr>
                <w:rFonts w:ascii="Roboto" w:hAnsi="Roboto" w:cs="Times New Roman"/>
                <w:sz w:val="20"/>
                <w:szCs w:val="20"/>
                <w:lang w:val="uz-Cyrl-UZ"/>
                <w:rPrChange w:id="5593" w:author="Nozimjon Ortiqov" w:date="2026-02-24T13:47:00Z" w16du:dateUtc="2026-02-24T08:47:00Z">
                  <w:rPr>
                    <w:rFonts w:ascii="Roboto" w:hAnsi="Roboto" w:cs="Times New Roman"/>
                    <w:sz w:val="26"/>
                    <w:szCs w:val="26"/>
                    <w:lang w:val="uz-Cyrl-UZ"/>
                  </w:rPr>
                </w:rPrChange>
              </w:rPr>
              <w:t>,</w:t>
            </w:r>
            <w:r w:rsidRPr="000542EC">
              <w:rPr>
                <w:rFonts w:ascii="Roboto" w:hAnsi="Roboto" w:cs="Times New Roman"/>
                <w:sz w:val="20"/>
                <w:szCs w:val="20"/>
                <w:lang w:val="uz-Cyrl-UZ"/>
                <w:rPrChange w:id="5594" w:author="Nozimjon Ortiqov" w:date="2026-02-24T13:47:00Z" w16du:dateUtc="2026-02-24T08:47:00Z">
                  <w:rPr>
                    <w:rFonts w:ascii="Roboto" w:hAnsi="Roboto" w:cs="Times New Roman"/>
                    <w:sz w:val="26"/>
                    <w:szCs w:val="26"/>
                    <w:lang w:val="en-US"/>
                  </w:rPr>
                </w:rPrChange>
              </w:rPr>
              <w:t>027)</w:t>
            </w:r>
          </w:p>
        </w:tc>
      </w:tr>
      <w:tr w:rsidR="00484395" w:rsidRPr="001942E4" w14:paraId="4D5A227F" w14:textId="77777777" w:rsidTr="001222C0">
        <w:trPr>
          <w:trHeight w:val="319"/>
          <w:jc w:val="center"/>
        </w:trPr>
        <w:tc>
          <w:tcPr>
            <w:tcW w:w="4106" w:type="dxa"/>
          </w:tcPr>
          <w:p w14:paraId="7008C54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95"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96" w:author="Nozimjon Ortiqov" w:date="2026-02-24T13:47:00Z" w16du:dateUtc="2026-02-24T08:47:00Z">
                  <w:rPr>
                    <w:rFonts w:ascii="Roboto" w:hAnsi="Roboto" w:cs="Times New Roman"/>
                    <w:b/>
                    <w:bCs/>
                    <w:sz w:val="26"/>
                    <w:szCs w:val="26"/>
                    <w:lang w:val="en-US"/>
                  </w:rPr>
                </w:rPrChange>
              </w:rPr>
              <w:t>Кузатувлар сони</w:t>
            </w:r>
          </w:p>
        </w:tc>
        <w:tc>
          <w:tcPr>
            <w:tcW w:w="1843" w:type="dxa"/>
          </w:tcPr>
          <w:p w14:paraId="1B8501F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59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98" w:author="Nozimjon Ortiqov" w:date="2026-02-24T13:47:00Z" w16du:dateUtc="2026-02-24T08:47:00Z">
                  <w:rPr>
                    <w:rFonts w:ascii="Roboto" w:hAnsi="Roboto" w:cs="Times New Roman"/>
                    <w:b/>
                    <w:bCs/>
                    <w:sz w:val="26"/>
                    <w:szCs w:val="26"/>
                    <w:lang w:val="en-US"/>
                  </w:rPr>
                </w:rPrChange>
              </w:rPr>
              <w:t>1321</w:t>
            </w:r>
          </w:p>
        </w:tc>
        <w:tc>
          <w:tcPr>
            <w:tcW w:w="2268" w:type="dxa"/>
          </w:tcPr>
          <w:p w14:paraId="58A9646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59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00" w:author="Nozimjon Ortiqov" w:date="2026-02-24T13:47:00Z" w16du:dateUtc="2026-02-24T08:47:00Z">
                  <w:rPr>
                    <w:rFonts w:ascii="Roboto" w:hAnsi="Roboto" w:cs="Times New Roman"/>
                    <w:b/>
                    <w:bCs/>
                    <w:sz w:val="26"/>
                    <w:szCs w:val="26"/>
                    <w:lang w:val="en-US"/>
                  </w:rPr>
                </w:rPrChange>
              </w:rPr>
              <w:t>1321</w:t>
            </w:r>
          </w:p>
        </w:tc>
        <w:tc>
          <w:tcPr>
            <w:tcW w:w="2268" w:type="dxa"/>
          </w:tcPr>
          <w:p w14:paraId="757CBC8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60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02" w:author="Nozimjon Ortiqov" w:date="2026-02-24T13:47:00Z" w16du:dateUtc="2026-02-24T08:47:00Z">
                  <w:rPr>
                    <w:rFonts w:ascii="Roboto" w:hAnsi="Roboto" w:cs="Times New Roman"/>
                    <w:b/>
                    <w:bCs/>
                    <w:sz w:val="26"/>
                    <w:szCs w:val="26"/>
                    <w:lang w:val="en-US"/>
                  </w:rPr>
                </w:rPrChange>
              </w:rPr>
              <w:t>1321</w:t>
            </w:r>
          </w:p>
        </w:tc>
      </w:tr>
    </w:tbl>
    <w:p w14:paraId="15EA41AC" w14:textId="77777777" w:rsidR="00484395" w:rsidRPr="009C4BAE" w:rsidRDefault="00484395" w:rsidP="00484395">
      <w:pPr>
        <w:ind w:firstLine="567"/>
        <w:rPr>
          <w:rFonts w:ascii="Roboto" w:hAnsi="Roboto" w:cs="Times New Roman"/>
          <w:b/>
          <w:bCs/>
          <w:sz w:val="26"/>
          <w:szCs w:val="26"/>
          <w:lang w:val="uz-Cyrl-UZ"/>
          <w:rPrChange w:id="5603" w:author="Nozimjon Ortiqov" w:date="2026-02-24T09:31:00Z" w16du:dateUtc="2026-02-24T04:31:00Z">
            <w:rPr>
              <w:rFonts w:ascii="Roboto" w:hAnsi="Roboto" w:cs="Times New Roman"/>
              <w:b/>
              <w:bCs/>
              <w:sz w:val="26"/>
              <w:szCs w:val="26"/>
            </w:rPr>
          </w:rPrChange>
        </w:rPr>
      </w:pPr>
    </w:p>
    <w:p w14:paraId="2332C491" w14:textId="6DABB81A" w:rsidR="00484395" w:rsidRPr="009C4BAE" w:rsidRDefault="00484395" w:rsidP="00484395">
      <w:pPr>
        <w:rPr>
          <w:rFonts w:ascii="Roboto" w:hAnsi="Roboto" w:cs="Times New Roman"/>
          <w:b/>
          <w:bCs/>
          <w:sz w:val="26"/>
          <w:szCs w:val="26"/>
          <w:lang w:val="uz-Cyrl-UZ"/>
          <w:rPrChange w:id="5604" w:author="Nozimjon Ortiqov" w:date="2026-02-24T09:31:00Z" w16du:dateUtc="2026-02-24T04:31:00Z">
            <w:rPr>
              <w:rFonts w:ascii="Roboto" w:hAnsi="Roboto" w:cs="Times New Roman"/>
              <w:b/>
              <w:bCs/>
              <w:sz w:val="26"/>
              <w:szCs w:val="26"/>
            </w:rPr>
          </w:rPrChange>
        </w:rPr>
      </w:pPr>
      <w:r w:rsidRPr="009C4BAE">
        <w:rPr>
          <w:rFonts w:ascii="Roboto" w:hAnsi="Roboto" w:cs="Times New Roman"/>
          <w:b/>
          <w:bCs/>
          <w:sz w:val="26"/>
          <w:szCs w:val="26"/>
          <w:lang w:val="uz-Cyrl-UZ"/>
          <w:rPrChange w:id="5605" w:author="Nozimjon Ortiqov" w:date="2026-02-24T09:31:00Z" w16du:dateUtc="2026-02-24T04:31:00Z">
            <w:rPr>
              <w:rFonts w:ascii="Roboto" w:hAnsi="Roboto" w:cs="Times New Roman"/>
              <w:b/>
              <w:bCs/>
              <w:sz w:val="26"/>
              <w:szCs w:val="26"/>
            </w:rPr>
          </w:rPrChange>
        </w:rPr>
        <w:br w:type="page"/>
      </w:r>
    </w:p>
    <w:p w14:paraId="5772A5DA" w14:textId="77777777" w:rsidR="00484395" w:rsidRPr="009C4BAE" w:rsidRDefault="00484395" w:rsidP="00484395">
      <w:pPr>
        <w:pStyle w:val="aff5"/>
        <w:jc w:val="center"/>
        <w:rPr>
          <w:rFonts w:ascii="Roboto" w:eastAsia="Arial" w:hAnsi="Roboto" w:cstheme="minorHAnsi"/>
          <w:b/>
          <w:i w:val="0"/>
          <w:iCs w:val="0"/>
          <w:color w:val="0070C0"/>
          <w:sz w:val="26"/>
          <w:szCs w:val="26"/>
          <w:lang w:val="uz-Cyrl-UZ"/>
          <w:rPrChange w:id="5606" w:author="Nozimjon Ortiqov" w:date="2026-02-24T09:31:00Z" w16du:dateUtc="2026-02-24T04:31:00Z">
            <w:rPr>
              <w:rFonts w:ascii="Roboto" w:eastAsia="Arial" w:hAnsi="Roboto" w:cstheme="minorHAnsi"/>
              <w:b/>
              <w:i w:val="0"/>
              <w:iCs w:val="0"/>
              <w:color w:val="0070C0"/>
              <w:sz w:val="28"/>
              <w:szCs w:val="28"/>
              <w:lang w:val="uz-Cyrl-UZ"/>
            </w:rPr>
          </w:rPrChange>
        </w:rPr>
      </w:pPr>
      <w:bookmarkStart w:id="5607" w:name="_Toc222496793"/>
      <w:bookmarkStart w:id="5608" w:name="_Toc222583906"/>
      <w:r w:rsidRPr="009C4BAE">
        <w:rPr>
          <w:rFonts w:ascii="Roboto" w:hAnsi="Roboto" w:cstheme="minorHAnsi"/>
          <w:b/>
          <w:bCs/>
          <w:i w:val="0"/>
          <w:iCs w:val="0"/>
          <w:color w:val="0070C0"/>
          <w:sz w:val="26"/>
          <w:szCs w:val="26"/>
          <w:highlight w:val="yellow"/>
          <w:lang w:val="uz-Cyrl-UZ"/>
          <w:rPrChange w:id="5609" w:author="Nozimjon Ortiqov" w:date="2026-02-24T09:31:00Z" w16du:dateUtc="2026-02-24T04:31:00Z">
            <w:rPr>
              <w:rFonts w:ascii="Roboto" w:hAnsi="Roboto" w:cstheme="minorHAnsi"/>
              <w:b/>
              <w:bCs/>
              <w:i w:val="0"/>
              <w:iCs w:val="0"/>
              <w:color w:val="0070C0"/>
              <w:sz w:val="28"/>
              <w:szCs w:val="28"/>
            </w:rPr>
          </w:rPrChange>
        </w:rPr>
        <w:lastRenderedPageBreak/>
        <w:t xml:space="preserve">7-График. </w:t>
      </w:r>
      <w:r w:rsidRPr="009C4BAE">
        <w:rPr>
          <w:rFonts w:ascii="Roboto" w:eastAsia="Arial" w:hAnsi="Roboto" w:cstheme="minorHAnsi"/>
          <w:b/>
          <w:i w:val="0"/>
          <w:iCs w:val="0"/>
          <w:color w:val="0070C0"/>
          <w:sz w:val="26"/>
          <w:szCs w:val="26"/>
          <w:highlight w:val="yellow"/>
          <w:lang w:val="uz-Cyrl-UZ"/>
          <w:rPrChange w:id="5610" w:author="Nozimjon Ortiqov" w:date="2026-02-24T09:31:00Z" w16du:dateUtc="2026-02-24T04:31:00Z">
            <w:rPr>
              <w:rFonts w:ascii="Roboto" w:eastAsia="Arial" w:hAnsi="Roboto" w:cstheme="minorHAnsi"/>
              <w:b/>
              <w:i w:val="0"/>
              <w:iCs w:val="0"/>
              <w:color w:val="0070C0"/>
              <w:sz w:val="28"/>
              <w:szCs w:val="28"/>
            </w:rPr>
          </w:rPrChange>
        </w:rPr>
        <w:t>Логистик регрессия натижалари:</w:t>
      </w:r>
      <w:r w:rsidRPr="009C4BAE">
        <w:rPr>
          <w:rFonts w:ascii="Roboto" w:eastAsia="Arial" w:hAnsi="Roboto" w:cstheme="minorHAnsi"/>
          <w:b/>
          <w:i w:val="0"/>
          <w:iCs w:val="0"/>
          <w:color w:val="C00000"/>
          <w:sz w:val="26"/>
          <w:szCs w:val="26"/>
          <w:highlight w:val="yellow"/>
          <w:lang w:val="uz-Cyrl-UZ"/>
          <w:rPrChange w:id="5611" w:author="Nozimjon Ortiqov" w:date="2026-02-24T09:31:00Z" w16du:dateUtc="2026-02-24T04:31:00Z">
            <w:rPr>
              <w:rFonts w:ascii="Roboto" w:eastAsia="Arial" w:hAnsi="Roboto" w:cstheme="minorHAnsi"/>
              <w:b/>
              <w:i w:val="0"/>
              <w:iCs w:val="0"/>
              <w:color w:val="C00000"/>
              <w:sz w:val="28"/>
              <w:szCs w:val="28"/>
            </w:rPr>
          </w:rPrChange>
        </w:rPr>
        <w:t xml:space="preserve"> кредитни ўз вақти</w:t>
      </w:r>
      <w:r w:rsidRPr="009C4BAE">
        <w:rPr>
          <w:rFonts w:ascii="Roboto" w:eastAsia="Arial" w:hAnsi="Roboto" w:cstheme="minorHAnsi"/>
          <w:b/>
          <w:i w:val="0"/>
          <w:iCs w:val="0"/>
          <w:color w:val="0070C0"/>
          <w:sz w:val="26"/>
          <w:szCs w:val="26"/>
          <w:highlight w:val="yellow"/>
          <w:lang w:val="uz-Cyrl-UZ"/>
          <w:rPrChange w:id="5612" w:author="Nozimjon Ortiqov" w:date="2026-02-24T09:31:00Z" w16du:dateUtc="2026-02-24T04:31:00Z">
            <w:rPr>
              <w:rFonts w:ascii="Roboto" w:eastAsia="Arial" w:hAnsi="Roboto" w:cstheme="minorHAnsi"/>
              <w:b/>
              <w:i w:val="0"/>
              <w:iCs w:val="0"/>
              <w:color w:val="0070C0"/>
              <w:sz w:val="28"/>
              <w:szCs w:val="28"/>
            </w:rPr>
          </w:rPrChange>
        </w:rPr>
        <w:t>да тўлаш эҳтимолига таъсир этувчи омиллар</w:t>
      </w:r>
      <w:bookmarkEnd w:id="5607"/>
      <w:bookmarkEnd w:id="5608"/>
    </w:p>
    <w:p w14:paraId="645186E4" w14:textId="77777777" w:rsidR="00484395" w:rsidRPr="009C4BAE" w:rsidRDefault="00484395" w:rsidP="00484395">
      <w:pPr>
        <w:pStyle w:val="a3"/>
        <w:spacing w:before="60" w:after="60" w:line="288" w:lineRule="auto"/>
        <w:ind w:left="0"/>
        <w:jc w:val="center"/>
        <w:rPr>
          <w:rFonts w:ascii="Roboto" w:eastAsia="Arial" w:hAnsi="Roboto" w:cstheme="minorHAnsi"/>
          <w:bCs/>
          <w:sz w:val="26"/>
          <w:szCs w:val="26"/>
          <w:lang w:val="uz-Cyrl-UZ"/>
          <w:rPrChange w:id="5613" w:author="Nozimjon Ortiqov" w:date="2026-02-24T09:31:00Z" w16du:dateUtc="2026-02-24T04:31:00Z">
            <w:rPr>
              <w:rFonts w:ascii="Roboto" w:eastAsia="Arial" w:hAnsi="Roboto" w:cstheme="minorHAnsi"/>
              <w:bCs/>
              <w:sz w:val="28"/>
              <w:szCs w:val="28"/>
              <w:lang w:val="uz-Cyrl-UZ"/>
            </w:rPr>
          </w:rPrChange>
        </w:rPr>
      </w:pPr>
      <w:r w:rsidRPr="009C4BAE">
        <w:rPr>
          <w:rFonts w:ascii="Roboto" w:eastAsia="Arial" w:hAnsi="Roboto" w:cstheme="minorHAnsi"/>
          <w:bCs/>
          <w:noProof/>
          <w:sz w:val="26"/>
          <w:szCs w:val="26"/>
          <w:lang w:val="uz-Cyrl-UZ" w:eastAsia="ru-RU"/>
          <w:rPrChange w:id="5614"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250BE0F6" wp14:editId="53C1F1E4">
            <wp:extent cx="6077931" cy="4208584"/>
            <wp:effectExtent l="0" t="0" r="0" b="1905"/>
            <wp:docPr id="99112544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070" t="5510" r="2473" b="5510"/>
                    <a:stretch>
                      <a:fillRect/>
                    </a:stretch>
                  </pic:blipFill>
                  <pic:spPr bwMode="auto">
                    <a:xfrm>
                      <a:off x="0" y="0"/>
                      <a:ext cx="6105557" cy="4227713"/>
                    </a:xfrm>
                    <a:prstGeom prst="rect">
                      <a:avLst/>
                    </a:prstGeom>
                    <a:noFill/>
                    <a:ln>
                      <a:noFill/>
                    </a:ln>
                    <a:extLst>
                      <a:ext uri="{53640926-AAD7-44D8-BBD7-CCE9431645EC}">
                        <a14:shadowObscured xmlns:a14="http://schemas.microsoft.com/office/drawing/2010/main"/>
                      </a:ext>
                    </a:extLst>
                  </pic:spPr>
                </pic:pic>
              </a:graphicData>
            </a:graphic>
          </wp:inline>
        </w:drawing>
      </w:r>
    </w:p>
    <w:p w14:paraId="26B0CBD8" w14:textId="0A95F97A" w:rsidR="00484395" w:rsidRPr="009C4BAE" w:rsidDel="002C2FD2" w:rsidRDefault="00484395" w:rsidP="00484395">
      <w:pPr>
        <w:pStyle w:val="a3"/>
        <w:tabs>
          <w:tab w:val="left" w:pos="993"/>
        </w:tabs>
        <w:spacing w:before="60" w:after="60" w:line="288" w:lineRule="auto"/>
        <w:ind w:left="0"/>
        <w:rPr>
          <w:del w:id="5615" w:author="Nozimjon Ortiqov" w:date="2026-02-23T18:40:00Z" w16du:dateUtc="2026-02-23T13:40:00Z"/>
          <w:rFonts w:ascii="Roboto" w:eastAsia="Arial" w:hAnsi="Roboto" w:cstheme="minorHAnsi"/>
          <w:b/>
          <w:color w:val="0070C0"/>
          <w:sz w:val="26"/>
          <w:szCs w:val="26"/>
          <w:lang w:val="uz-Cyrl-UZ"/>
          <w:rPrChange w:id="5616" w:author="Nozimjon Ortiqov" w:date="2026-02-24T09:31:00Z" w16du:dateUtc="2026-02-24T04:31:00Z">
            <w:rPr>
              <w:del w:id="5617" w:author="Nozimjon Ortiqov" w:date="2026-02-23T18:40:00Z" w16du:dateUtc="2026-02-23T13:40:00Z"/>
              <w:rFonts w:ascii="Roboto" w:eastAsia="Arial" w:hAnsi="Roboto" w:cstheme="minorHAnsi"/>
              <w:b/>
              <w:color w:val="0070C0"/>
              <w:sz w:val="28"/>
              <w:szCs w:val="28"/>
            </w:rPr>
          </w:rPrChange>
        </w:rPr>
      </w:pPr>
    </w:p>
    <w:p w14:paraId="321BB3C1" w14:textId="77777777" w:rsidR="002C2FD2" w:rsidRPr="009C4BAE" w:rsidRDefault="00484395" w:rsidP="00484395">
      <w:pPr>
        <w:pStyle w:val="aff5"/>
        <w:jc w:val="center"/>
        <w:rPr>
          <w:ins w:id="5618" w:author="Nozimjon Ortiqov" w:date="2026-02-23T18:40:00Z" w16du:dateUtc="2026-02-23T13:40:00Z"/>
          <w:rFonts w:ascii="Roboto" w:eastAsia="Arial" w:hAnsi="Roboto" w:cstheme="minorHAnsi"/>
          <w:b/>
          <w:i w:val="0"/>
          <w:iCs w:val="0"/>
          <w:color w:val="0070C0"/>
          <w:sz w:val="26"/>
          <w:szCs w:val="26"/>
          <w:lang w:val="uz-Cyrl-UZ"/>
        </w:rPr>
      </w:pPr>
      <w:bookmarkStart w:id="5619" w:name="_Toc222496794"/>
      <w:bookmarkStart w:id="5620" w:name="_Toc222583907"/>
      <w:r w:rsidRPr="009C4BAE">
        <w:rPr>
          <w:rFonts w:ascii="Roboto" w:eastAsia="Arial" w:hAnsi="Roboto" w:cstheme="minorHAnsi"/>
          <w:b/>
          <w:i w:val="0"/>
          <w:iCs w:val="0"/>
          <w:color w:val="0070C0"/>
          <w:sz w:val="26"/>
          <w:szCs w:val="26"/>
          <w:lang w:val="uz-Cyrl-UZ"/>
          <w:rPrChange w:id="5621" w:author="Nozimjon Ortiqov" w:date="2026-02-24T09:31:00Z" w16du:dateUtc="2026-02-24T04:31:00Z">
            <w:rPr>
              <w:rFonts w:ascii="Roboto" w:eastAsia="Arial" w:hAnsi="Roboto" w:cstheme="minorHAnsi"/>
              <w:b/>
              <w:i w:val="0"/>
              <w:iCs w:val="0"/>
              <w:color w:val="0070C0"/>
              <w:sz w:val="28"/>
              <w:szCs w:val="28"/>
            </w:rPr>
          </w:rPrChange>
        </w:rPr>
        <w:t>8-График.</w:t>
      </w:r>
      <w:r w:rsidRPr="009C4BAE">
        <w:rPr>
          <w:rFonts w:ascii="Roboto" w:hAnsi="Roboto"/>
          <w:i w:val="0"/>
          <w:iCs w:val="0"/>
          <w:sz w:val="26"/>
          <w:szCs w:val="26"/>
          <w:lang w:val="uz-Cyrl-UZ"/>
          <w:rPrChange w:id="5622" w:author="Nozimjon Ortiqov" w:date="2026-02-24T09:31:00Z" w16du:dateUtc="2026-02-24T04:31:00Z">
            <w:rPr>
              <w:i w:val="0"/>
              <w:iCs w:val="0"/>
            </w:rPr>
          </w:rPrChange>
        </w:rPr>
        <w:t xml:space="preserve"> </w:t>
      </w:r>
      <w:r w:rsidRPr="009C4BAE">
        <w:rPr>
          <w:rFonts w:ascii="Roboto" w:eastAsia="Arial" w:hAnsi="Roboto" w:cstheme="minorHAnsi"/>
          <w:b/>
          <w:i w:val="0"/>
          <w:iCs w:val="0"/>
          <w:color w:val="0070C0"/>
          <w:sz w:val="26"/>
          <w:szCs w:val="26"/>
          <w:lang w:val="uz-Cyrl-UZ"/>
          <w:rPrChange w:id="5623" w:author="Nozimjon Ortiqov" w:date="2026-02-24T09:31:00Z" w16du:dateUtc="2026-02-24T04:31:00Z">
            <w:rPr>
              <w:rFonts w:ascii="Roboto" w:eastAsia="Arial" w:hAnsi="Roboto" w:cstheme="minorHAnsi"/>
              <w:b/>
              <w:i w:val="0"/>
              <w:iCs w:val="0"/>
              <w:color w:val="0070C0"/>
              <w:sz w:val="28"/>
              <w:szCs w:val="28"/>
            </w:rPr>
          </w:rPrChange>
        </w:rPr>
        <w:t xml:space="preserve">Логистик регрессия натижалари: кредит тўловининг </w:t>
      </w:r>
      <w:r w:rsidRPr="009C4BAE">
        <w:rPr>
          <w:rFonts w:ascii="Roboto" w:eastAsia="Arial" w:hAnsi="Roboto" w:cstheme="minorHAnsi"/>
          <w:b/>
          <w:i w:val="0"/>
          <w:iCs w:val="0"/>
          <w:color w:val="C00000"/>
          <w:sz w:val="26"/>
          <w:szCs w:val="26"/>
          <w:lang w:val="uz-Cyrl-UZ"/>
          <w:rPrChange w:id="5624" w:author="Nozimjon Ortiqov" w:date="2026-02-24T09:31:00Z" w16du:dateUtc="2026-02-24T04:31:00Z">
            <w:rPr>
              <w:rFonts w:ascii="Roboto" w:eastAsia="Arial" w:hAnsi="Roboto" w:cstheme="minorHAnsi"/>
              <w:b/>
              <w:i w:val="0"/>
              <w:iCs w:val="0"/>
              <w:color w:val="C00000"/>
              <w:sz w:val="28"/>
              <w:szCs w:val="28"/>
            </w:rPr>
          </w:rPrChange>
        </w:rPr>
        <w:t xml:space="preserve">30 кун кечикиши </w:t>
      </w:r>
      <w:r w:rsidRPr="009C4BAE">
        <w:rPr>
          <w:rFonts w:ascii="Roboto" w:eastAsia="Arial" w:hAnsi="Roboto" w:cstheme="minorHAnsi"/>
          <w:b/>
          <w:i w:val="0"/>
          <w:iCs w:val="0"/>
          <w:color w:val="0070C0"/>
          <w:sz w:val="26"/>
          <w:szCs w:val="26"/>
          <w:lang w:val="uz-Cyrl-UZ"/>
          <w:rPrChange w:id="5625" w:author="Nozimjon Ortiqov" w:date="2026-02-24T09:31:00Z" w16du:dateUtc="2026-02-24T04:31:00Z">
            <w:rPr>
              <w:rFonts w:ascii="Roboto" w:eastAsia="Arial" w:hAnsi="Roboto" w:cstheme="minorHAnsi"/>
              <w:b/>
              <w:i w:val="0"/>
              <w:iCs w:val="0"/>
              <w:color w:val="0070C0"/>
              <w:sz w:val="28"/>
              <w:szCs w:val="28"/>
            </w:rPr>
          </w:rPrChange>
        </w:rPr>
        <w:t>эҳтимолига таъсир этувчи омиллар</w:t>
      </w:r>
      <w:bookmarkEnd w:id="5619"/>
      <w:bookmarkEnd w:id="5620"/>
    </w:p>
    <w:p w14:paraId="6788F056" w14:textId="5BFA7307" w:rsidR="00484395" w:rsidRPr="009C4BAE" w:rsidRDefault="00484395" w:rsidP="00484395">
      <w:pPr>
        <w:pStyle w:val="aff5"/>
        <w:jc w:val="center"/>
        <w:rPr>
          <w:rFonts w:ascii="Roboto" w:eastAsia="Arial" w:hAnsi="Roboto" w:cstheme="minorHAnsi"/>
          <w:bCs/>
          <w:sz w:val="26"/>
          <w:szCs w:val="26"/>
          <w:lang w:val="uz-Cyrl-UZ"/>
          <w:rPrChange w:id="5626" w:author="Nozimjon Ortiqov" w:date="2026-02-24T09:31:00Z" w16du:dateUtc="2026-02-24T04:31:00Z">
            <w:rPr>
              <w:rFonts w:ascii="Roboto" w:eastAsia="Arial" w:hAnsi="Roboto" w:cstheme="minorHAnsi"/>
              <w:bCs/>
              <w:sz w:val="28"/>
              <w:szCs w:val="28"/>
              <w:lang w:val="uz-Cyrl-UZ"/>
            </w:rPr>
          </w:rPrChange>
        </w:rPr>
      </w:pPr>
      <w:r w:rsidRPr="009C4BAE">
        <w:rPr>
          <w:rFonts w:ascii="Roboto" w:eastAsia="Arial" w:hAnsi="Roboto" w:cstheme="minorHAnsi"/>
          <w:bCs/>
          <w:noProof/>
          <w:sz w:val="26"/>
          <w:szCs w:val="26"/>
          <w:lang w:val="uz-Cyrl-UZ" w:eastAsia="ru-RU"/>
          <w:rPrChange w:id="5627"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52699E54" wp14:editId="6823AB5B">
            <wp:extent cx="5498123" cy="3911267"/>
            <wp:effectExtent l="0" t="0" r="7620" b="0"/>
            <wp:docPr id="82436244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599" t="3646" r="3219" b="5208"/>
                    <a:stretch>
                      <a:fillRect/>
                    </a:stretch>
                  </pic:blipFill>
                  <pic:spPr bwMode="auto">
                    <a:xfrm>
                      <a:off x="0" y="0"/>
                      <a:ext cx="5513647" cy="3922311"/>
                    </a:xfrm>
                    <a:prstGeom prst="rect">
                      <a:avLst/>
                    </a:prstGeom>
                    <a:noFill/>
                    <a:ln>
                      <a:noFill/>
                    </a:ln>
                    <a:extLst>
                      <a:ext uri="{53640926-AAD7-44D8-BBD7-CCE9431645EC}">
                        <a14:shadowObscured xmlns:a14="http://schemas.microsoft.com/office/drawing/2010/main"/>
                      </a:ext>
                    </a:extLst>
                  </pic:spPr>
                </pic:pic>
              </a:graphicData>
            </a:graphic>
          </wp:inline>
        </w:drawing>
      </w:r>
    </w:p>
    <w:p w14:paraId="0B790F67" w14:textId="77777777" w:rsidR="00484395" w:rsidRPr="009C4BAE" w:rsidRDefault="00484395" w:rsidP="00484395">
      <w:pPr>
        <w:pStyle w:val="aff5"/>
        <w:jc w:val="center"/>
        <w:rPr>
          <w:rFonts w:ascii="Roboto" w:eastAsia="Arial" w:hAnsi="Roboto" w:cstheme="minorHAnsi"/>
          <w:b/>
          <w:i w:val="0"/>
          <w:iCs w:val="0"/>
          <w:color w:val="0070C0"/>
          <w:sz w:val="26"/>
          <w:szCs w:val="26"/>
          <w:lang w:val="uz-Cyrl-UZ"/>
          <w:rPrChange w:id="5628" w:author="Nozimjon Ortiqov" w:date="2026-02-24T09:31:00Z" w16du:dateUtc="2026-02-24T04:31:00Z">
            <w:rPr>
              <w:rFonts w:ascii="Roboto" w:eastAsia="Arial" w:hAnsi="Roboto" w:cstheme="minorHAnsi"/>
              <w:b/>
              <w:i w:val="0"/>
              <w:iCs w:val="0"/>
              <w:color w:val="0070C0"/>
              <w:sz w:val="28"/>
              <w:szCs w:val="28"/>
            </w:rPr>
          </w:rPrChange>
        </w:rPr>
      </w:pPr>
      <w:bookmarkStart w:id="5629" w:name="_Toc222496795"/>
      <w:bookmarkStart w:id="5630" w:name="_Toc222583908"/>
      <w:r w:rsidRPr="009C4BAE">
        <w:rPr>
          <w:rFonts w:ascii="Roboto" w:eastAsia="Arial" w:hAnsi="Roboto" w:cstheme="minorHAnsi"/>
          <w:b/>
          <w:i w:val="0"/>
          <w:iCs w:val="0"/>
          <w:color w:val="0070C0"/>
          <w:sz w:val="26"/>
          <w:szCs w:val="26"/>
          <w:lang w:val="uz-Cyrl-UZ"/>
          <w:rPrChange w:id="5631" w:author="Nozimjon Ortiqov" w:date="2026-02-24T09:31:00Z" w16du:dateUtc="2026-02-24T04:31:00Z">
            <w:rPr>
              <w:rFonts w:ascii="Roboto" w:eastAsia="Arial" w:hAnsi="Roboto" w:cstheme="minorHAnsi"/>
              <w:b/>
              <w:i w:val="0"/>
              <w:iCs w:val="0"/>
              <w:color w:val="0070C0"/>
              <w:sz w:val="28"/>
              <w:szCs w:val="28"/>
            </w:rPr>
          </w:rPrChange>
        </w:rPr>
        <w:lastRenderedPageBreak/>
        <w:t xml:space="preserve">9-График. Логистик регрессия натижалари: </w:t>
      </w:r>
      <w:r w:rsidRPr="009C4BAE">
        <w:rPr>
          <w:rFonts w:ascii="Roboto" w:eastAsia="Arial" w:hAnsi="Roboto" w:cstheme="minorHAnsi"/>
          <w:b/>
          <w:i w:val="0"/>
          <w:iCs w:val="0"/>
          <w:color w:val="C00000"/>
          <w:sz w:val="26"/>
          <w:szCs w:val="26"/>
          <w:lang w:val="uz-Cyrl-UZ"/>
          <w:rPrChange w:id="5632" w:author="Nozimjon Ortiqov" w:date="2026-02-24T09:31:00Z" w16du:dateUtc="2026-02-24T04:31:00Z">
            <w:rPr>
              <w:rFonts w:ascii="Roboto" w:eastAsia="Arial" w:hAnsi="Roboto" w:cstheme="minorHAnsi"/>
              <w:b/>
              <w:i w:val="0"/>
              <w:iCs w:val="0"/>
              <w:color w:val="C00000"/>
              <w:sz w:val="28"/>
              <w:szCs w:val="28"/>
            </w:rPr>
          </w:rPrChange>
        </w:rPr>
        <w:t xml:space="preserve">NPL </w:t>
      </w:r>
      <w:r w:rsidRPr="009C4BAE">
        <w:rPr>
          <w:rFonts w:ascii="Roboto" w:eastAsia="Arial" w:hAnsi="Roboto" w:cstheme="minorHAnsi"/>
          <w:b/>
          <w:i w:val="0"/>
          <w:iCs w:val="0"/>
          <w:color w:val="0070C0"/>
          <w:sz w:val="26"/>
          <w:szCs w:val="26"/>
          <w:lang w:val="uz-Cyrl-UZ"/>
          <w:rPrChange w:id="5633" w:author="Nozimjon Ortiqov" w:date="2026-02-24T09:31:00Z" w16du:dateUtc="2026-02-24T04:31:00Z">
            <w:rPr>
              <w:rFonts w:ascii="Roboto" w:eastAsia="Arial" w:hAnsi="Roboto" w:cstheme="minorHAnsi"/>
              <w:b/>
              <w:i w:val="0"/>
              <w:iCs w:val="0"/>
              <w:color w:val="0070C0"/>
              <w:sz w:val="28"/>
              <w:szCs w:val="28"/>
            </w:rPr>
          </w:rPrChange>
        </w:rPr>
        <w:t>эҳтимолига таъсир этувчи омиллар</w:t>
      </w:r>
      <w:bookmarkEnd w:id="5629"/>
      <w:bookmarkEnd w:id="5630"/>
    </w:p>
    <w:p w14:paraId="13B0FFE4" w14:textId="77777777" w:rsidR="00484395" w:rsidRPr="009C4BAE" w:rsidRDefault="00484395" w:rsidP="00B76C54">
      <w:pPr>
        <w:jc w:val="center"/>
        <w:rPr>
          <w:ins w:id="5634" w:author="Nozimjon Ortiqov" w:date="2026-02-23T18:40:00Z" w16du:dateUtc="2026-02-23T13:40:00Z"/>
          <w:rFonts w:ascii="Roboto" w:hAnsi="Roboto"/>
          <w:sz w:val="26"/>
          <w:szCs w:val="26"/>
          <w:lang w:val="uz-Cyrl-UZ"/>
        </w:rPr>
      </w:pPr>
      <w:r w:rsidRPr="009C4BAE">
        <w:rPr>
          <w:rFonts w:ascii="Roboto" w:eastAsia="Arial" w:hAnsi="Roboto" w:cstheme="minorHAnsi"/>
          <w:bCs/>
          <w:noProof/>
          <w:sz w:val="26"/>
          <w:szCs w:val="26"/>
          <w:lang w:val="uz-Cyrl-UZ" w:eastAsia="ru-RU"/>
          <w:rPrChange w:id="5635"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3016E6C1" wp14:editId="0B298ED7">
            <wp:extent cx="5510150" cy="3893343"/>
            <wp:effectExtent l="0" t="0" r="1905" b="5715"/>
            <wp:docPr id="181882759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931" t="4756" r="2820" b="4647"/>
                    <a:stretch>
                      <a:fillRect/>
                    </a:stretch>
                  </pic:blipFill>
                  <pic:spPr bwMode="auto">
                    <a:xfrm>
                      <a:off x="0" y="0"/>
                      <a:ext cx="5523130" cy="3902514"/>
                    </a:xfrm>
                    <a:prstGeom prst="rect">
                      <a:avLst/>
                    </a:prstGeom>
                    <a:noFill/>
                    <a:ln>
                      <a:noFill/>
                    </a:ln>
                    <a:extLst>
                      <a:ext uri="{53640926-AAD7-44D8-BBD7-CCE9431645EC}">
                        <a14:shadowObscured xmlns:a14="http://schemas.microsoft.com/office/drawing/2010/main"/>
                      </a:ext>
                    </a:extLst>
                  </pic:spPr>
                </pic:pic>
              </a:graphicData>
            </a:graphic>
          </wp:inline>
        </w:drawing>
      </w:r>
    </w:p>
    <w:p w14:paraId="6B5A49DE" w14:textId="77777777" w:rsidR="002C2FD2" w:rsidRPr="009C4BAE" w:rsidRDefault="002C2FD2" w:rsidP="00B76C54">
      <w:pPr>
        <w:jc w:val="center"/>
        <w:rPr>
          <w:ins w:id="5636" w:author="Nozimjon Ortiqov" w:date="2026-02-23T18:40:00Z" w16du:dateUtc="2026-02-23T13:40:00Z"/>
          <w:rFonts w:ascii="Roboto" w:hAnsi="Roboto"/>
          <w:sz w:val="26"/>
          <w:szCs w:val="26"/>
          <w:lang w:val="uz-Cyrl-UZ"/>
        </w:rPr>
      </w:pPr>
    </w:p>
    <w:p w14:paraId="3473A549" w14:textId="6543F47F" w:rsidR="002C2FD2" w:rsidRPr="009C4BAE" w:rsidDel="002C2FD2" w:rsidRDefault="002C2FD2" w:rsidP="00B76C54">
      <w:pPr>
        <w:jc w:val="center"/>
        <w:rPr>
          <w:del w:id="5637" w:author="Nozimjon Ortiqov" w:date="2026-02-23T18:40:00Z" w16du:dateUtc="2026-02-23T13:40:00Z"/>
          <w:rFonts w:ascii="Roboto" w:hAnsi="Roboto"/>
          <w:sz w:val="26"/>
          <w:szCs w:val="26"/>
          <w:lang w:val="uz-Cyrl-UZ"/>
          <w:rPrChange w:id="5638" w:author="Nozimjon Ortiqov" w:date="2026-02-24T09:31:00Z" w16du:dateUtc="2026-02-24T04:31:00Z">
            <w:rPr>
              <w:del w:id="5639" w:author="Nozimjon Ortiqov" w:date="2026-02-23T18:40:00Z" w16du:dateUtc="2026-02-23T13:40:00Z"/>
            </w:rPr>
          </w:rPrChange>
        </w:rPr>
        <w:sectPr w:rsidR="002C2FD2" w:rsidRPr="009C4BAE" w:rsidDel="002C2FD2" w:rsidSect="00615D76">
          <w:footerReference w:type="default" r:id="rId27"/>
          <w:pgSz w:w="11906" w:h="16838" w:code="9"/>
          <w:pgMar w:top="1134" w:right="1134" w:bottom="1134" w:left="1134" w:header="720" w:footer="414" w:gutter="0"/>
          <w:cols w:space="720"/>
          <w:noEndnote/>
          <w:docGrid w:linePitch="299"/>
          <w:sectPrChange w:id="5640" w:author="Nozimjon Ortiqov" w:date="2026-02-23T17:27:00Z" w16du:dateUtc="2026-02-23T12:27:00Z">
            <w:sectPr w:rsidR="002C2FD2" w:rsidRPr="009C4BAE" w:rsidDel="002C2FD2" w:rsidSect="00615D76">
              <w:pgMar w:top="851" w:right="1134" w:bottom="993" w:left="1134" w:header="720" w:footer="413" w:gutter="0"/>
            </w:sectPr>
          </w:sectPrChange>
        </w:sectPr>
      </w:pPr>
    </w:p>
    <w:p w14:paraId="4AA49098" w14:textId="3B352138" w:rsidR="00484395" w:rsidRPr="009C4BAE" w:rsidDel="00196C9D" w:rsidRDefault="00484395" w:rsidP="00B76C54">
      <w:pPr>
        <w:pStyle w:val="1"/>
        <w:spacing w:after="240" w:line="288" w:lineRule="auto"/>
        <w:ind w:firstLine="708"/>
        <w:jc w:val="both"/>
        <w:rPr>
          <w:del w:id="5641" w:author="Nozimjon Ortiqov" w:date="2026-02-23T18:29:00Z" w16du:dateUtc="2026-02-23T13:29:00Z"/>
          <w:rFonts w:ascii="Roboto" w:hAnsi="Roboto" w:cstheme="minorHAnsi"/>
          <w:b/>
          <w:bCs/>
          <w:strike/>
          <w:color w:val="002060"/>
          <w:sz w:val="26"/>
          <w:szCs w:val="26"/>
          <w:lang w:val="uz-Cyrl-UZ"/>
          <w:rPrChange w:id="5642" w:author="Nozimjon Ortiqov" w:date="2026-02-24T09:31:00Z" w16du:dateUtc="2026-02-24T04:31:00Z">
            <w:rPr>
              <w:del w:id="5643" w:author="Nozimjon Ortiqov" w:date="2026-02-23T18:29:00Z" w16du:dateUtc="2026-02-23T13:29:00Z"/>
              <w:rFonts w:ascii="Roboto" w:hAnsi="Roboto" w:cstheme="minorHAnsi"/>
              <w:b/>
              <w:bCs/>
              <w:color w:val="002060"/>
              <w:lang w:val="uz-Cyrl-UZ"/>
            </w:rPr>
          </w:rPrChange>
        </w:rPr>
      </w:pPr>
      <w:bookmarkStart w:id="5644" w:name="_Toc222474137"/>
      <w:bookmarkStart w:id="5645" w:name="_Toc222630395"/>
      <w:bookmarkStart w:id="5646" w:name="_Toc222418128"/>
      <w:bookmarkStart w:id="5647" w:name="_Toc222080856"/>
      <w:del w:id="5648" w:author="Nozimjon Ortiqov" w:date="2026-02-23T18:29:00Z" w16du:dateUtc="2026-02-23T13:29:00Z">
        <w:r w:rsidRPr="009C4BAE" w:rsidDel="00196C9D">
          <w:rPr>
            <w:rFonts w:ascii="Roboto" w:hAnsi="Roboto" w:cstheme="minorHAnsi"/>
            <w:b/>
            <w:bCs/>
            <w:strike/>
            <w:color w:val="002060"/>
            <w:sz w:val="26"/>
            <w:szCs w:val="26"/>
            <w:lang w:val="uz-Cyrl-UZ"/>
            <w:rPrChange w:id="5649" w:author="Nozimjon Ortiqov" w:date="2026-02-24T09:31:00Z" w16du:dateUtc="2026-02-24T04:31:00Z">
              <w:rPr>
                <w:rFonts w:ascii="Roboto" w:hAnsi="Roboto" w:cstheme="minorHAnsi"/>
                <w:b/>
                <w:bCs/>
                <w:color w:val="002060"/>
                <w:lang w:val="uz-Cyrl-UZ"/>
              </w:rPr>
            </w:rPrChange>
          </w:rPr>
          <w:delText xml:space="preserve">2-илова. </w:delText>
        </w:r>
        <w:bookmarkEnd w:id="5644"/>
        <w:r w:rsidRPr="009C4BAE" w:rsidDel="00196C9D">
          <w:rPr>
            <w:rFonts w:ascii="Roboto" w:hAnsi="Roboto" w:cstheme="minorHAnsi"/>
            <w:b/>
            <w:bCs/>
            <w:strike/>
            <w:color w:val="002060"/>
            <w:sz w:val="26"/>
            <w:szCs w:val="26"/>
            <w:lang w:val="uz-Cyrl-UZ"/>
            <w:rPrChange w:id="5650" w:author="Nozimjon Ortiqov" w:date="2026-02-24T09:31:00Z" w16du:dateUtc="2026-02-24T04:31:00Z">
              <w:rPr>
                <w:rFonts w:ascii="Roboto" w:hAnsi="Roboto" w:cstheme="minorHAnsi"/>
                <w:b/>
                <w:bCs/>
                <w:color w:val="002060"/>
                <w:lang w:val="uz-Cyrl-UZ"/>
              </w:rPr>
            </w:rPrChange>
          </w:rPr>
          <w:delText>Фоиз ҳисобланмайдиган ижтимоий қарзлар бўйича халқаро амалиёт</w:delText>
        </w:r>
        <w:bookmarkEnd w:id="5645"/>
      </w:del>
    </w:p>
    <w:bookmarkEnd w:id="5646"/>
    <w:p w14:paraId="264C060A" w14:textId="3F153F3F" w:rsidR="00484395" w:rsidRPr="009C4BAE" w:rsidDel="00196C9D" w:rsidRDefault="00484395" w:rsidP="00484395">
      <w:pPr>
        <w:spacing w:before="60" w:after="60"/>
        <w:ind w:firstLine="709"/>
        <w:jc w:val="both"/>
        <w:rPr>
          <w:del w:id="5651" w:author="Nozimjon Ortiqov" w:date="2026-02-23T18:29:00Z" w16du:dateUtc="2026-02-23T13:29:00Z"/>
          <w:rFonts w:ascii="Roboto" w:hAnsi="Roboto"/>
          <w:strike/>
          <w:sz w:val="26"/>
          <w:szCs w:val="26"/>
          <w:lang w:val="uz-Cyrl-UZ"/>
          <w:rPrChange w:id="5652" w:author="Nozimjon Ortiqov" w:date="2026-02-24T09:31:00Z" w16du:dateUtc="2026-02-24T04:31:00Z">
            <w:rPr>
              <w:del w:id="5653" w:author="Nozimjon Ortiqov" w:date="2026-02-23T18:29:00Z" w16du:dateUtc="2026-02-23T13:29:00Z"/>
              <w:rFonts w:ascii="Roboto" w:hAnsi="Roboto"/>
              <w:sz w:val="28"/>
              <w:szCs w:val="28"/>
              <w:lang w:val="uz-Cyrl-UZ"/>
            </w:rPr>
          </w:rPrChange>
        </w:rPr>
      </w:pPr>
      <w:del w:id="5654" w:author="Nozimjon Ortiqov" w:date="2026-02-23T18:29:00Z" w16du:dateUtc="2026-02-23T13:29:00Z">
        <w:r w:rsidRPr="009C4BAE" w:rsidDel="00196C9D">
          <w:rPr>
            <w:rFonts w:ascii="Roboto" w:hAnsi="Roboto"/>
            <w:b/>
            <w:bCs/>
            <w:strike/>
            <w:sz w:val="26"/>
            <w:szCs w:val="26"/>
            <w:lang w:val="uz-Cyrl-UZ"/>
            <w:rPrChange w:id="5655" w:author="Nozimjon Ortiqov" w:date="2026-02-24T09:31:00Z" w16du:dateUtc="2026-02-24T04:31:00Z">
              <w:rPr>
                <w:rFonts w:ascii="Roboto" w:hAnsi="Roboto"/>
                <w:b/>
                <w:bCs/>
                <w:sz w:val="28"/>
                <w:szCs w:val="28"/>
                <w:lang w:val="uz-Cyrl-UZ"/>
              </w:rPr>
            </w:rPrChange>
          </w:rPr>
          <w:delText>Фоизсиз ижтимоий қарзлар</w:delText>
        </w:r>
        <w:r w:rsidRPr="009C4BAE" w:rsidDel="00196C9D">
          <w:rPr>
            <w:rFonts w:ascii="Roboto" w:hAnsi="Roboto"/>
            <w:strike/>
            <w:sz w:val="26"/>
            <w:szCs w:val="26"/>
            <w:lang w:val="uz-Cyrl-UZ"/>
            <w:rPrChange w:id="5656" w:author="Nozimjon Ortiqov" w:date="2026-02-24T09:31:00Z" w16du:dateUtc="2026-02-24T04:31:00Z">
              <w:rPr>
                <w:rFonts w:ascii="Roboto" w:hAnsi="Roboto"/>
                <w:sz w:val="28"/>
                <w:szCs w:val="28"/>
                <w:lang w:val="uz-Cyrl-UZ"/>
              </w:rPr>
            </w:rPrChange>
          </w:rPr>
          <w:delText xml:space="preserve"> — кам даромадли аҳоли учун </w:delText>
        </w:r>
        <w:r w:rsidRPr="009C4BAE" w:rsidDel="00196C9D">
          <w:rPr>
            <w:rFonts w:ascii="Roboto" w:hAnsi="Roboto"/>
            <w:b/>
            <w:bCs/>
            <w:strike/>
            <w:color w:val="C00000"/>
            <w:sz w:val="26"/>
            <w:szCs w:val="26"/>
            <w:lang w:val="uz-Cyrl-UZ"/>
            <w:rPrChange w:id="5657" w:author="Nozimjon Ortiqov" w:date="2026-02-24T09:31:00Z" w16du:dateUtc="2026-02-24T04:31:00Z">
              <w:rPr>
                <w:rFonts w:ascii="Roboto" w:hAnsi="Roboto"/>
                <w:b/>
                <w:bCs/>
                <w:color w:val="C00000"/>
                <w:sz w:val="28"/>
                <w:szCs w:val="28"/>
                <w:lang w:val="uz-Cyrl-UZ"/>
              </w:rPr>
            </w:rPrChange>
          </w:rPr>
          <w:delText>нол</w:delText>
        </w:r>
        <w:r w:rsidRPr="009C4BAE" w:rsidDel="00196C9D">
          <w:rPr>
            <w:rFonts w:ascii="Roboto" w:hAnsi="Roboto"/>
            <w:strike/>
            <w:color w:val="0070C0"/>
            <w:sz w:val="26"/>
            <w:szCs w:val="26"/>
            <w:lang w:val="uz-Cyrl-UZ"/>
            <w:rPrChange w:id="5658" w:author="Nozimjon Ortiqov" w:date="2026-02-24T09:31:00Z" w16du:dateUtc="2026-02-24T04:31:00Z">
              <w:rPr>
                <w:rFonts w:ascii="Roboto" w:hAnsi="Roboto"/>
                <w:color w:val="0070C0"/>
                <w:sz w:val="28"/>
                <w:szCs w:val="28"/>
                <w:lang w:val="uz-Cyrl-UZ"/>
              </w:rPr>
            </w:rPrChange>
          </w:rPr>
          <w:delText> фоиз</w:delText>
        </w:r>
        <w:r w:rsidRPr="009C4BAE" w:rsidDel="00196C9D">
          <w:rPr>
            <w:rFonts w:ascii="Roboto" w:hAnsi="Roboto"/>
            <w:strike/>
            <w:sz w:val="26"/>
            <w:szCs w:val="26"/>
            <w:lang w:val="uz-Cyrl-UZ"/>
            <w:rPrChange w:id="5659" w:author="Nozimjon Ortiqov" w:date="2026-02-24T09:31:00Z" w16du:dateUtc="2026-02-24T04:31:00Z">
              <w:rPr>
                <w:rFonts w:ascii="Roboto" w:hAnsi="Roboto"/>
                <w:sz w:val="28"/>
                <w:szCs w:val="28"/>
                <w:lang w:val="uz-Cyrl-UZ"/>
              </w:rPr>
            </w:rPrChange>
          </w:rPr>
          <w:delText xml:space="preserve"> ставкада бериладиган кичик ҳажмли, аниқ мақсадли кредитлар.</w:delText>
        </w:r>
      </w:del>
    </w:p>
    <w:p w14:paraId="4D9079E9" w14:textId="6DD813D1" w:rsidR="00484395" w:rsidRPr="009C4BAE" w:rsidDel="00196C9D" w:rsidRDefault="00484395" w:rsidP="00484395">
      <w:pPr>
        <w:spacing w:before="60" w:after="60"/>
        <w:ind w:firstLine="709"/>
        <w:jc w:val="both"/>
        <w:rPr>
          <w:del w:id="5660" w:author="Nozimjon Ortiqov" w:date="2026-02-23T18:29:00Z" w16du:dateUtc="2026-02-23T13:29:00Z"/>
          <w:rFonts w:ascii="Roboto" w:hAnsi="Roboto"/>
          <w:strike/>
          <w:sz w:val="26"/>
          <w:szCs w:val="26"/>
          <w:lang w:val="uz-Cyrl-UZ"/>
          <w:rPrChange w:id="5661" w:author="Nozimjon Ortiqov" w:date="2026-02-24T09:31:00Z" w16du:dateUtc="2026-02-24T04:31:00Z">
            <w:rPr>
              <w:del w:id="5662" w:author="Nozimjon Ortiqov" w:date="2026-02-23T18:29:00Z" w16du:dateUtc="2026-02-23T13:29:00Z"/>
              <w:rFonts w:ascii="Roboto" w:hAnsi="Roboto"/>
              <w:sz w:val="28"/>
              <w:szCs w:val="28"/>
              <w:lang w:val="uz-Cyrl-UZ"/>
            </w:rPr>
          </w:rPrChange>
        </w:rPr>
      </w:pPr>
      <w:del w:id="5663" w:author="Nozimjon Ortiqov" w:date="2026-02-23T18:29:00Z" w16du:dateUtc="2026-02-23T13:29:00Z">
        <w:r w:rsidRPr="009C4BAE" w:rsidDel="00196C9D">
          <w:rPr>
            <w:rFonts w:ascii="Roboto" w:hAnsi="Roboto"/>
            <w:b/>
            <w:bCs/>
            <w:strike/>
            <w:sz w:val="26"/>
            <w:szCs w:val="26"/>
            <w:lang w:val="uz-Cyrl-UZ"/>
            <w:rPrChange w:id="5664" w:author="Nozimjon Ortiqov" w:date="2026-02-24T09:31:00Z" w16du:dateUtc="2026-02-24T04:31:00Z">
              <w:rPr>
                <w:rFonts w:ascii="Roboto" w:hAnsi="Roboto"/>
                <w:b/>
                <w:bCs/>
                <w:sz w:val="28"/>
                <w:szCs w:val="28"/>
                <w:lang w:val="uz-Cyrl-UZ"/>
              </w:rPr>
            </w:rPrChange>
          </w:rPr>
          <w:delText>Австралияда</w:delText>
        </w:r>
        <w:r w:rsidRPr="009C4BAE" w:rsidDel="00196C9D">
          <w:rPr>
            <w:rFonts w:ascii="Roboto" w:hAnsi="Roboto"/>
            <w:b/>
            <w:strike/>
            <w:sz w:val="26"/>
            <w:szCs w:val="26"/>
            <w:lang w:val="uz-Cyrl-UZ"/>
            <w:rPrChange w:id="5665" w:author="Nozimjon Ortiqov" w:date="2026-02-24T09:31:00Z" w16du:dateUtc="2026-02-24T04:31:00Z">
              <w:rPr>
                <w:rFonts w:ascii="Roboto" w:hAnsi="Roboto"/>
                <w:b/>
                <w:sz w:val="28"/>
                <w:szCs w:val="28"/>
                <w:lang w:val="uz-Cyrl-UZ"/>
              </w:rPr>
            </w:rPrChange>
          </w:rPr>
          <w:delText xml:space="preserve"> </w:delText>
        </w:r>
        <w:r w:rsidRPr="009C4BAE" w:rsidDel="00196C9D">
          <w:rPr>
            <w:rFonts w:ascii="Roboto" w:hAnsi="Roboto"/>
            <w:b/>
            <w:strike/>
            <w:color w:val="0070C0"/>
            <w:sz w:val="26"/>
            <w:szCs w:val="26"/>
            <w:lang w:val="uz-Cyrl-UZ"/>
            <w:rPrChange w:id="5666" w:author="Nozimjon Ortiqov" w:date="2026-02-24T09:31:00Z" w16du:dateUtc="2026-02-24T04:31:00Z">
              <w:rPr>
                <w:rFonts w:ascii="Roboto" w:hAnsi="Roboto"/>
                <w:b/>
                <w:color w:val="0070C0"/>
                <w:sz w:val="28"/>
                <w:szCs w:val="28"/>
                <w:lang w:val="uz-Cyrl-UZ"/>
              </w:rPr>
            </w:rPrChange>
          </w:rPr>
          <w:delText>Good Shepherd Microfinance</w:delText>
        </w:r>
        <w:r w:rsidRPr="009C4BAE" w:rsidDel="00196C9D">
          <w:rPr>
            <w:rFonts w:ascii="Roboto" w:hAnsi="Roboto"/>
            <w:strike/>
            <w:sz w:val="26"/>
            <w:szCs w:val="26"/>
            <w:lang w:val="uz-Cyrl-UZ"/>
            <w:rPrChange w:id="5667" w:author="Nozimjon Ortiqov" w:date="2026-02-24T09:31:00Z" w16du:dateUtc="2026-02-24T04:31:00Z">
              <w:rPr>
                <w:rFonts w:ascii="Roboto" w:hAnsi="Roboto"/>
                <w:sz w:val="28"/>
                <w:szCs w:val="28"/>
                <w:lang w:val="uz-Cyrl-UZ"/>
              </w:rPr>
            </w:rPrChange>
          </w:rPr>
          <w:delText xml:space="preserve"> нодавлат нотижорат ташкилоти томонидан амалга ошириладиган “</w:delText>
        </w:r>
        <w:r w:rsidRPr="009C4BAE" w:rsidDel="00196C9D">
          <w:rPr>
            <w:rFonts w:ascii="Roboto" w:hAnsi="Roboto"/>
            <w:b/>
            <w:bCs/>
            <w:strike/>
            <w:color w:val="0070C0"/>
            <w:sz w:val="26"/>
            <w:szCs w:val="26"/>
            <w:lang w:val="uz-Cyrl-UZ"/>
            <w:rPrChange w:id="5668" w:author="Nozimjon Ortiqov" w:date="2026-02-24T09:31:00Z" w16du:dateUtc="2026-02-24T04:31:00Z">
              <w:rPr>
                <w:rFonts w:ascii="Roboto" w:hAnsi="Roboto"/>
                <w:b/>
                <w:bCs/>
                <w:color w:val="0070C0"/>
                <w:sz w:val="28"/>
                <w:szCs w:val="28"/>
                <w:lang w:val="uz-Cyrl-UZ"/>
              </w:rPr>
            </w:rPrChange>
          </w:rPr>
          <w:delText>No Interest Loan Scheme</w:delText>
        </w:r>
        <w:r w:rsidRPr="009C4BAE" w:rsidDel="00196C9D">
          <w:rPr>
            <w:rFonts w:ascii="Roboto" w:hAnsi="Roboto"/>
            <w:strike/>
            <w:sz w:val="26"/>
            <w:szCs w:val="26"/>
            <w:lang w:val="uz-Cyrl-UZ"/>
            <w:rPrChange w:id="5669" w:author="Nozimjon Ortiqov" w:date="2026-02-24T09:31:00Z" w16du:dateUtc="2026-02-24T04:31:00Z">
              <w:rPr>
                <w:rFonts w:ascii="Roboto" w:hAnsi="Roboto"/>
                <w:sz w:val="28"/>
                <w:szCs w:val="28"/>
                <w:lang w:val="uz-Cyrl-UZ"/>
              </w:rPr>
            </w:rPrChange>
          </w:rPr>
          <w:delText xml:space="preserve">” </w:delText>
        </w:r>
        <w:r w:rsidRPr="009C4BAE" w:rsidDel="00196C9D">
          <w:rPr>
            <w:rFonts w:ascii="Roboto" w:hAnsi="Roboto"/>
            <w:i/>
            <w:strike/>
            <w:sz w:val="26"/>
            <w:szCs w:val="26"/>
            <w:lang w:val="uz-Cyrl-UZ"/>
            <w:rPrChange w:id="5670" w:author="Nozimjon Ortiqov" w:date="2026-02-24T09:31:00Z" w16du:dateUtc="2026-02-24T04:31:00Z">
              <w:rPr>
                <w:rFonts w:ascii="Roboto" w:hAnsi="Roboto"/>
                <w:i/>
                <w:sz w:val="28"/>
                <w:szCs w:val="28"/>
                <w:lang w:val="uz-Cyrl-UZ"/>
              </w:rPr>
            </w:rPrChange>
          </w:rPr>
          <w:delText>(NILS)</w:delText>
        </w:r>
        <w:r w:rsidRPr="009C4BAE" w:rsidDel="00196C9D">
          <w:rPr>
            <w:rFonts w:ascii="Roboto" w:hAnsi="Roboto"/>
            <w:strike/>
            <w:sz w:val="26"/>
            <w:szCs w:val="26"/>
            <w:lang w:val="uz-Cyrl-UZ"/>
            <w:rPrChange w:id="5671" w:author="Nozimjon Ortiqov" w:date="2026-02-24T09:31:00Z" w16du:dateUtc="2026-02-24T04:31:00Z">
              <w:rPr>
                <w:rFonts w:ascii="Roboto" w:hAnsi="Roboto"/>
                <w:sz w:val="28"/>
                <w:szCs w:val="28"/>
                <w:lang w:val="uz-Cyrl-UZ"/>
              </w:rPr>
            </w:rPrChange>
          </w:rPr>
          <w:delText xml:space="preserve"> дастури мавжуд </w:delText>
        </w:r>
        <w:r w:rsidRPr="009C4BAE" w:rsidDel="00196C9D">
          <w:rPr>
            <w:rFonts w:ascii="Roboto" w:hAnsi="Roboto"/>
            <w:i/>
            <w:strike/>
            <w:sz w:val="26"/>
            <w:szCs w:val="26"/>
            <w:lang w:val="uz-Cyrl-UZ"/>
            <w:rPrChange w:id="5672" w:author="Nozimjon Ortiqov" w:date="2026-02-24T09:31:00Z" w16du:dateUtc="2026-02-24T04:31:00Z">
              <w:rPr>
                <w:rFonts w:ascii="Roboto" w:hAnsi="Roboto"/>
                <w:i/>
                <w:sz w:val="28"/>
                <w:szCs w:val="28"/>
                <w:lang w:val="uz-Cyrl-UZ"/>
              </w:rPr>
            </w:rPrChange>
          </w:rPr>
          <w:delText>(</w:delText>
        </w:r>
        <w:r w:rsidRPr="009C4BAE" w:rsidDel="00196C9D">
          <w:rPr>
            <w:rFonts w:ascii="Roboto" w:hAnsi="Roboto"/>
            <w:b/>
            <w:bCs/>
            <w:i/>
            <w:strike/>
            <w:color w:val="C00000"/>
            <w:sz w:val="26"/>
            <w:szCs w:val="26"/>
            <w:lang w:val="uz-Cyrl-UZ"/>
            <w:rPrChange w:id="5673" w:author="Nozimjon Ortiqov" w:date="2026-02-24T09:31:00Z" w16du:dateUtc="2026-02-24T04:31:00Z">
              <w:rPr>
                <w:rFonts w:ascii="Roboto" w:hAnsi="Roboto"/>
                <w:b/>
                <w:bCs/>
                <w:i/>
                <w:color w:val="C00000"/>
                <w:sz w:val="28"/>
                <w:szCs w:val="28"/>
                <w:lang w:val="uz-Cyrl-UZ"/>
              </w:rPr>
            </w:rPrChange>
          </w:rPr>
          <w:delText>600</w:delText>
        </w:r>
        <w:r w:rsidRPr="009C4BAE" w:rsidDel="00196C9D">
          <w:rPr>
            <w:rFonts w:ascii="Roboto" w:hAnsi="Roboto"/>
            <w:i/>
            <w:strike/>
            <w:color w:val="C00000"/>
            <w:sz w:val="26"/>
            <w:szCs w:val="26"/>
            <w:lang w:val="uz-Cyrl-UZ"/>
            <w:rPrChange w:id="5674" w:author="Nozimjon Ortiqov" w:date="2026-02-24T09:31:00Z" w16du:dateUtc="2026-02-24T04:31:00Z">
              <w:rPr>
                <w:rFonts w:ascii="Roboto" w:hAnsi="Roboto"/>
                <w:i/>
                <w:color w:val="C00000"/>
                <w:sz w:val="28"/>
                <w:szCs w:val="28"/>
                <w:lang w:val="uz-Cyrl-UZ"/>
              </w:rPr>
            </w:rPrChange>
          </w:rPr>
          <w:delText xml:space="preserve"> </w:delText>
        </w:r>
        <w:r w:rsidRPr="009C4BAE" w:rsidDel="00196C9D">
          <w:rPr>
            <w:rFonts w:ascii="Roboto" w:hAnsi="Roboto"/>
            <w:i/>
            <w:strike/>
            <w:sz w:val="26"/>
            <w:szCs w:val="26"/>
            <w:lang w:val="uz-Cyrl-UZ"/>
            <w:rPrChange w:id="5675" w:author="Nozimjon Ortiqov" w:date="2026-02-24T09:31:00Z" w16du:dateUtc="2026-02-24T04:31:00Z">
              <w:rPr>
                <w:rFonts w:ascii="Roboto" w:hAnsi="Roboto"/>
                <w:i/>
                <w:sz w:val="28"/>
                <w:szCs w:val="28"/>
                <w:lang w:val="uz-Cyrl-UZ"/>
              </w:rPr>
            </w:rPrChange>
          </w:rPr>
          <w:delText xml:space="preserve">дан ортиқ қарз бериш нуқтаси) </w:delText>
        </w:r>
        <w:r w:rsidRPr="009C4BAE" w:rsidDel="00196C9D">
          <w:rPr>
            <w:rFonts w:ascii="Roboto" w:hAnsi="Roboto"/>
            <w:strike/>
            <w:sz w:val="26"/>
            <w:szCs w:val="26"/>
            <w:lang w:val="uz-Cyrl-UZ"/>
            <w:rPrChange w:id="5676" w:author="Nozimjon Ortiqov" w:date="2026-02-24T09:31:00Z" w16du:dateUtc="2026-02-24T04:31:00Z">
              <w:rPr>
                <w:rFonts w:ascii="Roboto" w:hAnsi="Roboto"/>
                <w:sz w:val="28"/>
                <w:szCs w:val="28"/>
                <w:lang w:val="uz-Cyrl-UZ"/>
              </w:rPr>
            </w:rPrChange>
          </w:rPr>
          <w:delText xml:space="preserve">бўлиб, дастур ҳукумат томонидан </w:delText>
        </w:r>
        <w:r w:rsidRPr="009C4BAE" w:rsidDel="00196C9D">
          <w:rPr>
            <w:rFonts w:ascii="Roboto" w:hAnsi="Roboto"/>
            <w:b/>
            <w:bCs/>
            <w:strike/>
            <w:sz w:val="26"/>
            <w:szCs w:val="26"/>
            <w:lang w:val="uz-Cyrl-UZ"/>
            <w:rPrChange w:id="5677" w:author="Nozimjon Ortiqov" w:date="2026-02-24T09:31:00Z" w16du:dateUtc="2026-02-24T04:31:00Z">
              <w:rPr>
                <w:rFonts w:ascii="Roboto" w:hAnsi="Roboto"/>
                <w:b/>
                <w:bCs/>
                <w:sz w:val="28"/>
                <w:szCs w:val="28"/>
                <w:lang w:val="uz-Cyrl-UZ"/>
              </w:rPr>
            </w:rPrChange>
          </w:rPr>
          <w:delText>молиялаштирилади</w:delText>
        </w:r>
        <w:r w:rsidRPr="009C4BAE" w:rsidDel="00196C9D">
          <w:rPr>
            <w:rFonts w:ascii="Roboto" w:hAnsi="Roboto"/>
            <w:strike/>
            <w:sz w:val="26"/>
            <w:szCs w:val="26"/>
            <w:lang w:val="uz-Cyrl-UZ"/>
            <w:rPrChange w:id="5678" w:author="Nozimjon Ortiqov" w:date="2026-02-24T09:31:00Z" w16du:dateUtc="2026-02-24T04:31:00Z">
              <w:rPr>
                <w:rFonts w:ascii="Roboto" w:hAnsi="Roboto"/>
                <w:sz w:val="28"/>
                <w:szCs w:val="28"/>
                <w:lang w:val="uz-Cyrl-UZ"/>
              </w:rPr>
            </w:rPrChange>
          </w:rPr>
          <w:delText xml:space="preserve"> </w:delText>
        </w:r>
        <w:r w:rsidRPr="009C4BAE" w:rsidDel="00196C9D">
          <w:rPr>
            <w:rFonts w:ascii="Roboto" w:hAnsi="Roboto"/>
            <w:i/>
            <w:strike/>
            <w:sz w:val="26"/>
            <w:szCs w:val="26"/>
            <w:lang w:val="uz-Cyrl-UZ"/>
            <w:rPrChange w:id="5679" w:author="Nozimjon Ortiqov" w:date="2026-02-24T09:31:00Z" w16du:dateUtc="2026-02-24T04:31:00Z">
              <w:rPr>
                <w:rFonts w:ascii="Roboto" w:hAnsi="Roboto"/>
                <w:i/>
                <w:sz w:val="28"/>
                <w:szCs w:val="28"/>
                <w:lang w:val="uz-Cyrl-UZ"/>
              </w:rPr>
            </w:rPrChange>
          </w:rPr>
          <w:delText xml:space="preserve">(йилига тахминан </w:delText>
        </w:r>
        <w:r w:rsidRPr="009C4BAE" w:rsidDel="00196C9D">
          <w:rPr>
            <w:rFonts w:ascii="Roboto" w:hAnsi="Roboto"/>
            <w:b/>
            <w:bCs/>
            <w:i/>
            <w:strike/>
            <w:color w:val="C00000"/>
            <w:sz w:val="26"/>
            <w:szCs w:val="26"/>
            <w:lang w:val="uz-Cyrl-UZ"/>
            <w:rPrChange w:id="5680" w:author="Nozimjon Ortiqov" w:date="2026-02-24T09:31:00Z" w16du:dateUtc="2026-02-24T04:31:00Z">
              <w:rPr>
                <w:rFonts w:ascii="Roboto" w:hAnsi="Roboto"/>
                <w:b/>
                <w:bCs/>
                <w:i/>
                <w:color w:val="C00000"/>
                <w:sz w:val="28"/>
                <w:szCs w:val="28"/>
                <w:lang w:val="uz-Cyrl-UZ"/>
              </w:rPr>
            </w:rPrChange>
          </w:rPr>
          <w:delText>25</w:delText>
        </w:r>
        <w:r w:rsidRPr="009C4BAE" w:rsidDel="00196C9D">
          <w:rPr>
            <w:rFonts w:ascii="Roboto" w:hAnsi="Roboto"/>
            <w:i/>
            <w:strike/>
            <w:color w:val="C00000"/>
            <w:sz w:val="26"/>
            <w:szCs w:val="26"/>
            <w:lang w:val="uz-Cyrl-UZ"/>
            <w:rPrChange w:id="5681" w:author="Nozimjon Ortiqov" w:date="2026-02-24T09:31:00Z" w16du:dateUtc="2026-02-24T04:31:00Z">
              <w:rPr>
                <w:rFonts w:ascii="Roboto" w:hAnsi="Roboto"/>
                <w:i/>
                <w:color w:val="C00000"/>
                <w:sz w:val="28"/>
                <w:szCs w:val="28"/>
                <w:lang w:val="uz-Cyrl-UZ"/>
              </w:rPr>
            </w:rPrChange>
          </w:rPr>
          <w:delText xml:space="preserve"> </w:delText>
        </w:r>
        <w:r w:rsidRPr="009C4BAE" w:rsidDel="00196C9D">
          <w:rPr>
            <w:rFonts w:ascii="Roboto" w:hAnsi="Roboto"/>
            <w:i/>
            <w:strike/>
            <w:color w:val="0070C0"/>
            <w:sz w:val="26"/>
            <w:szCs w:val="26"/>
            <w:lang w:val="uz-Cyrl-UZ"/>
            <w:rPrChange w:id="5682" w:author="Nozimjon Ortiqov" w:date="2026-02-24T09:31:00Z" w16du:dateUtc="2026-02-24T04:31:00Z">
              <w:rPr>
                <w:rFonts w:ascii="Roboto" w:hAnsi="Roboto"/>
                <w:i/>
                <w:color w:val="0070C0"/>
                <w:sz w:val="28"/>
                <w:szCs w:val="28"/>
                <w:lang w:val="uz-Cyrl-UZ"/>
              </w:rPr>
            </w:rPrChange>
          </w:rPr>
          <w:delText>минг</w:delText>
        </w:r>
        <w:r w:rsidRPr="009C4BAE" w:rsidDel="00196C9D">
          <w:rPr>
            <w:rFonts w:ascii="Roboto" w:hAnsi="Roboto"/>
            <w:i/>
            <w:strike/>
            <w:sz w:val="26"/>
            <w:szCs w:val="26"/>
            <w:lang w:val="uz-Cyrl-UZ"/>
            <w:rPrChange w:id="5683" w:author="Nozimjon Ortiqov" w:date="2026-02-24T09:31:00Z" w16du:dateUtc="2026-02-24T04:31:00Z">
              <w:rPr>
                <w:rFonts w:ascii="Roboto" w:hAnsi="Roboto"/>
                <w:i/>
                <w:sz w:val="28"/>
                <w:szCs w:val="28"/>
                <w:lang w:val="uz-Cyrl-UZ"/>
              </w:rPr>
            </w:rPrChange>
          </w:rPr>
          <w:delText>та NILS)</w:delText>
        </w:r>
        <w:r w:rsidRPr="009C4BAE" w:rsidDel="00196C9D">
          <w:rPr>
            <w:rFonts w:ascii="Roboto" w:hAnsi="Roboto"/>
            <w:strike/>
            <w:sz w:val="26"/>
            <w:szCs w:val="26"/>
            <w:lang w:val="uz-Cyrl-UZ"/>
            <w:rPrChange w:id="5684" w:author="Nozimjon Ortiqov" w:date="2026-02-24T09:31:00Z" w16du:dateUtc="2026-02-24T04:31:00Z">
              <w:rPr>
                <w:rFonts w:ascii="Roboto" w:hAnsi="Roboto"/>
                <w:sz w:val="28"/>
                <w:szCs w:val="28"/>
                <w:lang w:val="uz-Cyrl-UZ"/>
              </w:rPr>
            </w:rPrChange>
          </w:rPr>
          <w:delText>.</w:delText>
        </w:r>
      </w:del>
    </w:p>
    <w:p w14:paraId="3AA1B60A" w14:textId="2CBC664E" w:rsidR="00484395" w:rsidRPr="009C4BAE" w:rsidDel="00196C9D" w:rsidRDefault="00484395" w:rsidP="00484395">
      <w:pPr>
        <w:spacing w:before="60" w:after="60"/>
        <w:ind w:firstLine="709"/>
        <w:jc w:val="both"/>
        <w:rPr>
          <w:del w:id="5685" w:author="Nozimjon Ortiqov" w:date="2026-02-23T18:29:00Z" w16du:dateUtc="2026-02-23T13:29:00Z"/>
          <w:rFonts w:ascii="Roboto" w:hAnsi="Roboto"/>
          <w:strike/>
          <w:sz w:val="26"/>
          <w:szCs w:val="26"/>
          <w:lang w:val="uz-Cyrl-UZ"/>
          <w:rPrChange w:id="5686" w:author="Nozimjon Ortiqov" w:date="2026-02-24T09:31:00Z" w16du:dateUtc="2026-02-24T04:31:00Z">
            <w:rPr>
              <w:del w:id="5687" w:author="Nozimjon Ortiqov" w:date="2026-02-23T18:29:00Z" w16du:dateUtc="2026-02-23T13:29:00Z"/>
              <w:rFonts w:ascii="Roboto" w:hAnsi="Roboto"/>
              <w:sz w:val="28"/>
              <w:szCs w:val="28"/>
            </w:rPr>
          </w:rPrChange>
        </w:rPr>
      </w:pPr>
      <w:del w:id="5688" w:author="Nozimjon Ortiqov" w:date="2026-02-23T18:29:00Z" w16du:dateUtc="2026-02-23T13:29:00Z">
        <w:r w:rsidRPr="009C4BAE" w:rsidDel="00196C9D">
          <w:rPr>
            <w:rFonts w:ascii="Roboto" w:hAnsi="Roboto"/>
            <w:strike/>
            <w:sz w:val="26"/>
            <w:szCs w:val="26"/>
            <w:lang w:val="uz-Cyrl-UZ"/>
            <w:rPrChange w:id="5689" w:author="Nozimjon Ortiqov" w:date="2026-02-24T09:31:00Z" w16du:dateUtc="2026-02-24T04:31:00Z">
              <w:rPr>
                <w:rFonts w:ascii="Roboto" w:hAnsi="Roboto"/>
                <w:sz w:val="28"/>
                <w:szCs w:val="28"/>
              </w:rPr>
            </w:rPrChange>
          </w:rPr>
          <w:delText xml:space="preserve">2024 йилда жами </w:delText>
        </w:r>
        <w:r w:rsidRPr="009C4BAE" w:rsidDel="00196C9D">
          <w:rPr>
            <w:rFonts w:ascii="Roboto" w:hAnsi="Roboto"/>
            <w:b/>
            <w:bCs/>
            <w:strike/>
            <w:color w:val="C00000"/>
            <w:sz w:val="26"/>
            <w:szCs w:val="26"/>
            <w:lang w:val="uz-Cyrl-UZ"/>
            <w:rPrChange w:id="5690" w:author="Nozimjon Ortiqov" w:date="2026-02-24T09:31:00Z" w16du:dateUtc="2026-02-24T04:31:00Z">
              <w:rPr>
                <w:rFonts w:ascii="Roboto" w:hAnsi="Roboto"/>
                <w:b/>
                <w:bCs/>
                <w:color w:val="C00000"/>
                <w:sz w:val="28"/>
                <w:szCs w:val="28"/>
              </w:rPr>
            </w:rPrChange>
          </w:rPr>
          <w:delText>44,6</w:delText>
        </w:r>
        <w:r w:rsidRPr="009C4BAE" w:rsidDel="00196C9D">
          <w:rPr>
            <w:rFonts w:ascii="Roboto" w:hAnsi="Roboto"/>
            <w:strike/>
            <w:sz w:val="26"/>
            <w:szCs w:val="26"/>
            <w:lang w:val="uz-Cyrl-UZ"/>
            <w:rPrChange w:id="5691" w:author="Nozimjon Ortiqov" w:date="2026-02-24T09:31:00Z" w16du:dateUtc="2026-02-24T04:31:00Z">
              <w:rPr>
                <w:rFonts w:ascii="Roboto" w:hAnsi="Roboto"/>
                <w:sz w:val="28"/>
                <w:szCs w:val="28"/>
              </w:rPr>
            </w:rPrChange>
          </w:rPr>
          <w:delText xml:space="preserve"> </w:delText>
        </w:r>
        <w:r w:rsidRPr="009C4BAE" w:rsidDel="00196C9D">
          <w:rPr>
            <w:rFonts w:ascii="Roboto" w:hAnsi="Roboto"/>
            <w:b/>
            <w:strike/>
            <w:color w:val="0070C0"/>
            <w:sz w:val="26"/>
            <w:szCs w:val="26"/>
            <w:lang w:val="uz-Cyrl-UZ"/>
            <w:rPrChange w:id="5692" w:author="Nozimjon Ortiqov" w:date="2026-02-24T09:31:00Z" w16du:dateUtc="2026-02-24T04:31:00Z">
              <w:rPr>
                <w:rFonts w:ascii="Roboto" w:hAnsi="Roboto"/>
                <w:b/>
                <w:color w:val="0070C0"/>
                <w:sz w:val="28"/>
                <w:szCs w:val="28"/>
              </w:rPr>
            </w:rPrChange>
          </w:rPr>
          <w:delText>млн доллар</w:delText>
        </w:r>
        <w:r w:rsidRPr="009C4BAE" w:rsidDel="00196C9D">
          <w:rPr>
            <w:rFonts w:ascii="Roboto" w:hAnsi="Roboto"/>
            <w:strike/>
            <w:sz w:val="26"/>
            <w:szCs w:val="26"/>
            <w:lang w:val="uz-Cyrl-UZ"/>
            <w:rPrChange w:id="5693" w:author="Nozimjon Ortiqov" w:date="2026-02-24T09:31:00Z" w16du:dateUtc="2026-02-24T04:31:00Z">
              <w:rPr>
                <w:rFonts w:ascii="Roboto" w:hAnsi="Roboto"/>
                <w:sz w:val="28"/>
                <w:szCs w:val="28"/>
              </w:rPr>
            </w:rPrChange>
          </w:rPr>
          <w:delText xml:space="preserve"> миқдорида </w:delText>
        </w:r>
        <w:r w:rsidRPr="009C4BAE" w:rsidDel="00196C9D">
          <w:rPr>
            <w:rFonts w:ascii="Roboto" w:hAnsi="Roboto"/>
            <w:b/>
            <w:bCs/>
            <w:strike/>
            <w:color w:val="C00000"/>
            <w:sz w:val="26"/>
            <w:szCs w:val="26"/>
            <w:lang w:val="uz-Cyrl-UZ"/>
            <w:rPrChange w:id="5694" w:author="Nozimjon Ortiqov" w:date="2026-02-24T09:31:00Z" w16du:dateUtc="2026-02-24T04:31:00Z">
              <w:rPr>
                <w:rFonts w:ascii="Roboto" w:hAnsi="Roboto"/>
                <w:b/>
                <w:bCs/>
                <w:color w:val="C00000"/>
                <w:sz w:val="28"/>
                <w:szCs w:val="28"/>
              </w:rPr>
            </w:rPrChange>
          </w:rPr>
          <w:delText>13,4</w:delText>
        </w:r>
        <w:r w:rsidRPr="009C4BAE" w:rsidDel="00196C9D">
          <w:rPr>
            <w:rFonts w:ascii="Roboto" w:hAnsi="Roboto"/>
            <w:strike/>
            <w:sz w:val="26"/>
            <w:szCs w:val="26"/>
            <w:lang w:val="uz-Cyrl-UZ"/>
            <w:rPrChange w:id="5695" w:author="Nozimjon Ortiqov" w:date="2026-02-24T09:31:00Z" w16du:dateUtc="2026-02-24T04:31:00Z">
              <w:rPr>
                <w:rFonts w:ascii="Roboto" w:hAnsi="Roboto"/>
                <w:sz w:val="28"/>
                <w:szCs w:val="28"/>
              </w:rPr>
            </w:rPrChange>
          </w:rPr>
          <w:delText xml:space="preserve"> </w:delText>
        </w:r>
        <w:r w:rsidRPr="009C4BAE" w:rsidDel="00196C9D">
          <w:rPr>
            <w:rFonts w:ascii="Roboto" w:hAnsi="Roboto"/>
            <w:strike/>
            <w:color w:val="0070C0"/>
            <w:sz w:val="26"/>
            <w:szCs w:val="26"/>
            <w:lang w:val="uz-Cyrl-UZ"/>
            <w:rPrChange w:id="5696" w:author="Nozimjon Ortiqov" w:date="2026-02-24T09:31:00Z" w16du:dateUtc="2026-02-24T04:31:00Z">
              <w:rPr>
                <w:rFonts w:ascii="Roboto" w:hAnsi="Roboto"/>
                <w:color w:val="0070C0"/>
                <w:sz w:val="28"/>
                <w:szCs w:val="28"/>
              </w:rPr>
            </w:rPrChange>
          </w:rPr>
          <w:delText>минг</w:delText>
        </w:r>
        <w:r w:rsidRPr="009C4BAE" w:rsidDel="00196C9D">
          <w:rPr>
            <w:rFonts w:ascii="Roboto" w:hAnsi="Roboto"/>
            <w:strike/>
            <w:sz w:val="26"/>
            <w:szCs w:val="26"/>
            <w:lang w:val="uz-Cyrl-UZ"/>
            <w:rPrChange w:id="5697" w:author="Nozimjon Ortiqov" w:date="2026-02-24T09:31:00Z" w16du:dateUtc="2026-02-24T04:31:00Z">
              <w:rPr>
                <w:rFonts w:ascii="Roboto" w:hAnsi="Roboto"/>
                <w:sz w:val="28"/>
                <w:szCs w:val="28"/>
              </w:rPr>
            </w:rPrChange>
          </w:rPr>
          <w:delText>та қарз ажратилди.</w:delText>
        </w:r>
      </w:del>
    </w:p>
    <w:p w14:paraId="68D161AA" w14:textId="71FF7E17" w:rsidR="00484395" w:rsidRPr="009C4BAE" w:rsidDel="00196C9D" w:rsidRDefault="00484395" w:rsidP="00484395">
      <w:pPr>
        <w:shd w:val="clear" w:color="auto" w:fill="E2EFD9" w:themeFill="accent6" w:themeFillTint="33"/>
        <w:spacing w:before="60" w:after="60"/>
        <w:ind w:firstLine="709"/>
        <w:jc w:val="both"/>
        <w:rPr>
          <w:del w:id="5698" w:author="Nozimjon Ortiqov" w:date="2026-02-23T18:29:00Z" w16du:dateUtc="2026-02-23T13:29:00Z"/>
          <w:rFonts w:ascii="Roboto" w:hAnsi="Roboto"/>
          <w:i/>
          <w:iCs/>
          <w:strike/>
          <w:sz w:val="26"/>
          <w:szCs w:val="26"/>
          <w:lang w:val="uz-Cyrl-UZ"/>
          <w:rPrChange w:id="5699" w:author="Nozimjon Ortiqov" w:date="2026-02-24T09:31:00Z" w16du:dateUtc="2026-02-24T04:31:00Z">
            <w:rPr>
              <w:del w:id="5700" w:author="Nozimjon Ortiqov" w:date="2026-02-23T18:29:00Z" w16du:dateUtc="2026-02-23T13:29:00Z"/>
              <w:rFonts w:ascii="Roboto" w:hAnsi="Roboto"/>
              <w:i/>
              <w:iCs/>
              <w:sz w:val="28"/>
              <w:szCs w:val="28"/>
            </w:rPr>
          </w:rPrChange>
        </w:rPr>
      </w:pPr>
      <w:del w:id="5701" w:author="Nozimjon Ortiqov" w:date="2026-02-23T18:29:00Z" w16du:dateUtc="2026-02-23T13:29:00Z">
        <w:r w:rsidRPr="009C4BAE" w:rsidDel="00196C9D">
          <w:rPr>
            <w:rFonts w:ascii="Roboto" w:hAnsi="Roboto"/>
            <w:b/>
            <w:bCs/>
            <w:i/>
            <w:iCs/>
            <w:strike/>
            <w:sz w:val="26"/>
            <w:szCs w:val="26"/>
            <w:u w:val="single"/>
            <w:lang w:val="uz-Cyrl-UZ"/>
            <w:rPrChange w:id="5702" w:author="Nozimjon Ortiqov" w:date="2026-02-24T09:31:00Z" w16du:dateUtc="2026-02-24T04:31:00Z">
              <w:rPr>
                <w:rFonts w:ascii="Roboto" w:hAnsi="Roboto"/>
                <w:b/>
                <w:bCs/>
                <w:i/>
                <w:iCs/>
                <w:sz w:val="28"/>
                <w:szCs w:val="28"/>
                <w:u w:val="single"/>
              </w:rPr>
            </w:rPrChange>
          </w:rPr>
          <w:delText>Механизм</w:delText>
        </w:r>
        <w:r w:rsidRPr="009C4BAE" w:rsidDel="00196C9D">
          <w:rPr>
            <w:rFonts w:ascii="Roboto" w:hAnsi="Roboto"/>
            <w:i/>
            <w:iCs/>
            <w:strike/>
            <w:sz w:val="26"/>
            <w:szCs w:val="26"/>
            <w:lang w:val="uz-Cyrl-UZ"/>
            <w:rPrChange w:id="5703"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color w:val="C00000"/>
            <w:sz w:val="26"/>
            <w:szCs w:val="26"/>
            <w:lang w:val="uz-Cyrl-UZ"/>
            <w:rPrChange w:id="5704" w:author="Nozimjon Ortiqov" w:date="2026-02-24T09:31:00Z" w16du:dateUtc="2026-02-24T04:31:00Z">
              <w:rPr>
                <w:rFonts w:ascii="Roboto" w:hAnsi="Roboto"/>
                <w:b/>
                <w:bCs/>
                <w:i/>
                <w:iCs/>
                <w:color w:val="C00000"/>
                <w:sz w:val="28"/>
                <w:szCs w:val="28"/>
              </w:rPr>
            </w:rPrChange>
          </w:rPr>
          <w:delText>1,3</w:delText>
        </w:r>
        <w:r w:rsidRPr="009C4BAE" w:rsidDel="00196C9D">
          <w:rPr>
            <w:rFonts w:ascii="Roboto" w:hAnsi="Roboto"/>
            <w:i/>
            <w:iCs/>
            <w:strike/>
            <w:sz w:val="26"/>
            <w:szCs w:val="26"/>
            <w:lang w:val="uz-Cyrl-UZ"/>
            <w:rPrChange w:id="5705"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color w:val="0070C0"/>
            <w:sz w:val="26"/>
            <w:szCs w:val="26"/>
            <w:lang w:val="uz-Cyrl-UZ"/>
            <w:rPrChange w:id="5706" w:author="Nozimjon Ortiqov" w:date="2026-02-24T09:31:00Z" w16du:dateUtc="2026-02-24T04:31:00Z">
              <w:rPr>
                <w:rFonts w:ascii="Roboto" w:hAnsi="Roboto"/>
                <w:b/>
                <w:bCs/>
                <w:i/>
                <w:iCs/>
                <w:color w:val="0070C0"/>
                <w:sz w:val="28"/>
                <w:szCs w:val="28"/>
              </w:rPr>
            </w:rPrChange>
          </w:rPr>
          <w:delText>минг долл</w:delText>
        </w:r>
        <w:r w:rsidRPr="009C4BAE" w:rsidDel="00196C9D">
          <w:rPr>
            <w:rFonts w:ascii="Roboto" w:hAnsi="Roboto"/>
            <w:i/>
            <w:iCs/>
            <w:strike/>
            <w:sz w:val="26"/>
            <w:szCs w:val="26"/>
            <w:lang w:val="uz-Cyrl-UZ"/>
            <w:rPrChange w:id="5707" w:author="Nozimjon Ortiqov" w:date="2026-02-24T09:31:00Z" w16du:dateUtc="2026-02-24T04:31:00Z">
              <w:rPr>
                <w:rFonts w:ascii="Roboto" w:hAnsi="Roboto"/>
                <w:i/>
                <w:iCs/>
                <w:sz w:val="28"/>
                <w:szCs w:val="28"/>
              </w:rPr>
            </w:rPrChange>
          </w:rPr>
          <w:delText xml:space="preserve">аргача бўлган </w:delText>
        </w:r>
        <w:r w:rsidRPr="009C4BAE" w:rsidDel="00196C9D">
          <w:rPr>
            <w:rFonts w:ascii="Roboto" w:hAnsi="Roboto"/>
            <w:b/>
            <w:bCs/>
            <w:i/>
            <w:iCs/>
            <w:strike/>
            <w:sz w:val="26"/>
            <w:szCs w:val="26"/>
            <w:lang w:val="uz-Cyrl-UZ"/>
            <w:rPrChange w:id="5708" w:author="Nozimjon Ortiqov" w:date="2026-02-24T09:31:00Z" w16du:dateUtc="2026-02-24T04:31:00Z">
              <w:rPr>
                <w:rFonts w:ascii="Roboto" w:hAnsi="Roboto"/>
                <w:b/>
                <w:bCs/>
                <w:i/>
                <w:iCs/>
                <w:sz w:val="28"/>
                <w:szCs w:val="28"/>
              </w:rPr>
            </w:rPrChange>
          </w:rPr>
          <w:delText>мақсадли</w:delText>
        </w:r>
        <w:r w:rsidRPr="009C4BAE" w:rsidDel="00196C9D">
          <w:rPr>
            <w:rFonts w:ascii="Roboto" w:hAnsi="Roboto"/>
            <w:i/>
            <w:iCs/>
            <w:strike/>
            <w:sz w:val="26"/>
            <w:szCs w:val="26"/>
            <w:lang w:val="uz-Cyrl-UZ"/>
            <w:rPrChange w:id="5709"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sz w:val="26"/>
            <w:szCs w:val="26"/>
            <w:lang w:val="uz-Cyrl-UZ"/>
            <w:rPrChange w:id="5710" w:author="Nozimjon Ortiqov" w:date="2026-02-24T09:31:00Z" w16du:dateUtc="2026-02-24T04:31:00Z">
              <w:rPr>
                <w:rFonts w:ascii="Roboto" w:hAnsi="Roboto"/>
                <w:b/>
                <w:bCs/>
                <w:i/>
                <w:iCs/>
                <w:sz w:val="28"/>
                <w:szCs w:val="28"/>
              </w:rPr>
            </w:rPrChange>
          </w:rPr>
          <w:delText>қарзлар</w:delText>
        </w:r>
        <w:r w:rsidRPr="009C4BAE" w:rsidDel="00196C9D">
          <w:rPr>
            <w:rFonts w:ascii="Roboto" w:hAnsi="Roboto"/>
            <w:i/>
            <w:iCs/>
            <w:strike/>
            <w:sz w:val="26"/>
            <w:szCs w:val="26"/>
            <w:lang w:val="uz-Cyrl-UZ"/>
            <w:rPrChange w:id="5711" w:author="Nozimjon Ortiqov" w:date="2026-02-24T09:31:00Z" w16du:dateUtc="2026-02-24T04:31:00Z">
              <w:rPr>
                <w:rFonts w:ascii="Roboto" w:hAnsi="Roboto"/>
                <w:i/>
                <w:iCs/>
                <w:sz w:val="28"/>
                <w:szCs w:val="28"/>
              </w:rPr>
            </w:rPrChange>
          </w:rPr>
          <w:delText xml:space="preserve"> фоизлар ва комиссияларсиз зарур товарлар ҳамда хизматларни харид қилиш учун берилади, муддати </w:delText>
        </w:r>
        <w:r w:rsidRPr="009C4BAE" w:rsidDel="00196C9D">
          <w:rPr>
            <w:rFonts w:ascii="Roboto" w:hAnsi="Roboto"/>
            <w:b/>
            <w:bCs/>
            <w:i/>
            <w:iCs/>
            <w:strike/>
            <w:color w:val="C00000"/>
            <w:sz w:val="26"/>
            <w:szCs w:val="26"/>
            <w:lang w:val="uz-Cyrl-UZ"/>
            <w:rPrChange w:id="5712" w:author="Nozimjon Ortiqov" w:date="2026-02-24T09:31:00Z" w16du:dateUtc="2026-02-24T04:31:00Z">
              <w:rPr>
                <w:rFonts w:ascii="Roboto" w:hAnsi="Roboto"/>
                <w:b/>
                <w:bCs/>
                <w:i/>
                <w:iCs/>
                <w:color w:val="C00000"/>
                <w:sz w:val="28"/>
                <w:szCs w:val="28"/>
              </w:rPr>
            </w:rPrChange>
          </w:rPr>
          <w:delText>24</w:delText>
        </w:r>
        <w:r w:rsidRPr="009C4BAE" w:rsidDel="00196C9D">
          <w:rPr>
            <w:rFonts w:ascii="Roboto" w:hAnsi="Roboto"/>
            <w:i/>
            <w:iCs/>
            <w:strike/>
            <w:color w:val="C00000"/>
            <w:sz w:val="26"/>
            <w:szCs w:val="26"/>
            <w:lang w:val="uz-Cyrl-UZ"/>
            <w:rPrChange w:id="5713"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14" w:author="Nozimjon Ortiqov" w:date="2026-02-24T09:31:00Z" w16du:dateUtc="2026-02-24T04:31:00Z">
              <w:rPr>
                <w:rFonts w:ascii="Roboto" w:hAnsi="Roboto"/>
                <w:b/>
                <w:bCs/>
                <w:i/>
                <w:iCs/>
                <w:color w:val="0070C0"/>
                <w:sz w:val="28"/>
                <w:szCs w:val="28"/>
              </w:rPr>
            </w:rPrChange>
          </w:rPr>
          <w:delText>ой</w:delText>
        </w:r>
        <w:r w:rsidRPr="009C4BAE" w:rsidDel="00196C9D">
          <w:rPr>
            <w:rFonts w:ascii="Roboto" w:hAnsi="Roboto"/>
            <w:i/>
            <w:iCs/>
            <w:strike/>
            <w:sz w:val="26"/>
            <w:szCs w:val="26"/>
            <w:lang w:val="uz-Cyrl-UZ"/>
            <w:rPrChange w:id="5715" w:author="Nozimjon Ortiqov" w:date="2026-02-24T09:31:00Z" w16du:dateUtc="2026-02-24T04:31:00Z">
              <w:rPr>
                <w:rFonts w:ascii="Roboto" w:hAnsi="Roboto"/>
                <w:i/>
                <w:iCs/>
                <w:sz w:val="28"/>
                <w:szCs w:val="28"/>
              </w:rPr>
            </w:rPrChange>
          </w:rPr>
          <w:delText>гача, кичик тўловлар орқали қайтарилади. Шунингдек, молиявий маслаҳат хизматлари кўрсатилади.</w:delText>
        </w:r>
      </w:del>
    </w:p>
    <w:p w14:paraId="439CB443" w14:textId="6DC89369" w:rsidR="00484395" w:rsidRPr="009C4BAE" w:rsidDel="00196C9D" w:rsidRDefault="00484395" w:rsidP="00484395">
      <w:pPr>
        <w:shd w:val="clear" w:color="auto" w:fill="E2EFD9" w:themeFill="accent6" w:themeFillTint="33"/>
        <w:spacing w:before="60" w:after="60"/>
        <w:ind w:firstLine="709"/>
        <w:jc w:val="both"/>
        <w:rPr>
          <w:del w:id="5716" w:author="Nozimjon Ortiqov" w:date="2026-02-23T18:29:00Z" w16du:dateUtc="2026-02-23T13:29:00Z"/>
          <w:rFonts w:ascii="Roboto" w:hAnsi="Roboto"/>
          <w:i/>
          <w:iCs/>
          <w:strike/>
          <w:sz w:val="26"/>
          <w:szCs w:val="26"/>
          <w:lang w:val="uz-Cyrl-UZ"/>
          <w:rPrChange w:id="5717" w:author="Nozimjon Ortiqov" w:date="2026-02-24T09:31:00Z" w16du:dateUtc="2026-02-24T04:31:00Z">
            <w:rPr>
              <w:del w:id="5718" w:author="Nozimjon Ortiqov" w:date="2026-02-23T18:29:00Z" w16du:dateUtc="2026-02-23T13:29:00Z"/>
              <w:rFonts w:ascii="Roboto" w:hAnsi="Roboto"/>
              <w:i/>
              <w:iCs/>
              <w:sz w:val="28"/>
              <w:szCs w:val="28"/>
            </w:rPr>
          </w:rPrChange>
        </w:rPr>
      </w:pPr>
      <w:del w:id="5719" w:author="Nozimjon Ortiqov" w:date="2026-02-23T18:29:00Z" w16du:dateUtc="2026-02-23T13:29:00Z">
        <w:r w:rsidRPr="009C4BAE" w:rsidDel="00196C9D">
          <w:rPr>
            <w:rFonts w:ascii="Roboto" w:hAnsi="Roboto"/>
            <w:b/>
            <w:bCs/>
            <w:i/>
            <w:iCs/>
            <w:strike/>
            <w:sz w:val="26"/>
            <w:szCs w:val="26"/>
            <w:u w:val="single"/>
            <w:lang w:val="uz-Cyrl-UZ"/>
            <w:rPrChange w:id="5720" w:author="Nozimjon Ortiqov" w:date="2026-02-24T09:31:00Z" w16du:dateUtc="2026-02-24T04:31:00Z">
              <w:rPr>
                <w:rFonts w:ascii="Roboto" w:hAnsi="Roboto"/>
                <w:b/>
                <w:bCs/>
                <w:i/>
                <w:iCs/>
                <w:sz w:val="28"/>
                <w:szCs w:val="28"/>
                <w:u w:val="single"/>
              </w:rPr>
            </w:rPrChange>
          </w:rPr>
          <w:delText>Критерийлар</w:delText>
        </w:r>
        <w:r w:rsidRPr="009C4BAE" w:rsidDel="00196C9D">
          <w:rPr>
            <w:rFonts w:ascii="Roboto" w:hAnsi="Roboto"/>
            <w:i/>
            <w:iCs/>
            <w:strike/>
            <w:sz w:val="26"/>
            <w:szCs w:val="26"/>
            <w:u w:val="single"/>
            <w:lang w:val="uz-Cyrl-UZ"/>
            <w:rPrChange w:id="5721" w:author="Nozimjon Ortiqov" w:date="2026-02-24T09:31:00Z" w16du:dateUtc="2026-02-24T04:31:00Z">
              <w:rPr>
                <w:rFonts w:ascii="Roboto" w:hAnsi="Roboto"/>
                <w:i/>
                <w:iCs/>
                <w:sz w:val="28"/>
                <w:szCs w:val="28"/>
                <w:u w:val="single"/>
              </w:rPr>
            </w:rPrChange>
          </w:rPr>
          <w:delText>:</w:delText>
        </w:r>
        <w:r w:rsidRPr="009C4BAE" w:rsidDel="00196C9D">
          <w:rPr>
            <w:rFonts w:ascii="Roboto" w:hAnsi="Roboto"/>
            <w:i/>
            <w:iCs/>
            <w:strike/>
            <w:sz w:val="26"/>
            <w:szCs w:val="26"/>
            <w:lang w:val="uz-Cyrl-UZ"/>
            <w:rPrChange w:id="5722" w:author="Nozimjon Ortiqov" w:date="2026-02-24T09:31:00Z" w16du:dateUtc="2026-02-24T04:31:00Z">
              <w:rPr>
                <w:rFonts w:ascii="Roboto" w:hAnsi="Roboto"/>
                <w:i/>
                <w:iCs/>
                <w:sz w:val="28"/>
                <w:szCs w:val="28"/>
              </w:rPr>
            </w:rPrChange>
          </w:rPr>
          <w:delText xml:space="preserve"> йиллик даромад </w:delText>
        </w:r>
        <w:r w:rsidRPr="009C4BAE" w:rsidDel="00196C9D">
          <w:rPr>
            <w:rFonts w:ascii="Roboto" w:hAnsi="Roboto"/>
            <w:b/>
            <w:bCs/>
            <w:i/>
            <w:iCs/>
            <w:strike/>
            <w:color w:val="C00000"/>
            <w:sz w:val="26"/>
            <w:szCs w:val="26"/>
            <w:lang w:val="uz-Cyrl-UZ"/>
            <w:rPrChange w:id="5723" w:author="Nozimjon Ortiqov" w:date="2026-02-24T09:31:00Z" w16du:dateUtc="2026-02-24T04:31:00Z">
              <w:rPr>
                <w:rFonts w:ascii="Roboto" w:hAnsi="Roboto"/>
                <w:b/>
                <w:bCs/>
                <w:i/>
                <w:iCs/>
                <w:color w:val="C00000"/>
                <w:sz w:val="28"/>
                <w:szCs w:val="28"/>
              </w:rPr>
            </w:rPrChange>
          </w:rPr>
          <w:delText>47</w:delText>
        </w:r>
        <w:r w:rsidRPr="009C4BAE" w:rsidDel="00196C9D">
          <w:rPr>
            <w:rFonts w:ascii="Roboto" w:hAnsi="Roboto"/>
            <w:i/>
            <w:iCs/>
            <w:strike/>
            <w:color w:val="C00000"/>
            <w:sz w:val="26"/>
            <w:szCs w:val="26"/>
            <w:lang w:val="uz-Cyrl-UZ"/>
            <w:rPrChange w:id="5724"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25" w:author="Nozimjon Ortiqov" w:date="2026-02-24T09:31:00Z" w16du:dateUtc="2026-02-24T04:31:00Z">
              <w:rPr>
                <w:rFonts w:ascii="Roboto" w:hAnsi="Roboto"/>
                <w:b/>
                <w:bCs/>
                <w:i/>
                <w:iCs/>
                <w:color w:val="0070C0"/>
                <w:sz w:val="28"/>
                <w:szCs w:val="28"/>
              </w:rPr>
            </w:rPrChange>
          </w:rPr>
          <w:delText>минг долл</w:delText>
        </w:r>
        <w:r w:rsidRPr="009C4BAE" w:rsidDel="00196C9D">
          <w:rPr>
            <w:rFonts w:ascii="Roboto" w:hAnsi="Roboto"/>
            <w:i/>
            <w:iCs/>
            <w:strike/>
            <w:sz w:val="26"/>
            <w:szCs w:val="26"/>
            <w:lang w:val="uz-Cyrl-UZ"/>
            <w:rPrChange w:id="5726" w:author="Nozimjon Ortiqov" w:date="2026-02-24T09:31:00Z" w16du:dateUtc="2026-02-24T04:31:00Z">
              <w:rPr>
                <w:rFonts w:ascii="Roboto" w:hAnsi="Roboto"/>
                <w:i/>
                <w:iCs/>
                <w:sz w:val="28"/>
                <w:szCs w:val="28"/>
              </w:rPr>
            </w:rPrChange>
          </w:rPr>
          <w:delText>ардан ошмаслиги</w:delText>
        </w:r>
        <w:r w:rsidRPr="009C4BAE" w:rsidDel="00196C9D">
          <w:rPr>
            <w:rFonts w:ascii="Roboto" w:hAnsi="Roboto"/>
            <w:i/>
            <w:iCs/>
            <w:strike/>
            <w:sz w:val="26"/>
            <w:szCs w:val="26"/>
            <w:lang w:val="uz-Cyrl-UZ"/>
            <w:rPrChange w:id="5727" w:author="Nozimjon Ortiqov" w:date="2026-02-24T09:31:00Z" w16du:dateUtc="2026-02-24T04:31:00Z">
              <w:rPr>
                <w:rFonts w:ascii="Roboto" w:hAnsi="Roboto"/>
                <w:i/>
                <w:iCs/>
                <w:sz w:val="28"/>
                <w:szCs w:val="28"/>
                <w:lang w:val="uz-Cyrl-UZ"/>
              </w:rPr>
            </w:rPrChange>
          </w:rPr>
          <w:delText>,</w:delText>
        </w:r>
        <w:r w:rsidRPr="009C4BAE" w:rsidDel="00196C9D">
          <w:rPr>
            <w:rFonts w:ascii="Roboto" w:hAnsi="Roboto"/>
            <w:i/>
            <w:iCs/>
            <w:strike/>
            <w:sz w:val="26"/>
            <w:szCs w:val="26"/>
            <w:lang w:val="uz-Cyrl-UZ"/>
            <w:rPrChange w:id="5728" w:author="Nozimjon Ortiqov" w:date="2026-02-24T09:31:00Z" w16du:dateUtc="2026-02-24T04:31:00Z">
              <w:rPr>
                <w:rFonts w:ascii="Roboto" w:hAnsi="Roboto"/>
                <w:i/>
                <w:iCs/>
                <w:sz w:val="28"/>
                <w:szCs w:val="28"/>
              </w:rPr>
            </w:rPrChange>
          </w:rPr>
          <w:delText xml:space="preserve"> кўрсатилган манзилда камида </w:delText>
        </w:r>
        <w:r w:rsidRPr="009C4BAE" w:rsidDel="00196C9D">
          <w:rPr>
            <w:rFonts w:ascii="Roboto" w:hAnsi="Roboto"/>
            <w:b/>
            <w:bCs/>
            <w:i/>
            <w:iCs/>
            <w:strike/>
            <w:color w:val="C00000"/>
            <w:sz w:val="26"/>
            <w:szCs w:val="26"/>
            <w:lang w:val="uz-Cyrl-UZ"/>
            <w:rPrChange w:id="5729" w:author="Nozimjon Ortiqov" w:date="2026-02-24T09:31:00Z" w16du:dateUtc="2026-02-24T04:31:00Z">
              <w:rPr>
                <w:rFonts w:ascii="Roboto" w:hAnsi="Roboto"/>
                <w:b/>
                <w:bCs/>
                <w:i/>
                <w:iCs/>
                <w:color w:val="C00000"/>
                <w:sz w:val="28"/>
                <w:szCs w:val="28"/>
              </w:rPr>
            </w:rPrChange>
          </w:rPr>
          <w:delText>3</w:delText>
        </w:r>
        <w:r w:rsidRPr="009C4BAE" w:rsidDel="00196C9D">
          <w:rPr>
            <w:rFonts w:ascii="Roboto" w:hAnsi="Roboto"/>
            <w:i/>
            <w:iCs/>
            <w:strike/>
            <w:color w:val="C00000"/>
            <w:sz w:val="26"/>
            <w:szCs w:val="26"/>
            <w:lang w:val="uz-Cyrl-UZ"/>
            <w:rPrChange w:id="5730"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31" w:author="Nozimjon Ortiqov" w:date="2026-02-24T09:31:00Z" w16du:dateUtc="2026-02-24T04:31:00Z">
              <w:rPr>
                <w:rFonts w:ascii="Roboto" w:hAnsi="Roboto"/>
                <w:b/>
                <w:bCs/>
                <w:i/>
                <w:iCs/>
                <w:color w:val="0070C0"/>
                <w:sz w:val="28"/>
                <w:szCs w:val="28"/>
              </w:rPr>
            </w:rPrChange>
          </w:rPr>
          <w:delText>ой</w:delText>
        </w:r>
        <w:r w:rsidRPr="009C4BAE" w:rsidDel="00196C9D">
          <w:rPr>
            <w:rFonts w:ascii="Roboto" w:hAnsi="Roboto"/>
            <w:i/>
            <w:iCs/>
            <w:strike/>
            <w:color w:val="0070C0"/>
            <w:sz w:val="26"/>
            <w:szCs w:val="26"/>
            <w:lang w:val="uz-Cyrl-UZ"/>
            <w:rPrChange w:id="5732" w:author="Nozimjon Ortiqov" w:date="2026-02-24T09:31:00Z" w16du:dateUtc="2026-02-24T04:31:00Z">
              <w:rPr>
                <w:rFonts w:ascii="Roboto" w:hAnsi="Roboto"/>
                <w:i/>
                <w:iCs/>
                <w:color w:val="0070C0"/>
                <w:sz w:val="28"/>
                <w:szCs w:val="28"/>
              </w:rPr>
            </w:rPrChange>
          </w:rPr>
          <w:delText xml:space="preserve"> </w:delText>
        </w:r>
        <w:r w:rsidRPr="009C4BAE" w:rsidDel="00196C9D">
          <w:rPr>
            <w:rFonts w:ascii="Roboto" w:hAnsi="Roboto"/>
            <w:i/>
            <w:iCs/>
            <w:strike/>
            <w:sz w:val="26"/>
            <w:szCs w:val="26"/>
            <w:lang w:val="uz-Cyrl-UZ"/>
            <w:rPrChange w:id="5733" w:author="Nozimjon Ortiqov" w:date="2026-02-24T09:31:00Z" w16du:dateUtc="2026-02-24T04:31:00Z">
              <w:rPr>
                <w:rFonts w:ascii="Roboto" w:hAnsi="Roboto"/>
                <w:i/>
                <w:iCs/>
                <w:sz w:val="28"/>
                <w:szCs w:val="28"/>
              </w:rPr>
            </w:rPrChange>
          </w:rPr>
          <w:delText>яшаган бўлиши</w:delText>
        </w:r>
        <w:r w:rsidRPr="009C4BAE" w:rsidDel="00196C9D">
          <w:rPr>
            <w:rFonts w:ascii="Roboto" w:hAnsi="Roboto"/>
            <w:i/>
            <w:iCs/>
            <w:strike/>
            <w:sz w:val="26"/>
            <w:szCs w:val="26"/>
            <w:lang w:val="uz-Cyrl-UZ"/>
            <w:rPrChange w:id="5734" w:author="Nozimjon Ortiqov" w:date="2026-02-24T09:31:00Z" w16du:dateUtc="2026-02-24T04:31:00Z">
              <w:rPr>
                <w:rFonts w:ascii="Roboto" w:hAnsi="Roboto"/>
                <w:i/>
                <w:iCs/>
                <w:sz w:val="28"/>
                <w:szCs w:val="28"/>
                <w:lang w:val="uz-Cyrl-UZ"/>
              </w:rPr>
            </w:rPrChange>
          </w:rPr>
          <w:delText>,</w:delText>
        </w:r>
        <w:r w:rsidRPr="009C4BAE" w:rsidDel="00196C9D">
          <w:rPr>
            <w:rFonts w:ascii="Roboto" w:hAnsi="Roboto"/>
            <w:i/>
            <w:iCs/>
            <w:strike/>
            <w:sz w:val="26"/>
            <w:szCs w:val="26"/>
            <w:lang w:val="uz-Cyrl-UZ"/>
            <w:rPrChange w:id="5735" w:author="Nozimjon Ortiqov" w:date="2026-02-24T09:31:00Z" w16du:dateUtc="2026-02-24T04:31:00Z">
              <w:rPr>
                <w:rFonts w:ascii="Roboto" w:hAnsi="Roboto"/>
                <w:i/>
                <w:iCs/>
                <w:sz w:val="28"/>
                <w:szCs w:val="28"/>
              </w:rPr>
            </w:rPrChange>
          </w:rPr>
          <w:delText xml:space="preserve"> белгиланган муддатда қарзни қайтариш имконияти ва тайёрлиги мавжуд бўлиши лозим.</w:delText>
        </w:r>
      </w:del>
    </w:p>
    <w:p w14:paraId="6DBC51B1" w14:textId="252BC7F0" w:rsidR="00484395" w:rsidRPr="009C4BAE" w:rsidDel="00196C9D" w:rsidRDefault="00484395" w:rsidP="00484395">
      <w:pPr>
        <w:spacing w:before="60" w:after="60"/>
        <w:ind w:firstLine="709"/>
        <w:jc w:val="both"/>
        <w:rPr>
          <w:del w:id="5736" w:author="Nozimjon Ortiqov" w:date="2026-02-23T18:29:00Z" w16du:dateUtc="2026-02-23T13:29:00Z"/>
          <w:rFonts w:ascii="Roboto" w:hAnsi="Roboto"/>
          <w:bCs/>
          <w:strike/>
          <w:sz w:val="26"/>
          <w:szCs w:val="26"/>
          <w:lang w:val="uz-Cyrl-UZ"/>
          <w:rPrChange w:id="5737" w:author="Nozimjon Ortiqov" w:date="2026-02-24T09:31:00Z" w16du:dateUtc="2026-02-24T04:31:00Z">
            <w:rPr>
              <w:del w:id="5738" w:author="Nozimjon Ortiqov" w:date="2026-02-23T18:29:00Z" w16du:dateUtc="2026-02-23T13:29:00Z"/>
              <w:rFonts w:ascii="Roboto" w:hAnsi="Roboto"/>
              <w:bCs/>
              <w:sz w:val="28"/>
              <w:szCs w:val="28"/>
            </w:rPr>
          </w:rPrChange>
        </w:rPr>
      </w:pPr>
      <w:del w:id="5739" w:author="Nozimjon Ortiqov" w:date="2026-02-23T18:29:00Z" w16du:dateUtc="2026-02-23T13:29:00Z">
        <w:r w:rsidRPr="009C4BAE" w:rsidDel="00196C9D">
          <w:rPr>
            <w:rFonts w:ascii="Roboto" w:hAnsi="Roboto"/>
            <w:b/>
            <w:bCs/>
            <w:strike/>
            <w:sz w:val="26"/>
            <w:szCs w:val="26"/>
            <w:lang w:val="uz-Cyrl-UZ"/>
            <w:rPrChange w:id="5740" w:author="Nozimjon Ortiqov" w:date="2026-02-24T09:31:00Z" w16du:dateUtc="2026-02-24T04:31:00Z">
              <w:rPr>
                <w:rFonts w:ascii="Roboto" w:hAnsi="Roboto"/>
                <w:b/>
                <w:bCs/>
                <w:sz w:val="28"/>
                <w:szCs w:val="28"/>
              </w:rPr>
            </w:rPrChange>
          </w:rPr>
          <w:delText>Буюк Британияда</w:delText>
        </w:r>
        <w:r w:rsidRPr="009C4BAE" w:rsidDel="00196C9D">
          <w:rPr>
            <w:rFonts w:ascii="Roboto" w:hAnsi="Roboto"/>
            <w:bCs/>
            <w:strike/>
            <w:sz w:val="26"/>
            <w:szCs w:val="26"/>
            <w:lang w:val="uz-Cyrl-UZ"/>
            <w:rPrChange w:id="5741" w:author="Nozimjon Ortiqov" w:date="2026-02-24T09:31:00Z" w16du:dateUtc="2026-02-24T04:31:00Z">
              <w:rPr>
                <w:rFonts w:ascii="Roboto" w:hAnsi="Roboto"/>
                <w:bCs/>
                <w:sz w:val="28"/>
                <w:szCs w:val="28"/>
              </w:rPr>
            </w:rPrChange>
          </w:rPr>
          <w:delText xml:space="preserve"> 2022–2024 йиллар давомида </w:delText>
        </w:r>
        <w:r w:rsidRPr="009C4BAE" w:rsidDel="00196C9D">
          <w:rPr>
            <w:rFonts w:ascii="Roboto" w:hAnsi="Roboto"/>
            <w:b/>
            <w:bCs/>
            <w:strike/>
            <w:color w:val="0070C0"/>
            <w:sz w:val="26"/>
            <w:szCs w:val="26"/>
            <w:lang w:val="uz-Cyrl-UZ"/>
            <w:rPrChange w:id="5742" w:author="Nozimjon Ortiqov" w:date="2026-02-24T09:31:00Z" w16du:dateUtc="2026-02-24T04:31:00Z">
              <w:rPr>
                <w:rFonts w:ascii="Roboto" w:hAnsi="Roboto"/>
                <w:b/>
                <w:bCs/>
                <w:color w:val="0070C0"/>
                <w:sz w:val="28"/>
                <w:szCs w:val="28"/>
              </w:rPr>
            </w:rPrChange>
          </w:rPr>
          <w:delText>Fair4All Finance</w:delText>
        </w:r>
        <w:r w:rsidRPr="009C4BAE" w:rsidDel="00196C9D">
          <w:rPr>
            <w:rFonts w:ascii="Roboto" w:hAnsi="Roboto"/>
            <w:bCs/>
            <w:strike/>
            <w:sz w:val="26"/>
            <w:szCs w:val="26"/>
            <w:lang w:val="uz-Cyrl-UZ"/>
            <w:rPrChange w:id="5743" w:author="Nozimjon Ortiqov" w:date="2026-02-24T09:31:00Z" w16du:dateUtc="2026-02-24T04:31:00Z">
              <w:rPr>
                <w:rFonts w:ascii="Roboto" w:hAnsi="Roboto"/>
                <w:bCs/>
                <w:sz w:val="28"/>
                <w:szCs w:val="28"/>
              </w:rPr>
            </w:rPrChange>
          </w:rPr>
          <w:delText xml:space="preserve"> томонидан амалга оширилган </w:delText>
        </w:r>
        <w:r w:rsidRPr="009C4BAE" w:rsidDel="00196C9D">
          <w:rPr>
            <w:rFonts w:ascii="Roboto" w:hAnsi="Roboto"/>
            <w:b/>
            <w:bCs/>
            <w:strike/>
            <w:color w:val="0070C0"/>
            <w:sz w:val="26"/>
            <w:szCs w:val="26"/>
            <w:lang w:val="uz-Cyrl-UZ"/>
            <w:rPrChange w:id="5744" w:author="Nozimjon Ortiqov" w:date="2026-02-24T09:31:00Z" w16du:dateUtc="2026-02-24T04:31:00Z">
              <w:rPr>
                <w:rFonts w:ascii="Roboto" w:hAnsi="Roboto"/>
                <w:b/>
                <w:bCs/>
                <w:color w:val="0070C0"/>
                <w:sz w:val="28"/>
                <w:szCs w:val="28"/>
              </w:rPr>
            </w:rPrChange>
          </w:rPr>
          <w:delText>“No Interest Loan Scheme”</w:delText>
        </w:r>
        <w:r w:rsidRPr="009C4BAE" w:rsidDel="00196C9D">
          <w:rPr>
            <w:rFonts w:ascii="Roboto" w:hAnsi="Roboto"/>
            <w:bCs/>
            <w:strike/>
            <w:sz w:val="26"/>
            <w:szCs w:val="26"/>
            <w:lang w:val="uz-Cyrl-UZ"/>
            <w:rPrChange w:id="5745" w:author="Nozimjon Ortiqov" w:date="2026-02-24T09:31:00Z" w16du:dateUtc="2026-02-24T04:31:00Z">
              <w:rPr>
                <w:rFonts w:ascii="Roboto" w:hAnsi="Roboto"/>
                <w:bCs/>
                <w:sz w:val="28"/>
                <w:szCs w:val="28"/>
              </w:rPr>
            </w:rPrChange>
          </w:rPr>
          <w:delText xml:space="preserve"> пилот дастури давлат маблағлари ҳисобидан молиялаштирилди.</w:delText>
        </w:r>
      </w:del>
    </w:p>
    <w:p w14:paraId="6C96EDF5" w14:textId="3B06EDCD" w:rsidR="00484395" w:rsidRPr="009C4BAE" w:rsidDel="00196C9D" w:rsidRDefault="00484395" w:rsidP="00484395">
      <w:pPr>
        <w:spacing w:before="60" w:after="60"/>
        <w:ind w:firstLine="709"/>
        <w:jc w:val="both"/>
        <w:rPr>
          <w:del w:id="5746" w:author="Nozimjon Ortiqov" w:date="2026-02-23T18:29:00Z" w16du:dateUtc="2026-02-23T13:29:00Z"/>
          <w:rFonts w:ascii="Roboto" w:hAnsi="Roboto"/>
          <w:bCs/>
          <w:strike/>
          <w:sz w:val="26"/>
          <w:szCs w:val="26"/>
          <w:lang w:val="uz-Cyrl-UZ"/>
          <w:rPrChange w:id="5747" w:author="Nozimjon Ortiqov" w:date="2026-02-24T09:31:00Z" w16du:dateUtc="2026-02-24T04:31:00Z">
            <w:rPr>
              <w:del w:id="5748" w:author="Nozimjon Ortiqov" w:date="2026-02-23T18:29:00Z" w16du:dateUtc="2026-02-23T13:29:00Z"/>
              <w:rFonts w:ascii="Roboto" w:hAnsi="Roboto"/>
              <w:bCs/>
              <w:sz w:val="28"/>
              <w:szCs w:val="28"/>
            </w:rPr>
          </w:rPrChange>
        </w:rPr>
      </w:pPr>
      <w:del w:id="5749" w:author="Nozimjon Ortiqov" w:date="2026-02-23T18:29:00Z" w16du:dateUtc="2026-02-23T13:29:00Z">
        <w:r w:rsidRPr="009C4BAE" w:rsidDel="00196C9D">
          <w:rPr>
            <w:rFonts w:ascii="Roboto" w:hAnsi="Roboto"/>
            <w:bCs/>
            <w:strike/>
            <w:sz w:val="26"/>
            <w:szCs w:val="26"/>
            <w:lang w:val="uz-Cyrl-UZ"/>
            <w:rPrChange w:id="5750" w:author="Nozimjon Ortiqov" w:date="2026-02-24T09:31:00Z" w16du:dateUtc="2026-02-24T04:31:00Z">
              <w:rPr>
                <w:rFonts w:ascii="Roboto" w:hAnsi="Roboto"/>
                <w:bCs/>
                <w:sz w:val="28"/>
                <w:szCs w:val="28"/>
              </w:rPr>
            </w:rPrChange>
          </w:rPr>
          <w:delText xml:space="preserve">2026 йилда пилот лойиҳанинг самарадорлигини баҳолаш мақсадида </w:delText>
        </w:r>
        <w:r w:rsidRPr="009C4BAE" w:rsidDel="00196C9D">
          <w:rPr>
            <w:rFonts w:ascii="Roboto" w:hAnsi="Roboto"/>
            <w:b/>
            <w:bCs/>
            <w:strike/>
            <w:color w:val="0070C0"/>
            <w:sz w:val="26"/>
            <w:szCs w:val="26"/>
            <w:lang w:val="uz-Cyrl-UZ"/>
            <w:rPrChange w:id="5751" w:author="Nozimjon Ortiqov" w:date="2026-02-24T09:31:00Z" w16du:dateUtc="2026-02-24T04:31:00Z">
              <w:rPr>
                <w:rFonts w:ascii="Roboto" w:hAnsi="Roboto"/>
                <w:b/>
                <w:bCs/>
                <w:color w:val="0070C0"/>
                <w:sz w:val="28"/>
                <w:szCs w:val="28"/>
              </w:rPr>
            </w:rPrChange>
          </w:rPr>
          <w:delText>PwC</w:delText>
        </w:r>
        <w:r w:rsidRPr="009C4BAE" w:rsidDel="00196C9D">
          <w:rPr>
            <w:rFonts w:ascii="Roboto" w:hAnsi="Roboto"/>
            <w:bCs/>
            <w:strike/>
            <w:sz w:val="26"/>
            <w:szCs w:val="26"/>
            <w:lang w:val="uz-Cyrl-UZ"/>
            <w:rPrChange w:id="5752" w:author="Nozimjon Ortiqov" w:date="2026-02-24T09:31:00Z" w16du:dateUtc="2026-02-24T04:31:00Z">
              <w:rPr>
                <w:rFonts w:ascii="Roboto" w:hAnsi="Roboto"/>
                <w:bCs/>
                <w:sz w:val="28"/>
                <w:szCs w:val="28"/>
              </w:rPr>
            </w:rPrChange>
          </w:rPr>
          <w:delText xml:space="preserve"> томонидан мустақил аудит ва баҳолаш ўтказилиши режалаштирилган.</w:delText>
        </w:r>
      </w:del>
    </w:p>
    <w:p w14:paraId="7533B72D" w14:textId="48B8CAD9" w:rsidR="00484395" w:rsidRPr="009C4BAE" w:rsidDel="00196C9D" w:rsidRDefault="00484395" w:rsidP="00484395">
      <w:pPr>
        <w:spacing w:before="60" w:after="60"/>
        <w:ind w:firstLine="709"/>
        <w:jc w:val="both"/>
        <w:rPr>
          <w:del w:id="5753" w:author="Nozimjon Ortiqov" w:date="2026-02-23T18:29:00Z" w16du:dateUtc="2026-02-23T13:29:00Z"/>
          <w:rFonts w:ascii="Roboto" w:hAnsi="Roboto"/>
          <w:strike/>
          <w:sz w:val="26"/>
          <w:szCs w:val="26"/>
          <w:lang w:val="uz-Cyrl-UZ"/>
          <w:rPrChange w:id="5754" w:author="Nozimjon Ortiqov" w:date="2026-02-24T09:31:00Z" w16du:dateUtc="2026-02-24T04:31:00Z">
            <w:rPr>
              <w:del w:id="5755" w:author="Nozimjon Ortiqov" w:date="2026-02-23T18:29:00Z" w16du:dateUtc="2026-02-23T13:29:00Z"/>
              <w:rFonts w:ascii="Roboto" w:hAnsi="Roboto"/>
              <w:sz w:val="28"/>
              <w:szCs w:val="28"/>
            </w:rPr>
          </w:rPrChange>
        </w:rPr>
      </w:pPr>
      <w:del w:id="5756" w:author="Nozimjon Ortiqov" w:date="2026-02-23T18:29:00Z" w16du:dateUtc="2026-02-23T13:29:00Z">
        <w:r w:rsidRPr="009C4BAE" w:rsidDel="00196C9D">
          <w:rPr>
            <w:rFonts w:ascii="Roboto" w:hAnsi="Roboto"/>
            <w:bCs/>
            <w:strike/>
            <w:sz w:val="26"/>
            <w:szCs w:val="26"/>
            <w:lang w:val="uz-Cyrl-UZ"/>
            <w:rPrChange w:id="5757" w:author="Nozimjon Ortiqov" w:date="2026-02-24T09:31:00Z" w16du:dateUtc="2026-02-24T04:31:00Z">
              <w:rPr>
                <w:rFonts w:ascii="Roboto" w:hAnsi="Roboto"/>
                <w:bCs/>
                <w:sz w:val="28"/>
                <w:szCs w:val="28"/>
              </w:rPr>
            </w:rPrChange>
          </w:rPr>
          <w:delText xml:space="preserve">Дастур доирасида тахминан </w:delText>
        </w:r>
        <w:r w:rsidRPr="009C4BAE" w:rsidDel="00196C9D">
          <w:rPr>
            <w:rFonts w:ascii="Roboto" w:hAnsi="Roboto"/>
            <w:b/>
            <w:bCs/>
            <w:strike/>
            <w:color w:val="C00000"/>
            <w:sz w:val="26"/>
            <w:szCs w:val="26"/>
            <w:lang w:val="uz-Cyrl-UZ"/>
            <w:rPrChange w:id="5758" w:author="Nozimjon Ortiqov" w:date="2026-02-24T09:31:00Z" w16du:dateUtc="2026-02-24T04:31:00Z">
              <w:rPr>
                <w:rFonts w:ascii="Roboto" w:hAnsi="Roboto"/>
                <w:b/>
                <w:bCs/>
                <w:color w:val="C00000"/>
                <w:sz w:val="28"/>
                <w:szCs w:val="28"/>
              </w:rPr>
            </w:rPrChange>
          </w:rPr>
          <w:delText xml:space="preserve">4 </w:delText>
        </w:r>
        <w:r w:rsidRPr="009C4BAE" w:rsidDel="00196C9D">
          <w:rPr>
            <w:rFonts w:ascii="Roboto" w:hAnsi="Roboto"/>
            <w:b/>
            <w:bCs/>
            <w:strike/>
            <w:color w:val="0070C0"/>
            <w:sz w:val="26"/>
            <w:szCs w:val="26"/>
            <w:lang w:val="uz-Cyrl-UZ"/>
            <w:rPrChange w:id="5759" w:author="Nozimjon Ortiqov" w:date="2026-02-24T09:31:00Z" w16du:dateUtc="2026-02-24T04:31:00Z">
              <w:rPr>
                <w:rFonts w:ascii="Roboto" w:hAnsi="Roboto"/>
                <w:b/>
                <w:bCs/>
                <w:color w:val="0070C0"/>
                <w:sz w:val="28"/>
                <w:szCs w:val="28"/>
              </w:rPr>
            </w:rPrChange>
          </w:rPr>
          <w:delText>минг</w:delText>
        </w:r>
        <w:r w:rsidRPr="009C4BAE" w:rsidDel="00196C9D">
          <w:rPr>
            <w:rFonts w:ascii="Roboto" w:hAnsi="Roboto"/>
            <w:bCs/>
            <w:strike/>
            <w:sz w:val="26"/>
            <w:szCs w:val="26"/>
            <w:lang w:val="uz-Cyrl-UZ"/>
            <w:rPrChange w:id="5760" w:author="Nozimjon Ortiqov" w:date="2026-02-24T09:31:00Z" w16du:dateUtc="2026-02-24T04:31:00Z">
              <w:rPr>
                <w:rFonts w:ascii="Roboto" w:hAnsi="Roboto"/>
                <w:bCs/>
                <w:sz w:val="28"/>
                <w:szCs w:val="28"/>
              </w:rPr>
            </w:rPrChange>
          </w:rPr>
          <w:delText xml:space="preserve">та қарз ажратилиб, уларнинг умумий ҳажми </w:delText>
        </w:r>
        <w:r w:rsidRPr="009C4BAE" w:rsidDel="00196C9D">
          <w:rPr>
            <w:rFonts w:ascii="Roboto" w:hAnsi="Roboto"/>
            <w:b/>
            <w:bCs/>
            <w:strike/>
            <w:color w:val="C00000"/>
            <w:sz w:val="26"/>
            <w:szCs w:val="26"/>
            <w:lang w:val="uz-Cyrl-UZ"/>
            <w:rPrChange w:id="5761" w:author="Nozimjon Ortiqov" w:date="2026-02-24T09:31:00Z" w16du:dateUtc="2026-02-24T04:31:00Z">
              <w:rPr>
                <w:rFonts w:ascii="Roboto" w:hAnsi="Roboto"/>
                <w:b/>
                <w:bCs/>
                <w:color w:val="C00000"/>
                <w:sz w:val="28"/>
                <w:szCs w:val="28"/>
              </w:rPr>
            </w:rPrChange>
          </w:rPr>
          <w:delText xml:space="preserve">2,6 </w:delText>
        </w:r>
        <w:r w:rsidRPr="009C4BAE" w:rsidDel="00196C9D">
          <w:rPr>
            <w:rFonts w:ascii="Roboto" w:hAnsi="Roboto"/>
            <w:b/>
            <w:bCs/>
            <w:strike/>
            <w:color w:val="0070C0"/>
            <w:sz w:val="26"/>
            <w:szCs w:val="26"/>
            <w:lang w:val="uz-Cyrl-UZ"/>
            <w:rPrChange w:id="5762" w:author="Nozimjon Ortiqov" w:date="2026-02-24T09:31:00Z" w16du:dateUtc="2026-02-24T04:31:00Z">
              <w:rPr>
                <w:rFonts w:ascii="Roboto" w:hAnsi="Roboto"/>
                <w:b/>
                <w:bCs/>
                <w:color w:val="0070C0"/>
                <w:sz w:val="28"/>
                <w:szCs w:val="28"/>
              </w:rPr>
            </w:rPrChange>
          </w:rPr>
          <w:delText>млн доллар</w:delText>
        </w:r>
        <w:r w:rsidRPr="009C4BAE" w:rsidDel="00196C9D">
          <w:rPr>
            <w:rFonts w:ascii="Roboto" w:hAnsi="Roboto"/>
            <w:bCs/>
            <w:strike/>
            <w:sz w:val="26"/>
            <w:szCs w:val="26"/>
            <w:lang w:val="uz-Cyrl-UZ"/>
            <w:rPrChange w:id="5763" w:author="Nozimjon Ortiqov" w:date="2026-02-24T09:31:00Z" w16du:dateUtc="2026-02-24T04:31:00Z">
              <w:rPr>
                <w:rFonts w:ascii="Roboto" w:hAnsi="Roboto"/>
                <w:bCs/>
                <w:sz w:val="28"/>
                <w:szCs w:val="28"/>
              </w:rPr>
            </w:rPrChange>
          </w:rPr>
          <w:delText>ини</w:delText>
        </w:r>
        <w:r w:rsidRPr="009C4BAE" w:rsidDel="00196C9D">
          <w:rPr>
            <w:rFonts w:ascii="Roboto" w:hAnsi="Roboto"/>
            <w:bCs/>
            <w:strike/>
            <w:color w:val="0070C0"/>
            <w:sz w:val="26"/>
            <w:szCs w:val="26"/>
            <w:lang w:val="uz-Cyrl-UZ"/>
            <w:rPrChange w:id="5764" w:author="Nozimjon Ortiqov" w:date="2026-02-24T09:31:00Z" w16du:dateUtc="2026-02-24T04:31:00Z">
              <w:rPr>
                <w:rFonts w:ascii="Roboto" w:hAnsi="Roboto"/>
                <w:bCs/>
                <w:color w:val="0070C0"/>
                <w:sz w:val="28"/>
                <w:szCs w:val="28"/>
              </w:rPr>
            </w:rPrChange>
          </w:rPr>
          <w:delText xml:space="preserve"> </w:delText>
        </w:r>
        <w:r w:rsidRPr="009C4BAE" w:rsidDel="00196C9D">
          <w:rPr>
            <w:rFonts w:ascii="Roboto" w:hAnsi="Roboto"/>
            <w:bCs/>
            <w:strike/>
            <w:sz w:val="26"/>
            <w:szCs w:val="26"/>
            <w:lang w:val="uz-Cyrl-UZ"/>
            <w:rPrChange w:id="5765" w:author="Nozimjon Ortiqov" w:date="2026-02-24T09:31:00Z" w16du:dateUtc="2026-02-24T04:31:00Z">
              <w:rPr>
                <w:rFonts w:ascii="Roboto" w:hAnsi="Roboto"/>
                <w:bCs/>
                <w:sz w:val="28"/>
                <w:szCs w:val="28"/>
              </w:rPr>
            </w:rPrChange>
          </w:rPr>
          <w:delText>ташкил этган.</w:delText>
        </w:r>
      </w:del>
    </w:p>
    <w:p w14:paraId="5C073E32" w14:textId="2C978D08" w:rsidR="00484395" w:rsidRPr="009C4BAE" w:rsidDel="00196C9D" w:rsidRDefault="00484395" w:rsidP="00484395">
      <w:pPr>
        <w:shd w:val="clear" w:color="auto" w:fill="E2EFD9" w:themeFill="accent6" w:themeFillTint="33"/>
        <w:spacing w:before="60" w:after="60"/>
        <w:ind w:firstLine="709"/>
        <w:jc w:val="both"/>
        <w:rPr>
          <w:del w:id="5766" w:author="Nozimjon Ortiqov" w:date="2026-02-23T18:29:00Z" w16du:dateUtc="2026-02-23T13:29:00Z"/>
          <w:rFonts w:ascii="Roboto" w:hAnsi="Roboto"/>
          <w:bCs/>
          <w:i/>
          <w:iCs/>
          <w:strike/>
          <w:sz w:val="26"/>
          <w:szCs w:val="26"/>
          <w:lang w:val="uz-Cyrl-UZ"/>
          <w:rPrChange w:id="5767" w:author="Nozimjon Ortiqov" w:date="2026-02-24T09:31:00Z" w16du:dateUtc="2026-02-24T04:31:00Z">
            <w:rPr>
              <w:del w:id="5768" w:author="Nozimjon Ortiqov" w:date="2026-02-23T18:29:00Z" w16du:dateUtc="2026-02-23T13:29:00Z"/>
              <w:rFonts w:ascii="Roboto" w:hAnsi="Roboto"/>
              <w:bCs/>
              <w:i/>
              <w:iCs/>
              <w:sz w:val="28"/>
              <w:szCs w:val="28"/>
            </w:rPr>
          </w:rPrChange>
        </w:rPr>
      </w:pPr>
      <w:del w:id="5769" w:author="Nozimjon Ortiqov" w:date="2026-02-23T18:29:00Z" w16du:dateUtc="2026-02-23T13:29:00Z">
        <w:r w:rsidRPr="009C4BAE" w:rsidDel="00196C9D">
          <w:rPr>
            <w:rFonts w:ascii="Roboto" w:hAnsi="Roboto"/>
            <w:b/>
            <w:bCs/>
            <w:i/>
            <w:iCs/>
            <w:strike/>
            <w:sz w:val="26"/>
            <w:szCs w:val="26"/>
            <w:u w:val="single"/>
            <w:lang w:val="uz-Cyrl-UZ"/>
            <w:rPrChange w:id="5770" w:author="Nozimjon Ortiqov" w:date="2026-02-24T09:31:00Z" w16du:dateUtc="2026-02-24T04:31:00Z">
              <w:rPr>
                <w:rFonts w:ascii="Roboto" w:hAnsi="Roboto"/>
                <w:b/>
                <w:bCs/>
                <w:i/>
                <w:iCs/>
                <w:sz w:val="28"/>
                <w:szCs w:val="28"/>
                <w:u w:val="single"/>
              </w:rPr>
            </w:rPrChange>
          </w:rPr>
          <w:delText>Механизм</w:delText>
        </w:r>
        <w:r w:rsidRPr="009C4BAE" w:rsidDel="00196C9D">
          <w:rPr>
            <w:rFonts w:ascii="Roboto" w:hAnsi="Roboto"/>
            <w:b/>
            <w:bCs/>
            <w:i/>
            <w:iCs/>
            <w:strike/>
            <w:sz w:val="26"/>
            <w:szCs w:val="26"/>
            <w:lang w:val="uz-Cyrl-UZ"/>
            <w:rPrChange w:id="5771" w:author="Nozimjon Ortiqov" w:date="2026-02-24T09:31:00Z" w16du:dateUtc="2026-02-24T04:31:00Z">
              <w:rPr>
                <w:rFonts w:ascii="Roboto" w:hAnsi="Roboto"/>
                <w:b/>
                <w:bCs/>
                <w:i/>
                <w:iCs/>
                <w:sz w:val="28"/>
                <w:szCs w:val="28"/>
              </w:rPr>
            </w:rPrChange>
          </w:rPr>
          <w:delText>:</w:delText>
        </w:r>
        <w:r w:rsidRPr="009C4BAE" w:rsidDel="00196C9D">
          <w:rPr>
            <w:rFonts w:ascii="Roboto" w:hAnsi="Roboto"/>
            <w:bCs/>
            <w:i/>
            <w:iCs/>
            <w:strike/>
            <w:sz w:val="26"/>
            <w:szCs w:val="26"/>
            <w:lang w:val="uz-Cyrl-UZ"/>
            <w:rPrChange w:id="5772" w:author="Nozimjon Ortiqov" w:date="2026-02-24T09:31:00Z" w16du:dateUtc="2026-02-24T04:31:00Z">
              <w:rPr>
                <w:rFonts w:ascii="Roboto" w:hAnsi="Roboto"/>
                <w:bCs/>
                <w:i/>
                <w:iCs/>
                <w:sz w:val="28"/>
                <w:szCs w:val="28"/>
              </w:rPr>
            </w:rPrChange>
          </w:rPr>
          <w:delText xml:space="preserve"> ўртача </w:delText>
        </w:r>
        <w:r w:rsidRPr="009C4BAE" w:rsidDel="00196C9D">
          <w:rPr>
            <w:rFonts w:ascii="Roboto" w:hAnsi="Roboto"/>
            <w:b/>
            <w:bCs/>
            <w:i/>
            <w:iCs/>
            <w:strike/>
            <w:color w:val="C00000"/>
            <w:sz w:val="26"/>
            <w:szCs w:val="26"/>
            <w:lang w:val="uz-Cyrl-UZ"/>
            <w:rPrChange w:id="5773" w:author="Nozimjon Ortiqov" w:date="2026-02-24T09:31:00Z" w16du:dateUtc="2026-02-24T04:31:00Z">
              <w:rPr>
                <w:rFonts w:ascii="Roboto" w:hAnsi="Roboto"/>
                <w:b/>
                <w:bCs/>
                <w:i/>
                <w:iCs/>
                <w:color w:val="C00000"/>
                <w:sz w:val="28"/>
                <w:szCs w:val="28"/>
              </w:rPr>
            </w:rPrChange>
          </w:rPr>
          <w:delText xml:space="preserve">591 </w:delText>
        </w:r>
        <w:r w:rsidRPr="009C4BAE" w:rsidDel="00196C9D">
          <w:rPr>
            <w:rFonts w:ascii="Roboto" w:hAnsi="Roboto"/>
            <w:b/>
            <w:bCs/>
            <w:i/>
            <w:iCs/>
            <w:strike/>
            <w:color w:val="0070C0"/>
            <w:sz w:val="26"/>
            <w:szCs w:val="26"/>
            <w:lang w:val="uz-Cyrl-UZ"/>
            <w:rPrChange w:id="5774" w:author="Nozimjon Ortiqov" w:date="2026-02-24T09:31:00Z" w16du:dateUtc="2026-02-24T04:31:00Z">
              <w:rPr>
                <w:rFonts w:ascii="Roboto" w:hAnsi="Roboto"/>
                <w:b/>
                <w:bCs/>
                <w:i/>
                <w:iCs/>
                <w:color w:val="0070C0"/>
                <w:sz w:val="28"/>
                <w:szCs w:val="28"/>
              </w:rPr>
            </w:rPrChange>
          </w:rPr>
          <w:delText>фунт стерлинг</w:delText>
        </w:r>
        <w:r w:rsidRPr="009C4BAE" w:rsidDel="00196C9D">
          <w:rPr>
            <w:rFonts w:ascii="Roboto" w:hAnsi="Roboto"/>
            <w:bCs/>
            <w:i/>
            <w:iCs/>
            <w:strike/>
            <w:color w:val="0070C0"/>
            <w:sz w:val="26"/>
            <w:szCs w:val="26"/>
            <w:lang w:val="uz-Cyrl-UZ"/>
            <w:rPrChange w:id="5775" w:author="Nozimjon Ortiqov" w:date="2026-02-24T09:31:00Z" w16du:dateUtc="2026-02-24T04:31:00Z">
              <w:rPr>
                <w:rFonts w:ascii="Roboto" w:hAnsi="Roboto"/>
                <w:bCs/>
                <w:i/>
                <w:iCs/>
                <w:color w:val="0070C0"/>
                <w:sz w:val="28"/>
                <w:szCs w:val="28"/>
              </w:rPr>
            </w:rPrChange>
          </w:rPr>
          <w:delText xml:space="preserve"> </w:delText>
        </w:r>
        <w:r w:rsidRPr="009C4BAE" w:rsidDel="00196C9D">
          <w:rPr>
            <w:rFonts w:ascii="Roboto" w:hAnsi="Roboto"/>
            <w:bCs/>
            <w:i/>
            <w:iCs/>
            <w:strike/>
            <w:sz w:val="26"/>
            <w:szCs w:val="26"/>
            <w:lang w:val="uz-Cyrl-UZ"/>
            <w:rPrChange w:id="5776" w:author="Nozimjon Ortiqov" w:date="2026-02-24T09:31:00Z" w16du:dateUtc="2026-02-24T04:31:00Z">
              <w:rPr>
                <w:rFonts w:ascii="Roboto" w:hAnsi="Roboto"/>
                <w:bCs/>
                <w:i/>
                <w:iCs/>
                <w:sz w:val="28"/>
                <w:szCs w:val="28"/>
              </w:rPr>
            </w:rPrChange>
          </w:rPr>
          <w:delText xml:space="preserve">миқдоридаги мақсадли қарзлар фоизлар ва комиссиялар қўлланилмаган ҳолда тақдим этилади. Қайтариш муддати </w:delText>
        </w:r>
        <w:r w:rsidRPr="009C4BAE" w:rsidDel="00196C9D">
          <w:rPr>
            <w:rFonts w:ascii="Roboto" w:hAnsi="Roboto"/>
            <w:b/>
            <w:bCs/>
            <w:i/>
            <w:iCs/>
            <w:strike/>
            <w:sz w:val="26"/>
            <w:szCs w:val="26"/>
            <w:lang w:val="uz-Cyrl-UZ"/>
            <w:rPrChange w:id="5777" w:author="Nozimjon Ortiqov" w:date="2026-02-24T09:31:00Z" w16du:dateUtc="2026-02-24T04:31:00Z">
              <w:rPr>
                <w:rFonts w:ascii="Roboto" w:hAnsi="Roboto"/>
                <w:b/>
                <w:bCs/>
                <w:i/>
                <w:iCs/>
                <w:sz w:val="28"/>
                <w:szCs w:val="28"/>
              </w:rPr>
            </w:rPrChange>
          </w:rPr>
          <w:delText>6–12 ойни</w:delText>
        </w:r>
        <w:r w:rsidRPr="009C4BAE" w:rsidDel="00196C9D">
          <w:rPr>
            <w:rFonts w:ascii="Roboto" w:hAnsi="Roboto"/>
            <w:bCs/>
            <w:i/>
            <w:iCs/>
            <w:strike/>
            <w:sz w:val="26"/>
            <w:szCs w:val="26"/>
            <w:lang w:val="uz-Cyrl-UZ"/>
            <w:rPrChange w:id="5778" w:author="Nozimjon Ortiqov" w:date="2026-02-24T09:31:00Z" w16du:dateUtc="2026-02-24T04:31:00Z">
              <w:rPr>
                <w:rFonts w:ascii="Roboto" w:hAnsi="Roboto"/>
                <w:bCs/>
                <w:i/>
                <w:iCs/>
                <w:sz w:val="28"/>
                <w:szCs w:val="28"/>
              </w:rPr>
            </w:rPrChange>
          </w:rPr>
          <w:delText xml:space="preserve"> ташкил этиб, тўловлар кичик ва босқичма-босқич тўловлар орқали амалга оширилади. Шу билан бирга, қарз олувчиларга молиявий маслаҳат ва бюджетни бошқариш бўйича қўшимча хизматлар кўрсатилади.</w:delText>
        </w:r>
      </w:del>
    </w:p>
    <w:p w14:paraId="1CE9DFF4" w14:textId="1C5696C1" w:rsidR="00484395" w:rsidRPr="009C4BAE" w:rsidDel="00196C9D" w:rsidRDefault="00484395" w:rsidP="00484395">
      <w:pPr>
        <w:shd w:val="clear" w:color="auto" w:fill="E2EFD9" w:themeFill="accent6" w:themeFillTint="33"/>
        <w:spacing w:before="60" w:after="60"/>
        <w:ind w:firstLine="709"/>
        <w:jc w:val="both"/>
        <w:rPr>
          <w:del w:id="5779" w:author="Nozimjon Ortiqov" w:date="2026-02-23T18:29:00Z" w16du:dateUtc="2026-02-23T13:29:00Z"/>
          <w:rFonts w:ascii="Roboto" w:hAnsi="Roboto"/>
          <w:b/>
          <w:bCs/>
          <w:i/>
          <w:iCs/>
          <w:strike/>
          <w:sz w:val="26"/>
          <w:szCs w:val="26"/>
          <w:lang w:val="uz-Cyrl-UZ"/>
          <w:rPrChange w:id="5780" w:author="Nozimjon Ortiqov" w:date="2026-02-24T09:31:00Z" w16du:dateUtc="2026-02-24T04:31:00Z">
            <w:rPr>
              <w:del w:id="5781" w:author="Nozimjon Ortiqov" w:date="2026-02-23T18:29:00Z" w16du:dateUtc="2026-02-23T13:29:00Z"/>
              <w:rFonts w:ascii="Roboto" w:hAnsi="Roboto"/>
              <w:b/>
              <w:bCs/>
              <w:i/>
              <w:iCs/>
              <w:sz w:val="28"/>
              <w:szCs w:val="28"/>
            </w:rPr>
          </w:rPrChange>
        </w:rPr>
      </w:pPr>
      <w:del w:id="5782" w:author="Nozimjon Ortiqov" w:date="2026-02-23T18:29:00Z" w16du:dateUtc="2026-02-23T13:29:00Z">
        <w:r w:rsidRPr="009C4BAE" w:rsidDel="00196C9D">
          <w:rPr>
            <w:rFonts w:ascii="Roboto" w:hAnsi="Roboto"/>
            <w:b/>
            <w:bCs/>
            <w:i/>
            <w:iCs/>
            <w:strike/>
            <w:sz w:val="26"/>
            <w:szCs w:val="26"/>
            <w:lang w:val="uz-Cyrl-UZ"/>
            <w:rPrChange w:id="5783" w:author="Nozimjon Ortiqov" w:date="2026-02-24T09:31:00Z" w16du:dateUtc="2026-02-24T04:31:00Z">
              <w:rPr>
                <w:rFonts w:ascii="Roboto" w:hAnsi="Roboto"/>
                <w:b/>
                <w:bCs/>
                <w:i/>
                <w:iCs/>
                <w:sz w:val="28"/>
                <w:szCs w:val="28"/>
              </w:rPr>
            </w:rPrChange>
          </w:rPr>
          <w:delText>Критерийлар:</w:delText>
        </w:r>
      </w:del>
    </w:p>
    <w:p w14:paraId="53415AAC" w14:textId="02A07D99" w:rsidR="00484395" w:rsidRPr="009C4BAE" w:rsidDel="00196C9D" w:rsidRDefault="00484395" w:rsidP="00484395">
      <w:pPr>
        <w:shd w:val="clear" w:color="auto" w:fill="E2EFD9" w:themeFill="accent6" w:themeFillTint="33"/>
        <w:spacing w:before="60" w:after="60"/>
        <w:ind w:firstLine="709"/>
        <w:jc w:val="both"/>
        <w:rPr>
          <w:del w:id="5784" w:author="Nozimjon Ortiqov" w:date="2026-02-23T18:29:00Z" w16du:dateUtc="2026-02-23T13:29:00Z"/>
          <w:rFonts w:ascii="Roboto" w:hAnsi="Roboto"/>
          <w:bCs/>
          <w:i/>
          <w:iCs/>
          <w:strike/>
          <w:sz w:val="26"/>
          <w:szCs w:val="26"/>
          <w:lang w:val="uz-Cyrl-UZ"/>
          <w:rPrChange w:id="5785" w:author="Nozimjon Ortiqov" w:date="2026-02-24T09:31:00Z" w16du:dateUtc="2026-02-24T04:31:00Z">
            <w:rPr>
              <w:del w:id="5786" w:author="Nozimjon Ortiqov" w:date="2026-02-23T18:29:00Z" w16du:dateUtc="2026-02-23T13:29:00Z"/>
              <w:rFonts w:ascii="Roboto" w:hAnsi="Roboto"/>
              <w:bCs/>
              <w:i/>
              <w:iCs/>
              <w:sz w:val="28"/>
              <w:szCs w:val="28"/>
            </w:rPr>
          </w:rPrChange>
        </w:rPr>
      </w:pPr>
      <w:del w:id="5787" w:author="Nozimjon Ortiqov" w:date="2026-02-23T18:29:00Z" w16du:dateUtc="2026-02-23T13:29:00Z">
        <w:r w:rsidRPr="009C4BAE" w:rsidDel="00196C9D">
          <w:rPr>
            <w:rFonts w:ascii="Roboto" w:hAnsi="Roboto"/>
            <w:bCs/>
            <w:i/>
            <w:iCs/>
            <w:strike/>
            <w:sz w:val="26"/>
            <w:szCs w:val="26"/>
            <w:lang w:val="uz-Cyrl-UZ"/>
            <w:rPrChange w:id="5788"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789" w:author="Nozimjon Ortiqov" w:date="2026-02-24T09:31:00Z" w16du:dateUtc="2026-02-24T04:31:00Z">
              <w:rPr>
                <w:rFonts w:ascii="Roboto" w:hAnsi="Roboto"/>
                <w:bCs/>
                <w:i/>
                <w:iCs/>
                <w:sz w:val="28"/>
                <w:szCs w:val="28"/>
              </w:rPr>
            </w:rPrChange>
          </w:rPr>
          <w:delText>фоизли кредит олиш бўйича рад жавобининг мавжудлиги;</w:delText>
        </w:r>
      </w:del>
    </w:p>
    <w:p w14:paraId="0D4059D2" w14:textId="6401DA61" w:rsidR="00484395" w:rsidRPr="009C4BAE" w:rsidDel="00196C9D" w:rsidRDefault="00484395" w:rsidP="00484395">
      <w:pPr>
        <w:shd w:val="clear" w:color="auto" w:fill="E2EFD9" w:themeFill="accent6" w:themeFillTint="33"/>
        <w:spacing w:before="60" w:after="60"/>
        <w:ind w:firstLine="709"/>
        <w:jc w:val="both"/>
        <w:rPr>
          <w:del w:id="5790" w:author="Nozimjon Ortiqov" w:date="2026-02-23T18:29:00Z" w16du:dateUtc="2026-02-23T13:29:00Z"/>
          <w:rFonts w:ascii="Roboto" w:hAnsi="Roboto"/>
          <w:bCs/>
          <w:i/>
          <w:iCs/>
          <w:strike/>
          <w:sz w:val="26"/>
          <w:szCs w:val="26"/>
          <w:lang w:val="uz-Cyrl-UZ"/>
          <w:rPrChange w:id="5791" w:author="Nozimjon Ortiqov" w:date="2026-02-24T09:31:00Z" w16du:dateUtc="2026-02-24T04:31:00Z">
            <w:rPr>
              <w:del w:id="5792" w:author="Nozimjon Ortiqov" w:date="2026-02-23T18:29:00Z" w16du:dateUtc="2026-02-23T13:29:00Z"/>
              <w:rFonts w:ascii="Roboto" w:hAnsi="Roboto"/>
              <w:bCs/>
              <w:i/>
              <w:iCs/>
              <w:sz w:val="28"/>
              <w:szCs w:val="28"/>
            </w:rPr>
          </w:rPrChange>
        </w:rPr>
      </w:pPr>
      <w:del w:id="5793" w:author="Nozimjon Ortiqov" w:date="2026-02-23T18:29:00Z" w16du:dateUtc="2026-02-23T13:29:00Z">
        <w:r w:rsidRPr="009C4BAE" w:rsidDel="00196C9D">
          <w:rPr>
            <w:rFonts w:ascii="Roboto" w:hAnsi="Roboto"/>
            <w:bCs/>
            <w:i/>
            <w:iCs/>
            <w:strike/>
            <w:sz w:val="26"/>
            <w:szCs w:val="26"/>
            <w:lang w:val="uz-Cyrl-UZ"/>
            <w:rPrChange w:id="5794"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795" w:author="Nozimjon Ortiqov" w:date="2026-02-24T09:31:00Z" w16du:dateUtc="2026-02-24T04:31:00Z">
              <w:rPr>
                <w:rFonts w:ascii="Roboto" w:hAnsi="Roboto"/>
                <w:bCs/>
                <w:i/>
                <w:iCs/>
                <w:sz w:val="28"/>
                <w:szCs w:val="28"/>
              </w:rPr>
            </w:rPrChange>
          </w:rPr>
          <w:delText>тўловларни амалга ошириш имкониятининг тасдиқланганлиги;</w:delText>
        </w:r>
      </w:del>
    </w:p>
    <w:p w14:paraId="78C27EE3" w14:textId="41FD987A" w:rsidR="00484395" w:rsidRPr="009C4BAE" w:rsidDel="00196C9D" w:rsidRDefault="00484395" w:rsidP="00484395">
      <w:pPr>
        <w:shd w:val="clear" w:color="auto" w:fill="E2EFD9" w:themeFill="accent6" w:themeFillTint="33"/>
        <w:spacing w:before="60" w:after="60"/>
        <w:ind w:firstLine="709"/>
        <w:jc w:val="both"/>
        <w:rPr>
          <w:del w:id="5796" w:author="Nozimjon Ortiqov" w:date="2026-02-23T18:29:00Z" w16du:dateUtc="2026-02-23T13:29:00Z"/>
          <w:rFonts w:ascii="Roboto" w:hAnsi="Roboto"/>
          <w:i/>
          <w:iCs/>
          <w:strike/>
          <w:sz w:val="26"/>
          <w:szCs w:val="26"/>
          <w:lang w:val="uz-Cyrl-UZ"/>
          <w:rPrChange w:id="5797" w:author="Nozimjon Ortiqov" w:date="2026-02-24T09:31:00Z" w16du:dateUtc="2026-02-24T04:31:00Z">
            <w:rPr>
              <w:del w:id="5798" w:author="Nozimjon Ortiqov" w:date="2026-02-23T18:29:00Z" w16du:dateUtc="2026-02-23T13:29:00Z"/>
              <w:rFonts w:ascii="Roboto" w:hAnsi="Roboto"/>
              <w:i/>
              <w:iCs/>
              <w:sz w:val="28"/>
              <w:szCs w:val="28"/>
            </w:rPr>
          </w:rPrChange>
        </w:rPr>
      </w:pPr>
      <w:del w:id="5799" w:author="Nozimjon Ortiqov" w:date="2026-02-23T18:29:00Z" w16du:dateUtc="2026-02-23T13:29:00Z">
        <w:r w:rsidRPr="009C4BAE" w:rsidDel="00196C9D">
          <w:rPr>
            <w:rFonts w:ascii="Roboto" w:hAnsi="Roboto"/>
            <w:bCs/>
            <w:i/>
            <w:iCs/>
            <w:strike/>
            <w:sz w:val="26"/>
            <w:szCs w:val="26"/>
            <w:lang w:val="uz-Cyrl-UZ"/>
            <w:rPrChange w:id="5800"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801" w:author="Nozimjon Ortiqov" w:date="2026-02-24T09:31:00Z" w16du:dateUtc="2026-02-24T04:31:00Z">
              <w:rPr>
                <w:rFonts w:ascii="Roboto" w:hAnsi="Roboto"/>
                <w:bCs/>
                <w:i/>
                <w:iCs/>
                <w:sz w:val="28"/>
                <w:szCs w:val="28"/>
              </w:rPr>
            </w:rPrChange>
          </w:rPr>
          <w:delText>қарздан фойдаланишнинг мақсадли йўналиши ва кутилган ижтимоий самарасининг асосланганлиги.</w:delText>
        </w:r>
      </w:del>
    </w:p>
    <w:p w14:paraId="588AD41B" w14:textId="5678D50A" w:rsidR="00484395" w:rsidRPr="009C4BAE" w:rsidDel="00196C9D" w:rsidRDefault="00484395" w:rsidP="00484395">
      <w:pPr>
        <w:spacing w:before="60" w:after="60"/>
        <w:ind w:firstLine="709"/>
        <w:jc w:val="both"/>
        <w:rPr>
          <w:del w:id="5802" w:author="Nozimjon Ortiqov" w:date="2026-02-23T18:29:00Z" w16du:dateUtc="2026-02-23T13:29:00Z"/>
          <w:rFonts w:ascii="Roboto" w:hAnsi="Roboto"/>
          <w:strike/>
          <w:sz w:val="26"/>
          <w:szCs w:val="26"/>
          <w:lang w:val="uz-Cyrl-UZ"/>
          <w:rPrChange w:id="5803" w:author="Nozimjon Ortiqov" w:date="2026-02-24T09:31:00Z" w16du:dateUtc="2026-02-24T04:31:00Z">
            <w:rPr>
              <w:del w:id="5804" w:author="Nozimjon Ortiqov" w:date="2026-02-23T18:29:00Z" w16du:dateUtc="2026-02-23T13:29:00Z"/>
              <w:rFonts w:ascii="Roboto" w:hAnsi="Roboto"/>
              <w:sz w:val="28"/>
              <w:szCs w:val="28"/>
              <w:lang w:val="uz-Cyrl-UZ"/>
            </w:rPr>
          </w:rPrChange>
        </w:rPr>
      </w:pPr>
      <w:del w:id="5805" w:author="Nozimjon Ortiqov" w:date="2026-02-23T18:29:00Z" w16du:dateUtc="2026-02-23T13:29:00Z">
        <w:r w:rsidRPr="009C4BAE" w:rsidDel="00196C9D">
          <w:rPr>
            <w:rFonts w:ascii="Roboto" w:hAnsi="Roboto"/>
            <w:b/>
            <w:bCs/>
            <w:strike/>
            <w:sz w:val="26"/>
            <w:szCs w:val="26"/>
            <w:lang w:val="uz-Cyrl-UZ"/>
            <w:rPrChange w:id="5806" w:author="Nozimjon Ortiqov" w:date="2026-02-24T09:31:00Z" w16du:dateUtc="2026-02-24T04:31:00Z">
              <w:rPr>
                <w:rFonts w:ascii="Roboto" w:hAnsi="Roboto"/>
                <w:b/>
                <w:bCs/>
                <w:sz w:val="28"/>
                <w:szCs w:val="28"/>
                <w:lang w:val="uz-Cyrl-UZ"/>
              </w:rPr>
            </w:rPrChange>
          </w:rPr>
          <w:delText>Миср</w:delText>
        </w:r>
        <w:r w:rsidRPr="009C4BAE" w:rsidDel="00196C9D">
          <w:rPr>
            <w:rFonts w:ascii="Roboto" w:hAnsi="Roboto"/>
            <w:strike/>
            <w:sz w:val="26"/>
            <w:szCs w:val="26"/>
            <w:lang w:val="uz-Cyrl-UZ"/>
            <w:rPrChange w:id="5807" w:author="Nozimjon Ortiqov" w:date="2026-02-24T09:31:00Z" w16du:dateUtc="2026-02-24T04:31:00Z">
              <w:rPr>
                <w:rFonts w:ascii="Roboto" w:hAnsi="Roboto"/>
                <w:sz w:val="28"/>
                <w:szCs w:val="28"/>
                <w:lang w:val="uz-Cyrl-UZ"/>
              </w:rPr>
            </w:rPrChange>
          </w:rPr>
          <w:delText xml:space="preserve">да давлат Насер ижтимоий ривожланиш банкининг аёлларга </w:delText>
        </w:r>
        <w:r w:rsidRPr="009C4BAE" w:rsidDel="00196C9D">
          <w:rPr>
            <w:rFonts w:ascii="Roboto" w:hAnsi="Roboto"/>
            <w:b/>
            <w:bCs/>
            <w:strike/>
            <w:sz w:val="26"/>
            <w:szCs w:val="26"/>
            <w:lang w:val="uz-Cyrl-UZ"/>
            <w:rPrChange w:id="5808" w:author="Nozimjon Ortiqov" w:date="2026-02-24T09:31:00Z" w16du:dateUtc="2026-02-24T04:31:00Z">
              <w:rPr>
                <w:rFonts w:ascii="Roboto" w:hAnsi="Roboto"/>
                <w:b/>
                <w:bCs/>
                <w:sz w:val="28"/>
                <w:szCs w:val="28"/>
                <w:lang w:val="uz-Cyrl-UZ"/>
              </w:rPr>
            </w:rPrChange>
          </w:rPr>
          <w:delText>микробизнес</w:delText>
        </w:r>
        <w:r w:rsidRPr="009C4BAE" w:rsidDel="00196C9D">
          <w:rPr>
            <w:rFonts w:ascii="Roboto" w:hAnsi="Roboto"/>
            <w:strike/>
            <w:sz w:val="26"/>
            <w:szCs w:val="26"/>
            <w:lang w:val="uz-Cyrl-UZ"/>
            <w:rPrChange w:id="5809" w:author="Nozimjon Ortiqov" w:date="2026-02-24T09:31:00Z" w16du:dateUtc="2026-02-24T04:31:00Z">
              <w:rPr>
                <w:rFonts w:ascii="Roboto" w:hAnsi="Roboto"/>
                <w:sz w:val="28"/>
                <w:szCs w:val="28"/>
                <w:lang w:val="uz-Cyrl-UZ"/>
              </w:rPr>
            </w:rPrChange>
          </w:rPr>
          <w:delText xml:space="preserve">ни йўлга қўйиш учун </w:delText>
        </w:r>
        <w:r w:rsidRPr="009C4BAE" w:rsidDel="00196C9D">
          <w:rPr>
            <w:rFonts w:ascii="Roboto" w:hAnsi="Roboto"/>
            <w:b/>
            <w:bCs/>
            <w:strike/>
            <w:sz w:val="26"/>
            <w:szCs w:val="26"/>
            <w:lang w:val="uz-Cyrl-UZ"/>
            <w:rPrChange w:id="5810" w:author="Nozimjon Ortiqov" w:date="2026-02-24T09:31:00Z" w16du:dateUtc="2026-02-24T04:31:00Z">
              <w:rPr>
                <w:rFonts w:ascii="Roboto" w:hAnsi="Roboto"/>
                <w:b/>
                <w:bCs/>
                <w:sz w:val="28"/>
                <w:szCs w:val="28"/>
                <w:lang w:val="uz-Cyrl-UZ"/>
              </w:rPr>
            </w:rPrChange>
          </w:rPr>
          <w:delText>фоизсиз қарзлар</w:delText>
        </w:r>
        <w:r w:rsidRPr="009C4BAE" w:rsidDel="00196C9D">
          <w:rPr>
            <w:rFonts w:ascii="Roboto" w:hAnsi="Roboto"/>
            <w:strike/>
            <w:sz w:val="26"/>
            <w:szCs w:val="26"/>
            <w:lang w:val="uz-Cyrl-UZ"/>
            <w:rPrChange w:id="5811" w:author="Nozimjon Ortiqov" w:date="2026-02-24T09:31:00Z" w16du:dateUtc="2026-02-24T04:31:00Z">
              <w:rPr>
                <w:rFonts w:ascii="Roboto" w:hAnsi="Roboto"/>
                <w:sz w:val="28"/>
                <w:szCs w:val="28"/>
                <w:lang w:val="uz-Cyrl-UZ"/>
              </w:rPr>
            </w:rPrChange>
          </w:rPr>
          <w:delText xml:space="preserve"> беришга қаратилган “</w:delText>
        </w:r>
        <w:r w:rsidRPr="009C4BAE" w:rsidDel="00196C9D">
          <w:rPr>
            <w:rFonts w:ascii="Roboto" w:hAnsi="Roboto"/>
            <w:b/>
            <w:bCs/>
            <w:strike/>
            <w:color w:val="0070C0"/>
            <w:sz w:val="26"/>
            <w:szCs w:val="26"/>
            <w:lang w:val="uz-Cyrl-UZ"/>
            <w:rPrChange w:id="5812" w:author="Nozimjon Ortiqov" w:date="2026-02-24T09:31:00Z" w16du:dateUtc="2026-02-24T04:31:00Z">
              <w:rPr>
                <w:rFonts w:ascii="Roboto" w:hAnsi="Roboto"/>
                <w:b/>
                <w:bCs/>
                <w:color w:val="0070C0"/>
                <w:sz w:val="28"/>
                <w:szCs w:val="28"/>
                <w:lang w:val="uz-Cyrl-UZ"/>
              </w:rPr>
            </w:rPrChange>
          </w:rPr>
          <w:delText>Mastoura</w:delText>
        </w:r>
        <w:r w:rsidRPr="009C4BAE" w:rsidDel="00196C9D">
          <w:rPr>
            <w:rFonts w:ascii="Roboto" w:hAnsi="Roboto"/>
            <w:strike/>
            <w:sz w:val="26"/>
            <w:szCs w:val="26"/>
            <w:lang w:val="uz-Cyrl-UZ"/>
            <w:rPrChange w:id="5813" w:author="Nozimjon Ortiqov" w:date="2026-02-24T09:31:00Z" w16du:dateUtc="2026-02-24T04:31:00Z">
              <w:rPr>
                <w:rFonts w:ascii="Roboto" w:hAnsi="Roboto"/>
                <w:sz w:val="28"/>
                <w:szCs w:val="28"/>
                <w:lang w:val="uz-Cyrl-UZ"/>
              </w:rPr>
            </w:rPrChange>
          </w:rPr>
          <w:delText>” дастури амал қилади. Мазкур дастур 2017 йилда ишга туширилган.</w:delText>
        </w:r>
      </w:del>
    </w:p>
    <w:p w14:paraId="60F80392" w14:textId="1AA22058" w:rsidR="00484395" w:rsidRPr="009C4BAE" w:rsidDel="00196C9D" w:rsidRDefault="00484395" w:rsidP="00484395">
      <w:pPr>
        <w:shd w:val="clear" w:color="auto" w:fill="E2EFD9" w:themeFill="accent6" w:themeFillTint="33"/>
        <w:spacing w:before="60" w:after="60"/>
        <w:ind w:firstLine="709"/>
        <w:jc w:val="both"/>
        <w:rPr>
          <w:del w:id="5814" w:author="Nozimjon Ortiqov" w:date="2026-02-23T18:29:00Z" w16du:dateUtc="2026-02-23T13:29:00Z"/>
          <w:rFonts w:ascii="Roboto" w:hAnsi="Roboto"/>
          <w:bCs/>
          <w:i/>
          <w:iCs/>
          <w:strike/>
          <w:sz w:val="26"/>
          <w:szCs w:val="26"/>
          <w:lang w:val="uz-Cyrl-UZ"/>
          <w:rPrChange w:id="5815" w:author="Nozimjon Ortiqov" w:date="2026-02-24T09:31:00Z" w16du:dateUtc="2026-02-24T04:31:00Z">
            <w:rPr>
              <w:del w:id="5816" w:author="Nozimjon Ortiqov" w:date="2026-02-23T18:29:00Z" w16du:dateUtc="2026-02-23T13:29:00Z"/>
              <w:rFonts w:ascii="Roboto" w:hAnsi="Roboto"/>
              <w:bCs/>
              <w:i/>
              <w:iCs/>
              <w:sz w:val="28"/>
              <w:szCs w:val="28"/>
              <w:lang w:val="uz-Cyrl-UZ"/>
            </w:rPr>
          </w:rPrChange>
        </w:rPr>
      </w:pPr>
      <w:del w:id="5817" w:author="Nozimjon Ortiqov" w:date="2026-02-23T18:29:00Z" w16du:dateUtc="2026-02-23T13:29:00Z">
        <w:r w:rsidRPr="009C4BAE" w:rsidDel="00196C9D">
          <w:rPr>
            <w:rFonts w:ascii="Roboto" w:hAnsi="Roboto"/>
            <w:b/>
            <w:bCs/>
            <w:i/>
            <w:iCs/>
            <w:strike/>
            <w:sz w:val="26"/>
            <w:szCs w:val="26"/>
            <w:lang w:val="uz-Cyrl-UZ"/>
            <w:rPrChange w:id="5818" w:author="Nozimjon Ortiqov" w:date="2026-02-24T09:31:00Z" w16du:dateUtc="2026-02-24T04:31:00Z">
              <w:rPr>
                <w:rFonts w:ascii="Roboto" w:hAnsi="Roboto"/>
                <w:b/>
                <w:bCs/>
                <w:i/>
                <w:iCs/>
                <w:sz w:val="28"/>
                <w:szCs w:val="28"/>
                <w:lang w:val="uz-Cyrl-UZ"/>
              </w:rPr>
            </w:rPrChange>
          </w:rPr>
          <w:delText>Механизм:</w:delText>
        </w:r>
        <w:r w:rsidRPr="009C4BAE" w:rsidDel="00196C9D">
          <w:rPr>
            <w:rFonts w:ascii="Roboto" w:hAnsi="Roboto"/>
            <w:bCs/>
            <w:i/>
            <w:iCs/>
            <w:strike/>
            <w:sz w:val="26"/>
            <w:szCs w:val="26"/>
            <w:lang w:val="uz-Cyrl-UZ"/>
            <w:rPrChange w:id="5819" w:author="Nozimjon Ortiqov" w:date="2026-02-24T09:31:00Z" w16du:dateUtc="2026-02-24T04:31:00Z">
              <w:rPr>
                <w:rFonts w:ascii="Roboto" w:hAnsi="Roboto"/>
                <w:bCs/>
                <w:i/>
                <w:iCs/>
                <w:sz w:val="28"/>
                <w:szCs w:val="28"/>
                <w:lang w:val="uz-Cyrl-UZ"/>
              </w:rPr>
            </w:rPrChange>
          </w:rPr>
          <w:delText xml:space="preserve"> қарз маблағлари тақдим этиш тўғрисидаги қарор ариза берувчининг бизнес-режаси белгиланган тартибда баҳолангандан сўнг қабул қилинади. Маблағлар нақд шаклда берилмайди, балки лойиҳани амалга ошириш учун зарур бўлган ускуна ва материаллар учун тўлов сифатида ажратилади. Қарз миқдори </w:delText>
        </w:r>
        <w:r w:rsidRPr="009C4BAE" w:rsidDel="00196C9D">
          <w:rPr>
            <w:rFonts w:ascii="Roboto" w:hAnsi="Roboto"/>
            <w:b/>
            <w:bCs/>
            <w:i/>
            <w:iCs/>
            <w:strike/>
            <w:color w:val="C00000"/>
            <w:sz w:val="26"/>
            <w:szCs w:val="26"/>
            <w:lang w:val="uz-Cyrl-UZ"/>
            <w:rPrChange w:id="5820" w:author="Nozimjon Ortiqov" w:date="2026-02-24T09:31:00Z" w16du:dateUtc="2026-02-24T04:31:00Z">
              <w:rPr>
                <w:rFonts w:ascii="Roboto" w:hAnsi="Roboto"/>
                <w:b/>
                <w:bCs/>
                <w:i/>
                <w:iCs/>
                <w:color w:val="C00000"/>
                <w:sz w:val="28"/>
                <w:szCs w:val="28"/>
                <w:lang w:val="uz-Cyrl-UZ"/>
              </w:rPr>
            </w:rPrChange>
          </w:rPr>
          <w:delText xml:space="preserve">1,6 </w:delText>
        </w:r>
        <w:r w:rsidRPr="009C4BAE" w:rsidDel="00196C9D">
          <w:rPr>
            <w:rFonts w:ascii="Roboto" w:hAnsi="Roboto"/>
            <w:b/>
            <w:bCs/>
            <w:i/>
            <w:iCs/>
            <w:strike/>
            <w:color w:val="0070C0"/>
            <w:sz w:val="26"/>
            <w:szCs w:val="26"/>
            <w:lang w:val="uz-Cyrl-UZ"/>
            <w:rPrChange w:id="5821" w:author="Nozimjon Ortiqov" w:date="2026-02-24T09:31:00Z" w16du:dateUtc="2026-02-24T04:31:00Z">
              <w:rPr>
                <w:rFonts w:ascii="Roboto" w:hAnsi="Roboto"/>
                <w:b/>
                <w:bCs/>
                <w:i/>
                <w:iCs/>
                <w:color w:val="0070C0"/>
                <w:sz w:val="28"/>
                <w:szCs w:val="28"/>
                <w:lang w:val="uz-Cyrl-UZ"/>
              </w:rPr>
            </w:rPrChange>
          </w:rPr>
          <w:delText>минг доллари</w:delText>
        </w:r>
        <w:r w:rsidRPr="009C4BAE" w:rsidDel="00196C9D">
          <w:rPr>
            <w:rFonts w:ascii="Roboto" w:hAnsi="Roboto"/>
            <w:bCs/>
            <w:i/>
            <w:iCs/>
            <w:strike/>
            <w:sz w:val="26"/>
            <w:szCs w:val="26"/>
            <w:lang w:val="uz-Cyrl-UZ"/>
            <w:rPrChange w:id="5822" w:author="Nozimjon Ortiqov" w:date="2026-02-24T09:31:00Z" w16du:dateUtc="2026-02-24T04:31:00Z">
              <w:rPr>
                <w:rFonts w:ascii="Roboto" w:hAnsi="Roboto"/>
                <w:bCs/>
                <w:i/>
                <w:iCs/>
                <w:sz w:val="28"/>
                <w:szCs w:val="28"/>
                <w:lang w:val="uz-Cyrl-UZ"/>
              </w:rPr>
            </w:rPrChange>
          </w:rPr>
          <w:delText xml:space="preserve">гача бўлиб, қайтариш муддати </w:delText>
        </w:r>
        <w:r w:rsidRPr="009C4BAE" w:rsidDel="00196C9D">
          <w:rPr>
            <w:rFonts w:ascii="Roboto" w:hAnsi="Roboto"/>
            <w:b/>
            <w:bCs/>
            <w:i/>
            <w:iCs/>
            <w:strike/>
            <w:sz w:val="26"/>
            <w:szCs w:val="26"/>
            <w:lang w:val="uz-Cyrl-UZ"/>
            <w:rPrChange w:id="5823" w:author="Nozimjon Ortiqov" w:date="2026-02-24T09:31:00Z" w16du:dateUtc="2026-02-24T04:31:00Z">
              <w:rPr>
                <w:rFonts w:ascii="Roboto" w:hAnsi="Roboto"/>
                <w:b/>
                <w:bCs/>
                <w:i/>
                <w:iCs/>
                <w:sz w:val="28"/>
                <w:szCs w:val="28"/>
                <w:lang w:val="uz-Cyrl-UZ"/>
              </w:rPr>
            </w:rPrChange>
          </w:rPr>
          <w:delText xml:space="preserve">2 йилгача </w:delText>
        </w:r>
        <w:r w:rsidRPr="009C4BAE" w:rsidDel="00196C9D">
          <w:rPr>
            <w:rFonts w:ascii="Roboto" w:hAnsi="Roboto"/>
            <w:bCs/>
            <w:i/>
            <w:iCs/>
            <w:strike/>
            <w:sz w:val="26"/>
            <w:szCs w:val="26"/>
            <w:lang w:val="uz-Cyrl-UZ"/>
            <w:rPrChange w:id="5824" w:author="Nozimjon Ortiqov" w:date="2026-02-24T09:31:00Z" w16du:dateUtc="2026-02-24T04:31:00Z">
              <w:rPr>
                <w:rFonts w:ascii="Roboto" w:hAnsi="Roboto"/>
                <w:bCs/>
                <w:i/>
                <w:iCs/>
                <w:sz w:val="28"/>
                <w:szCs w:val="28"/>
                <w:lang w:val="uz-Cyrl-UZ"/>
              </w:rPr>
            </w:rPrChange>
          </w:rPr>
          <w:delText>этиб белгиланади.</w:delText>
        </w:r>
      </w:del>
    </w:p>
    <w:p w14:paraId="25ADEA3B" w14:textId="47253272" w:rsidR="00484395" w:rsidRPr="009C4BAE" w:rsidDel="00196C9D" w:rsidRDefault="00484395" w:rsidP="00484395">
      <w:pPr>
        <w:shd w:val="clear" w:color="auto" w:fill="E2EFD9" w:themeFill="accent6" w:themeFillTint="33"/>
        <w:spacing w:before="60" w:after="60"/>
        <w:ind w:firstLine="709"/>
        <w:jc w:val="both"/>
        <w:rPr>
          <w:del w:id="5825" w:author="Nozimjon Ortiqov" w:date="2026-02-23T18:29:00Z" w16du:dateUtc="2026-02-23T13:29:00Z"/>
          <w:rFonts w:ascii="Roboto" w:hAnsi="Roboto"/>
          <w:b/>
          <w:bCs/>
          <w:i/>
          <w:iCs/>
          <w:strike/>
          <w:sz w:val="26"/>
          <w:szCs w:val="26"/>
          <w:lang w:val="uz-Cyrl-UZ"/>
          <w:rPrChange w:id="5826" w:author="Nozimjon Ortiqov" w:date="2026-02-24T09:31:00Z" w16du:dateUtc="2026-02-24T04:31:00Z">
            <w:rPr>
              <w:del w:id="5827" w:author="Nozimjon Ortiqov" w:date="2026-02-23T18:29:00Z" w16du:dateUtc="2026-02-23T13:29:00Z"/>
              <w:rFonts w:ascii="Roboto" w:hAnsi="Roboto"/>
              <w:b/>
              <w:bCs/>
              <w:i/>
              <w:iCs/>
              <w:sz w:val="28"/>
              <w:szCs w:val="28"/>
              <w:lang w:val="uz-Cyrl-UZ"/>
            </w:rPr>
          </w:rPrChange>
        </w:rPr>
      </w:pPr>
      <w:del w:id="5828" w:author="Nozimjon Ortiqov" w:date="2026-02-23T18:29:00Z" w16du:dateUtc="2026-02-23T13:29:00Z">
        <w:r w:rsidRPr="009C4BAE" w:rsidDel="00196C9D">
          <w:rPr>
            <w:rFonts w:ascii="Roboto" w:hAnsi="Roboto"/>
            <w:b/>
            <w:bCs/>
            <w:i/>
            <w:iCs/>
            <w:strike/>
            <w:sz w:val="26"/>
            <w:szCs w:val="26"/>
            <w:lang w:val="uz-Cyrl-UZ"/>
            <w:rPrChange w:id="5829" w:author="Nozimjon Ortiqov" w:date="2026-02-24T09:31:00Z" w16du:dateUtc="2026-02-24T04:31:00Z">
              <w:rPr>
                <w:rFonts w:ascii="Roboto" w:hAnsi="Roboto"/>
                <w:b/>
                <w:bCs/>
                <w:i/>
                <w:iCs/>
                <w:sz w:val="28"/>
                <w:szCs w:val="28"/>
                <w:lang w:val="uz-Cyrl-UZ"/>
              </w:rPr>
            </w:rPrChange>
          </w:rPr>
          <w:delText>Критерийлар:</w:delText>
        </w:r>
      </w:del>
    </w:p>
    <w:p w14:paraId="1BFFAC62" w14:textId="4E5D3421" w:rsidR="00484395" w:rsidRPr="009C4BAE" w:rsidDel="00196C9D" w:rsidRDefault="00484395" w:rsidP="00484395">
      <w:pPr>
        <w:shd w:val="clear" w:color="auto" w:fill="E2EFD9" w:themeFill="accent6" w:themeFillTint="33"/>
        <w:spacing w:before="60" w:after="60"/>
        <w:ind w:firstLine="709"/>
        <w:jc w:val="both"/>
        <w:rPr>
          <w:del w:id="5830" w:author="Nozimjon Ortiqov" w:date="2026-02-23T18:29:00Z" w16du:dateUtc="2026-02-23T13:29:00Z"/>
          <w:rFonts w:ascii="Roboto" w:hAnsi="Roboto"/>
          <w:bCs/>
          <w:i/>
          <w:iCs/>
          <w:strike/>
          <w:sz w:val="26"/>
          <w:szCs w:val="26"/>
          <w:lang w:val="uz-Cyrl-UZ"/>
          <w:rPrChange w:id="5831" w:author="Nozimjon Ortiqov" w:date="2026-02-24T09:31:00Z" w16du:dateUtc="2026-02-24T04:31:00Z">
            <w:rPr>
              <w:del w:id="5832" w:author="Nozimjon Ortiqov" w:date="2026-02-23T18:29:00Z" w16du:dateUtc="2026-02-23T13:29:00Z"/>
              <w:rFonts w:ascii="Roboto" w:hAnsi="Roboto"/>
              <w:bCs/>
              <w:i/>
              <w:iCs/>
              <w:sz w:val="28"/>
              <w:szCs w:val="28"/>
              <w:lang w:val="uz-Cyrl-UZ"/>
            </w:rPr>
          </w:rPrChange>
        </w:rPr>
      </w:pPr>
      <w:del w:id="5833" w:author="Nozimjon Ortiqov" w:date="2026-02-23T18:29:00Z" w16du:dateUtc="2026-02-23T13:29:00Z">
        <w:r w:rsidRPr="009C4BAE" w:rsidDel="00196C9D">
          <w:rPr>
            <w:rFonts w:ascii="Roboto" w:hAnsi="Roboto"/>
            <w:b/>
            <w:bCs/>
            <w:i/>
            <w:iCs/>
            <w:strike/>
            <w:sz w:val="26"/>
            <w:szCs w:val="26"/>
            <w:lang w:val="uz-Cyrl-UZ"/>
            <w:rPrChange w:id="5834" w:author="Nozimjon Ortiqov" w:date="2026-02-24T09:31:00Z" w16du:dateUtc="2026-02-24T04:31:00Z">
              <w:rPr>
                <w:rFonts w:ascii="Roboto" w:hAnsi="Roboto"/>
                <w:b/>
                <w:bCs/>
                <w:i/>
                <w:iCs/>
                <w:sz w:val="28"/>
                <w:szCs w:val="28"/>
                <w:lang w:val="uz-Cyrl-UZ"/>
              </w:rPr>
            </w:rPrChange>
          </w:rPr>
          <w:delText>21–60 ёш</w:delText>
        </w:r>
        <w:r w:rsidRPr="009C4BAE" w:rsidDel="00196C9D">
          <w:rPr>
            <w:rFonts w:ascii="Roboto" w:hAnsi="Roboto"/>
            <w:bCs/>
            <w:i/>
            <w:iCs/>
            <w:strike/>
            <w:sz w:val="26"/>
            <w:szCs w:val="26"/>
            <w:lang w:val="uz-Cyrl-UZ"/>
            <w:rPrChange w:id="5835" w:author="Nozimjon Ortiqov" w:date="2026-02-24T09:31:00Z" w16du:dateUtc="2026-02-24T04:31:00Z">
              <w:rPr>
                <w:rFonts w:ascii="Roboto" w:hAnsi="Roboto"/>
                <w:bCs/>
                <w:i/>
                <w:iCs/>
                <w:sz w:val="28"/>
                <w:szCs w:val="28"/>
                <w:lang w:val="uz-Cyrl-UZ"/>
              </w:rPr>
            </w:rPrChange>
          </w:rPr>
          <w:delText xml:space="preserve"> оралиғидаги кам даромадли аёллар;</w:delText>
        </w:r>
      </w:del>
    </w:p>
    <w:p w14:paraId="3A84E200" w14:textId="3565E010" w:rsidR="00484395" w:rsidRPr="009C4BAE" w:rsidDel="00196C9D" w:rsidRDefault="00484395" w:rsidP="00484395">
      <w:pPr>
        <w:shd w:val="clear" w:color="auto" w:fill="E2EFD9" w:themeFill="accent6" w:themeFillTint="33"/>
        <w:spacing w:before="60" w:after="60"/>
        <w:ind w:firstLine="709"/>
        <w:jc w:val="both"/>
        <w:rPr>
          <w:del w:id="5836" w:author="Nozimjon Ortiqov" w:date="2026-02-23T18:29:00Z" w16du:dateUtc="2026-02-23T13:29:00Z"/>
          <w:rFonts w:ascii="Roboto" w:hAnsi="Roboto"/>
          <w:bCs/>
          <w:i/>
          <w:iCs/>
          <w:strike/>
          <w:sz w:val="26"/>
          <w:szCs w:val="26"/>
          <w:lang w:val="uz-Cyrl-UZ"/>
          <w:rPrChange w:id="5837" w:author="Nozimjon Ortiqov" w:date="2026-02-24T09:31:00Z" w16du:dateUtc="2026-02-24T04:31:00Z">
            <w:rPr>
              <w:del w:id="5838" w:author="Nozimjon Ortiqov" w:date="2026-02-23T18:29:00Z" w16du:dateUtc="2026-02-23T13:29:00Z"/>
              <w:rFonts w:ascii="Roboto" w:hAnsi="Roboto"/>
              <w:bCs/>
              <w:i/>
              <w:iCs/>
              <w:sz w:val="28"/>
              <w:szCs w:val="28"/>
              <w:lang w:val="uz-Cyrl-UZ"/>
            </w:rPr>
          </w:rPrChange>
        </w:rPr>
      </w:pPr>
      <w:del w:id="5839" w:author="Nozimjon Ortiqov" w:date="2026-02-23T18:29:00Z" w16du:dateUtc="2026-02-23T13:29:00Z">
        <w:r w:rsidRPr="009C4BAE" w:rsidDel="00196C9D">
          <w:rPr>
            <w:rFonts w:ascii="Roboto" w:hAnsi="Roboto"/>
            <w:bCs/>
            <w:i/>
            <w:iCs/>
            <w:strike/>
            <w:sz w:val="26"/>
            <w:szCs w:val="26"/>
            <w:lang w:val="uz-Cyrl-UZ"/>
            <w:rPrChange w:id="5840" w:author="Nozimjon Ortiqov" w:date="2026-02-24T09:31:00Z" w16du:dateUtc="2026-02-24T04:31:00Z">
              <w:rPr>
                <w:rFonts w:ascii="Roboto" w:hAnsi="Roboto"/>
                <w:bCs/>
                <w:i/>
                <w:iCs/>
                <w:sz w:val="28"/>
                <w:szCs w:val="28"/>
                <w:lang w:val="uz-Cyrl-UZ"/>
              </w:rPr>
            </w:rPrChange>
          </w:rPr>
          <w:delText>белгиланган талабларга жавоб берадиган тайёрланган бизнес-режанинг мавжудлиги;</w:delText>
        </w:r>
      </w:del>
    </w:p>
    <w:p w14:paraId="16DEEEE6" w14:textId="03259BF2" w:rsidR="00484395" w:rsidRPr="009C4BAE" w:rsidDel="00196C9D" w:rsidRDefault="00484395" w:rsidP="00484395">
      <w:pPr>
        <w:shd w:val="clear" w:color="auto" w:fill="E2EFD9" w:themeFill="accent6" w:themeFillTint="33"/>
        <w:spacing w:before="60" w:after="60"/>
        <w:ind w:firstLine="709"/>
        <w:jc w:val="both"/>
        <w:rPr>
          <w:del w:id="5841" w:author="Nozimjon Ortiqov" w:date="2026-02-23T18:29:00Z" w16du:dateUtc="2026-02-23T13:29:00Z"/>
          <w:rFonts w:ascii="Roboto" w:hAnsi="Roboto"/>
          <w:i/>
          <w:iCs/>
          <w:strike/>
          <w:sz w:val="26"/>
          <w:szCs w:val="26"/>
          <w:lang w:val="uz-Cyrl-UZ"/>
          <w:rPrChange w:id="5842" w:author="Nozimjon Ortiqov" w:date="2026-02-24T09:31:00Z" w16du:dateUtc="2026-02-24T04:31:00Z">
            <w:rPr>
              <w:del w:id="5843" w:author="Nozimjon Ortiqov" w:date="2026-02-23T18:29:00Z" w16du:dateUtc="2026-02-23T13:29:00Z"/>
              <w:rFonts w:ascii="Roboto" w:hAnsi="Roboto"/>
              <w:i/>
              <w:iCs/>
              <w:sz w:val="28"/>
              <w:szCs w:val="28"/>
              <w:lang w:val="uz-Cyrl-UZ"/>
            </w:rPr>
          </w:rPrChange>
        </w:rPr>
      </w:pPr>
      <w:del w:id="5844" w:author="Nozimjon Ortiqov" w:date="2026-02-23T18:29:00Z" w16du:dateUtc="2026-02-23T13:29:00Z">
        <w:r w:rsidRPr="009C4BAE" w:rsidDel="00196C9D">
          <w:rPr>
            <w:rFonts w:ascii="Roboto" w:hAnsi="Roboto"/>
            <w:bCs/>
            <w:i/>
            <w:iCs/>
            <w:strike/>
            <w:sz w:val="26"/>
            <w:szCs w:val="26"/>
            <w:lang w:val="uz-Cyrl-UZ"/>
            <w:rPrChange w:id="5845" w:author="Nozimjon Ortiqov" w:date="2026-02-24T09:31:00Z" w16du:dateUtc="2026-02-24T04:31:00Z">
              <w:rPr>
                <w:rFonts w:ascii="Roboto" w:hAnsi="Roboto"/>
                <w:bCs/>
                <w:i/>
                <w:iCs/>
                <w:sz w:val="28"/>
                <w:szCs w:val="28"/>
                <w:lang w:val="uz-Cyrl-UZ"/>
              </w:rPr>
            </w:rPrChange>
          </w:rPr>
          <w:delText>қарз тўловларини ўз вақтида амалга ошириш имкониятининг тасдиқланганлиги.</w:delText>
        </w:r>
      </w:del>
    </w:p>
    <w:p w14:paraId="017F9951" w14:textId="77777777" w:rsidR="00484395" w:rsidRPr="009C4BAE" w:rsidRDefault="00484395" w:rsidP="00484395">
      <w:pPr>
        <w:spacing w:after="80"/>
        <w:ind w:firstLine="567"/>
        <w:jc w:val="both"/>
        <w:rPr>
          <w:rFonts w:ascii="Roboto" w:hAnsi="Roboto"/>
          <w:sz w:val="26"/>
          <w:szCs w:val="26"/>
          <w:lang w:val="uz-Cyrl-UZ"/>
        </w:rPr>
        <w:sectPr w:rsidR="00484395" w:rsidRPr="009C4BAE" w:rsidSect="00484395">
          <w:footerReference w:type="default" r:id="rId28"/>
          <w:type w:val="continuous"/>
          <w:pgSz w:w="11906" w:h="16838" w:code="9"/>
          <w:pgMar w:top="851" w:right="1134" w:bottom="1134" w:left="1134" w:header="720" w:footer="720" w:gutter="0"/>
          <w:cols w:space="720"/>
          <w:noEndnote/>
          <w:docGrid w:linePitch="299"/>
        </w:sectPr>
      </w:pPr>
    </w:p>
    <w:p w14:paraId="17296EE7" w14:textId="4E7D13A5" w:rsidR="00484395" w:rsidRPr="00AE21CE" w:rsidRDefault="00484395">
      <w:pPr>
        <w:pStyle w:val="1"/>
        <w:spacing w:before="120" w:line="288" w:lineRule="auto"/>
        <w:ind w:firstLine="567"/>
        <w:jc w:val="center"/>
        <w:rPr>
          <w:rFonts w:ascii="Roboto" w:hAnsi="Roboto" w:cstheme="minorHAnsi"/>
          <w:b/>
          <w:bCs/>
          <w:color w:val="002060"/>
          <w:sz w:val="26"/>
          <w:szCs w:val="26"/>
          <w:lang w:val="uz-Cyrl-UZ"/>
          <w:rPrChange w:id="5846" w:author="Nozimjon Ortiqov" w:date="2026-02-24T09:40:00Z" w16du:dateUtc="2026-02-24T04:40:00Z">
            <w:rPr>
              <w:rFonts w:ascii="Roboto" w:hAnsi="Roboto" w:cstheme="minorHAnsi"/>
              <w:b/>
              <w:bCs/>
              <w:color w:val="002060"/>
              <w:szCs w:val="28"/>
              <w:lang w:val="uz-Cyrl-UZ"/>
            </w:rPr>
          </w:rPrChange>
        </w:rPr>
        <w:pPrChange w:id="5847" w:author="Nozimjon Ortiqov" w:date="2026-02-24T09:40:00Z" w16du:dateUtc="2026-02-24T04:40:00Z">
          <w:pPr>
            <w:pStyle w:val="1"/>
            <w:spacing w:after="240" w:line="288" w:lineRule="auto"/>
            <w:ind w:firstLine="567"/>
            <w:jc w:val="center"/>
          </w:pPr>
        </w:pPrChange>
      </w:pPr>
      <w:bookmarkStart w:id="5848" w:name="_Toc222474138"/>
      <w:bookmarkStart w:id="5849" w:name="_Toc222630396"/>
      <w:r w:rsidRPr="00EE553A">
        <w:rPr>
          <w:rFonts w:ascii="Roboto" w:hAnsi="Roboto" w:cstheme="minorHAnsi"/>
          <w:b/>
          <w:bCs/>
          <w:color w:val="002060"/>
          <w:sz w:val="26"/>
          <w:szCs w:val="26"/>
          <w:highlight w:val="yellow"/>
          <w:lang w:val="uz-Cyrl-UZ"/>
          <w:rPrChange w:id="5850" w:author="Nozimjon Ortiqov" w:date="2026-02-24T13:37:00Z" w16du:dateUtc="2026-02-24T08:37:00Z">
            <w:rPr>
              <w:rFonts w:ascii="Roboto" w:hAnsi="Roboto" w:cstheme="minorHAnsi"/>
              <w:b/>
              <w:bCs/>
              <w:color w:val="002060"/>
              <w:szCs w:val="28"/>
              <w:lang w:val="uz-Cyrl-UZ"/>
            </w:rPr>
          </w:rPrChange>
        </w:rPr>
        <w:lastRenderedPageBreak/>
        <w:t>3-</w:t>
      </w:r>
      <w:r w:rsidR="00623360" w:rsidRPr="00EE553A">
        <w:rPr>
          <w:rFonts w:ascii="Roboto" w:hAnsi="Roboto" w:cstheme="minorHAnsi"/>
          <w:b/>
          <w:bCs/>
          <w:color w:val="002060"/>
          <w:sz w:val="26"/>
          <w:szCs w:val="26"/>
          <w:highlight w:val="yellow"/>
          <w:lang w:val="uz-Cyrl-UZ"/>
          <w:rPrChange w:id="5851" w:author="Nozimjon Ortiqov" w:date="2026-02-24T13:37:00Z" w16du:dateUtc="2026-02-24T08:37:00Z">
            <w:rPr>
              <w:rFonts w:ascii="Roboto" w:hAnsi="Roboto" w:cstheme="minorHAnsi"/>
              <w:b/>
              <w:bCs/>
              <w:color w:val="002060"/>
              <w:szCs w:val="28"/>
              <w:lang w:val="uz-Cyrl-UZ"/>
            </w:rPr>
          </w:rPrChange>
        </w:rPr>
        <w:t>и</w:t>
      </w:r>
      <w:r w:rsidRPr="00EE553A">
        <w:rPr>
          <w:rFonts w:ascii="Roboto" w:hAnsi="Roboto" w:cstheme="minorHAnsi"/>
          <w:b/>
          <w:bCs/>
          <w:color w:val="002060"/>
          <w:sz w:val="26"/>
          <w:szCs w:val="26"/>
          <w:highlight w:val="yellow"/>
          <w:lang w:val="uz-Cyrl-UZ"/>
          <w:rPrChange w:id="5852" w:author="Nozimjon Ortiqov" w:date="2026-02-24T13:37:00Z" w16du:dateUtc="2026-02-24T08:37:00Z">
            <w:rPr>
              <w:rFonts w:ascii="Roboto" w:hAnsi="Roboto" w:cstheme="minorHAnsi"/>
              <w:b/>
              <w:bCs/>
              <w:color w:val="002060"/>
              <w:szCs w:val="28"/>
              <w:lang w:val="uz-Cyrl-UZ"/>
            </w:rPr>
          </w:rPrChange>
        </w:rPr>
        <w:t>лова.</w:t>
      </w:r>
      <w:r w:rsidRPr="00AE21CE">
        <w:rPr>
          <w:rFonts w:ascii="Roboto" w:hAnsi="Roboto" w:cstheme="minorHAnsi"/>
          <w:b/>
          <w:bCs/>
          <w:color w:val="002060"/>
          <w:sz w:val="26"/>
          <w:szCs w:val="26"/>
          <w:lang w:val="uz-Cyrl-UZ"/>
          <w:rPrChange w:id="5853" w:author="Nozimjon Ortiqov" w:date="2026-02-24T09:40:00Z" w16du:dateUtc="2026-02-24T04:40:00Z">
            <w:rPr>
              <w:rFonts w:ascii="Roboto" w:hAnsi="Roboto" w:cstheme="minorHAnsi"/>
              <w:b/>
              <w:bCs/>
              <w:color w:val="002060"/>
              <w:szCs w:val="28"/>
              <w:lang w:val="uz-Cyrl-UZ"/>
            </w:rPr>
          </w:rPrChange>
        </w:rPr>
        <w:t xml:space="preserve"> Бўлиб бўлиб тўлаш (насия) бозорини тартибга солиш бўйича халқаро тажриба</w:t>
      </w:r>
      <w:bookmarkEnd w:id="5647"/>
      <w:bookmarkEnd w:id="5848"/>
      <w:bookmarkEnd w:id="5849"/>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Change w:id="5854">
          <w:tblGrid>
            <w:gridCol w:w="1996"/>
            <w:gridCol w:w="131"/>
            <w:gridCol w:w="1996"/>
            <w:gridCol w:w="981"/>
            <w:gridCol w:w="1996"/>
            <w:gridCol w:w="1406"/>
            <w:gridCol w:w="1996"/>
            <w:gridCol w:w="2115"/>
            <w:gridCol w:w="1996"/>
            <w:gridCol w:w="1973"/>
            <w:gridCol w:w="1996"/>
          </w:tblGrid>
        </w:tblGridChange>
      </w:tblGrid>
      <w:tr w:rsidR="00484395" w:rsidRPr="009C4BAE" w14:paraId="25628004" w14:textId="77777777" w:rsidTr="001222C0">
        <w:trPr>
          <w:trHeight w:val="422"/>
        </w:trPr>
        <w:tc>
          <w:tcPr>
            <w:tcW w:w="2127" w:type="dxa"/>
            <w:shd w:val="clear" w:color="auto" w:fill="9CC2E5" w:themeFill="accent5" w:themeFillTint="99"/>
            <w:vAlign w:val="center"/>
          </w:tcPr>
          <w:p w14:paraId="2B90496B" w14:textId="77777777" w:rsidR="00484395" w:rsidRPr="009C4BAE" w:rsidRDefault="00484395" w:rsidP="001222C0">
            <w:pPr>
              <w:spacing w:after="80"/>
              <w:jc w:val="center"/>
              <w:rPr>
                <w:rFonts w:ascii="Roboto" w:hAnsi="Roboto"/>
                <w:b/>
                <w:bCs/>
                <w:noProof/>
                <w:sz w:val="18"/>
                <w:szCs w:val="18"/>
                <w:lang w:val="uz-Cyrl-UZ"/>
                <w:rPrChange w:id="585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56" w:author="Nozimjon Ortiqov" w:date="2026-02-24T09:31:00Z" w16du:dateUtc="2026-02-24T04:31:00Z">
                  <w:rPr>
                    <w:rFonts w:ascii="Roboto" w:hAnsi="Roboto"/>
                    <w:b/>
                    <w:bCs/>
                    <w:noProof/>
                    <w:sz w:val="20"/>
                    <w:szCs w:val="20"/>
                    <w:lang w:val="uz-Cyrl-UZ"/>
                  </w:rPr>
                </w:rPrChange>
              </w:rPr>
              <w:t>Мамлакат</w:t>
            </w:r>
          </w:p>
        </w:tc>
        <w:tc>
          <w:tcPr>
            <w:tcW w:w="2977" w:type="dxa"/>
            <w:shd w:val="clear" w:color="auto" w:fill="9CC2E5" w:themeFill="accent5" w:themeFillTint="99"/>
            <w:vAlign w:val="center"/>
          </w:tcPr>
          <w:p w14:paraId="595D675F" w14:textId="77777777" w:rsidR="00484395" w:rsidRPr="009C4BAE" w:rsidRDefault="00484395" w:rsidP="001222C0">
            <w:pPr>
              <w:spacing w:after="80"/>
              <w:jc w:val="center"/>
              <w:rPr>
                <w:rFonts w:ascii="Roboto" w:hAnsi="Roboto"/>
                <w:b/>
                <w:bCs/>
                <w:noProof/>
                <w:sz w:val="18"/>
                <w:szCs w:val="18"/>
                <w:lang w:val="uz-Cyrl-UZ"/>
                <w:rPrChange w:id="5857"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58" w:author="Nozimjon Ortiqov" w:date="2026-02-24T09:31:00Z" w16du:dateUtc="2026-02-24T04:31:00Z">
                  <w:rPr>
                    <w:rFonts w:ascii="Roboto" w:hAnsi="Roboto"/>
                    <w:b/>
                    <w:bCs/>
                    <w:noProof/>
                    <w:sz w:val="20"/>
                    <w:szCs w:val="20"/>
                    <w:lang w:val="uz-Cyrl-UZ"/>
                  </w:rPr>
                </w:rPrChange>
              </w:rPr>
              <w:t>Россия</w:t>
            </w:r>
          </w:p>
        </w:tc>
        <w:tc>
          <w:tcPr>
            <w:tcW w:w="3402" w:type="dxa"/>
            <w:shd w:val="clear" w:color="auto" w:fill="9CC2E5" w:themeFill="accent5" w:themeFillTint="99"/>
            <w:vAlign w:val="center"/>
          </w:tcPr>
          <w:p w14:paraId="6F53935E" w14:textId="77777777" w:rsidR="00484395" w:rsidRPr="009C4BAE" w:rsidRDefault="00484395" w:rsidP="001222C0">
            <w:pPr>
              <w:spacing w:after="80"/>
              <w:jc w:val="center"/>
              <w:rPr>
                <w:rFonts w:ascii="Roboto" w:hAnsi="Roboto"/>
                <w:b/>
                <w:bCs/>
                <w:noProof/>
                <w:sz w:val="18"/>
                <w:szCs w:val="18"/>
                <w:lang w:val="uz-Cyrl-UZ"/>
                <w:rPrChange w:id="5859"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60" w:author="Nozimjon Ortiqov" w:date="2026-02-24T09:31:00Z" w16du:dateUtc="2026-02-24T04:31:00Z">
                  <w:rPr>
                    <w:rFonts w:ascii="Roboto" w:hAnsi="Roboto"/>
                    <w:b/>
                    <w:bCs/>
                    <w:noProof/>
                    <w:sz w:val="20"/>
                    <w:szCs w:val="20"/>
                    <w:lang w:val="uz-Cyrl-UZ"/>
                  </w:rPr>
                </w:rPrChange>
              </w:rPr>
              <w:t>Буюк Британия</w:t>
            </w:r>
          </w:p>
        </w:tc>
        <w:tc>
          <w:tcPr>
            <w:tcW w:w="4111" w:type="dxa"/>
            <w:shd w:val="clear" w:color="auto" w:fill="9CC2E5" w:themeFill="accent5" w:themeFillTint="99"/>
            <w:vAlign w:val="center"/>
          </w:tcPr>
          <w:p w14:paraId="74497C4D" w14:textId="77777777" w:rsidR="00484395" w:rsidRPr="009C4BAE" w:rsidRDefault="00484395" w:rsidP="001222C0">
            <w:pPr>
              <w:spacing w:after="80"/>
              <w:jc w:val="center"/>
              <w:rPr>
                <w:rFonts w:ascii="Roboto" w:hAnsi="Roboto"/>
                <w:b/>
                <w:bCs/>
                <w:noProof/>
                <w:sz w:val="18"/>
                <w:szCs w:val="18"/>
                <w:lang w:val="uz-Cyrl-UZ"/>
                <w:rPrChange w:id="5861"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62" w:author="Nozimjon Ortiqov" w:date="2026-02-24T09:31:00Z" w16du:dateUtc="2026-02-24T04:31:00Z">
                  <w:rPr>
                    <w:rFonts w:ascii="Roboto" w:hAnsi="Roboto"/>
                    <w:b/>
                    <w:bCs/>
                    <w:noProof/>
                    <w:sz w:val="20"/>
                    <w:szCs w:val="20"/>
                    <w:lang w:val="uz-Cyrl-UZ"/>
                  </w:rPr>
                </w:rPrChange>
              </w:rPr>
              <w:t>Қозоғистон</w:t>
            </w:r>
          </w:p>
        </w:tc>
        <w:tc>
          <w:tcPr>
            <w:tcW w:w="3969" w:type="dxa"/>
            <w:shd w:val="clear" w:color="auto" w:fill="9CC2E5" w:themeFill="accent5" w:themeFillTint="99"/>
            <w:vAlign w:val="center"/>
          </w:tcPr>
          <w:p w14:paraId="42327941" w14:textId="77777777" w:rsidR="00484395" w:rsidRPr="009C4BAE" w:rsidRDefault="00484395" w:rsidP="001222C0">
            <w:pPr>
              <w:spacing w:after="80"/>
              <w:jc w:val="center"/>
              <w:rPr>
                <w:rFonts w:ascii="Roboto" w:hAnsi="Roboto"/>
                <w:b/>
                <w:bCs/>
                <w:noProof/>
                <w:sz w:val="18"/>
                <w:szCs w:val="18"/>
                <w:lang w:val="uz-Cyrl-UZ"/>
                <w:rPrChange w:id="586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64" w:author="Nozimjon Ortiqov" w:date="2026-02-24T09:31:00Z" w16du:dateUtc="2026-02-24T04:31:00Z">
                  <w:rPr>
                    <w:rFonts w:ascii="Roboto" w:hAnsi="Roboto"/>
                    <w:b/>
                    <w:bCs/>
                    <w:noProof/>
                    <w:sz w:val="20"/>
                    <w:szCs w:val="20"/>
                    <w:lang w:val="uz-Cyrl-UZ"/>
                  </w:rPr>
                </w:rPrChange>
              </w:rPr>
              <w:t>Австралия</w:t>
            </w:r>
          </w:p>
        </w:tc>
      </w:tr>
      <w:tr w:rsidR="00484395" w:rsidRPr="009C4BAE" w14:paraId="66173279" w14:textId="77777777" w:rsidTr="001222C0">
        <w:trPr>
          <w:trHeight w:val="1583"/>
        </w:trPr>
        <w:tc>
          <w:tcPr>
            <w:tcW w:w="2127" w:type="dxa"/>
            <w:shd w:val="clear" w:color="auto" w:fill="DEEAF6" w:themeFill="accent5" w:themeFillTint="33"/>
            <w:vAlign w:val="center"/>
          </w:tcPr>
          <w:p w14:paraId="4ED5E548" w14:textId="77777777" w:rsidR="00484395" w:rsidRPr="009C4BAE" w:rsidRDefault="00484395" w:rsidP="001222C0">
            <w:pPr>
              <w:spacing w:after="80"/>
              <w:jc w:val="center"/>
              <w:rPr>
                <w:rFonts w:ascii="Roboto" w:hAnsi="Roboto"/>
                <w:b/>
                <w:bCs/>
                <w:noProof/>
                <w:sz w:val="18"/>
                <w:szCs w:val="18"/>
                <w:lang w:val="uz-Cyrl-UZ"/>
                <w:rPrChange w:id="586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66" w:author="Nozimjon Ortiqov" w:date="2026-02-24T09:31:00Z" w16du:dateUtc="2026-02-24T04:31:00Z">
                  <w:rPr>
                    <w:rFonts w:ascii="Roboto" w:hAnsi="Roboto"/>
                    <w:b/>
                    <w:bCs/>
                    <w:noProof/>
                    <w:sz w:val="20"/>
                    <w:szCs w:val="20"/>
                    <w:lang w:val="uz-Cyrl-UZ"/>
                  </w:rPr>
                </w:rPrChange>
              </w:rPr>
              <w:t>Норматив–ҳуқуқий ҳужжат</w:t>
            </w:r>
          </w:p>
        </w:tc>
        <w:tc>
          <w:tcPr>
            <w:tcW w:w="2977" w:type="dxa"/>
            <w:vAlign w:val="center"/>
          </w:tcPr>
          <w:p w14:paraId="7EC9CE19" w14:textId="77777777" w:rsidR="00484395" w:rsidRPr="009C4BAE" w:rsidRDefault="00484395" w:rsidP="001222C0">
            <w:pPr>
              <w:spacing w:after="80"/>
              <w:jc w:val="center"/>
              <w:rPr>
                <w:rFonts w:ascii="Roboto" w:hAnsi="Roboto"/>
                <w:b/>
                <w:bCs/>
                <w:noProof/>
                <w:color w:val="C00000"/>
                <w:sz w:val="18"/>
                <w:szCs w:val="18"/>
                <w:lang w:val="uz-Cyrl-UZ"/>
                <w:rPrChange w:id="5867" w:author="Nozimjon Ortiqov" w:date="2026-02-24T09:31:00Z" w16du:dateUtc="2026-02-24T04:31:00Z">
                  <w:rPr>
                    <w:rFonts w:ascii="Roboto" w:hAnsi="Roboto"/>
                    <w:b/>
                    <w:bCs/>
                    <w:noProof/>
                    <w:color w:val="C00000"/>
                    <w:sz w:val="20"/>
                    <w:szCs w:val="20"/>
                    <w:lang w:val="uz-Cyrl-UZ"/>
                  </w:rPr>
                </w:rPrChange>
              </w:rPr>
            </w:pPr>
            <w:r w:rsidRPr="009C4BAE">
              <w:rPr>
                <w:rFonts w:ascii="Roboto" w:hAnsi="Roboto"/>
                <w:b/>
                <w:bCs/>
                <w:noProof/>
                <w:color w:val="C00000"/>
                <w:sz w:val="18"/>
                <w:szCs w:val="18"/>
                <w:lang w:val="uz-Cyrl-UZ"/>
                <w:rPrChange w:id="5868" w:author="Nozimjon Ortiqov" w:date="2026-02-24T09:31:00Z" w16du:dateUtc="2026-02-24T04:31:00Z">
                  <w:rPr>
                    <w:rFonts w:ascii="Roboto" w:hAnsi="Roboto"/>
                    <w:b/>
                    <w:bCs/>
                    <w:noProof/>
                    <w:color w:val="C00000"/>
                    <w:sz w:val="20"/>
                    <w:szCs w:val="20"/>
                    <w:lang w:val="uz-Cyrl-UZ"/>
                  </w:rPr>
                </w:rPrChange>
              </w:rPr>
              <w:t>283</w:t>
            </w:r>
            <w:r w:rsidRPr="009C4BAE">
              <w:rPr>
                <w:rFonts w:ascii="Roboto" w:hAnsi="Roboto"/>
                <w:b/>
                <w:bCs/>
                <w:noProof/>
                <w:sz w:val="18"/>
                <w:szCs w:val="18"/>
                <w:lang w:val="uz-Cyrl-UZ"/>
                <w:rPrChange w:id="5869"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870" w:author="Nozimjon Ortiqov" w:date="2026-02-24T09:31:00Z" w16du:dateUtc="2026-02-24T04:31:00Z">
                  <w:rPr>
                    <w:rFonts w:ascii="Roboto" w:hAnsi="Roboto"/>
                    <w:b/>
                    <w:bCs/>
                    <w:noProof/>
                    <w:color w:val="C00000"/>
                    <w:sz w:val="20"/>
                    <w:szCs w:val="20"/>
                    <w:lang w:val="uz-Cyrl-UZ"/>
                  </w:rPr>
                </w:rPrChange>
              </w:rPr>
              <w:t>ФЗ</w:t>
            </w:r>
            <w:r w:rsidRPr="009C4BAE">
              <w:rPr>
                <w:rFonts w:ascii="Roboto" w:hAnsi="Roboto"/>
                <w:b/>
                <w:bCs/>
                <w:noProof/>
                <w:sz w:val="18"/>
                <w:szCs w:val="18"/>
                <w:lang w:val="uz-Cyrl-UZ"/>
                <w:rPrChange w:id="5871"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872" w:author="Nozimjon Ortiqov" w:date="2026-02-24T09:31:00Z" w16du:dateUtc="2026-02-24T04:31:00Z">
                  <w:rPr>
                    <w:rFonts w:ascii="Roboto" w:hAnsi="Roboto"/>
                    <w:b/>
                    <w:bCs/>
                    <w:noProof/>
                    <w:color w:val="C00000"/>
                    <w:sz w:val="20"/>
                    <w:szCs w:val="20"/>
                    <w:lang w:val="uz-Cyrl-UZ"/>
                  </w:rPr>
                </w:rPrChange>
              </w:rPr>
              <w:t>сонли</w:t>
            </w:r>
            <w:r w:rsidRPr="009C4BAE">
              <w:rPr>
                <w:rFonts w:ascii="Roboto" w:hAnsi="Roboto"/>
                <w:b/>
                <w:bCs/>
                <w:noProof/>
                <w:sz w:val="18"/>
                <w:szCs w:val="18"/>
                <w:lang w:val="uz-Cyrl-UZ"/>
                <w:rPrChange w:id="5873" w:author="Nozimjon Ortiqov" w:date="2026-02-24T09:31:00Z" w16du:dateUtc="2026-02-24T04:31:00Z">
                  <w:rPr>
                    <w:rFonts w:ascii="Roboto" w:hAnsi="Roboto"/>
                    <w:b/>
                    <w:bCs/>
                    <w:noProof/>
                    <w:sz w:val="20"/>
                    <w:szCs w:val="20"/>
                    <w:lang w:val="uz-Cyrl-UZ"/>
                  </w:rPr>
                </w:rPrChange>
              </w:rPr>
              <w:t xml:space="preserve"> “Бўлиб–бўлиб тўлаш хизматини кўрсатиш фаолияти” тўғрисида Федерал қонун</w:t>
            </w:r>
          </w:p>
          <w:p w14:paraId="1EF49835" w14:textId="77777777" w:rsidR="00484395" w:rsidRPr="009C4BAE" w:rsidRDefault="00484395" w:rsidP="001222C0">
            <w:pPr>
              <w:spacing w:after="80"/>
              <w:jc w:val="center"/>
              <w:rPr>
                <w:rFonts w:ascii="Roboto" w:hAnsi="Roboto"/>
                <w:i/>
                <w:iCs/>
                <w:noProof/>
                <w:sz w:val="18"/>
                <w:szCs w:val="18"/>
                <w:lang w:val="uz-Cyrl-UZ"/>
                <w:rPrChange w:id="5874" w:author="Nozimjon Ortiqov" w:date="2026-02-24T09:31:00Z" w16du:dateUtc="2026-02-24T04:31:00Z">
                  <w:rPr>
                    <w:rFonts w:ascii="Roboto" w:hAnsi="Roboto"/>
                    <w:i/>
                    <w:iCs/>
                    <w:noProof/>
                    <w:sz w:val="20"/>
                    <w:szCs w:val="20"/>
                    <w:lang w:val="uz-Cyrl-UZ"/>
                  </w:rPr>
                </w:rPrChange>
              </w:rPr>
            </w:pPr>
            <w:r w:rsidRPr="009C4BAE">
              <w:rPr>
                <w:rFonts w:ascii="Roboto" w:hAnsi="Roboto"/>
                <w:i/>
                <w:iCs/>
                <w:noProof/>
                <w:sz w:val="18"/>
                <w:szCs w:val="18"/>
                <w:lang w:val="uz-Cyrl-UZ"/>
                <w:rPrChange w:id="5875" w:author="Nozimjon Ortiqov" w:date="2026-02-24T09:31:00Z" w16du:dateUtc="2026-02-24T04:31:00Z">
                  <w:rPr>
                    <w:rFonts w:ascii="Roboto" w:hAnsi="Roboto"/>
                    <w:i/>
                    <w:iCs/>
                    <w:noProof/>
                    <w:sz w:val="20"/>
                    <w:szCs w:val="20"/>
                    <w:lang w:val="uz-Cyrl-UZ"/>
                  </w:rPr>
                </w:rPrChange>
              </w:rPr>
              <w:t xml:space="preserve">(2026 йил 1 апрелдан </w:t>
            </w:r>
            <w:r w:rsidRPr="009C4BAE">
              <w:rPr>
                <w:rFonts w:ascii="Roboto" w:hAnsi="Roboto"/>
                <w:i/>
                <w:iCs/>
                <w:noProof/>
                <w:color w:val="0070C0"/>
                <w:sz w:val="18"/>
                <w:szCs w:val="18"/>
                <w:lang w:val="uz-Cyrl-UZ"/>
                <w:rPrChange w:id="5876" w:author="Nozimjon Ortiqov" w:date="2026-02-24T09:31:00Z" w16du:dateUtc="2026-02-24T04:31:00Z">
                  <w:rPr>
                    <w:rFonts w:ascii="Roboto" w:hAnsi="Roboto"/>
                    <w:i/>
                    <w:iCs/>
                    <w:noProof/>
                    <w:color w:val="0070C0"/>
                    <w:sz w:val="20"/>
                    <w:szCs w:val="20"/>
                    <w:lang w:val="uz-Cyrl-UZ"/>
                  </w:rPr>
                </w:rPrChange>
              </w:rPr>
              <w:t>кучга киради</w:t>
            </w:r>
            <w:r w:rsidRPr="009C4BAE">
              <w:rPr>
                <w:rFonts w:ascii="Roboto" w:hAnsi="Roboto"/>
                <w:i/>
                <w:iCs/>
                <w:noProof/>
                <w:sz w:val="18"/>
                <w:szCs w:val="18"/>
                <w:lang w:val="uz-Cyrl-UZ"/>
                <w:rPrChange w:id="5877" w:author="Nozimjon Ortiqov" w:date="2026-02-24T09:31:00Z" w16du:dateUtc="2026-02-24T04:31:00Z">
                  <w:rPr>
                    <w:rFonts w:ascii="Roboto" w:hAnsi="Roboto"/>
                    <w:i/>
                    <w:iCs/>
                    <w:noProof/>
                    <w:sz w:val="20"/>
                    <w:szCs w:val="20"/>
                    <w:lang w:val="uz-Cyrl-UZ"/>
                  </w:rPr>
                </w:rPrChange>
              </w:rPr>
              <w:t>)</w:t>
            </w:r>
          </w:p>
        </w:tc>
        <w:tc>
          <w:tcPr>
            <w:tcW w:w="3402" w:type="dxa"/>
            <w:vAlign w:val="center"/>
          </w:tcPr>
          <w:p w14:paraId="287FFE26" w14:textId="77777777" w:rsidR="00484395" w:rsidRPr="009C4BAE" w:rsidRDefault="00484395" w:rsidP="001222C0">
            <w:pPr>
              <w:spacing w:after="80"/>
              <w:jc w:val="center"/>
              <w:rPr>
                <w:rFonts w:ascii="Roboto" w:hAnsi="Roboto"/>
                <w:b/>
                <w:bCs/>
                <w:noProof/>
                <w:sz w:val="18"/>
                <w:szCs w:val="18"/>
                <w:lang w:val="uz-Cyrl-UZ"/>
                <w:rPrChange w:id="587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79" w:author="Nozimjon Ortiqov" w:date="2026-02-24T09:31:00Z" w16du:dateUtc="2026-02-24T04:31:00Z">
                  <w:rPr>
                    <w:rFonts w:ascii="Roboto" w:hAnsi="Roboto"/>
                    <w:b/>
                    <w:bCs/>
                    <w:noProof/>
                    <w:sz w:val="20"/>
                    <w:szCs w:val="20"/>
                    <w:lang w:val="uz-Cyrl-UZ"/>
                  </w:rPr>
                </w:rPrChange>
              </w:rPr>
              <w:t xml:space="preserve">Молиявий хулқ–атворни назорат қилиш органининг </w:t>
            </w:r>
            <w:r w:rsidRPr="009C4BAE">
              <w:rPr>
                <w:rFonts w:ascii="Roboto" w:hAnsi="Roboto"/>
                <w:b/>
                <w:bCs/>
                <w:i/>
                <w:iCs/>
                <w:noProof/>
                <w:sz w:val="18"/>
                <w:szCs w:val="18"/>
                <w:lang w:val="uz-Cyrl-UZ"/>
                <w:rPrChange w:id="5880" w:author="Nozimjon Ortiqov" w:date="2026-02-24T09:31:00Z" w16du:dateUtc="2026-02-24T04:31:00Z">
                  <w:rPr>
                    <w:rFonts w:ascii="Roboto" w:hAnsi="Roboto"/>
                    <w:b/>
                    <w:bCs/>
                    <w:i/>
                    <w:iCs/>
                    <w:noProof/>
                    <w:sz w:val="20"/>
                    <w:szCs w:val="20"/>
                    <w:lang w:val="uz-Cyrl-UZ"/>
                  </w:rPr>
                </w:rPrChange>
              </w:rPr>
              <w:t>(FCA)</w:t>
            </w:r>
            <w:r w:rsidRPr="009C4BAE">
              <w:rPr>
                <w:rFonts w:ascii="Roboto" w:hAnsi="Roboto"/>
                <w:b/>
                <w:bCs/>
                <w:noProof/>
                <w:sz w:val="18"/>
                <w:szCs w:val="18"/>
                <w:lang w:val="uz-Cyrl-UZ"/>
                <w:rPrChange w:id="5881" w:author="Nozimjon Ortiqov" w:date="2026-02-24T09:31:00Z" w16du:dateUtc="2026-02-24T04:31:00Z">
                  <w:rPr>
                    <w:rFonts w:ascii="Roboto" w:hAnsi="Roboto"/>
                    <w:b/>
                    <w:bCs/>
                    <w:noProof/>
                    <w:sz w:val="20"/>
                    <w:szCs w:val="20"/>
                    <w:lang w:val="uz-Cyrl-UZ"/>
                  </w:rPr>
                </w:rPrChange>
              </w:rPr>
              <w:t xml:space="preserve"> регулятив қоидалари</w:t>
            </w:r>
          </w:p>
          <w:p w14:paraId="5145C9ED" w14:textId="77777777" w:rsidR="00484395" w:rsidRPr="009C4BAE" w:rsidRDefault="00484395" w:rsidP="001222C0">
            <w:pPr>
              <w:spacing w:after="80"/>
              <w:jc w:val="center"/>
              <w:rPr>
                <w:rFonts w:ascii="Roboto" w:hAnsi="Roboto"/>
                <w:noProof/>
                <w:sz w:val="18"/>
                <w:szCs w:val="18"/>
                <w:lang w:val="uz-Cyrl-UZ"/>
                <w:rPrChange w:id="5882" w:author="Nozimjon Ortiqov" w:date="2026-02-24T09:31:00Z" w16du:dateUtc="2026-02-24T04:31:00Z">
                  <w:rPr>
                    <w:rFonts w:ascii="Roboto" w:hAnsi="Roboto"/>
                    <w:noProof/>
                    <w:sz w:val="20"/>
                    <w:szCs w:val="20"/>
                    <w:lang w:val="uz-Cyrl-UZ"/>
                  </w:rPr>
                </w:rPrChange>
              </w:rPr>
            </w:pPr>
            <w:r w:rsidRPr="009C4BAE">
              <w:rPr>
                <w:rFonts w:ascii="Roboto" w:hAnsi="Roboto"/>
                <w:i/>
                <w:iCs/>
                <w:noProof/>
                <w:sz w:val="18"/>
                <w:szCs w:val="18"/>
                <w:lang w:val="uz-Cyrl-UZ"/>
                <w:rPrChange w:id="5883" w:author="Nozimjon Ortiqov" w:date="2026-02-24T09:31:00Z" w16du:dateUtc="2026-02-24T04:31:00Z">
                  <w:rPr>
                    <w:rFonts w:ascii="Roboto" w:hAnsi="Roboto"/>
                    <w:i/>
                    <w:iCs/>
                    <w:noProof/>
                    <w:sz w:val="20"/>
                    <w:szCs w:val="20"/>
                    <w:lang w:val="uz-Cyrl-UZ"/>
                  </w:rPr>
                </w:rPrChange>
              </w:rPr>
              <w:t xml:space="preserve">(2026 йил 15 июлдан </w:t>
            </w:r>
            <w:r w:rsidRPr="009C4BAE">
              <w:rPr>
                <w:rFonts w:ascii="Roboto" w:hAnsi="Roboto"/>
                <w:i/>
                <w:iCs/>
                <w:noProof/>
                <w:color w:val="0070C0"/>
                <w:sz w:val="18"/>
                <w:szCs w:val="18"/>
                <w:lang w:val="uz-Cyrl-UZ"/>
                <w:rPrChange w:id="5884" w:author="Nozimjon Ortiqov" w:date="2026-02-24T09:31:00Z" w16du:dateUtc="2026-02-24T04:31:00Z">
                  <w:rPr>
                    <w:rFonts w:ascii="Roboto" w:hAnsi="Roboto"/>
                    <w:i/>
                    <w:iCs/>
                    <w:noProof/>
                    <w:color w:val="0070C0"/>
                    <w:sz w:val="20"/>
                    <w:szCs w:val="20"/>
                    <w:lang w:val="uz-Cyrl-UZ"/>
                  </w:rPr>
                </w:rPrChange>
              </w:rPr>
              <w:t>кучга киради</w:t>
            </w:r>
            <w:r w:rsidRPr="009C4BAE">
              <w:rPr>
                <w:rFonts w:ascii="Roboto" w:hAnsi="Roboto"/>
                <w:i/>
                <w:iCs/>
                <w:noProof/>
                <w:sz w:val="18"/>
                <w:szCs w:val="18"/>
                <w:lang w:val="uz-Cyrl-UZ"/>
                <w:rPrChange w:id="5885" w:author="Nozimjon Ortiqov" w:date="2026-02-24T09:31:00Z" w16du:dateUtc="2026-02-24T04:31:00Z">
                  <w:rPr>
                    <w:rFonts w:ascii="Roboto" w:hAnsi="Roboto"/>
                    <w:i/>
                    <w:iCs/>
                    <w:noProof/>
                    <w:sz w:val="20"/>
                    <w:szCs w:val="20"/>
                    <w:lang w:val="uz-Cyrl-UZ"/>
                  </w:rPr>
                </w:rPrChange>
              </w:rPr>
              <w:t>)</w:t>
            </w:r>
          </w:p>
        </w:tc>
        <w:tc>
          <w:tcPr>
            <w:tcW w:w="4111" w:type="dxa"/>
            <w:vAlign w:val="center"/>
          </w:tcPr>
          <w:p w14:paraId="7D6065EE" w14:textId="77777777" w:rsidR="00484395" w:rsidRPr="009C4BAE" w:rsidRDefault="00484395" w:rsidP="001222C0">
            <w:pPr>
              <w:spacing w:after="80"/>
              <w:jc w:val="center"/>
              <w:rPr>
                <w:rFonts w:ascii="Roboto" w:hAnsi="Roboto"/>
                <w:i/>
                <w:iCs/>
                <w:noProof/>
                <w:sz w:val="18"/>
                <w:szCs w:val="18"/>
                <w:lang w:val="uz-Cyrl-UZ"/>
                <w:rPrChange w:id="5886" w:author="Nozimjon Ortiqov" w:date="2026-02-24T09:31:00Z" w16du:dateUtc="2026-02-24T04:31:00Z">
                  <w:rPr>
                    <w:rFonts w:ascii="Roboto" w:hAnsi="Roboto"/>
                    <w:i/>
                    <w:iCs/>
                    <w:noProof/>
                    <w:sz w:val="20"/>
                    <w:szCs w:val="20"/>
                    <w:lang w:val="uz-Cyrl-UZ"/>
                  </w:rPr>
                </w:rPrChange>
              </w:rPr>
            </w:pPr>
            <w:r w:rsidRPr="009C4BAE">
              <w:rPr>
                <w:rFonts w:ascii="Roboto" w:hAnsi="Roboto"/>
                <w:b/>
                <w:bCs/>
                <w:noProof/>
                <w:color w:val="C00000"/>
                <w:sz w:val="18"/>
                <w:szCs w:val="18"/>
                <w:lang w:val="uz-Cyrl-UZ"/>
                <w:rPrChange w:id="5887" w:author="Nozimjon Ortiqov" w:date="2026-02-24T09:31:00Z" w16du:dateUtc="2026-02-24T04:31:00Z">
                  <w:rPr>
                    <w:rFonts w:ascii="Roboto" w:hAnsi="Roboto"/>
                    <w:b/>
                    <w:bCs/>
                    <w:noProof/>
                    <w:color w:val="C00000"/>
                    <w:sz w:val="20"/>
                    <w:szCs w:val="20"/>
                    <w:lang w:val="uz-Cyrl-UZ"/>
                  </w:rPr>
                </w:rPrChange>
              </w:rPr>
              <w:t>274</w:t>
            </w:r>
            <w:r w:rsidRPr="009C4BAE">
              <w:rPr>
                <w:rFonts w:ascii="Roboto" w:hAnsi="Roboto"/>
                <w:b/>
                <w:bCs/>
                <w:noProof/>
                <w:sz w:val="18"/>
                <w:szCs w:val="18"/>
                <w:lang w:val="uz-Cyrl-UZ"/>
                <w:rPrChange w:id="5888"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889" w:author="Nozimjon Ortiqov" w:date="2026-02-24T09:31:00Z" w16du:dateUtc="2026-02-24T04:31:00Z">
                  <w:rPr>
                    <w:rFonts w:ascii="Roboto" w:hAnsi="Roboto"/>
                    <w:b/>
                    <w:bCs/>
                    <w:noProof/>
                    <w:color w:val="C00000"/>
                    <w:sz w:val="20"/>
                    <w:szCs w:val="20"/>
                    <w:lang w:val="uz-Cyrl-UZ"/>
                  </w:rPr>
                </w:rPrChange>
              </w:rPr>
              <w:t>IV</w:t>
            </w:r>
            <w:r w:rsidRPr="009C4BAE">
              <w:rPr>
                <w:rFonts w:ascii="Roboto" w:hAnsi="Roboto"/>
                <w:b/>
                <w:bCs/>
                <w:noProof/>
                <w:sz w:val="18"/>
                <w:szCs w:val="18"/>
                <w:lang w:val="uz-Cyrl-UZ"/>
                <w:rPrChange w:id="5890"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891" w:author="Nozimjon Ortiqov" w:date="2026-02-24T09:31:00Z" w16du:dateUtc="2026-02-24T04:31:00Z">
                  <w:rPr>
                    <w:rFonts w:ascii="Roboto" w:hAnsi="Roboto"/>
                    <w:b/>
                    <w:bCs/>
                    <w:noProof/>
                    <w:color w:val="C00000"/>
                    <w:sz w:val="20"/>
                    <w:szCs w:val="20"/>
                    <w:lang w:val="uz-Cyrl-UZ"/>
                  </w:rPr>
                </w:rPrChange>
              </w:rPr>
              <w:t xml:space="preserve">сонли </w:t>
            </w:r>
            <w:r w:rsidRPr="009C4BAE">
              <w:rPr>
                <w:rFonts w:ascii="Roboto" w:hAnsi="Roboto"/>
                <w:b/>
                <w:bCs/>
                <w:noProof/>
                <w:sz w:val="18"/>
                <w:szCs w:val="18"/>
                <w:lang w:val="uz-Cyrl-UZ"/>
                <w:rPrChange w:id="5892" w:author="Nozimjon Ortiqov" w:date="2026-02-24T09:31:00Z" w16du:dateUtc="2026-02-24T04:31:00Z">
                  <w:rPr>
                    <w:rFonts w:ascii="Roboto" w:hAnsi="Roboto"/>
                    <w:b/>
                    <w:bCs/>
                    <w:noProof/>
                    <w:sz w:val="20"/>
                    <w:szCs w:val="20"/>
                    <w:lang w:val="uz-Cyrl-UZ"/>
                  </w:rPr>
                </w:rPrChange>
              </w:rPr>
              <w:t>«Истеъмолчилар ҳуқуқларини ҳимоя қилиш тўғрисида»ги қонун</w:t>
            </w:r>
          </w:p>
        </w:tc>
        <w:tc>
          <w:tcPr>
            <w:tcW w:w="3969" w:type="dxa"/>
            <w:vAlign w:val="center"/>
          </w:tcPr>
          <w:p w14:paraId="76335DAF" w14:textId="77777777" w:rsidR="00484395" w:rsidRPr="009C4BAE" w:rsidRDefault="00484395" w:rsidP="001222C0">
            <w:pPr>
              <w:spacing w:after="80"/>
              <w:jc w:val="center"/>
              <w:rPr>
                <w:rFonts w:ascii="Roboto" w:hAnsi="Roboto"/>
                <w:b/>
                <w:bCs/>
                <w:noProof/>
                <w:sz w:val="18"/>
                <w:szCs w:val="18"/>
                <w:lang w:val="uz-Cyrl-UZ"/>
                <w:rPrChange w:id="589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94" w:author="Nozimjon Ortiqov" w:date="2026-02-24T09:31:00Z" w16du:dateUtc="2026-02-24T04:31:00Z">
                  <w:rPr>
                    <w:rFonts w:ascii="Roboto" w:hAnsi="Roboto"/>
                    <w:b/>
                    <w:bCs/>
                    <w:noProof/>
                    <w:sz w:val="20"/>
                    <w:szCs w:val="20"/>
                    <w:lang w:val="uz-Cyrl-UZ"/>
                  </w:rPr>
                </w:rPrChange>
              </w:rPr>
              <w:t>Истеъмол кредитларини ҳимоя қилиш тўғрисидаги қонун</w:t>
            </w:r>
          </w:p>
          <w:p w14:paraId="2B9DF6F0" w14:textId="77777777" w:rsidR="00484395" w:rsidRPr="009C4BAE" w:rsidRDefault="00484395" w:rsidP="001222C0">
            <w:pPr>
              <w:spacing w:after="80"/>
              <w:jc w:val="center"/>
              <w:rPr>
                <w:rFonts w:ascii="Roboto" w:hAnsi="Roboto"/>
                <w:b/>
                <w:bCs/>
                <w:noProof/>
                <w:sz w:val="18"/>
                <w:szCs w:val="18"/>
                <w:lang w:val="uz-Cyrl-UZ"/>
                <w:rPrChange w:id="5895" w:author="Nozimjon Ortiqov" w:date="2026-02-24T09:31:00Z" w16du:dateUtc="2026-02-24T04:31:00Z">
                  <w:rPr>
                    <w:rFonts w:ascii="Roboto" w:hAnsi="Roboto"/>
                    <w:b/>
                    <w:bCs/>
                    <w:noProof/>
                    <w:sz w:val="20"/>
                    <w:szCs w:val="20"/>
                    <w:lang w:val="uz-Cyrl-UZ"/>
                  </w:rPr>
                </w:rPrChange>
              </w:rPr>
            </w:pPr>
            <w:r w:rsidRPr="009C4BAE">
              <w:rPr>
                <w:rFonts w:ascii="Roboto" w:hAnsi="Roboto"/>
                <w:i/>
                <w:iCs/>
                <w:noProof/>
                <w:sz w:val="18"/>
                <w:szCs w:val="18"/>
                <w:lang w:val="uz-Cyrl-UZ"/>
                <w:rPrChange w:id="5896" w:author="Nozimjon Ortiqov" w:date="2026-02-24T09:31:00Z" w16du:dateUtc="2026-02-24T04:31:00Z">
                  <w:rPr>
                    <w:rFonts w:ascii="Roboto" w:hAnsi="Roboto"/>
                    <w:i/>
                    <w:iCs/>
                    <w:noProof/>
                    <w:sz w:val="20"/>
                    <w:szCs w:val="20"/>
                    <w:lang w:val="uz-Cyrl-UZ"/>
                  </w:rPr>
                </w:rPrChange>
              </w:rPr>
              <w:t>(2024 йилдан бошлаб бўлиб–бўлиб тўлаш бозорини тартибга солиш жорий этилган)</w:t>
            </w:r>
          </w:p>
        </w:tc>
      </w:tr>
      <w:tr w:rsidR="00484395" w:rsidRPr="009C4BAE" w14:paraId="1AA9D709" w14:textId="77777777" w:rsidTr="001222C0">
        <w:trPr>
          <w:trHeight w:val="509"/>
        </w:trPr>
        <w:tc>
          <w:tcPr>
            <w:tcW w:w="2127" w:type="dxa"/>
            <w:shd w:val="clear" w:color="auto" w:fill="DEEAF6" w:themeFill="accent5" w:themeFillTint="33"/>
            <w:vAlign w:val="center"/>
          </w:tcPr>
          <w:p w14:paraId="22F82B45" w14:textId="77777777" w:rsidR="00484395" w:rsidRPr="009C4BAE" w:rsidRDefault="00484395" w:rsidP="001222C0">
            <w:pPr>
              <w:spacing w:after="80"/>
              <w:jc w:val="center"/>
              <w:rPr>
                <w:rFonts w:ascii="Roboto" w:hAnsi="Roboto"/>
                <w:b/>
                <w:bCs/>
                <w:noProof/>
                <w:sz w:val="18"/>
                <w:szCs w:val="18"/>
                <w:lang w:val="uz-Cyrl-UZ"/>
                <w:rPrChange w:id="5897"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898" w:author="Nozimjon Ortiqov" w:date="2026-02-24T09:31:00Z" w16du:dateUtc="2026-02-24T04:31:00Z">
                  <w:rPr>
                    <w:rFonts w:ascii="Roboto" w:hAnsi="Roboto"/>
                    <w:b/>
                    <w:bCs/>
                    <w:noProof/>
                    <w:sz w:val="20"/>
                    <w:szCs w:val="20"/>
                    <w:lang w:val="uz-Cyrl-UZ"/>
                  </w:rPr>
                </w:rPrChange>
              </w:rPr>
              <w:t>Назорат қилувчи орган</w:t>
            </w:r>
          </w:p>
        </w:tc>
        <w:tc>
          <w:tcPr>
            <w:tcW w:w="2977" w:type="dxa"/>
            <w:vAlign w:val="center"/>
          </w:tcPr>
          <w:p w14:paraId="25A0AB58" w14:textId="77777777" w:rsidR="00484395" w:rsidRPr="009C4BAE" w:rsidRDefault="00484395" w:rsidP="001222C0">
            <w:pPr>
              <w:spacing w:after="80"/>
              <w:jc w:val="center"/>
              <w:rPr>
                <w:rFonts w:ascii="Roboto" w:hAnsi="Roboto"/>
                <w:b/>
                <w:bCs/>
                <w:noProof/>
                <w:color w:val="0070C0"/>
                <w:sz w:val="18"/>
                <w:szCs w:val="18"/>
                <w:lang w:val="uz-Cyrl-UZ"/>
                <w:rPrChange w:id="5899"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00" w:author="Nozimjon Ortiqov" w:date="2026-02-24T09:31:00Z" w16du:dateUtc="2026-02-24T04:31:00Z">
                  <w:rPr>
                    <w:rFonts w:ascii="Roboto" w:hAnsi="Roboto"/>
                    <w:b/>
                    <w:bCs/>
                    <w:noProof/>
                    <w:color w:val="0070C0"/>
                    <w:sz w:val="20"/>
                    <w:szCs w:val="20"/>
                    <w:lang w:val="uz-Cyrl-UZ"/>
                  </w:rPr>
                </w:rPrChange>
              </w:rPr>
              <w:t>Россия Марказий банки</w:t>
            </w:r>
          </w:p>
        </w:tc>
        <w:tc>
          <w:tcPr>
            <w:tcW w:w="3402" w:type="dxa"/>
            <w:vAlign w:val="center"/>
          </w:tcPr>
          <w:p w14:paraId="1FDA0811" w14:textId="77777777" w:rsidR="00484395" w:rsidRPr="009C4BAE" w:rsidRDefault="00484395" w:rsidP="001222C0">
            <w:pPr>
              <w:spacing w:after="80"/>
              <w:jc w:val="center"/>
              <w:rPr>
                <w:rFonts w:ascii="Roboto" w:hAnsi="Roboto"/>
                <w:b/>
                <w:bCs/>
                <w:noProof/>
                <w:color w:val="0070C0"/>
                <w:sz w:val="18"/>
                <w:szCs w:val="18"/>
                <w:lang w:val="uz-Cyrl-UZ"/>
                <w:rPrChange w:id="5901"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02" w:author="Nozimjon Ortiqov" w:date="2026-02-24T09:31:00Z" w16du:dateUtc="2026-02-24T04:31:00Z">
                  <w:rPr>
                    <w:rFonts w:ascii="Roboto" w:hAnsi="Roboto"/>
                    <w:b/>
                    <w:bCs/>
                    <w:noProof/>
                    <w:color w:val="0070C0"/>
                    <w:sz w:val="20"/>
                    <w:szCs w:val="20"/>
                    <w:lang w:val="uz-Cyrl-UZ"/>
                  </w:rPr>
                </w:rPrChange>
              </w:rPr>
              <w:t xml:space="preserve">Молиявий хулқ–атворни назорат қилиш органи </w:t>
            </w:r>
            <w:r w:rsidRPr="009C4BAE">
              <w:rPr>
                <w:rFonts w:ascii="Roboto" w:hAnsi="Roboto"/>
                <w:i/>
                <w:iCs/>
                <w:noProof/>
                <w:color w:val="0070C0"/>
                <w:sz w:val="18"/>
                <w:szCs w:val="18"/>
                <w:lang w:val="uz-Cyrl-UZ"/>
                <w:rPrChange w:id="5903" w:author="Nozimjon Ortiqov" w:date="2026-02-24T09:31:00Z" w16du:dateUtc="2026-02-24T04:31:00Z">
                  <w:rPr>
                    <w:rFonts w:ascii="Roboto" w:hAnsi="Roboto"/>
                    <w:i/>
                    <w:iCs/>
                    <w:noProof/>
                    <w:color w:val="0070C0"/>
                    <w:sz w:val="20"/>
                    <w:szCs w:val="20"/>
                    <w:lang w:val="uz-Cyrl-UZ"/>
                  </w:rPr>
                </w:rPrChange>
              </w:rPr>
              <w:t>(FCA)</w:t>
            </w:r>
          </w:p>
        </w:tc>
        <w:tc>
          <w:tcPr>
            <w:tcW w:w="4111" w:type="dxa"/>
            <w:vAlign w:val="center"/>
          </w:tcPr>
          <w:p w14:paraId="0A743764" w14:textId="77777777" w:rsidR="00484395" w:rsidRPr="009C4BAE" w:rsidRDefault="00484395" w:rsidP="001222C0">
            <w:pPr>
              <w:spacing w:after="80"/>
              <w:jc w:val="center"/>
              <w:rPr>
                <w:rFonts w:ascii="Roboto" w:hAnsi="Roboto"/>
                <w:noProof/>
                <w:sz w:val="18"/>
                <w:szCs w:val="18"/>
                <w:lang w:val="uz-Cyrl-UZ"/>
                <w:rPrChange w:id="5904"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0070C0"/>
                <w:sz w:val="18"/>
                <w:szCs w:val="18"/>
                <w:lang w:val="uz-Cyrl-UZ"/>
                <w:rPrChange w:id="5905" w:author="Nozimjon Ortiqov" w:date="2026-02-24T09:31:00Z" w16du:dateUtc="2026-02-24T04:31:00Z">
                  <w:rPr>
                    <w:rFonts w:ascii="Roboto" w:hAnsi="Roboto"/>
                    <w:b/>
                    <w:bCs/>
                    <w:noProof/>
                    <w:color w:val="0070C0"/>
                    <w:sz w:val="20"/>
                    <w:szCs w:val="20"/>
                    <w:lang w:val="uz-Cyrl-UZ"/>
                  </w:rPr>
                </w:rPrChange>
              </w:rPr>
              <w:t xml:space="preserve">Қозоғистон Республикаси Миллий банки, </w:t>
            </w:r>
            <w:r w:rsidRPr="009C4BAE">
              <w:rPr>
                <w:rFonts w:ascii="Roboto" w:hAnsi="Roboto"/>
                <w:b/>
                <w:bCs/>
                <w:noProof/>
                <w:color w:val="0070C0"/>
                <w:sz w:val="18"/>
                <w:szCs w:val="18"/>
                <w:lang w:val="uz-Cyrl-UZ"/>
                <w:rPrChange w:id="5906" w:author="Nozimjon Ortiqov" w:date="2026-02-24T09:31:00Z" w16du:dateUtc="2026-02-24T04:31:00Z">
                  <w:rPr>
                    <w:rFonts w:ascii="Roboto" w:hAnsi="Roboto"/>
                    <w:b/>
                    <w:bCs/>
                    <w:noProof/>
                    <w:color w:val="0070C0"/>
                    <w:sz w:val="20"/>
                    <w:szCs w:val="20"/>
                    <w:lang w:val="uz-Cyrl-UZ"/>
                  </w:rPr>
                </w:rPrChange>
              </w:rPr>
              <w:br/>
              <w:t>Молия бозорини тартибга солиш ва ривожлантириш агентлиги (АРРФР)</w:t>
            </w:r>
          </w:p>
        </w:tc>
        <w:tc>
          <w:tcPr>
            <w:tcW w:w="3969" w:type="dxa"/>
            <w:vAlign w:val="center"/>
          </w:tcPr>
          <w:p w14:paraId="277DA82F" w14:textId="77777777" w:rsidR="00484395" w:rsidRPr="009C4BAE" w:rsidRDefault="00484395" w:rsidP="001222C0">
            <w:pPr>
              <w:spacing w:after="80"/>
              <w:jc w:val="center"/>
              <w:rPr>
                <w:rFonts w:ascii="Roboto" w:hAnsi="Roboto"/>
                <w:b/>
                <w:bCs/>
                <w:noProof/>
                <w:color w:val="0070C0"/>
                <w:sz w:val="18"/>
                <w:szCs w:val="18"/>
                <w:lang w:val="uz-Cyrl-UZ"/>
                <w:rPrChange w:id="5907"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08" w:author="Nozimjon Ortiqov" w:date="2026-02-24T09:31:00Z" w16du:dateUtc="2026-02-24T04:31:00Z">
                  <w:rPr>
                    <w:rFonts w:ascii="Roboto" w:hAnsi="Roboto"/>
                    <w:b/>
                    <w:bCs/>
                    <w:noProof/>
                    <w:color w:val="0070C0"/>
                    <w:sz w:val="20"/>
                    <w:szCs w:val="20"/>
                    <w:lang w:val="uz-Cyrl-UZ"/>
                  </w:rPr>
                </w:rPrChange>
              </w:rPr>
              <w:t xml:space="preserve">Қимматли қоғозлар ва инвестициялар комиссияси </w:t>
            </w:r>
            <w:r w:rsidRPr="009C4BAE">
              <w:rPr>
                <w:rFonts w:ascii="Roboto" w:hAnsi="Roboto"/>
                <w:i/>
                <w:iCs/>
                <w:noProof/>
                <w:color w:val="0070C0"/>
                <w:sz w:val="18"/>
                <w:szCs w:val="18"/>
                <w:lang w:val="uz-Cyrl-UZ"/>
                <w:rPrChange w:id="5909" w:author="Nozimjon Ortiqov" w:date="2026-02-24T09:31:00Z" w16du:dateUtc="2026-02-24T04:31:00Z">
                  <w:rPr>
                    <w:rFonts w:ascii="Roboto" w:hAnsi="Roboto"/>
                    <w:i/>
                    <w:iCs/>
                    <w:noProof/>
                    <w:color w:val="0070C0"/>
                    <w:sz w:val="20"/>
                    <w:szCs w:val="20"/>
                    <w:lang w:val="uz-Cyrl-UZ"/>
                  </w:rPr>
                </w:rPrChange>
              </w:rPr>
              <w:t>(ASIC)</w:t>
            </w:r>
          </w:p>
        </w:tc>
      </w:tr>
      <w:tr w:rsidR="00484395" w:rsidRPr="009C4BAE" w14:paraId="43B78414" w14:textId="77777777" w:rsidTr="001222C0">
        <w:trPr>
          <w:trHeight w:val="155"/>
        </w:trPr>
        <w:tc>
          <w:tcPr>
            <w:tcW w:w="2127" w:type="dxa"/>
            <w:shd w:val="clear" w:color="auto" w:fill="DEEAF6" w:themeFill="accent5" w:themeFillTint="33"/>
            <w:vAlign w:val="center"/>
          </w:tcPr>
          <w:p w14:paraId="00AB4472" w14:textId="77777777" w:rsidR="00484395" w:rsidRPr="009C4BAE" w:rsidRDefault="00484395" w:rsidP="001222C0">
            <w:pPr>
              <w:spacing w:after="80"/>
              <w:jc w:val="center"/>
              <w:rPr>
                <w:rFonts w:ascii="Roboto" w:hAnsi="Roboto"/>
                <w:b/>
                <w:bCs/>
                <w:noProof/>
                <w:sz w:val="18"/>
                <w:szCs w:val="18"/>
                <w:lang w:val="uz-Cyrl-UZ"/>
                <w:rPrChange w:id="5910"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11" w:author="Nozimjon Ortiqov" w:date="2026-02-24T09:31:00Z" w16du:dateUtc="2026-02-24T04:31:00Z">
                  <w:rPr>
                    <w:rFonts w:ascii="Roboto" w:hAnsi="Roboto"/>
                    <w:b/>
                    <w:bCs/>
                    <w:noProof/>
                    <w:sz w:val="20"/>
                    <w:szCs w:val="20"/>
                    <w:lang w:val="uz-Cyrl-UZ"/>
                  </w:rPr>
                </w:rPrChange>
              </w:rPr>
              <w:t>Фаолиятни амалга ошириш шартлари</w:t>
            </w:r>
          </w:p>
        </w:tc>
        <w:tc>
          <w:tcPr>
            <w:tcW w:w="2977" w:type="dxa"/>
            <w:vAlign w:val="center"/>
          </w:tcPr>
          <w:p w14:paraId="456D8A87" w14:textId="77777777" w:rsidR="00484395" w:rsidRPr="009C4BAE" w:rsidRDefault="00484395" w:rsidP="001222C0">
            <w:pPr>
              <w:spacing w:after="80"/>
              <w:jc w:val="center"/>
              <w:rPr>
                <w:rFonts w:ascii="Roboto" w:hAnsi="Roboto"/>
                <w:b/>
                <w:bCs/>
                <w:noProof/>
                <w:color w:val="0070C0"/>
                <w:sz w:val="18"/>
                <w:szCs w:val="18"/>
                <w:lang w:val="uz-Cyrl-UZ"/>
                <w:rPrChange w:id="5912"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13" w:author="Nozimjon Ortiqov" w:date="2026-02-24T09:31:00Z" w16du:dateUtc="2026-02-24T04:31:00Z">
                  <w:rPr>
                    <w:rFonts w:ascii="Roboto" w:hAnsi="Roboto"/>
                    <w:b/>
                    <w:bCs/>
                    <w:noProof/>
                    <w:color w:val="0070C0"/>
                    <w:sz w:val="20"/>
                    <w:szCs w:val="20"/>
                    <w:lang w:val="uz-Cyrl-UZ"/>
                  </w:rPr>
                </w:rPrChange>
              </w:rPr>
              <w:t>Бўлиб бўлиб тўлаш бозори иштирокчилари реестри</w:t>
            </w:r>
          </w:p>
          <w:p w14:paraId="166830F7" w14:textId="77777777" w:rsidR="00484395" w:rsidRPr="009C4BAE" w:rsidRDefault="00484395" w:rsidP="001222C0">
            <w:pPr>
              <w:spacing w:after="80"/>
              <w:jc w:val="center"/>
              <w:rPr>
                <w:rFonts w:ascii="Roboto" w:hAnsi="Roboto"/>
                <w:i/>
                <w:iCs/>
                <w:noProof/>
                <w:sz w:val="18"/>
                <w:szCs w:val="18"/>
                <w:lang w:val="uz-Cyrl-UZ"/>
                <w:rPrChange w:id="5914" w:author="Nozimjon Ortiqov" w:date="2026-02-24T09:31:00Z" w16du:dateUtc="2026-02-24T04:31:00Z">
                  <w:rPr>
                    <w:rFonts w:ascii="Roboto" w:hAnsi="Roboto"/>
                    <w:i/>
                    <w:iCs/>
                    <w:noProof/>
                    <w:sz w:val="20"/>
                    <w:szCs w:val="20"/>
                    <w:lang w:val="uz-Cyrl-UZ"/>
                  </w:rPr>
                </w:rPrChange>
              </w:rPr>
            </w:pPr>
            <w:r w:rsidRPr="009C4BAE">
              <w:rPr>
                <w:rFonts w:ascii="Roboto" w:hAnsi="Roboto"/>
                <w:i/>
                <w:iCs/>
                <w:noProof/>
                <w:sz w:val="18"/>
                <w:szCs w:val="18"/>
                <w:lang w:val="uz-Cyrl-UZ"/>
                <w:rPrChange w:id="5915" w:author="Nozimjon Ortiqov" w:date="2026-02-24T09:31:00Z" w16du:dateUtc="2026-02-24T04:31:00Z">
                  <w:rPr>
                    <w:rFonts w:ascii="Roboto" w:hAnsi="Roboto"/>
                    <w:i/>
                    <w:iCs/>
                    <w:noProof/>
                    <w:sz w:val="20"/>
                    <w:szCs w:val="20"/>
                    <w:lang w:val="uz-Cyrl-UZ"/>
                  </w:rPr>
                </w:rPrChange>
              </w:rPr>
              <w:t xml:space="preserve">(устав капитали камида </w:t>
            </w:r>
            <w:r w:rsidRPr="009C4BAE">
              <w:rPr>
                <w:rFonts w:ascii="Roboto" w:hAnsi="Roboto"/>
                <w:b/>
                <w:bCs/>
                <w:i/>
                <w:iCs/>
                <w:noProof/>
                <w:color w:val="C00000"/>
                <w:sz w:val="18"/>
                <w:szCs w:val="18"/>
                <w:lang w:val="uz-Cyrl-UZ"/>
                <w:rPrChange w:id="5916" w:author="Nozimjon Ortiqov" w:date="2026-02-24T09:31:00Z" w16du:dateUtc="2026-02-24T04:31:00Z">
                  <w:rPr>
                    <w:rFonts w:ascii="Roboto" w:hAnsi="Roboto"/>
                    <w:b/>
                    <w:bCs/>
                    <w:i/>
                    <w:iCs/>
                    <w:noProof/>
                    <w:color w:val="C00000"/>
                    <w:sz w:val="20"/>
                    <w:szCs w:val="20"/>
                    <w:lang w:val="uz-Cyrl-UZ"/>
                  </w:rPr>
                </w:rPrChange>
              </w:rPr>
              <w:t>5 </w:t>
            </w:r>
            <w:r w:rsidRPr="009C4BAE">
              <w:rPr>
                <w:rFonts w:ascii="Roboto" w:hAnsi="Roboto"/>
                <w:i/>
                <w:iCs/>
                <w:noProof/>
                <w:color w:val="0070C0"/>
                <w:sz w:val="18"/>
                <w:szCs w:val="18"/>
                <w:lang w:val="uz-Cyrl-UZ"/>
                <w:rPrChange w:id="5917" w:author="Nozimjon Ortiqov" w:date="2026-02-24T09:31:00Z" w16du:dateUtc="2026-02-24T04:31:00Z">
                  <w:rPr>
                    <w:rFonts w:ascii="Roboto" w:hAnsi="Roboto"/>
                    <w:i/>
                    <w:iCs/>
                    <w:noProof/>
                    <w:color w:val="0070C0"/>
                    <w:sz w:val="20"/>
                    <w:szCs w:val="20"/>
                    <w:lang w:val="uz-Cyrl-UZ"/>
                  </w:rPr>
                </w:rPrChange>
              </w:rPr>
              <w:t>млн</w:t>
            </w:r>
            <w:r w:rsidRPr="009C4BAE">
              <w:rPr>
                <w:rFonts w:ascii="Roboto" w:hAnsi="Roboto"/>
                <w:b/>
                <w:bCs/>
                <w:i/>
                <w:iCs/>
                <w:noProof/>
                <w:color w:val="0070C0"/>
                <w:sz w:val="18"/>
                <w:szCs w:val="18"/>
                <w:lang w:val="uz-Cyrl-UZ"/>
                <w:rPrChange w:id="5918" w:author="Nozimjon Ortiqov" w:date="2026-02-24T09:31:00Z" w16du:dateUtc="2026-02-24T04:31:00Z">
                  <w:rPr>
                    <w:rFonts w:ascii="Roboto" w:hAnsi="Roboto"/>
                    <w:b/>
                    <w:bCs/>
                    <w:i/>
                    <w:iCs/>
                    <w:noProof/>
                    <w:color w:val="0070C0"/>
                    <w:sz w:val="20"/>
                    <w:szCs w:val="20"/>
                    <w:lang w:val="uz-Cyrl-UZ"/>
                  </w:rPr>
                </w:rPrChange>
              </w:rPr>
              <w:t xml:space="preserve"> </w:t>
            </w:r>
            <w:r w:rsidRPr="009C4BAE">
              <w:rPr>
                <w:rFonts w:ascii="Roboto" w:hAnsi="Roboto"/>
                <w:i/>
                <w:iCs/>
                <w:noProof/>
                <w:color w:val="0070C0"/>
                <w:sz w:val="18"/>
                <w:szCs w:val="18"/>
                <w:lang w:val="uz-Cyrl-UZ"/>
                <w:rPrChange w:id="5919" w:author="Nozimjon Ortiqov" w:date="2026-02-24T09:31:00Z" w16du:dateUtc="2026-02-24T04:31:00Z">
                  <w:rPr>
                    <w:rFonts w:ascii="Roboto" w:hAnsi="Roboto"/>
                    <w:i/>
                    <w:iCs/>
                    <w:noProof/>
                    <w:color w:val="0070C0"/>
                    <w:sz w:val="20"/>
                    <w:szCs w:val="20"/>
                    <w:lang w:val="uz-Cyrl-UZ"/>
                  </w:rPr>
                </w:rPrChange>
              </w:rPr>
              <w:t>рубль</w:t>
            </w:r>
            <w:r w:rsidRPr="009C4BAE">
              <w:rPr>
                <w:rFonts w:ascii="Roboto" w:hAnsi="Roboto"/>
                <w:i/>
                <w:iCs/>
                <w:noProof/>
                <w:sz w:val="18"/>
                <w:szCs w:val="18"/>
                <w:lang w:val="uz-Cyrl-UZ"/>
                <w:rPrChange w:id="5920" w:author="Nozimjon Ortiqov" w:date="2026-02-24T09:31:00Z" w16du:dateUtc="2026-02-24T04:31:00Z">
                  <w:rPr>
                    <w:rFonts w:ascii="Roboto" w:hAnsi="Roboto"/>
                    <w:i/>
                    <w:iCs/>
                    <w:noProof/>
                    <w:sz w:val="20"/>
                    <w:szCs w:val="20"/>
                    <w:lang w:val="uz-Cyrl-UZ"/>
                  </w:rPr>
                </w:rPrChange>
              </w:rPr>
              <w:t>)</w:t>
            </w:r>
          </w:p>
        </w:tc>
        <w:tc>
          <w:tcPr>
            <w:tcW w:w="3402" w:type="dxa"/>
            <w:vAlign w:val="center"/>
          </w:tcPr>
          <w:p w14:paraId="362B4375" w14:textId="77777777" w:rsidR="00484395" w:rsidRPr="009C4BAE" w:rsidRDefault="00484395" w:rsidP="001222C0">
            <w:pPr>
              <w:spacing w:after="80"/>
              <w:jc w:val="center"/>
              <w:rPr>
                <w:rFonts w:ascii="Roboto" w:hAnsi="Roboto"/>
                <w:noProof/>
                <w:sz w:val="18"/>
                <w:szCs w:val="18"/>
                <w:lang w:val="uz-Cyrl-UZ"/>
                <w:rPrChange w:id="5921"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22" w:author="Nozimjon Ortiqov" w:date="2026-02-24T09:31:00Z" w16du:dateUtc="2026-02-24T04:31:00Z">
                  <w:rPr>
                    <w:rFonts w:ascii="Roboto" w:hAnsi="Roboto"/>
                    <w:noProof/>
                    <w:sz w:val="20"/>
                    <w:szCs w:val="20"/>
                    <w:lang w:val="uz-Cyrl-UZ"/>
                  </w:rPr>
                </w:rPrChange>
              </w:rPr>
              <w:t xml:space="preserve">Истеъмол кредитлари соҳасида фаолият юритувчи ташкилот сифатида ваколатли органда </w:t>
            </w:r>
            <w:r w:rsidRPr="009C4BAE">
              <w:rPr>
                <w:rFonts w:ascii="Roboto" w:hAnsi="Roboto"/>
                <w:b/>
                <w:bCs/>
                <w:noProof/>
                <w:sz w:val="18"/>
                <w:szCs w:val="18"/>
                <w:lang w:val="uz-Cyrl-UZ"/>
                <w:rPrChange w:id="5923" w:author="Nozimjon Ortiqov" w:date="2026-02-24T09:31:00Z" w16du:dateUtc="2026-02-24T04:31:00Z">
                  <w:rPr>
                    <w:rFonts w:ascii="Roboto" w:hAnsi="Roboto"/>
                    <w:b/>
                    <w:bCs/>
                    <w:noProof/>
                    <w:sz w:val="20"/>
                    <w:szCs w:val="20"/>
                    <w:lang w:val="uz-Cyrl-UZ"/>
                  </w:rPr>
                </w:rPrChange>
              </w:rPr>
              <w:t>мажбурий</w:t>
            </w:r>
            <w:r w:rsidRPr="009C4BAE">
              <w:rPr>
                <w:rFonts w:ascii="Roboto" w:hAnsi="Roboto"/>
                <w:noProof/>
                <w:sz w:val="18"/>
                <w:szCs w:val="18"/>
                <w:lang w:val="uz-Cyrl-UZ"/>
                <w:rPrChange w:id="5924"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5925" w:author="Nozimjon Ortiqov" w:date="2026-02-24T09:31:00Z" w16du:dateUtc="2026-02-24T04:31:00Z">
                  <w:rPr>
                    <w:rFonts w:ascii="Roboto" w:hAnsi="Roboto"/>
                    <w:b/>
                    <w:bCs/>
                    <w:noProof/>
                    <w:sz w:val="20"/>
                    <w:szCs w:val="20"/>
                    <w:lang w:val="uz-Cyrl-UZ"/>
                  </w:rPr>
                </w:rPrChange>
              </w:rPr>
              <w:t>рухсат</w:t>
            </w:r>
            <w:r w:rsidRPr="009C4BAE">
              <w:rPr>
                <w:rFonts w:ascii="Roboto" w:hAnsi="Roboto"/>
                <w:noProof/>
                <w:sz w:val="18"/>
                <w:szCs w:val="18"/>
                <w:lang w:val="uz-Cyrl-UZ"/>
                <w:rPrChange w:id="5926" w:author="Nozimjon Ortiqov" w:date="2026-02-24T09:31:00Z" w16du:dateUtc="2026-02-24T04:31:00Z">
                  <w:rPr>
                    <w:rFonts w:ascii="Roboto" w:hAnsi="Roboto"/>
                    <w:noProof/>
                    <w:sz w:val="20"/>
                    <w:szCs w:val="20"/>
                    <w:lang w:val="uz-Cyrl-UZ"/>
                  </w:rPr>
                </w:rPrChange>
              </w:rPr>
              <w:t xml:space="preserve"> </w:t>
            </w:r>
            <w:r w:rsidRPr="009C4BAE">
              <w:rPr>
                <w:rFonts w:ascii="Roboto" w:hAnsi="Roboto"/>
                <w:i/>
                <w:iCs/>
                <w:noProof/>
                <w:sz w:val="18"/>
                <w:szCs w:val="18"/>
                <w:lang w:val="uz-Cyrl-UZ"/>
                <w:rPrChange w:id="5927" w:author="Nozimjon Ortiqov" w:date="2026-02-24T09:31:00Z" w16du:dateUtc="2026-02-24T04:31:00Z">
                  <w:rPr>
                    <w:rFonts w:ascii="Roboto" w:hAnsi="Roboto"/>
                    <w:i/>
                    <w:iCs/>
                    <w:noProof/>
                    <w:sz w:val="20"/>
                    <w:szCs w:val="20"/>
                    <w:lang w:val="uz-Cyrl-UZ"/>
                  </w:rPr>
                </w:rPrChange>
              </w:rPr>
              <w:t>(авторизация)</w:t>
            </w:r>
            <w:r w:rsidRPr="009C4BAE">
              <w:rPr>
                <w:rFonts w:ascii="Roboto" w:hAnsi="Roboto"/>
                <w:noProof/>
                <w:sz w:val="18"/>
                <w:szCs w:val="18"/>
                <w:lang w:val="uz-Cyrl-UZ"/>
                <w:rPrChange w:id="5928" w:author="Nozimjon Ortiqov" w:date="2026-02-24T09:31:00Z" w16du:dateUtc="2026-02-24T04:31:00Z">
                  <w:rPr>
                    <w:rFonts w:ascii="Roboto" w:hAnsi="Roboto"/>
                    <w:noProof/>
                    <w:sz w:val="20"/>
                    <w:szCs w:val="20"/>
                    <w:lang w:val="uz-Cyrl-UZ"/>
                  </w:rPr>
                </w:rPrChange>
              </w:rPr>
              <w:t xml:space="preserve"> олиш</w:t>
            </w:r>
          </w:p>
        </w:tc>
        <w:tc>
          <w:tcPr>
            <w:tcW w:w="4111" w:type="dxa"/>
            <w:vAlign w:val="center"/>
          </w:tcPr>
          <w:p w14:paraId="34C79D2C" w14:textId="77777777" w:rsidR="00484395" w:rsidRPr="009C4BAE" w:rsidRDefault="00484395" w:rsidP="001222C0">
            <w:pPr>
              <w:spacing w:after="80"/>
              <w:jc w:val="center"/>
              <w:rPr>
                <w:rFonts w:ascii="Roboto" w:hAnsi="Roboto"/>
                <w:noProof/>
                <w:sz w:val="18"/>
                <w:szCs w:val="18"/>
                <w:lang w:val="uz-Cyrl-UZ"/>
                <w:rPrChange w:id="5929"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30" w:author="Nozimjon Ortiqov" w:date="2026-02-24T09:31:00Z" w16du:dateUtc="2026-02-24T04:31:00Z">
                  <w:rPr>
                    <w:rFonts w:ascii="Roboto" w:hAnsi="Roboto"/>
                    <w:noProof/>
                    <w:sz w:val="20"/>
                    <w:szCs w:val="20"/>
                    <w:lang w:val="uz-Cyrl-UZ"/>
                  </w:rPr>
                </w:rPrChange>
              </w:rPr>
              <w:t>Банклар ва микромолия ташкилотлари фаолияти алоҳида қонунлар билан тартибга солинади.</w:t>
            </w:r>
          </w:p>
        </w:tc>
        <w:tc>
          <w:tcPr>
            <w:tcW w:w="3969" w:type="dxa"/>
            <w:vAlign w:val="center"/>
          </w:tcPr>
          <w:p w14:paraId="68E56744" w14:textId="77777777" w:rsidR="00484395" w:rsidRPr="009C4BAE" w:rsidRDefault="00484395" w:rsidP="001222C0">
            <w:pPr>
              <w:spacing w:after="80"/>
              <w:jc w:val="center"/>
              <w:rPr>
                <w:rFonts w:ascii="Roboto" w:hAnsi="Roboto"/>
                <w:noProof/>
                <w:sz w:val="18"/>
                <w:szCs w:val="18"/>
                <w:lang w:val="uz-Cyrl-UZ"/>
                <w:rPrChange w:id="5931"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32" w:author="Nozimjon Ortiqov" w:date="2026-02-24T09:31:00Z" w16du:dateUtc="2026-02-24T04:31:00Z">
                  <w:rPr>
                    <w:rFonts w:ascii="Roboto" w:hAnsi="Roboto"/>
                    <w:noProof/>
                    <w:sz w:val="20"/>
                    <w:szCs w:val="20"/>
                    <w:lang w:val="uz-Cyrl-UZ"/>
                  </w:rPr>
                </w:rPrChange>
              </w:rPr>
              <w:t>Мажбурий</w:t>
            </w:r>
            <w:r w:rsidRPr="009C4BAE">
              <w:rPr>
                <w:rFonts w:ascii="Roboto" w:hAnsi="Roboto"/>
                <w:b/>
                <w:bCs/>
                <w:noProof/>
                <w:sz w:val="18"/>
                <w:szCs w:val="18"/>
                <w:lang w:val="uz-Cyrl-UZ"/>
                <w:rPrChange w:id="5933" w:author="Nozimjon Ortiqov" w:date="2026-02-24T09:31:00Z" w16du:dateUtc="2026-02-24T04:31:00Z">
                  <w:rPr>
                    <w:rFonts w:ascii="Roboto" w:hAnsi="Roboto"/>
                    <w:b/>
                    <w:bCs/>
                    <w:noProof/>
                    <w:sz w:val="20"/>
                    <w:szCs w:val="20"/>
                    <w:lang w:val="uz-Cyrl-UZ"/>
                  </w:rPr>
                </w:rPrChange>
              </w:rPr>
              <w:t xml:space="preserve"> лицензия</w:t>
            </w:r>
            <w:r w:rsidRPr="009C4BAE">
              <w:rPr>
                <w:rFonts w:ascii="Roboto" w:hAnsi="Roboto"/>
                <w:noProof/>
                <w:sz w:val="18"/>
                <w:szCs w:val="18"/>
                <w:lang w:val="uz-Cyrl-UZ"/>
                <w:rPrChange w:id="5934" w:author="Nozimjon Ortiqov" w:date="2026-02-24T09:31:00Z" w16du:dateUtc="2026-02-24T04:31:00Z">
                  <w:rPr>
                    <w:rFonts w:ascii="Roboto" w:hAnsi="Roboto"/>
                    <w:noProof/>
                    <w:sz w:val="20"/>
                    <w:szCs w:val="20"/>
                    <w:lang w:val="uz-Cyrl-UZ"/>
                  </w:rPr>
                </w:rPrChange>
              </w:rPr>
              <w:t xml:space="preserve"> олиш</w:t>
            </w:r>
          </w:p>
        </w:tc>
      </w:tr>
      <w:tr w:rsidR="00484395" w:rsidRPr="009C4BAE" w14:paraId="64C1CAE0" w14:textId="77777777" w:rsidTr="002D235A">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5935" w:author="Nozimjon Ortiqov" w:date="2026-02-23T17:47:00Z" w16du:dateUtc="2026-02-23T12:4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790"/>
          <w:trPrChange w:id="5936" w:author="Nozimjon Ortiqov" w:date="2026-02-23T17:47:00Z" w16du:dateUtc="2026-02-23T12:47:00Z">
            <w:trPr>
              <w:gridBefore w:val="1"/>
              <w:trHeight w:val="47"/>
            </w:trPr>
          </w:trPrChange>
        </w:trPr>
        <w:tc>
          <w:tcPr>
            <w:tcW w:w="2127" w:type="dxa"/>
            <w:shd w:val="clear" w:color="auto" w:fill="DEEAF6" w:themeFill="accent5" w:themeFillTint="33"/>
            <w:vAlign w:val="center"/>
            <w:tcPrChange w:id="5937" w:author="Nozimjon Ortiqov" w:date="2026-02-23T17:47:00Z" w16du:dateUtc="2026-02-23T12:47:00Z">
              <w:tcPr>
                <w:tcW w:w="2127" w:type="dxa"/>
                <w:gridSpan w:val="2"/>
                <w:shd w:val="clear" w:color="auto" w:fill="DEEAF6" w:themeFill="accent5" w:themeFillTint="33"/>
                <w:vAlign w:val="center"/>
              </w:tcPr>
            </w:tcPrChange>
          </w:tcPr>
          <w:p w14:paraId="7252CE13" w14:textId="77777777" w:rsidR="00484395" w:rsidRPr="009C4BAE" w:rsidRDefault="00484395" w:rsidP="001222C0">
            <w:pPr>
              <w:spacing w:after="80"/>
              <w:jc w:val="center"/>
              <w:rPr>
                <w:rFonts w:ascii="Roboto" w:hAnsi="Roboto"/>
                <w:b/>
                <w:bCs/>
                <w:noProof/>
                <w:sz w:val="18"/>
                <w:szCs w:val="18"/>
                <w:lang w:val="uz-Cyrl-UZ"/>
                <w:rPrChange w:id="593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39" w:author="Nozimjon Ortiqov" w:date="2026-02-24T09:31:00Z" w16du:dateUtc="2026-02-24T04:31:00Z">
                  <w:rPr>
                    <w:rFonts w:ascii="Roboto" w:hAnsi="Roboto"/>
                    <w:b/>
                    <w:bCs/>
                    <w:noProof/>
                    <w:sz w:val="20"/>
                    <w:szCs w:val="20"/>
                    <w:lang w:val="uz-Cyrl-UZ"/>
                  </w:rPr>
                </w:rPrChange>
              </w:rPr>
              <w:t>Бўлиб бўлиб тўлашнинг кредит тарихида акс эттирилиши</w:t>
            </w:r>
          </w:p>
        </w:tc>
        <w:tc>
          <w:tcPr>
            <w:tcW w:w="2977" w:type="dxa"/>
            <w:vAlign w:val="center"/>
            <w:tcPrChange w:id="5940" w:author="Nozimjon Ortiqov" w:date="2026-02-23T17:47:00Z" w16du:dateUtc="2026-02-23T12:47:00Z">
              <w:tcPr>
                <w:tcW w:w="2977" w:type="dxa"/>
                <w:gridSpan w:val="2"/>
                <w:vAlign w:val="center"/>
              </w:tcPr>
            </w:tcPrChange>
          </w:tcPr>
          <w:p w14:paraId="6DB8B4CC" w14:textId="77777777" w:rsidR="00484395" w:rsidRPr="009C4BAE" w:rsidRDefault="00484395" w:rsidP="001222C0">
            <w:pPr>
              <w:spacing w:after="80"/>
              <w:jc w:val="center"/>
              <w:rPr>
                <w:rFonts w:ascii="Roboto" w:hAnsi="Roboto"/>
                <w:b/>
                <w:bCs/>
                <w:noProof/>
                <w:sz w:val="18"/>
                <w:szCs w:val="18"/>
                <w:lang w:val="uz-Cyrl-UZ"/>
                <w:rPrChange w:id="5941" w:author="Nozimjon Ortiqov" w:date="2026-02-24T09:31:00Z" w16du:dateUtc="2026-02-24T04:31:00Z">
                  <w:rPr>
                    <w:rFonts w:ascii="Roboto" w:hAnsi="Roboto"/>
                    <w:b/>
                    <w:bCs/>
                    <w:noProof/>
                    <w:sz w:val="20"/>
                    <w:szCs w:val="20"/>
                  </w:rPr>
                </w:rPrChange>
              </w:rPr>
            </w:pPr>
            <w:r w:rsidRPr="009C4BAE">
              <w:rPr>
                <w:rFonts w:ascii="Roboto" w:hAnsi="Roboto"/>
                <w:b/>
                <w:bCs/>
                <w:noProof/>
                <w:color w:val="C00000"/>
                <w:sz w:val="18"/>
                <w:szCs w:val="18"/>
                <w:lang w:val="uz-Cyrl-UZ"/>
                <w:rPrChange w:id="5942" w:author="Nozimjon Ortiqov" w:date="2026-02-24T09:31:00Z" w16du:dateUtc="2026-02-24T04:31:00Z">
                  <w:rPr>
                    <w:rFonts w:ascii="Roboto" w:hAnsi="Roboto"/>
                    <w:b/>
                    <w:bCs/>
                    <w:noProof/>
                    <w:color w:val="C00000"/>
                    <w:sz w:val="20"/>
                    <w:szCs w:val="20"/>
                    <w:lang w:val="uz-Cyrl-UZ"/>
                  </w:rPr>
                </w:rPrChange>
              </w:rPr>
              <w:t xml:space="preserve">500 </w:t>
            </w:r>
            <w:r w:rsidRPr="009C4BAE">
              <w:rPr>
                <w:rFonts w:ascii="Roboto" w:hAnsi="Roboto"/>
                <w:noProof/>
                <w:color w:val="0070C0"/>
                <w:sz w:val="18"/>
                <w:szCs w:val="18"/>
                <w:lang w:val="uz-Cyrl-UZ"/>
                <w:rPrChange w:id="5943" w:author="Nozimjon Ortiqov" w:date="2026-02-24T09:31:00Z" w16du:dateUtc="2026-02-24T04:31:00Z">
                  <w:rPr>
                    <w:rFonts w:ascii="Roboto" w:hAnsi="Roboto"/>
                    <w:noProof/>
                    <w:color w:val="0070C0"/>
                    <w:sz w:val="20"/>
                    <w:szCs w:val="20"/>
                    <w:lang w:val="uz-Cyrl-UZ"/>
                  </w:rPr>
                </w:rPrChange>
              </w:rPr>
              <w:t>долл</w:t>
            </w:r>
            <w:r w:rsidRPr="009C4BAE">
              <w:rPr>
                <w:rFonts w:ascii="Roboto" w:hAnsi="Roboto"/>
                <w:b/>
                <w:bCs/>
                <w:noProof/>
                <w:sz w:val="18"/>
                <w:szCs w:val="18"/>
                <w:lang w:val="uz-Cyrl-UZ"/>
                <w:rPrChange w:id="5944"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5945" w:author="Nozimjon Ortiqov" w:date="2026-02-24T09:31:00Z" w16du:dateUtc="2026-02-24T04:31:00Z">
                  <w:rPr>
                    <w:rFonts w:ascii="Roboto" w:hAnsi="Roboto"/>
                    <w:noProof/>
                    <w:sz w:val="20"/>
                    <w:szCs w:val="20"/>
                    <w:lang w:val="uz-Cyrl-UZ"/>
                  </w:rPr>
                </w:rPrChange>
              </w:rPr>
              <w:t xml:space="preserve">эквивалентидан ошган тақдирда </w:t>
            </w:r>
            <w:r w:rsidRPr="009C4BAE">
              <w:rPr>
                <w:rFonts w:ascii="Roboto" w:hAnsi="Roboto"/>
                <w:b/>
                <w:bCs/>
                <w:noProof/>
                <w:sz w:val="18"/>
                <w:szCs w:val="18"/>
                <w:lang w:val="uz-Cyrl-UZ"/>
                <w:rPrChange w:id="5946" w:author="Nozimjon Ortiqov" w:date="2026-02-24T09:31:00Z" w16du:dateUtc="2026-02-24T04:31:00Z">
                  <w:rPr>
                    <w:rFonts w:ascii="Roboto" w:hAnsi="Roboto"/>
                    <w:b/>
                    <w:bCs/>
                    <w:noProof/>
                    <w:sz w:val="20"/>
                    <w:szCs w:val="20"/>
                    <w:lang w:val="uz-Cyrl-UZ"/>
                  </w:rPr>
                </w:rPrChange>
              </w:rPr>
              <w:t>мажбурий</w:t>
            </w:r>
          </w:p>
        </w:tc>
        <w:tc>
          <w:tcPr>
            <w:tcW w:w="3402" w:type="dxa"/>
            <w:vAlign w:val="center"/>
            <w:tcPrChange w:id="5947" w:author="Nozimjon Ortiqov" w:date="2026-02-23T17:47:00Z" w16du:dateUtc="2026-02-23T12:47:00Z">
              <w:tcPr>
                <w:tcW w:w="3402" w:type="dxa"/>
                <w:gridSpan w:val="2"/>
                <w:vAlign w:val="center"/>
              </w:tcPr>
            </w:tcPrChange>
          </w:tcPr>
          <w:p w14:paraId="61FCE6BA" w14:textId="77777777" w:rsidR="00484395" w:rsidRPr="009C4BAE" w:rsidRDefault="00484395" w:rsidP="001222C0">
            <w:pPr>
              <w:spacing w:after="80"/>
              <w:jc w:val="center"/>
              <w:rPr>
                <w:rFonts w:ascii="Roboto" w:hAnsi="Roboto"/>
                <w:b/>
                <w:bCs/>
                <w:noProof/>
                <w:sz w:val="18"/>
                <w:szCs w:val="18"/>
                <w:lang w:val="uz-Cyrl-UZ"/>
                <w:rPrChange w:id="594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49"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5950"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5951" w:author="Nozimjon Ortiqov" w:date="2026-02-24T09:31:00Z" w16du:dateUtc="2026-02-24T04:31:00Z">
                  <w:rPr>
                    <w:rFonts w:ascii="Roboto" w:hAnsi="Roboto"/>
                    <w:b/>
                    <w:bCs/>
                    <w:noProof/>
                    <w:sz w:val="20"/>
                    <w:szCs w:val="20"/>
                    <w:lang w:val="uz-Cyrl-UZ"/>
                  </w:rPr>
                </w:rPrChange>
              </w:rPr>
              <w:t>мажбурий</w:t>
            </w:r>
          </w:p>
        </w:tc>
        <w:tc>
          <w:tcPr>
            <w:tcW w:w="4111" w:type="dxa"/>
            <w:vAlign w:val="center"/>
            <w:tcPrChange w:id="5952" w:author="Nozimjon Ortiqov" w:date="2026-02-23T17:47:00Z" w16du:dateUtc="2026-02-23T12:47:00Z">
              <w:tcPr>
                <w:tcW w:w="4111" w:type="dxa"/>
                <w:gridSpan w:val="2"/>
                <w:vAlign w:val="center"/>
              </w:tcPr>
            </w:tcPrChange>
          </w:tcPr>
          <w:p w14:paraId="3E2C47B6" w14:textId="77777777" w:rsidR="00484395" w:rsidRPr="009C4BAE" w:rsidRDefault="00484395" w:rsidP="001222C0">
            <w:pPr>
              <w:spacing w:after="80"/>
              <w:jc w:val="center"/>
              <w:rPr>
                <w:rFonts w:ascii="Roboto" w:hAnsi="Roboto"/>
                <w:b/>
                <w:bCs/>
                <w:i/>
                <w:iCs/>
                <w:noProof/>
                <w:sz w:val="18"/>
                <w:szCs w:val="18"/>
                <w:lang w:val="uz-Cyrl-UZ"/>
                <w:rPrChange w:id="5953" w:author="Nozimjon Ortiqov" w:date="2026-02-24T09:31:00Z" w16du:dateUtc="2026-02-24T04:31:00Z">
                  <w:rPr>
                    <w:rFonts w:ascii="Roboto" w:hAnsi="Roboto"/>
                    <w:b/>
                    <w:bCs/>
                    <w:i/>
                    <w:iCs/>
                    <w:noProof/>
                    <w:sz w:val="20"/>
                    <w:szCs w:val="20"/>
                    <w:lang w:val="uz-Cyrl-UZ"/>
                  </w:rPr>
                </w:rPrChange>
              </w:rPr>
            </w:pPr>
            <w:r w:rsidRPr="009C4BAE">
              <w:rPr>
                <w:rFonts w:ascii="Roboto" w:hAnsi="Roboto"/>
                <w:b/>
                <w:bCs/>
                <w:noProof/>
                <w:sz w:val="18"/>
                <w:szCs w:val="18"/>
                <w:lang w:val="uz-Cyrl-UZ"/>
                <w:rPrChange w:id="5954"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5955"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5956" w:author="Nozimjon Ortiqov" w:date="2026-02-24T09:31:00Z" w16du:dateUtc="2026-02-24T04:31:00Z">
                  <w:rPr>
                    <w:rFonts w:ascii="Roboto" w:hAnsi="Roboto"/>
                    <w:b/>
                    <w:bCs/>
                    <w:noProof/>
                    <w:sz w:val="20"/>
                    <w:szCs w:val="20"/>
                    <w:lang w:val="uz-Cyrl-UZ"/>
                  </w:rPr>
                </w:rPrChange>
              </w:rPr>
              <w:t>мажбурий</w:t>
            </w:r>
          </w:p>
        </w:tc>
        <w:tc>
          <w:tcPr>
            <w:tcW w:w="3969" w:type="dxa"/>
            <w:vAlign w:val="center"/>
            <w:tcPrChange w:id="5957" w:author="Nozimjon Ortiqov" w:date="2026-02-23T17:47:00Z" w16du:dateUtc="2026-02-23T12:47:00Z">
              <w:tcPr>
                <w:tcW w:w="3969" w:type="dxa"/>
                <w:gridSpan w:val="2"/>
                <w:vAlign w:val="center"/>
              </w:tcPr>
            </w:tcPrChange>
          </w:tcPr>
          <w:p w14:paraId="43C7D84D" w14:textId="77777777" w:rsidR="00484395" w:rsidRPr="009C4BAE" w:rsidRDefault="00484395" w:rsidP="001222C0">
            <w:pPr>
              <w:spacing w:after="80"/>
              <w:jc w:val="center"/>
              <w:rPr>
                <w:rFonts w:ascii="Roboto" w:hAnsi="Roboto"/>
                <w:b/>
                <w:bCs/>
                <w:noProof/>
                <w:sz w:val="18"/>
                <w:szCs w:val="18"/>
                <w:lang w:val="uz-Cyrl-UZ"/>
                <w:rPrChange w:id="595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59"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5960"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5961" w:author="Nozimjon Ortiqov" w:date="2026-02-24T09:31:00Z" w16du:dateUtc="2026-02-24T04:31:00Z">
                  <w:rPr>
                    <w:rFonts w:ascii="Roboto" w:hAnsi="Roboto"/>
                    <w:b/>
                    <w:bCs/>
                    <w:noProof/>
                    <w:sz w:val="20"/>
                    <w:szCs w:val="20"/>
                    <w:lang w:val="uz-Cyrl-UZ"/>
                  </w:rPr>
                </w:rPrChange>
              </w:rPr>
              <w:t>мажбурий</w:t>
            </w:r>
          </w:p>
        </w:tc>
      </w:tr>
      <w:tr w:rsidR="00484395" w:rsidRPr="009C4BAE" w14:paraId="328827C7" w14:textId="77777777" w:rsidTr="001222C0">
        <w:trPr>
          <w:trHeight w:val="1572"/>
        </w:trPr>
        <w:tc>
          <w:tcPr>
            <w:tcW w:w="2127" w:type="dxa"/>
            <w:shd w:val="clear" w:color="auto" w:fill="DEEAF6" w:themeFill="accent5" w:themeFillTint="33"/>
            <w:vAlign w:val="center"/>
          </w:tcPr>
          <w:p w14:paraId="7990E975" w14:textId="77777777" w:rsidR="00484395" w:rsidRPr="009C4BAE" w:rsidRDefault="00484395" w:rsidP="001222C0">
            <w:pPr>
              <w:spacing w:after="80"/>
              <w:jc w:val="center"/>
              <w:rPr>
                <w:rFonts w:ascii="Roboto" w:hAnsi="Roboto"/>
                <w:b/>
                <w:bCs/>
                <w:noProof/>
                <w:sz w:val="18"/>
                <w:szCs w:val="18"/>
                <w:lang w:val="uz-Cyrl-UZ"/>
                <w:rPrChange w:id="5962"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63" w:author="Nozimjon Ortiqov" w:date="2026-02-24T09:31:00Z" w16du:dateUtc="2026-02-24T04:31:00Z">
                  <w:rPr>
                    <w:rFonts w:ascii="Roboto" w:hAnsi="Roboto"/>
                    <w:b/>
                    <w:bCs/>
                    <w:noProof/>
                    <w:sz w:val="20"/>
                    <w:szCs w:val="20"/>
                    <w:lang w:val="uz-Cyrl-UZ"/>
                  </w:rPr>
                </w:rPrChange>
              </w:rPr>
              <w:t>Фаолиятни амалга оширишга қўйиладиган талаблар</w:t>
            </w:r>
          </w:p>
        </w:tc>
        <w:tc>
          <w:tcPr>
            <w:tcW w:w="2977" w:type="dxa"/>
            <w:vAlign w:val="center"/>
          </w:tcPr>
          <w:p w14:paraId="475937E5" w14:textId="77777777" w:rsidR="00484395" w:rsidRPr="009C4BAE" w:rsidRDefault="00484395">
            <w:pPr>
              <w:spacing w:after="80"/>
              <w:rPr>
                <w:rFonts w:ascii="Roboto" w:hAnsi="Roboto"/>
                <w:i/>
                <w:iCs/>
                <w:noProof/>
                <w:sz w:val="18"/>
                <w:szCs w:val="18"/>
                <w:lang w:val="uz-Cyrl-UZ"/>
                <w:rPrChange w:id="5964" w:author="Nozimjon Ortiqov" w:date="2026-02-24T09:31:00Z" w16du:dateUtc="2026-02-24T04:31:00Z">
                  <w:rPr>
                    <w:rFonts w:ascii="Roboto" w:hAnsi="Roboto"/>
                    <w:i/>
                    <w:iCs/>
                    <w:noProof/>
                    <w:sz w:val="20"/>
                    <w:szCs w:val="20"/>
                    <w:lang w:val="uz-Cyrl-UZ"/>
                  </w:rPr>
                </w:rPrChange>
              </w:rPr>
              <w:pPrChange w:id="5965"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5966"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5967"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5968" w:author="Nozimjon Ortiqov" w:date="2026-02-24T09:31:00Z" w16du:dateUtc="2026-02-24T04:31:00Z">
                  <w:rPr>
                    <w:rFonts w:ascii="Roboto" w:hAnsi="Roboto"/>
                    <w:b/>
                    <w:bCs/>
                    <w:noProof/>
                    <w:sz w:val="20"/>
                    <w:szCs w:val="20"/>
                    <w:lang w:val="uz-Cyrl-UZ"/>
                  </w:rPr>
                </w:rPrChange>
              </w:rPr>
              <w:t>Маълумотларни</w:t>
            </w:r>
            <w:r w:rsidRPr="009C4BAE">
              <w:rPr>
                <w:rFonts w:ascii="Roboto" w:hAnsi="Roboto"/>
                <w:noProof/>
                <w:sz w:val="18"/>
                <w:szCs w:val="18"/>
                <w:lang w:val="uz-Cyrl-UZ"/>
                <w:rPrChange w:id="5969"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5970"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5971" w:author="Nozimjon Ortiqov" w:date="2026-02-24T09:31:00Z" w16du:dateUtc="2026-02-24T04:31:00Z">
                  <w:rPr>
                    <w:rFonts w:ascii="Roboto" w:hAnsi="Roboto"/>
                    <w:noProof/>
                    <w:sz w:val="20"/>
                    <w:szCs w:val="20"/>
                    <w:lang w:val="uz-Cyrl-UZ"/>
                  </w:rPr>
                </w:rPrChange>
              </w:rPr>
              <w:t xml:space="preserve"> этишга қўйиладиган талаблар </w:t>
            </w:r>
            <w:r w:rsidRPr="009C4BAE">
              <w:rPr>
                <w:rFonts w:ascii="Roboto" w:hAnsi="Roboto"/>
                <w:i/>
                <w:iCs/>
                <w:noProof/>
                <w:sz w:val="18"/>
                <w:szCs w:val="18"/>
                <w:lang w:val="uz-Cyrl-UZ"/>
                <w:rPrChange w:id="5972" w:author="Nozimjon Ortiqov" w:date="2026-02-24T09:31:00Z" w16du:dateUtc="2026-02-24T04:31:00Z">
                  <w:rPr>
                    <w:rFonts w:ascii="Roboto" w:hAnsi="Roboto"/>
                    <w:i/>
                    <w:iCs/>
                    <w:noProof/>
                    <w:sz w:val="20"/>
                    <w:szCs w:val="20"/>
                    <w:lang w:val="uz-Cyrl-UZ"/>
                  </w:rPr>
                </w:rPrChange>
              </w:rPr>
              <w:t>(тўлиқ қиймат, шартлар ва мажбуриятлар тўғрисида).</w:t>
            </w:r>
          </w:p>
          <w:p w14:paraId="44C238EA" w14:textId="77777777" w:rsidR="00484395" w:rsidRPr="009C4BAE" w:rsidRDefault="00484395">
            <w:pPr>
              <w:spacing w:after="80"/>
              <w:rPr>
                <w:rFonts w:ascii="Roboto" w:hAnsi="Roboto"/>
                <w:noProof/>
                <w:sz w:val="18"/>
                <w:szCs w:val="18"/>
                <w:lang w:val="uz-Cyrl-UZ"/>
                <w:rPrChange w:id="5973" w:author="Nozimjon Ortiqov" w:date="2026-02-24T09:31:00Z" w16du:dateUtc="2026-02-24T04:31:00Z">
                  <w:rPr>
                    <w:rFonts w:ascii="Roboto" w:hAnsi="Roboto"/>
                    <w:noProof/>
                    <w:sz w:val="20"/>
                    <w:szCs w:val="20"/>
                    <w:lang w:val="uz-Cyrl-UZ"/>
                  </w:rPr>
                </w:rPrChange>
              </w:rPr>
              <w:pPrChange w:id="5974"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5975"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5976"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5977" w:author="Nozimjon Ortiqov" w:date="2026-02-24T09:31:00Z" w16du:dateUtc="2026-02-24T04:31:00Z">
                  <w:rPr>
                    <w:rFonts w:ascii="Roboto" w:hAnsi="Roboto"/>
                    <w:b/>
                    <w:bCs/>
                    <w:noProof/>
                    <w:sz w:val="20"/>
                    <w:szCs w:val="20"/>
                    <w:lang w:val="uz-Cyrl-UZ"/>
                  </w:rPr>
                </w:rPrChange>
              </w:rPr>
              <w:t>Яширин</w:t>
            </w:r>
            <w:r w:rsidRPr="009C4BAE">
              <w:rPr>
                <w:rFonts w:ascii="Roboto" w:hAnsi="Roboto"/>
                <w:noProof/>
                <w:sz w:val="18"/>
                <w:szCs w:val="18"/>
                <w:lang w:val="uz-Cyrl-UZ"/>
                <w:rPrChange w:id="5978"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5979" w:author="Nozimjon Ortiqov" w:date="2026-02-24T09:31:00Z" w16du:dateUtc="2026-02-24T04:31:00Z">
                  <w:rPr>
                    <w:rFonts w:ascii="Roboto" w:hAnsi="Roboto"/>
                    <w:b/>
                    <w:bCs/>
                    <w:noProof/>
                    <w:sz w:val="20"/>
                    <w:szCs w:val="20"/>
                    <w:lang w:val="uz-Cyrl-UZ"/>
                  </w:rPr>
                </w:rPrChange>
              </w:rPr>
              <w:t>комиссиялар</w:t>
            </w:r>
            <w:r w:rsidRPr="009C4BAE">
              <w:rPr>
                <w:rFonts w:ascii="Roboto" w:hAnsi="Roboto"/>
                <w:noProof/>
                <w:sz w:val="18"/>
                <w:szCs w:val="18"/>
                <w:lang w:val="uz-Cyrl-UZ"/>
                <w:rPrChange w:id="5980" w:author="Nozimjon Ortiqov" w:date="2026-02-24T09:31:00Z" w16du:dateUtc="2026-02-24T04:31:00Z">
                  <w:rPr>
                    <w:rFonts w:ascii="Roboto" w:hAnsi="Roboto"/>
                    <w:noProof/>
                    <w:sz w:val="20"/>
                    <w:szCs w:val="20"/>
                    <w:lang w:val="uz-Cyrl-UZ"/>
                  </w:rPr>
                </w:rPrChange>
              </w:rPr>
              <w:t xml:space="preserve"> қўллашни тақиқлаш.</w:t>
            </w:r>
          </w:p>
          <w:p w14:paraId="6A0E31FC" w14:textId="77777777" w:rsidR="00484395" w:rsidRPr="009C4BAE" w:rsidRDefault="00484395">
            <w:pPr>
              <w:spacing w:after="80"/>
              <w:rPr>
                <w:rFonts w:ascii="Roboto" w:hAnsi="Roboto"/>
                <w:noProof/>
                <w:sz w:val="18"/>
                <w:szCs w:val="18"/>
                <w:lang w:val="uz-Cyrl-UZ"/>
                <w:rPrChange w:id="5981" w:author="Nozimjon Ortiqov" w:date="2026-02-24T09:31:00Z" w16du:dateUtc="2026-02-24T04:31:00Z">
                  <w:rPr>
                    <w:rFonts w:ascii="Roboto" w:hAnsi="Roboto"/>
                    <w:noProof/>
                    <w:sz w:val="20"/>
                    <w:szCs w:val="20"/>
                    <w:lang w:val="uz-Cyrl-UZ"/>
                  </w:rPr>
                </w:rPrChange>
              </w:rPr>
              <w:pPrChange w:id="5982"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5983"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5984" w:author="Nozimjon Ortiqov" w:date="2026-02-24T09:31:00Z" w16du:dateUtc="2026-02-24T04:31:00Z">
                  <w:rPr>
                    <w:rFonts w:ascii="Roboto" w:hAnsi="Roboto"/>
                    <w:noProof/>
                    <w:sz w:val="20"/>
                    <w:szCs w:val="20"/>
                    <w:lang w:val="uz-Cyrl-UZ"/>
                  </w:rPr>
                </w:rPrChange>
              </w:rPr>
              <w:t xml:space="preserve">. Марказий банкка мажбурий </w:t>
            </w:r>
            <w:r w:rsidRPr="009C4BAE">
              <w:rPr>
                <w:rFonts w:ascii="Roboto" w:hAnsi="Roboto"/>
                <w:b/>
                <w:bCs/>
                <w:noProof/>
                <w:sz w:val="18"/>
                <w:szCs w:val="18"/>
                <w:lang w:val="uz-Cyrl-UZ"/>
                <w:rPrChange w:id="5985" w:author="Nozimjon Ortiqov" w:date="2026-02-24T09:31:00Z" w16du:dateUtc="2026-02-24T04:31:00Z">
                  <w:rPr>
                    <w:rFonts w:ascii="Roboto" w:hAnsi="Roboto"/>
                    <w:b/>
                    <w:bCs/>
                    <w:noProof/>
                    <w:sz w:val="20"/>
                    <w:szCs w:val="20"/>
                    <w:lang w:val="uz-Cyrl-UZ"/>
                  </w:rPr>
                </w:rPrChange>
              </w:rPr>
              <w:t>ҳисобот</w:t>
            </w:r>
            <w:r w:rsidRPr="009C4BAE">
              <w:rPr>
                <w:rFonts w:ascii="Roboto" w:hAnsi="Roboto"/>
                <w:noProof/>
                <w:sz w:val="18"/>
                <w:szCs w:val="18"/>
                <w:lang w:val="uz-Cyrl-UZ"/>
                <w:rPrChange w:id="5986" w:author="Nozimjon Ortiqov" w:date="2026-02-24T09:31:00Z" w16du:dateUtc="2026-02-24T04:31:00Z">
                  <w:rPr>
                    <w:rFonts w:ascii="Roboto" w:hAnsi="Roboto"/>
                    <w:noProof/>
                    <w:sz w:val="20"/>
                    <w:szCs w:val="20"/>
                    <w:lang w:val="uz-Cyrl-UZ"/>
                  </w:rPr>
                </w:rPrChange>
              </w:rPr>
              <w:t xml:space="preserve"> тақдим этиш</w:t>
            </w:r>
          </w:p>
        </w:tc>
        <w:tc>
          <w:tcPr>
            <w:tcW w:w="3402" w:type="dxa"/>
            <w:vAlign w:val="center"/>
          </w:tcPr>
          <w:p w14:paraId="3DA08D9A" w14:textId="77777777" w:rsidR="00484395" w:rsidRPr="009C4BAE" w:rsidRDefault="00484395">
            <w:pPr>
              <w:spacing w:after="80"/>
              <w:rPr>
                <w:rFonts w:ascii="Roboto" w:hAnsi="Roboto"/>
                <w:noProof/>
                <w:sz w:val="18"/>
                <w:szCs w:val="18"/>
                <w:lang w:val="uz-Cyrl-UZ"/>
                <w:rPrChange w:id="5987" w:author="Nozimjon Ortiqov" w:date="2026-02-24T09:31:00Z" w16du:dateUtc="2026-02-24T04:31:00Z">
                  <w:rPr>
                    <w:rFonts w:ascii="Roboto" w:hAnsi="Roboto"/>
                    <w:noProof/>
                    <w:sz w:val="20"/>
                    <w:szCs w:val="20"/>
                    <w:lang w:val="uz-Cyrl-UZ"/>
                  </w:rPr>
                </w:rPrChange>
              </w:rPr>
              <w:pPrChange w:id="5988"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5989"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5990" w:author="Nozimjon Ortiqov" w:date="2026-02-24T09:31:00Z" w16du:dateUtc="2026-02-24T04:31:00Z">
                  <w:rPr>
                    <w:rFonts w:ascii="Roboto" w:hAnsi="Roboto"/>
                    <w:noProof/>
                    <w:sz w:val="20"/>
                    <w:szCs w:val="20"/>
                    <w:lang w:val="uz-Cyrl-UZ"/>
                  </w:rPr>
                </w:rPrChange>
              </w:rPr>
              <w:t xml:space="preserve">. Маълумотларни </w:t>
            </w:r>
            <w:r w:rsidRPr="009C4BAE">
              <w:rPr>
                <w:rFonts w:ascii="Roboto" w:hAnsi="Roboto"/>
                <w:b/>
                <w:bCs/>
                <w:noProof/>
                <w:sz w:val="18"/>
                <w:szCs w:val="18"/>
                <w:lang w:val="uz-Cyrl-UZ"/>
                <w:rPrChange w:id="5991"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5992"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5993" w:author="Nozimjon Ortiqov" w:date="2026-02-24T09:31:00Z" w16du:dateUtc="2026-02-24T04:31:00Z">
                  <w:rPr>
                    <w:rFonts w:ascii="Roboto" w:hAnsi="Roboto"/>
                    <w:b/>
                    <w:bCs/>
                    <w:noProof/>
                    <w:sz w:val="20"/>
                    <w:szCs w:val="20"/>
                    <w:lang w:val="uz-Cyrl-UZ"/>
                  </w:rPr>
                </w:rPrChange>
              </w:rPr>
              <w:t>этишга</w:t>
            </w:r>
            <w:r w:rsidRPr="009C4BAE">
              <w:rPr>
                <w:rFonts w:ascii="Roboto" w:hAnsi="Roboto"/>
                <w:noProof/>
                <w:sz w:val="18"/>
                <w:szCs w:val="18"/>
                <w:lang w:val="uz-Cyrl-UZ"/>
                <w:rPrChange w:id="5994" w:author="Nozimjon Ortiqov" w:date="2026-02-24T09:31:00Z" w16du:dateUtc="2026-02-24T04:31:00Z">
                  <w:rPr>
                    <w:rFonts w:ascii="Roboto" w:hAnsi="Roboto"/>
                    <w:noProof/>
                    <w:sz w:val="20"/>
                    <w:szCs w:val="20"/>
                    <w:lang w:val="uz-Cyrl-UZ"/>
                  </w:rPr>
                </w:rPrChange>
              </w:rPr>
              <w:t xml:space="preserve"> қўйиладиган талаблар</w:t>
            </w:r>
          </w:p>
          <w:p w14:paraId="53652CDA" w14:textId="77777777" w:rsidR="00484395" w:rsidRPr="009C4BAE" w:rsidRDefault="00484395">
            <w:pPr>
              <w:spacing w:after="80"/>
              <w:rPr>
                <w:rFonts w:ascii="Roboto" w:hAnsi="Roboto"/>
                <w:i/>
                <w:iCs/>
                <w:noProof/>
                <w:sz w:val="18"/>
                <w:szCs w:val="18"/>
                <w:lang w:val="uz-Cyrl-UZ"/>
                <w:rPrChange w:id="5995" w:author="Nozimjon Ortiqov" w:date="2026-02-24T09:31:00Z" w16du:dateUtc="2026-02-24T04:31:00Z">
                  <w:rPr>
                    <w:rFonts w:ascii="Roboto" w:hAnsi="Roboto"/>
                    <w:i/>
                    <w:iCs/>
                    <w:noProof/>
                    <w:sz w:val="20"/>
                    <w:szCs w:val="20"/>
                    <w:lang w:val="uz-Cyrl-UZ"/>
                  </w:rPr>
                </w:rPrChange>
              </w:rPr>
              <w:pPrChange w:id="5996" w:author="Nozimjon Ortiqov" w:date="2026-02-23T17:47:00Z" w16du:dateUtc="2026-02-23T12:47:00Z">
                <w:pPr>
                  <w:spacing w:after="80"/>
                  <w:jc w:val="center"/>
                </w:pPr>
              </w:pPrChange>
            </w:pPr>
            <w:r w:rsidRPr="009C4BAE">
              <w:rPr>
                <w:rFonts w:ascii="Roboto" w:hAnsi="Roboto"/>
                <w:i/>
                <w:iCs/>
                <w:noProof/>
                <w:sz w:val="18"/>
                <w:szCs w:val="18"/>
                <w:lang w:val="uz-Cyrl-UZ"/>
                <w:rPrChange w:id="5997" w:author="Nozimjon Ortiqov" w:date="2026-02-24T09:31:00Z" w16du:dateUtc="2026-02-24T04:31:00Z">
                  <w:rPr>
                    <w:rFonts w:ascii="Roboto" w:hAnsi="Roboto"/>
                    <w:i/>
                    <w:iCs/>
                    <w:noProof/>
                    <w:sz w:val="20"/>
                    <w:szCs w:val="20"/>
                    <w:lang w:val="uz-Cyrl-UZ"/>
                  </w:rPr>
                </w:rPrChange>
              </w:rPr>
              <w:t>(тўлиқ қиймат ва шартлар).</w:t>
            </w:r>
          </w:p>
          <w:p w14:paraId="6B769437" w14:textId="77777777" w:rsidR="00484395" w:rsidRPr="009C4BAE" w:rsidRDefault="00484395">
            <w:pPr>
              <w:spacing w:after="80"/>
              <w:rPr>
                <w:rFonts w:ascii="Roboto" w:hAnsi="Roboto"/>
                <w:noProof/>
                <w:sz w:val="18"/>
                <w:szCs w:val="18"/>
                <w:lang w:val="uz-Cyrl-UZ"/>
                <w:rPrChange w:id="5998" w:author="Nozimjon Ortiqov" w:date="2026-02-24T09:31:00Z" w16du:dateUtc="2026-02-24T04:31:00Z">
                  <w:rPr>
                    <w:rFonts w:ascii="Roboto" w:hAnsi="Roboto"/>
                    <w:noProof/>
                    <w:sz w:val="20"/>
                    <w:szCs w:val="20"/>
                    <w:lang w:val="uz-Cyrl-UZ"/>
                  </w:rPr>
                </w:rPrChange>
              </w:rPr>
              <w:pPrChange w:id="599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00"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6001" w:author="Nozimjon Ortiqov" w:date="2026-02-24T09:31:00Z" w16du:dateUtc="2026-02-24T04:31:00Z">
                  <w:rPr>
                    <w:rFonts w:ascii="Roboto" w:hAnsi="Roboto"/>
                    <w:noProof/>
                    <w:sz w:val="20"/>
                    <w:szCs w:val="20"/>
                    <w:lang w:val="uz-Cyrl-UZ"/>
                  </w:rPr>
                </w:rPrChange>
              </w:rPr>
              <w:t xml:space="preserve">. Тўлов </w:t>
            </w:r>
            <w:r w:rsidRPr="009C4BAE">
              <w:rPr>
                <w:rFonts w:ascii="Roboto" w:hAnsi="Roboto"/>
                <w:b/>
                <w:bCs/>
                <w:noProof/>
                <w:sz w:val="18"/>
                <w:szCs w:val="18"/>
                <w:lang w:val="uz-Cyrl-UZ"/>
                <w:rPrChange w:id="6002" w:author="Nozimjon Ortiqov" w:date="2026-02-24T09:31:00Z" w16du:dateUtc="2026-02-24T04:31:00Z">
                  <w:rPr>
                    <w:rFonts w:ascii="Roboto" w:hAnsi="Roboto"/>
                    <w:b/>
                    <w:bCs/>
                    <w:noProof/>
                    <w:sz w:val="20"/>
                    <w:szCs w:val="20"/>
                    <w:lang w:val="uz-Cyrl-UZ"/>
                  </w:rPr>
                </w:rPrChange>
              </w:rPr>
              <w:t>қобилиятини</w:t>
            </w:r>
            <w:r w:rsidRPr="009C4BAE">
              <w:rPr>
                <w:rFonts w:ascii="Roboto" w:hAnsi="Roboto"/>
                <w:noProof/>
                <w:sz w:val="18"/>
                <w:szCs w:val="18"/>
                <w:lang w:val="uz-Cyrl-UZ"/>
                <w:rPrChange w:id="6003"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04" w:author="Nozimjon Ortiqov" w:date="2026-02-24T09:31:00Z" w16du:dateUtc="2026-02-24T04:31:00Z">
                  <w:rPr>
                    <w:rFonts w:ascii="Roboto" w:hAnsi="Roboto"/>
                    <w:b/>
                    <w:bCs/>
                    <w:noProof/>
                    <w:sz w:val="20"/>
                    <w:szCs w:val="20"/>
                    <w:lang w:val="uz-Cyrl-UZ"/>
                  </w:rPr>
                </w:rPrChange>
              </w:rPr>
              <w:t>мажбурий</w:t>
            </w:r>
            <w:r w:rsidRPr="009C4BAE">
              <w:rPr>
                <w:rFonts w:ascii="Roboto" w:hAnsi="Roboto"/>
                <w:noProof/>
                <w:sz w:val="18"/>
                <w:szCs w:val="18"/>
                <w:lang w:val="uz-Cyrl-UZ"/>
                <w:rPrChange w:id="6005"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06" w:author="Nozimjon Ortiqov" w:date="2026-02-24T09:31:00Z" w16du:dateUtc="2026-02-24T04:31:00Z">
                  <w:rPr>
                    <w:rFonts w:ascii="Roboto" w:hAnsi="Roboto"/>
                    <w:b/>
                    <w:bCs/>
                    <w:noProof/>
                    <w:sz w:val="20"/>
                    <w:szCs w:val="20"/>
                    <w:lang w:val="uz-Cyrl-UZ"/>
                  </w:rPr>
                </w:rPrChange>
              </w:rPr>
              <w:t>баҳолаш</w:t>
            </w:r>
            <w:r w:rsidRPr="009C4BAE">
              <w:rPr>
                <w:rFonts w:ascii="Roboto" w:hAnsi="Roboto"/>
                <w:noProof/>
                <w:sz w:val="18"/>
                <w:szCs w:val="18"/>
                <w:lang w:val="uz-Cyrl-UZ"/>
                <w:rPrChange w:id="6007" w:author="Nozimjon Ortiqov" w:date="2026-02-24T09:31:00Z" w16du:dateUtc="2026-02-24T04:31:00Z">
                  <w:rPr>
                    <w:rFonts w:ascii="Roboto" w:hAnsi="Roboto"/>
                    <w:noProof/>
                    <w:sz w:val="20"/>
                    <w:szCs w:val="20"/>
                    <w:lang w:val="uz-Cyrl-UZ"/>
                  </w:rPr>
                </w:rPrChange>
              </w:rPr>
              <w:t>.</w:t>
            </w:r>
          </w:p>
          <w:p w14:paraId="3F20E6D6" w14:textId="77777777" w:rsidR="00484395" w:rsidRPr="009C4BAE" w:rsidRDefault="00484395">
            <w:pPr>
              <w:spacing w:after="80"/>
              <w:rPr>
                <w:rFonts w:ascii="Roboto" w:hAnsi="Roboto"/>
                <w:noProof/>
                <w:sz w:val="18"/>
                <w:szCs w:val="18"/>
                <w:lang w:val="uz-Cyrl-UZ"/>
                <w:rPrChange w:id="6008" w:author="Nozimjon Ortiqov" w:date="2026-02-24T09:31:00Z" w16du:dateUtc="2026-02-24T04:31:00Z">
                  <w:rPr>
                    <w:rFonts w:ascii="Roboto" w:hAnsi="Roboto"/>
                    <w:noProof/>
                    <w:sz w:val="20"/>
                    <w:szCs w:val="20"/>
                    <w:lang w:val="uz-Cyrl-UZ"/>
                  </w:rPr>
                </w:rPrChange>
              </w:rPr>
              <w:pPrChange w:id="600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10"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11"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12" w:author="Nozimjon Ortiqov" w:date="2026-02-24T09:31:00Z" w16du:dateUtc="2026-02-24T04:31:00Z">
                  <w:rPr>
                    <w:rFonts w:ascii="Roboto" w:hAnsi="Roboto"/>
                    <w:b/>
                    <w:bCs/>
                    <w:noProof/>
                    <w:sz w:val="20"/>
                    <w:szCs w:val="20"/>
                    <w:lang w:val="uz-Cyrl-UZ"/>
                  </w:rPr>
                </w:rPrChange>
              </w:rPr>
              <w:t>Чалғитувчи</w:t>
            </w:r>
            <w:r w:rsidRPr="009C4BAE">
              <w:rPr>
                <w:rFonts w:ascii="Roboto" w:hAnsi="Roboto"/>
                <w:noProof/>
                <w:sz w:val="18"/>
                <w:szCs w:val="18"/>
                <w:lang w:val="uz-Cyrl-UZ"/>
                <w:rPrChange w:id="6013" w:author="Nozimjon Ortiqov" w:date="2026-02-24T09:31:00Z" w16du:dateUtc="2026-02-24T04:31:00Z">
                  <w:rPr>
                    <w:rFonts w:ascii="Roboto" w:hAnsi="Roboto"/>
                    <w:noProof/>
                    <w:sz w:val="20"/>
                    <w:szCs w:val="20"/>
                    <w:lang w:val="uz-Cyrl-UZ"/>
                  </w:rPr>
                </w:rPrChange>
              </w:rPr>
              <w:t xml:space="preserve"> маркетингни </w:t>
            </w:r>
            <w:r w:rsidRPr="009C4BAE">
              <w:rPr>
                <w:rFonts w:ascii="Roboto" w:hAnsi="Roboto"/>
                <w:b/>
                <w:bCs/>
                <w:noProof/>
                <w:sz w:val="18"/>
                <w:szCs w:val="18"/>
                <w:lang w:val="uz-Cyrl-UZ"/>
                <w:rPrChange w:id="6014" w:author="Nozimjon Ortiqov" w:date="2026-02-24T09:31:00Z" w16du:dateUtc="2026-02-24T04:31:00Z">
                  <w:rPr>
                    <w:rFonts w:ascii="Roboto" w:hAnsi="Roboto"/>
                    <w:b/>
                    <w:bCs/>
                    <w:noProof/>
                    <w:sz w:val="20"/>
                    <w:szCs w:val="20"/>
                    <w:lang w:val="uz-Cyrl-UZ"/>
                  </w:rPr>
                </w:rPrChange>
              </w:rPr>
              <w:t>чеклаш бўйича</w:t>
            </w:r>
            <w:r w:rsidRPr="009C4BAE">
              <w:rPr>
                <w:rFonts w:ascii="Roboto" w:hAnsi="Roboto"/>
                <w:noProof/>
                <w:sz w:val="18"/>
                <w:szCs w:val="18"/>
                <w:lang w:val="uz-Cyrl-UZ"/>
                <w:rPrChange w:id="6015" w:author="Nozimjon Ortiqov" w:date="2026-02-24T09:31:00Z" w16du:dateUtc="2026-02-24T04:31:00Z">
                  <w:rPr>
                    <w:rFonts w:ascii="Roboto" w:hAnsi="Roboto"/>
                    <w:noProof/>
                    <w:sz w:val="20"/>
                    <w:szCs w:val="20"/>
                    <w:lang w:val="uz-Cyrl-UZ"/>
                  </w:rPr>
                </w:rPrChange>
              </w:rPr>
              <w:t xml:space="preserve"> талаблар.</w:t>
            </w:r>
          </w:p>
          <w:p w14:paraId="6C4465F3" w14:textId="77777777" w:rsidR="00484395" w:rsidRPr="009C4BAE" w:rsidRDefault="00484395">
            <w:pPr>
              <w:spacing w:after="80"/>
              <w:rPr>
                <w:rFonts w:ascii="Roboto" w:hAnsi="Roboto"/>
                <w:noProof/>
                <w:sz w:val="18"/>
                <w:szCs w:val="18"/>
                <w:lang w:val="uz-Cyrl-UZ"/>
                <w:rPrChange w:id="6016" w:author="Nozimjon Ortiqov" w:date="2026-02-24T09:31:00Z" w16du:dateUtc="2026-02-24T04:31:00Z">
                  <w:rPr>
                    <w:rFonts w:ascii="Roboto" w:hAnsi="Roboto"/>
                    <w:noProof/>
                    <w:sz w:val="20"/>
                    <w:szCs w:val="20"/>
                    <w:lang w:val="uz-Cyrl-UZ"/>
                  </w:rPr>
                </w:rPrChange>
              </w:rPr>
              <w:pPrChange w:id="6017"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18" w:author="Nozimjon Ortiqov" w:date="2026-02-24T09:31:00Z" w16du:dateUtc="2026-02-24T04:31:00Z">
                  <w:rPr>
                    <w:rFonts w:ascii="Roboto" w:hAnsi="Roboto"/>
                    <w:b/>
                    <w:bCs/>
                    <w:noProof/>
                    <w:color w:val="C00000"/>
                    <w:sz w:val="20"/>
                    <w:szCs w:val="20"/>
                    <w:lang w:val="uz-Cyrl-UZ"/>
                  </w:rPr>
                </w:rPrChange>
              </w:rPr>
              <w:t>4</w:t>
            </w:r>
            <w:r w:rsidRPr="009C4BAE">
              <w:rPr>
                <w:rFonts w:ascii="Roboto" w:hAnsi="Roboto"/>
                <w:noProof/>
                <w:sz w:val="18"/>
                <w:szCs w:val="18"/>
                <w:lang w:val="uz-Cyrl-UZ"/>
                <w:rPrChange w:id="6019" w:author="Nozimjon Ortiqov" w:date="2026-02-24T09:31:00Z" w16du:dateUtc="2026-02-24T04:31:00Z">
                  <w:rPr>
                    <w:rFonts w:ascii="Roboto" w:hAnsi="Roboto"/>
                    <w:noProof/>
                    <w:sz w:val="20"/>
                    <w:szCs w:val="20"/>
                    <w:lang w:val="uz-Cyrl-UZ"/>
                  </w:rPr>
                </w:rPrChange>
              </w:rPr>
              <w:t xml:space="preserve">. Шартномаларнинг </w:t>
            </w:r>
            <w:r w:rsidRPr="009C4BAE">
              <w:rPr>
                <w:rFonts w:ascii="Roboto" w:hAnsi="Roboto"/>
                <w:b/>
                <w:bCs/>
                <w:noProof/>
                <w:sz w:val="18"/>
                <w:szCs w:val="18"/>
                <w:lang w:val="uz-Cyrl-UZ"/>
                <w:rPrChange w:id="6020" w:author="Nozimjon Ortiqov" w:date="2026-02-24T09:31:00Z" w16du:dateUtc="2026-02-24T04:31:00Z">
                  <w:rPr>
                    <w:rFonts w:ascii="Roboto" w:hAnsi="Roboto"/>
                    <w:b/>
                    <w:bCs/>
                    <w:noProof/>
                    <w:sz w:val="20"/>
                    <w:szCs w:val="20"/>
                    <w:lang w:val="uz-Cyrl-UZ"/>
                  </w:rPr>
                </w:rPrChange>
              </w:rPr>
              <w:t>ягона</w:t>
            </w:r>
            <w:r w:rsidRPr="009C4BAE">
              <w:rPr>
                <w:rFonts w:ascii="Roboto" w:hAnsi="Roboto"/>
                <w:noProof/>
                <w:sz w:val="18"/>
                <w:szCs w:val="18"/>
                <w:lang w:val="uz-Cyrl-UZ"/>
                <w:rPrChange w:id="6021"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22" w:author="Nozimjon Ortiqov" w:date="2026-02-24T09:31:00Z" w16du:dateUtc="2026-02-24T04:31:00Z">
                  <w:rPr>
                    <w:rFonts w:ascii="Roboto" w:hAnsi="Roboto"/>
                    <w:b/>
                    <w:bCs/>
                    <w:noProof/>
                    <w:sz w:val="20"/>
                    <w:szCs w:val="20"/>
                    <w:lang w:val="uz-Cyrl-UZ"/>
                  </w:rPr>
                </w:rPrChange>
              </w:rPr>
              <w:t>стандартлари</w:t>
            </w:r>
            <w:r w:rsidRPr="009C4BAE">
              <w:rPr>
                <w:rFonts w:ascii="Roboto" w:hAnsi="Roboto"/>
                <w:noProof/>
                <w:sz w:val="18"/>
                <w:szCs w:val="18"/>
                <w:lang w:val="uz-Cyrl-UZ"/>
                <w:rPrChange w:id="6023" w:author="Nozimjon Ortiqov" w:date="2026-02-24T09:31:00Z" w16du:dateUtc="2026-02-24T04:31:00Z">
                  <w:rPr>
                    <w:rFonts w:ascii="Roboto" w:hAnsi="Roboto"/>
                    <w:noProof/>
                    <w:sz w:val="20"/>
                    <w:szCs w:val="20"/>
                    <w:lang w:val="uz-Cyrl-UZ"/>
                  </w:rPr>
                </w:rPrChange>
              </w:rPr>
              <w:t>.</w:t>
            </w:r>
          </w:p>
        </w:tc>
        <w:tc>
          <w:tcPr>
            <w:tcW w:w="4111" w:type="dxa"/>
            <w:vAlign w:val="center"/>
          </w:tcPr>
          <w:p w14:paraId="1707FCB0" w14:textId="77777777" w:rsidR="00484395" w:rsidRPr="009C4BAE" w:rsidRDefault="00484395">
            <w:pPr>
              <w:spacing w:after="80"/>
              <w:rPr>
                <w:rFonts w:ascii="Roboto" w:hAnsi="Roboto"/>
                <w:noProof/>
                <w:sz w:val="18"/>
                <w:szCs w:val="18"/>
                <w:lang w:val="uz-Cyrl-UZ"/>
                <w:rPrChange w:id="6024" w:author="Nozimjon Ortiqov" w:date="2026-02-24T09:31:00Z" w16du:dateUtc="2026-02-24T04:31:00Z">
                  <w:rPr>
                    <w:rFonts w:ascii="Roboto" w:hAnsi="Roboto"/>
                    <w:noProof/>
                    <w:sz w:val="20"/>
                    <w:szCs w:val="20"/>
                    <w:lang w:val="uz-Cyrl-UZ"/>
                  </w:rPr>
                </w:rPrChange>
              </w:rPr>
              <w:pPrChange w:id="6025"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26" w:author="Nozimjon Ortiqov" w:date="2026-02-24T09:31:00Z" w16du:dateUtc="2026-02-24T04:31:00Z">
                  <w:rPr>
                    <w:rFonts w:ascii="Roboto" w:hAnsi="Roboto"/>
                    <w:b/>
                    <w:bCs/>
                    <w:noProof/>
                    <w:color w:val="C00000"/>
                    <w:sz w:val="20"/>
                    <w:szCs w:val="20"/>
                    <w:lang w:val="uz-Cyrl-UZ"/>
                  </w:rPr>
                </w:rPrChange>
              </w:rPr>
              <w:t xml:space="preserve">1. </w:t>
            </w:r>
            <w:r w:rsidRPr="009C4BAE">
              <w:rPr>
                <w:rFonts w:ascii="Roboto" w:hAnsi="Roboto"/>
                <w:noProof/>
                <w:sz w:val="18"/>
                <w:szCs w:val="18"/>
                <w:lang w:val="uz-Cyrl-UZ"/>
                <w:rPrChange w:id="6027" w:author="Nozimjon Ortiqov" w:date="2026-02-24T09:31:00Z" w16du:dateUtc="2026-02-24T04:31:00Z">
                  <w:rPr>
                    <w:rFonts w:ascii="Roboto" w:hAnsi="Roboto"/>
                    <w:noProof/>
                    <w:sz w:val="20"/>
                    <w:szCs w:val="20"/>
                    <w:lang w:val="uz-Cyrl-UZ"/>
                  </w:rPr>
                </w:rPrChange>
              </w:rPr>
              <w:t xml:space="preserve">Маҳсулот нархи ва бўлиб–бўлиб шартларини </w:t>
            </w:r>
            <w:r w:rsidRPr="009C4BAE">
              <w:rPr>
                <w:rFonts w:ascii="Roboto" w:hAnsi="Roboto"/>
                <w:b/>
                <w:bCs/>
                <w:noProof/>
                <w:sz w:val="18"/>
                <w:szCs w:val="18"/>
                <w:lang w:val="uz-Cyrl-UZ"/>
                <w:rPrChange w:id="6028" w:author="Nozimjon Ortiqov" w:date="2026-02-24T09:31:00Z" w16du:dateUtc="2026-02-24T04:31:00Z">
                  <w:rPr>
                    <w:rFonts w:ascii="Roboto" w:hAnsi="Roboto"/>
                    <w:b/>
                    <w:bCs/>
                    <w:noProof/>
                    <w:sz w:val="20"/>
                    <w:szCs w:val="20"/>
                    <w:lang w:val="uz-Cyrl-UZ"/>
                  </w:rPr>
                </w:rPrChange>
              </w:rPr>
              <w:t>тўлиқ кўрсатилиши</w:t>
            </w:r>
            <w:r w:rsidRPr="009C4BAE">
              <w:rPr>
                <w:rFonts w:ascii="Roboto" w:hAnsi="Roboto"/>
                <w:noProof/>
                <w:sz w:val="18"/>
                <w:szCs w:val="18"/>
                <w:lang w:val="uz-Cyrl-UZ"/>
                <w:rPrChange w:id="6029" w:author="Nozimjon Ortiqov" w:date="2026-02-24T09:31:00Z" w16du:dateUtc="2026-02-24T04:31:00Z">
                  <w:rPr>
                    <w:rFonts w:ascii="Roboto" w:hAnsi="Roboto"/>
                    <w:noProof/>
                    <w:sz w:val="20"/>
                    <w:szCs w:val="20"/>
                    <w:lang w:val="uz-Cyrl-UZ"/>
                  </w:rPr>
                </w:rPrChange>
              </w:rPr>
              <w:t xml:space="preserve"> шарт.</w:t>
            </w:r>
          </w:p>
          <w:p w14:paraId="2875A483" w14:textId="77777777" w:rsidR="00484395" w:rsidRPr="009C4BAE" w:rsidRDefault="00484395">
            <w:pPr>
              <w:spacing w:after="80"/>
              <w:rPr>
                <w:rFonts w:ascii="Roboto" w:hAnsi="Roboto"/>
                <w:noProof/>
                <w:sz w:val="18"/>
                <w:szCs w:val="18"/>
                <w:lang w:val="uz-Cyrl-UZ"/>
                <w:rPrChange w:id="6030" w:author="Nozimjon Ortiqov" w:date="2026-02-24T09:31:00Z" w16du:dateUtc="2026-02-24T04:31:00Z">
                  <w:rPr>
                    <w:rFonts w:ascii="Roboto" w:hAnsi="Roboto"/>
                    <w:noProof/>
                    <w:sz w:val="20"/>
                    <w:szCs w:val="20"/>
                    <w:lang w:val="uz-Cyrl-UZ"/>
                  </w:rPr>
                </w:rPrChange>
              </w:rPr>
              <w:pPrChange w:id="6031"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32" w:author="Nozimjon Ortiqov" w:date="2026-02-24T09:31:00Z" w16du:dateUtc="2026-02-24T04:31:00Z">
                  <w:rPr>
                    <w:rFonts w:ascii="Roboto" w:hAnsi="Roboto"/>
                    <w:b/>
                    <w:bCs/>
                    <w:noProof/>
                    <w:color w:val="C00000"/>
                    <w:sz w:val="20"/>
                    <w:szCs w:val="20"/>
                    <w:lang w:val="uz-Cyrl-UZ"/>
                  </w:rPr>
                </w:rPrChange>
              </w:rPr>
              <w:t xml:space="preserve">2. </w:t>
            </w:r>
            <w:r w:rsidRPr="009C4BAE">
              <w:rPr>
                <w:rFonts w:ascii="Roboto" w:hAnsi="Roboto"/>
                <w:noProof/>
                <w:sz w:val="18"/>
                <w:szCs w:val="18"/>
                <w:lang w:val="uz-Cyrl-UZ"/>
                <w:rPrChange w:id="6033" w:author="Nozimjon Ortiqov" w:date="2026-02-24T09:31:00Z" w16du:dateUtc="2026-02-24T04:31:00Z">
                  <w:rPr>
                    <w:rFonts w:ascii="Roboto" w:hAnsi="Roboto"/>
                    <w:noProof/>
                    <w:sz w:val="20"/>
                    <w:szCs w:val="20"/>
                    <w:lang w:val="uz-Cyrl-UZ"/>
                  </w:rPr>
                </w:rPrChange>
              </w:rPr>
              <w:t xml:space="preserve">Агар сотувчининг ўз маблағлари ҳисобидан берилса, нархномада </w:t>
            </w:r>
            <w:r w:rsidRPr="009C4BAE">
              <w:rPr>
                <w:rFonts w:ascii="Roboto" w:hAnsi="Roboto"/>
                <w:b/>
                <w:bCs/>
                <w:noProof/>
                <w:sz w:val="18"/>
                <w:szCs w:val="18"/>
                <w:lang w:val="uz-Cyrl-UZ"/>
                <w:rPrChange w:id="6034" w:author="Nozimjon Ortiqov" w:date="2026-02-24T09:31:00Z" w16du:dateUtc="2026-02-24T04:31:00Z">
                  <w:rPr>
                    <w:rFonts w:ascii="Roboto" w:hAnsi="Roboto"/>
                    <w:b/>
                    <w:bCs/>
                    <w:noProof/>
                    <w:sz w:val="20"/>
                    <w:szCs w:val="20"/>
                    <w:lang w:val="uz-Cyrl-UZ"/>
                  </w:rPr>
                </w:rPrChange>
              </w:rPr>
              <w:t>иккита нарх</w:t>
            </w:r>
            <w:r w:rsidRPr="009C4BAE">
              <w:rPr>
                <w:rFonts w:ascii="Roboto" w:hAnsi="Roboto"/>
                <w:noProof/>
                <w:sz w:val="18"/>
                <w:szCs w:val="18"/>
                <w:lang w:val="uz-Cyrl-UZ"/>
                <w:rPrChange w:id="6035" w:author="Nozimjon Ortiqov" w:date="2026-02-24T09:31:00Z" w16du:dateUtc="2026-02-24T04:31:00Z">
                  <w:rPr>
                    <w:rFonts w:ascii="Roboto" w:hAnsi="Roboto"/>
                    <w:noProof/>
                    <w:sz w:val="20"/>
                    <w:szCs w:val="20"/>
                    <w:lang w:val="uz-Cyrl-UZ"/>
                  </w:rPr>
                </w:rPrChange>
              </w:rPr>
              <w:t xml:space="preserve"> кўрсатилиши керак </w:t>
            </w:r>
            <w:r w:rsidRPr="009C4BAE">
              <w:rPr>
                <w:rFonts w:ascii="Roboto" w:hAnsi="Roboto"/>
                <w:i/>
                <w:iCs/>
                <w:noProof/>
                <w:sz w:val="18"/>
                <w:szCs w:val="18"/>
                <w:lang w:val="uz-Cyrl-UZ"/>
                <w:rPrChange w:id="6036" w:author="Nozimjon Ortiqov" w:date="2026-02-24T09:31:00Z" w16du:dateUtc="2026-02-24T04:31:00Z">
                  <w:rPr>
                    <w:rFonts w:ascii="Roboto" w:hAnsi="Roboto"/>
                    <w:i/>
                    <w:iCs/>
                    <w:noProof/>
                    <w:sz w:val="20"/>
                    <w:szCs w:val="20"/>
                    <w:lang w:val="uz-Cyrl-UZ"/>
                  </w:rPr>
                </w:rPrChange>
              </w:rPr>
              <w:t>(нақд тўловдаги нарх ва бўлиб–бўлиб тўлаш нархи)</w:t>
            </w:r>
            <w:r w:rsidRPr="009C4BAE">
              <w:rPr>
                <w:rFonts w:ascii="Roboto" w:hAnsi="Roboto"/>
                <w:noProof/>
                <w:sz w:val="18"/>
                <w:szCs w:val="18"/>
                <w:lang w:val="uz-Cyrl-UZ"/>
                <w:rPrChange w:id="6037" w:author="Nozimjon Ortiqov" w:date="2026-02-24T09:31:00Z" w16du:dateUtc="2026-02-24T04:31:00Z">
                  <w:rPr>
                    <w:rFonts w:ascii="Roboto" w:hAnsi="Roboto"/>
                    <w:noProof/>
                    <w:sz w:val="20"/>
                    <w:szCs w:val="20"/>
                    <w:lang w:val="uz-Cyrl-UZ"/>
                  </w:rPr>
                </w:rPrChange>
              </w:rPr>
              <w:t>.</w:t>
            </w:r>
          </w:p>
          <w:p w14:paraId="4434EE63" w14:textId="77777777" w:rsidR="00484395" w:rsidRPr="009C4BAE" w:rsidRDefault="00484395">
            <w:pPr>
              <w:spacing w:after="80"/>
              <w:rPr>
                <w:rFonts w:ascii="Roboto" w:hAnsi="Roboto"/>
                <w:noProof/>
                <w:sz w:val="18"/>
                <w:szCs w:val="18"/>
                <w:lang w:val="uz-Cyrl-UZ"/>
                <w:rPrChange w:id="6038" w:author="Nozimjon Ortiqov" w:date="2026-02-24T09:31:00Z" w16du:dateUtc="2026-02-24T04:31:00Z">
                  <w:rPr>
                    <w:rFonts w:ascii="Roboto" w:hAnsi="Roboto"/>
                    <w:noProof/>
                    <w:sz w:val="20"/>
                    <w:szCs w:val="20"/>
                    <w:lang w:val="uz-Cyrl-UZ"/>
                  </w:rPr>
                </w:rPrChange>
              </w:rPr>
              <w:pPrChange w:id="603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40"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41" w:author="Nozimjon Ortiqov" w:date="2026-02-24T09:31:00Z" w16du:dateUtc="2026-02-24T04:31:00Z">
                  <w:rPr>
                    <w:rFonts w:ascii="Roboto" w:hAnsi="Roboto"/>
                    <w:noProof/>
                    <w:sz w:val="20"/>
                    <w:szCs w:val="20"/>
                    <w:lang w:val="uz-Cyrl-UZ"/>
                  </w:rPr>
                </w:rPrChange>
              </w:rPr>
              <w:t xml:space="preserve"> Банклар ва микромолия ташкилотлари учун </w:t>
            </w:r>
            <w:r w:rsidRPr="009C4BAE">
              <w:rPr>
                <w:rFonts w:ascii="Roboto" w:hAnsi="Roboto"/>
                <w:b/>
                <w:bCs/>
                <w:noProof/>
                <w:sz w:val="18"/>
                <w:szCs w:val="18"/>
                <w:lang w:val="uz-Cyrl-UZ"/>
                <w:rPrChange w:id="6042" w:author="Nozimjon Ortiqov" w:date="2026-02-24T09:31:00Z" w16du:dateUtc="2026-02-24T04:31:00Z">
                  <w:rPr>
                    <w:rFonts w:ascii="Roboto" w:hAnsi="Roboto"/>
                    <w:b/>
                    <w:bCs/>
                    <w:noProof/>
                    <w:sz w:val="20"/>
                    <w:szCs w:val="20"/>
                    <w:lang w:val="uz-Cyrl-UZ"/>
                  </w:rPr>
                </w:rPrChange>
              </w:rPr>
              <w:t>самарали йиллик фоиз ставкаси</w:t>
            </w:r>
            <w:r w:rsidRPr="009C4BAE">
              <w:rPr>
                <w:rFonts w:ascii="Roboto" w:hAnsi="Roboto"/>
                <w:noProof/>
                <w:sz w:val="18"/>
                <w:szCs w:val="18"/>
                <w:lang w:val="uz-Cyrl-UZ"/>
                <w:rPrChange w:id="6043" w:author="Nozimjon Ortiqov" w:date="2026-02-24T09:31:00Z" w16du:dateUtc="2026-02-24T04:31:00Z">
                  <w:rPr>
                    <w:rFonts w:ascii="Roboto" w:hAnsi="Roboto"/>
                    <w:noProof/>
                    <w:sz w:val="20"/>
                    <w:szCs w:val="20"/>
                    <w:lang w:val="uz-Cyrl-UZ"/>
                  </w:rPr>
                </w:rPrChange>
              </w:rPr>
              <w:t xml:space="preserve"> </w:t>
            </w:r>
            <w:r w:rsidRPr="009C4BAE">
              <w:rPr>
                <w:rFonts w:ascii="Roboto" w:hAnsi="Roboto"/>
                <w:i/>
                <w:iCs/>
                <w:noProof/>
                <w:sz w:val="18"/>
                <w:szCs w:val="18"/>
                <w:lang w:val="uz-Cyrl-UZ"/>
                <w:rPrChange w:id="6044" w:author="Nozimjon Ortiqov" w:date="2026-02-24T09:31:00Z" w16du:dateUtc="2026-02-24T04:31:00Z">
                  <w:rPr>
                    <w:rFonts w:ascii="Roboto" w:hAnsi="Roboto"/>
                    <w:i/>
                    <w:iCs/>
                    <w:noProof/>
                    <w:sz w:val="20"/>
                    <w:szCs w:val="20"/>
                    <w:lang w:val="uz-Cyrl-UZ"/>
                  </w:rPr>
                </w:rPrChange>
              </w:rPr>
              <w:t>(APR)</w:t>
            </w:r>
            <w:r w:rsidRPr="009C4BAE">
              <w:rPr>
                <w:rFonts w:ascii="Roboto" w:hAnsi="Roboto"/>
                <w:noProof/>
                <w:sz w:val="18"/>
                <w:szCs w:val="18"/>
                <w:lang w:val="uz-Cyrl-UZ"/>
                <w:rPrChange w:id="6045" w:author="Nozimjon Ortiqov" w:date="2026-02-24T09:31:00Z" w16du:dateUtc="2026-02-24T04:31:00Z">
                  <w:rPr>
                    <w:rFonts w:ascii="Roboto" w:hAnsi="Roboto"/>
                    <w:noProof/>
                    <w:sz w:val="20"/>
                    <w:szCs w:val="20"/>
                    <w:lang w:val="uz-Cyrl-UZ"/>
                  </w:rPr>
                </w:rPrChange>
              </w:rPr>
              <w:t xml:space="preserve"> ва барча тўловлар очиқ кўрсатилиши шарт.</w:t>
            </w:r>
          </w:p>
        </w:tc>
        <w:tc>
          <w:tcPr>
            <w:tcW w:w="3969" w:type="dxa"/>
            <w:vAlign w:val="center"/>
          </w:tcPr>
          <w:p w14:paraId="3DAA19AA" w14:textId="77777777" w:rsidR="00484395" w:rsidRPr="009C4BAE" w:rsidRDefault="00484395">
            <w:pPr>
              <w:spacing w:after="80"/>
              <w:rPr>
                <w:rFonts w:ascii="Roboto" w:hAnsi="Roboto"/>
                <w:i/>
                <w:iCs/>
                <w:noProof/>
                <w:sz w:val="18"/>
                <w:szCs w:val="18"/>
                <w:lang w:val="uz-Cyrl-UZ"/>
                <w:rPrChange w:id="6046" w:author="Nozimjon Ortiqov" w:date="2026-02-24T09:31:00Z" w16du:dateUtc="2026-02-24T04:31:00Z">
                  <w:rPr>
                    <w:rFonts w:ascii="Roboto" w:hAnsi="Roboto"/>
                    <w:i/>
                    <w:iCs/>
                    <w:noProof/>
                    <w:sz w:val="20"/>
                    <w:szCs w:val="20"/>
                    <w:lang w:val="uz-Cyrl-UZ"/>
                  </w:rPr>
                </w:rPrChange>
              </w:rPr>
              <w:pPrChange w:id="6047"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48"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6049"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50" w:author="Nozimjon Ortiqov" w:date="2026-02-24T09:31:00Z" w16du:dateUtc="2026-02-24T04:31:00Z">
                  <w:rPr>
                    <w:rFonts w:ascii="Roboto" w:hAnsi="Roboto"/>
                    <w:b/>
                    <w:bCs/>
                    <w:noProof/>
                    <w:sz w:val="20"/>
                    <w:szCs w:val="20"/>
                    <w:lang w:val="uz-Cyrl-UZ"/>
                  </w:rPr>
                </w:rPrChange>
              </w:rPr>
              <w:t>Маълумотларни</w:t>
            </w:r>
            <w:r w:rsidRPr="009C4BAE">
              <w:rPr>
                <w:rFonts w:ascii="Roboto" w:hAnsi="Roboto"/>
                <w:noProof/>
                <w:sz w:val="18"/>
                <w:szCs w:val="18"/>
                <w:lang w:val="uz-Cyrl-UZ"/>
                <w:rPrChange w:id="6051"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52"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6053" w:author="Nozimjon Ortiqov" w:date="2026-02-24T09:31:00Z" w16du:dateUtc="2026-02-24T04:31:00Z">
                  <w:rPr>
                    <w:rFonts w:ascii="Roboto" w:hAnsi="Roboto"/>
                    <w:noProof/>
                    <w:sz w:val="20"/>
                    <w:szCs w:val="20"/>
                    <w:lang w:val="uz-Cyrl-UZ"/>
                  </w:rPr>
                </w:rPrChange>
              </w:rPr>
              <w:t xml:space="preserve"> этишга қўйиладиган талаблар </w:t>
            </w:r>
            <w:r w:rsidRPr="009C4BAE">
              <w:rPr>
                <w:rFonts w:ascii="Roboto" w:hAnsi="Roboto"/>
                <w:i/>
                <w:iCs/>
                <w:noProof/>
                <w:sz w:val="18"/>
                <w:szCs w:val="18"/>
                <w:lang w:val="uz-Cyrl-UZ"/>
                <w:rPrChange w:id="6054" w:author="Nozimjon Ortiqov" w:date="2026-02-24T09:31:00Z" w16du:dateUtc="2026-02-24T04:31:00Z">
                  <w:rPr>
                    <w:rFonts w:ascii="Roboto" w:hAnsi="Roboto"/>
                    <w:i/>
                    <w:iCs/>
                    <w:noProof/>
                    <w:sz w:val="20"/>
                    <w:szCs w:val="20"/>
                    <w:lang w:val="uz-Cyrl-UZ"/>
                  </w:rPr>
                </w:rPrChange>
              </w:rPr>
              <w:t>(тўлиқ қиймат ва шартлар).</w:t>
            </w:r>
          </w:p>
          <w:p w14:paraId="41A77675" w14:textId="77777777" w:rsidR="00484395" w:rsidRPr="009C4BAE" w:rsidRDefault="00484395">
            <w:pPr>
              <w:spacing w:after="80"/>
              <w:rPr>
                <w:rFonts w:ascii="Roboto" w:hAnsi="Roboto"/>
                <w:noProof/>
                <w:sz w:val="18"/>
                <w:szCs w:val="18"/>
                <w:lang w:val="uz-Cyrl-UZ"/>
                <w:rPrChange w:id="6055" w:author="Nozimjon Ortiqov" w:date="2026-02-24T09:31:00Z" w16du:dateUtc="2026-02-24T04:31:00Z">
                  <w:rPr>
                    <w:rFonts w:ascii="Roboto" w:hAnsi="Roboto"/>
                    <w:noProof/>
                    <w:sz w:val="20"/>
                    <w:szCs w:val="20"/>
                    <w:lang w:val="uz-Cyrl-UZ"/>
                  </w:rPr>
                </w:rPrChange>
              </w:rPr>
              <w:pPrChange w:id="6056"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57"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6058"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59" w:author="Nozimjon Ortiqov" w:date="2026-02-24T09:31:00Z" w16du:dateUtc="2026-02-24T04:31:00Z">
                  <w:rPr>
                    <w:rFonts w:ascii="Roboto" w:hAnsi="Roboto"/>
                    <w:b/>
                    <w:bCs/>
                    <w:noProof/>
                    <w:sz w:val="20"/>
                    <w:szCs w:val="20"/>
                    <w:lang w:val="uz-Cyrl-UZ"/>
                  </w:rPr>
                </w:rPrChange>
              </w:rPr>
              <w:t>Адолатсиз</w:t>
            </w:r>
            <w:r w:rsidRPr="009C4BAE">
              <w:rPr>
                <w:rFonts w:ascii="Roboto" w:hAnsi="Roboto"/>
                <w:noProof/>
                <w:sz w:val="18"/>
                <w:szCs w:val="18"/>
                <w:lang w:val="uz-Cyrl-UZ"/>
                <w:rPrChange w:id="6060" w:author="Nozimjon Ortiqov" w:date="2026-02-24T09:31:00Z" w16du:dateUtc="2026-02-24T04:31:00Z">
                  <w:rPr>
                    <w:rFonts w:ascii="Roboto" w:hAnsi="Roboto"/>
                    <w:noProof/>
                    <w:sz w:val="20"/>
                    <w:szCs w:val="20"/>
                    <w:lang w:val="uz-Cyrl-UZ"/>
                  </w:rPr>
                </w:rPrChange>
              </w:rPr>
              <w:t xml:space="preserve"> ва </w:t>
            </w:r>
            <w:r w:rsidRPr="009C4BAE">
              <w:rPr>
                <w:rFonts w:ascii="Roboto" w:hAnsi="Roboto"/>
                <w:b/>
                <w:bCs/>
                <w:noProof/>
                <w:sz w:val="18"/>
                <w:szCs w:val="18"/>
                <w:lang w:val="uz-Cyrl-UZ"/>
                <w:rPrChange w:id="6061" w:author="Nozimjon Ortiqov" w:date="2026-02-24T09:31:00Z" w16du:dateUtc="2026-02-24T04:31:00Z">
                  <w:rPr>
                    <w:rFonts w:ascii="Roboto" w:hAnsi="Roboto"/>
                    <w:b/>
                    <w:bCs/>
                    <w:noProof/>
                    <w:sz w:val="20"/>
                    <w:szCs w:val="20"/>
                    <w:lang w:val="uz-Cyrl-UZ"/>
                  </w:rPr>
                </w:rPrChange>
              </w:rPr>
              <w:t>истеъмолчини</w:t>
            </w:r>
            <w:r w:rsidRPr="009C4BAE">
              <w:rPr>
                <w:rFonts w:ascii="Roboto" w:hAnsi="Roboto"/>
                <w:noProof/>
                <w:sz w:val="18"/>
                <w:szCs w:val="18"/>
                <w:lang w:val="uz-Cyrl-UZ"/>
                <w:rPrChange w:id="6062" w:author="Nozimjon Ortiqov" w:date="2026-02-24T09:31:00Z" w16du:dateUtc="2026-02-24T04:31:00Z">
                  <w:rPr>
                    <w:rFonts w:ascii="Roboto" w:hAnsi="Roboto"/>
                    <w:noProof/>
                    <w:sz w:val="20"/>
                    <w:szCs w:val="20"/>
                    <w:lang w:val="uz-Cyrl-UZ"/>
                  </w:rPr>
                </w:rPrChange>
              </w:rPr>
              <w:t xml:space="preserve"> чалғитувчи </w:t>
            </w:r>
            <w:r w:rsidRPr="009C4BAE">
              <w:rPr>
                <w:rFonts w:ascii="Roboto" w:hAnsi="Roboto"/>
                <w:b/>
                <w:bCs/>
                <w:noProof/>
                <w:sz w:val="18"/>
                <w:szCs w:val="18"/>
                <w:lang w:val="uz-Cyrl-UZ"/>
                <w:rPrChange w:id="6063" w:author="Nozimjon Ortiqov" w:date="2026-02-24T09:31:00Z" w16du:dateUtc="2026-02-24T04:31:00Z">
                  <w:rPr>
                    <w:rFonts w:ascii="Roboto" w:hAnsi="Roboto"/>
                    <w:b/>
                    <w:bCs/>
                    <w:noProof/>
                    <w:sz w:val="20"/>
                    <w:szCs w:val="20"/>
                    <w:lang w:val="uz-Cyrl-UZ"/>
                  </w:rPr>
                </w:rPrChange>
              </w:rPr>
              <w:t>маркетингни</w:t>
            </w:r>
            <w:r w:rsidRPr="009C4BAE">
              <w:rPr>
                <w:rFonts w:ascii="Roboto" w:hAnsi="Roboto"/>
                <w:noProof/>
                <w:sz w:val="18"/>
                <w:szCs w:val="18"/>
                <w:lang w:val="uz-Cyrl-UZ"/>
                <w:rPrChange w:id="6064" w:author="Nozimjon Ortiqov" w:date="2026-02-24T09:31:00Z" w16du:dateUtc="2026-02-24T04:31:00Z">
                  <w:rPr>
                    <w:rFonts w:ascii="Roboto" w:hAnsi="Roboto"/>
                    <w:noProof/>
                    <w:sz w:val="20"/>
                    <w:szCs w:val="20"/>
                    <w:lang w:val="uz-Cyrl-UZ"/>
                  </w:rPr>
                </w:rPrChange>
              </w:rPr>
              <w:t xml:space="preserve"> чеклаш.</w:t>
            </w:r>
          </w:p>
          <w:p w14:paraId="50784F54" w14:textId="77777777" w:rsidR="00484395" w:rsidRPr="009C4BAE" w:rsidRDefault="00484395">
            <w:pPr>
              <w:spacing w:after="80"/>
              <w:rPr>
                <w:rFonts w:ascii="Roboto" w:hAnsi="Roboto"/>
                <w:b/>
                <w:bCs/>
                <w:noProof/>
                <w:color w:val="C00000"/>
                <w:sz w:val="18"/>
                <w:szCs w:val="18"/>
                <w:lang w:val="uz-Cyrl-UZ"/>
                <w:rPrChange w:id="6065" w:author="Nozimjon Ortiqov" w:date="2026-02-24T09:31:00Z" w16du:dateUtc="2026-02-24T04:31:00Z">
                  <w:rPr>
                    <w:rFonts w:ascii="Roboto" w:hAnsi="Roboto"/>
                    <w:b/>
                    <w:bCs/>
                    <w:noProof/>
                    <w:color w:val="C00000"/>
                    <w:sz w:val="20"/>
                    <w:szCs w:val="20"/>
                    <w:lang w:val="uz-Cyrl-UZ"/>
                  </w:rPr>
                </w:rPrChange>
              </w:rPr>
              <w:pPrChange w:id="6066"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67"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68" w:author="Nozimjon Ortiqov" w:date="2026-02-24T09:31:00Z" w16du:dateUtc="2026-02-24T04:31:00Z">
                  <w:rPr>
                    <w:rFonts w:ascii="Roboto" w:hAnsi="Roboto"/>
                    <w:noProof/>
                    <w:sz w:val="20"/>
                    <w:szCs w:val="20"/>
                    <w:lang w:val="uz-Cyrl-UZ"/>
                  </w:rPr>
                </w:rPrChange>
              </w:rPr>
              <w:t xml:space="preserve">. Ортиқча </w:t>
            </w:r>
            <w:r w:rsidRPr="009C4BAE">
              <w:rPr>
                <w:rFonts w:ascii="Roboto" w:hAnsi="Roboto"/>
                <w:i/>
                <w:iCs/>
                <w:noProof/>
                <w:sz w:val="18"/>
                <w:szCs w:val="18"/>
                <w:lang w:val="uz-Cyrl-UZ"/>
                <w:rPrChange w:id="6069" w:author="Nozimjon Ortiqov" w:date="2026-02-24T09:31:00Z" w16du:dateUtc="2026-02-24T04:31:00Z">
                  <w:rPr>
                    <w:rFonts w:ascii="Roboto" w:hAnsi="Roboto"/>
                    <w:i/>
                    <w:iCs/>
                    <w:noProof/>
                    <w:sz w:val="20"/>
                    <w:szCs w:val="20"/>
                    <w:lang w:val="uz-Cyrl-UZ"/>
                  </w:rPr>
                </w:rPrChange>
              </w:rPr>
              <w:t>(ҳаддан ташқари)</w:t>
            </w:r>
            <w:r w:rsidRPr="009C4BAE">
              <w:rPr>
                <w:rFonts w:ascii="Roboto" w:hAnsi="Roboto"/>
                <w:noProof/>
                <w:sz w:val="18"/>
                <w:szCs w:val="18"/>
                <w:lang w:val="uz-Cyrl-UZ"/>
                <w:rPrChange w:id="6070"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71" w:author="Nozimjon Ortiqov" w:date="2026-02-24T09:31:00Z" w16du:dateUtc="2026-02-24T04:31:00Z">
                  <w:rPr>
                    <w:rFonts w:ascii="Roboto" w:hAnsi="Roboto"/>
                    <w:b/>
                    <w:bCs/>
                    <w:noProof/>
                    <w:sz w:val="20"/>
                    <w:szCs w:val="20"/>
                    <w:lang w:val="uz-Cyrl-UZ"/>
                  </w:rPr>
                </w:rPrChange>
              </w:rPr>
              <w:t>жарималарни</w:t>
            </w:r>
            <w:r w:rsidRPr="009C4BAE">
              <w:rPr>
                <w:rFonts w:ascii="Roboto" w:hAnsi="Roboto"/>
                <w:noProof/>
                <w:sz w:val="18"/>
                <w:szCs w:val="18"/>
                <w:lang w:val="uz-Cyrl-UZ"/>
                <w:rPrChange w:id="6072" w:author="Nozimjon Ortiqov" w:date="2026-02-24T09:31:00Z" w16du:dateUtc="2026-02-24T04:31:00Z">
                  <w:rPr>
                    <w:rFonts w:ascii="Roboto" w:hAnsi="Roboto"/>
                    <w:noProof/>
                    <w:sz w:val="20"/>
                    <w:szCs w:val="20"/>
                    <w:lang w:val="uz-Cyrl-UZ"/>
                  </w:rPr>
                </w:rPrChange>
              </w:rPr>
              <w:t xml:space="preserve"> тақиқлаш.</w:t>
            </w:r>
          </w:p>
        </w:tc>
      </w:tr>
      <w:tr w:rsidR="00484395" w:rsidRPr="009C4BAE" w14:paraId="0F210356" w14:textId="77777777" w:rsidTr="001222C0">
        <w:trPr>
          <w:trHeight w:val="77"/>
        </w:trPr>
        <w:tc>
          <w:tcPr>
            <w:tcW w:w="2127" w:type="dxa"/>
            <w:shd w:val="clear" w:color="auto" w:fill="DEEAF6" w:themeFill="accent5" w:themeFillTint="33"/>
            <w:vAlign w:val="center"/>
          </w:tcPr>
          <w:p w14:paraId="2C6AC41A" w14:textId="77777777" w:rsidR="00484395" w:rsidRPr="009C4BAE" w:rsidRDefault="00484395" w:rsidP="001222C0">
            <w:pPr>
              <w:spacing w:after="80"/>
              <w:jc w:val="center"/>
              <w:rPr>
                <w:rFonts w:ascii="Roboto" w:hAnsi="Roboto"/>
                <w:b/>
                <w:bCs/>
                <w:noProof/>
                <w:sz w:val="18"/>
                <w:szCs w:val="18"/>
                <w:lang w:val="uz-Cyrl-UZ"/>
                <w:rPrChange w:id="607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074" w:author="Nozimjon Ortiqov" w:date="2026-02-24T09:31:00Z" w16du:dateUtc="2026-02-24T04:31:00Z">
                  <w:rPr>
                    <w:rFonts w:ascii="Roboto" w:hAnsi="Roboto"/>
                    <w:b/>
                    <w:bCs/>
                    <w:noProof/>
                    <w:sz w:val="20"/>
                    <w:szCs w:val="20"/>
                    <w:lang w:val="uz-Cyrl-UZ"/>
                  </w:rPr>
                </w:rPrChange>
              </w:rPr>
              <w:t>Бўлиб–бўлиб тўлашнинг энг узоқ муддати</w:t>
            </w:r>
          </w:p>
        </w:tc>
        <w:tc>
          <w:tcPr>
            <w:tcW w:w="2977" w:type="dxa"/>
            <w:vAlign w:val="center"/>
          </w:tcPr>
          <w:p w14:paraId="16F1E5E0" w14:textId="77777777" w:rsidR="00484395" w:rsidRPr="009C4BAE" w:rsidRDefault="00484395" w:rsidP="001222C0">
            <w:pPr>
              <w:spacing w:after="80"/>
              <w:jc w:val="center"/>
              <w:rPr>
                <w:rFonts w:ascii="Roboto" w:hAnsi="Roboto"/>
                <w:noProof/>
                <w:sz w:val="18"/>
                <w:szCs w:val="18"/>
                <w:lang w:val="uz-Cyrl-UZ"/>
                <w:rPrChange w:id="6075"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076" w:author="Nozimjon Ortiqov" w:date="2026-02-24T09:31:00Z" w16du:dateUtc="2026-02-24T04:31:00Z">
                  <w:rPr>
                    <w:rFonts w:ascii="Roboto" w:hAnsi="Roboto"/>
                    <w:b/>
                    <w:bCs/>
                    <w:noProof/>
                    <w:color w:val="C00000"/>
                    <w:sz w:val="20"/>
                    <w:szCs w:val="20"/>
                    <w:lang w:val="uz-Cyrl-UZ"/>
                  </w:rPr>
                </w:rPrChange>
              </w:rPr>
              <w:t>6</w:t>
            </w:r>
            <w:r w:rsidRPr="009C4BAE">
              <w:rPr>
                <w:rFonts w:ascii="Roboto" w:hAnsi="Roboto"/>
                <w:noProof/>
                <w:sz w:val="18"/>
                <w:szCs w:val="18"/>
                <w:lang w:val="uz-Cyrl-UZ"/>
                <w:rPrChange w:id="6077" w:author="Nozimjon Ortiqov" w:date="2026-02-24T09:31:00Z" w16du:dateUtc="2026-02-24T04:31:00Z">
                  <w:rPr>
                    <w:rFonts w:ascii="Roboto" w:hAnsi="Roboto"/>
                    <w:noProof/>
                    <w:sz w:val="20"/>
                    <w:szCs w:val="20"/>
                    <w:lang w:val="uz-Cyrl-UZ"/>
                  </w:rPr>
                </w:rPrChange>
              </w:rPr>
              <w:t xml:space="preserve"> </w:t>
            </w:r>
            <w:r w:rsidRPr="009C4BAE">
              <w:rPr>
                <w:rFonts w:ascii="Roboto" w:hAnsi="Roboto"/>
                <w:noProof/>
                <w:color w:val="0070C0"/>
                <w:sz w:val="18"/>
                <w:szCs w:val="18"/>
                <w:lang w:val="uz-Cyrl-UZ"/>
                <w:rPrChange w:id="6078" w:author="Nozimjon Ortiqov" w:date="2026-02-24T09:31:00Z" w16du:dateUtc="2026-02-24T04:31:00Z">
                  <w:rPr>
                    <w:rFonts w:ascii="Roboto" w:hAnsi="Roboto"/>
                    <w:noProof/>
                    <w:color w:val="0070C0"/>
                    <w:sz w:val="20"/>
                    <w:szCs w:val="20"/>
                    <w:lang w:val="uz-Cyrl-UZ"/>
                  </w:rPr>
                </w:rPrChange>
              </w:rPr>
              <w:t xml:space="preserve">ой </w:t>
            </w:r>
            <w:r w:rsidRPr="009C4BAE">
              <w:rPr>
                <w:rFonts w:ascii="Roboto" w:hAnsi="Roboto"/>
                <w:i/>
                <w:iCs/>
                <w:noProof/>
                <w:sz w:val="18"/>
                <w:szCs w:val="18"/>
                <w:lang w:val="uz-Cyrl-UZ"/>
                <w:rPrChange w:id="6079" w:author="Nozimjon Ortiqov" w:date="2026-02-24T09:31:00Z" w16du:dateUtc="2026-02-24T04:31:00Z">
                  <w:rPr>
                    <w:rFonts w:ascii="Roboto" w:hAnsi="Roboto"/>
                    <w:i/>
                    <w:iCs/>
                    <w:noProof/>
                    <w:sz w:val="20"/>
                    <w:szCs w:val="20"/>
                    <w:lang w:val="uz-Cyrl-UZ"/>
                  </w:rPr>
                </w:rPrChange>
              </w:rPr>
              <w:t>(2026 йилдан)</w:t>
            </w:r>
          </w:p>
          <w:p w14:paraId="590C8057" w14:textId="77777777" w:rsidR="00484395" w:rsidRPr="009C4BAE" w:rsidRDefault="00484395" w:rsidP="001222C0">
            <w:pPr>
              <w:spacing w:after="80"/>
              <w:jc w:val="center"/>
              <w:rPr>
                <w:rFonts w:ascii="Roboto" w:hAnsi="Roboto"/>
                <w:noProof/>
                <w:sz w:val="18"/>
                <w:szCs w:val="18"/>
                <w:lang w:val="uz-Cyrl-UZ"/>
                <w:rPrChange w:id="6080"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081" w:author="Nozimjon Ortiqov" w:date="2026-02-24T09:31:00Z" w16du:dateUtc="2026-02-24T04:31:00Z">
                  <w:rPr>
                    <w:rFonts w:ascii="Roboto" w:hAnsi="Roboto"/>
                    <w:b/>
                    <w:bCs/>
                    <w:noProof/>
                    <w:color w:val="C00000"/>
                    <w:sz w:val="20"/>
                    <w:szCs w:val="20"/>
                    <w:lang w:val="uz-Cyrl-UZ"/>
                  </w:rPr>
                </w:rPrChange>
              </w:rPr>
              <w:t>4</w:t>
            </w:r>
            <w:r w:rsidRPr="009C4BAE">
              <w:rPr>
                <w:rFonts w:ascii="Roboto" w:hAnsi="Roboto"/>
                <w:noProof/>
                <w:sz w:val="18"/>
                <w:szCs w:val="18"/>
                <w:lang w:val="uz-Cyrl-UZ"/>
                <w:rPrChange w:id="6082" w:author="Nozimjon Ortiqov" w:date="2026-02-24T09:31:00Z" w16du:dateUtc="2026-02-24T04:31:00Z">
                  <w:rPr>
                    <w:rFonts w:ascii="Roboto" w:hAnsi="Roboto"/>
                    <w:noProof/>
                    <w:sz w:val="20"/>
                    <w:szCs w:val="20"/>
                    <w:lang w:val="uz-Cyrl-UZ"/>
                  </w:rPr>
                </w:rPrChange>
              </w:rPr>
              <w:t xml:space="preserve"> </w:t>
            </w:r>
            <w:r w:rsidRPr="009C4BAE">
              <w:rPr>
                <w:rFonts w:ascii="Roboto" w:hAnsi="Roboto"/>
                <w:noProof/>
                <w:color w:val="0070C0"/>
                <w:sz w:val="18"/>
                <w:szCs w:val="18"/>
                <w:lang w:val="uz-Cyrl-UZ"/>
                <w:rPrChange w:id="6083" w:author="Nozimjon Ortiqov" w:date="2026-02-24T09:31:00Z" w16du:dateUtc="2026-02-24T04:31:00Z">
                  <w:rPr>
                    <w:rFonts w:ascii="Roboto" w:hAnsi="Roboto"/>
                    <w:noProof/>
                    <w:color w:val="0070C0"/>
                    <w:sz w:val="20"/>
                    <w:szCs w:val="20"/>
                    <w:lang w:val="uz-Cyrl-UZ"/>
                  </w:rPr>
                </w:rPrChange>
              </w:rPr>
              <w:t xml:space="preserve">ой </w:t>
            </w:r>
            <w:r w:rsidRPr="009C4BAE">
              <w:rPr>
                <w:rFonts w:ascii="Roboto" w:hAnsi="Roboto"/>
                <w:i/>
                <w:iCs/>
                <w:noProof/>
                <w:sz w:val="18"/>
                <w:szCs w:val="18"/>
                <w:lang w:val="uz-Cyrl-UZ"/>
                <w:rPrChange w:id="6084" w:author="Nozimjon Ortiqov" w:date="2026-02-24T09:31:00Z" w16du:dateUtc="2026-02-24T04:31:00Z">
                  <w:rPr>
                    <w:rFonts w:ascii="Roboto" w:hAnsi="Roboto"/>
                    <w:i/>
                    <w:iCs/>
                    <w:noProof/>
                    <w:sz w:val="20"/>
                    <w:szCs w:val="20"/>
                    <w:lang w:val="uz-Cyrl-UZ"/>
                  </w:rPr>
                </w:rPrChange>
              </w:rPr>
              <w:t>(2028 йилдан)</w:t>
            </w:r>
          </w:p>
        </w:tc>
        <w:tc>
          <w:tcPr>
            <w:tcW w:w="3402" w:type="dxa"/>
            <w:vAlign w:val="center"/>
          </w:tcPr>
          <w:p w14:paraId="4FA46BC3" w14:textId="77777777" w:rsidR="00484395" w:rsidRPr="009C4BAE" w:rsidRDefault="00484395" w:rsidP="001222C0">
            <w:pPr>
              <w:spacing w:after="80"/>
              <w:jc w:val="center"/>
              <w:rPr>
                <w:rFonts w:ascii="Roboto" w:hAnsi="Roboto"/>
                <w:noProof/>
                <w:sz w:val="18"/>
                <w:szCs w:val="18"/>
                <w:lang w:val="uz-Cyrl-UZ"/>
                <w:rPrChange w:id="6085"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086" w:author="Nozimjon Ortiqov" w:date="2026-02-24T09:31:00Z" w16du:dateUtc="2026-02-24T04:31:00Z">
                  <w:rPr>
                    <w:rFonts w:ascii="Roboto" w:hAnsi="Roboto"/>
                    <w:b/>
                    <w:bCs/>
                    <w:noProof/>
                    <w:color w:val="C00000"/>
                    <w:sz w:val="20"/>
                    <w:szCs w:val="20"/>
                    <w:lang w:val="uz-Cyrl-UZ"/>
                  </w:rPr>
                </w:rPrChange>
              </w:rPr>
              <w:t>12</w:t>
            </w:r>
            <w:r w:rsidRPr="009C4BAE">
              <w:rPr>
                <w:rFonts w:ascii="Roboto" w:hAnsi="Roboto"/>
                <w:b/>
                <w:bCs/>
                <w:noProof/>
                <w:sz w:val="18"/>
                <w:szCs w:val="18"/>
                <w:lang w:val="uz-Cyrl-UZ"/>
                <w:rPrChange w:id="6087"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color w:val="0070C0"/>
                <w:sz w:val="18"/>
                <w:szCs w:val="18"/>
                <w:lang w:val="uz-Cyrl-UZ"/>
                <w:rPrChange w:id="6088" w:author="Nozimjon Ortiqov" w:date="2026-02-24T09:31:00Z" w16du:dateUtc="2026-02-24T04:31:00Z">
                  <w:rPr>
                    <w:rFonts w:ascii="Roboto" w:hAnsi="Roboto"/>
                    <w:noProof/>
                    <w:color w:val="0070C0"/>
                    <w:sz w:val="20"/>
                    <w:szCs w:val="20"/>
                    <w:lang w:val="uz-Cyrl-UZ"/>
                  </w:rPr>
                </w:rPrChange>
              </w:rPr>
              <w:t>ойгача</w:t>
            </w:r>
          </w:p>
        </w:tc>
        <w:tc>
          <w:tcPr>
            <w:tcW w:w="4111" w:type="dxa"/>
            <w:vAlign w:val="center"/>
          </w:tcPr>
          <w:p w14:paraId="71C6EFBA" w14:textId="77777777" w:rsidR="00484395" w:rsidRPr="009C4BAE" w:rsidRDefault="00484395" w:rsidP="001222C0">
            <w:pPr>
              <w:spacing w:after="80"/>
              <w:jc w:val="center"/>
              <w:rPr>
                <w:rFonts w:ascii="Roboto" w:hAnsi="Roboto"/>
                <w:noProof/>
                <w:sz w:val="18"/>
                <w:szCs w:val="18"/>
                <w:lang w:val="uz-Cyrl-UZ"/>
                <w:rPrChange w:id="6089"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090" w:author="Nozimjon Ortiqov" w:date="2026-02-24T09:31:00Z" w16du:dateUtc="2026-02-24T04:31:00Z">
                  <w:rPr>
                    <w:rFonts w:ascii="Roboto" w:hAnsi="Roboto"/>
                    <w:noProof/>
                    <w:sz w:val="20"/>
                    <w:szCs w:val="20"/>
                    <w:lang w:val="uz-Cyrl-UZ"/>
                  </w:rPr>
                </w:rPrChange>
              </w:rPr>
              <w:t>Белгиланмаган</w:t>
            </w:r>
          </w:p>
        </w:tc>
        <w:tc>
          <w:tcPr>
            <w:tcW w:w="3969" w:type="dxa"/>
            <w:vAlign w:val="center"/>
          </w:tcPr>
          <w:p w14:paraId="77E7B53E" w14:textId="77777777" w:rsidR="00484395" w:rsidRPr="009C4BAE" w:rsidRDefault="00484395" w:rsidP="001222C0">
            <w:pPr>
              <w:spacing w:after="80"/>
              <w:jc w:val="center"/>
              <w:rPr>
                <w:rFonts w:ascii="Roboto" w:hAnsi="Roboto"/>
                <w:b/>
                <w:bCs/>
                <w:noProof/>
                <w:sz w:val="18"/>
                <w:szCs w:val="18"/>
                <w:lang w:val="uz-Cyrl-UZ"/>
                <w:rPrChange w:id="6091"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092" w:author="Nozimjon Ortiqov" w:date="2026-02-24T09:31:00Z" w16du:dateUtc="2026-02-24T04:31:00Z">
                  <w:rPr>
                    <w:rFonts w:ascii="Roboto" w:hAnsi="Roboto"/>
                    <w:b/>
                    <w:bCs/>
                    <w:noProof/>
                    <w:sz w:val="20"/>
                    <w:szCs w:val="20"/>
                    <w:lang w:val="uz-Cyrl-UZ"/>
                  </w:rPr>
                </w:rPrChange>
              </w:rPr>
              <w:t>Истеъмол кредитлаш режими</w:t>
            </w:r>
            <w:r w:rsidRPr="009C4BAE">
              <w:rPr>
                <w:rFonts w:ascii="Roboto" w:hAnsi="Roboto"/>
                <w:noProof/>
                <w:sz w:val="18"/>
                <w:szCs w:val="18"/>
                <w:lang w:val="uz-Cyrl-UZ"/>
                <w:rPrChange w:id="6093" w:author="Nozimjon Ortiqov" w:date="2026-02-24T09:31:00Z" w16du:dateUtc="2026-02-24T04:31:00Z">
                  <w:rPr>
                    <w:rFonts w:ascii="Roboto" w:hAnsi="Roboto"/>
                    <w:noProof/>
                    <w:sz w:val="20"/>
                    <w:szCs w:val="20"/>
                    <w:lang w:val="uz-Cyrl-UZ"/>
                  </w:rPr>
                </w:rPrChange>
              </w:rPr>
              <w:t xml:space="preserve"> доирасида белгиланган </w:t>
            </w:r>
            <w:r w:rsidRPr="009C4BAE">
              <w:rPr>
                <w:rFonts w:ascii="Roboto" w:hAnsi="Roboto"/>
                <w:b/>
                <w:bCs/>
                <w:noProof/>
                <w:sz w:val="18"/>
                <w:szCs w:val="18"/>
                <w:lang w:val="uz-Cyrl-UZ"/>
                <w:rPrChange w:id="6094" w:author="Nozimjon Ortiqov" w:date="2026-02-24T09:31:00Z" w16du:dateUtc="2026-02-24T04:31:00Z">
                  <w:rPr>
                    <w:rFonts w:ascii="Roboto" w:hAnsi="Roboto"/>
                    <w:b/>
                    <w:bCs/>
                    <w:noProof/>
                    <w:sz w:val="20"/>
                    <w:szCs w:val="20"/>
                    <w:lang w:val="uz-Cyrl-UZ"/>
                  </w:rPr>
                </w:rPrChange>
              </w:rPr>
              <w:t>энг юқори муддат</w:t>
            </w:r>
          </w:p>
        </w:tc>
      </w:tr>
      <w:tr w:rsidR="00484395" w:rsidRPr="009C4BAE" w14:paraId="269DC84A" w14:textId="77777777" w:rsidTr="001222C0">
        <w:trPr>
          <w:trHeight w:val="1122"/>
        </w:trPr>
        <w:tc>
          <w:tcPr>
            <w:tcW w:w="2127" w:type="dxa"/>
            <w:shd w:val="clear" w:color="auto" w:fill="DEEAF6" w:themeFill="accent5" w:themeFillTint="33"/>
            <w:vAlign w:val="center"/>
          </w:tcPr>
          <w:p w14:paraId="0089BECE" w14:textId="77777777" w:rsidR="00484395" w:rsidRPr="009C4BAE" w:rsidRDefault="00484395" w:rsidP="001222C0">
            <w:pPr>
              <w:spacing w:after="80"/>
              <w:jc w:val="center"/>
              <w:rPr>
                <w:rFonts w:ascii="Roboto" w:hAnsi="Roboto"/>
                <w:b/>
                <w:bCs/>
                <w:noProof/>
                <w:sz w:val="18"/>
                <w:szCs w:val="18"/>
                <w:lang w:val="uz-Cyrl-UZ"/>
                <w:rPrChange w:id="609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096" w:author="Nozimjon Ortiqov" w:date="2026-02-24T09:31:00Z" w16du:dateUtc="2026-02-24T04:31:00Z">
                  <w:rPr>
                    <w:rFonts w:ascii="Roboto" w:hAnsi="Roboto"/>
                    <w:b/>
                    <w:bCs/>
                    <w:noProof/>
                    <w:sz w:val="20"/>
                    <w:szCs w:val="20"/>
                    <w:lang w:val="uz-Cyrl-UZ"/>
                  </w:rPr>
                </w:rPrChange>
              </w:rPr>
              <w:t>Муддатидан олдин тўлаш имконияти</w:t>
            </w:r>
          </w:p>
        </w:tc>
        <w:tc>
          <w:tcPr>
            <w:tcW w:w="2977" w:type="dxa"/>
            <w:vAlign w:val="center"/>
          </w:tcPr>
          <w:p w14:paraId="3F69A008" w14:textId="77777777" w:rsidR="00484395" w:rsidRPr="009C4BAE" w:rsidRDefault="00484395" w:rsidP="001222C0">
            <w:pPr>
              <w:spacing w:after="80"/>
              <w:jc w:val="center"/>
              <w:rPr>
                <w:rFonts w:ascii="Roboto" w:hAnsi="Roboto"/>
                <w:noProof/>
                <w:sz w:val="18"/>
                <w:szCs w:val="18"/>
                <w:lang w:val="uz-Cyrl-UZ"/>
                <w:rPrChange w:id="6097"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098"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099"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00"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01" w:author="Nozimjon Ortiqov" w:date="2026-02-24T09:31:00Z" w16du:dateUtc="2026-02-24T04:31:00Z">
                  <w:rPr>
                    <w:rFonts w:ascii="Roboto" w:hAnsi="Roboto"/>
                    <w:b/>
                    <w:bCs/>
                    <w:noProof/>
                    <w:color w:val="0070C0"/>
                    <w:sz w:val="20"/>
                    <w:szCs w:val="20"/>
                    <w:lang w:val="uz-Cyrl-UZ"/>
                  </w:rPr>
                </w:rPrChange>
              </w:rPr>
              <w:t>комиссиясиз</w:t>
            </w:r>
          </w:p>
        </w:tc>
        <w:tc>
          <w:tcPr>
            <w:tcW w:w="3402" w:type="dxa"/>
            <w:vAlign w:val="center"/>
          </w:tcPr>
          <w:p w14:paraId="522D196A" w14:textId="77777777" w:rsidR="00484395" w:rsidRPr="009C4BAE" w:rsidRDefault="00484395" w:rsidP="001222C0">
            <w:pPr>
              <w:spacing w:after="80"/>
              <w:jc w:val="center"/>
              <w:rPr>
                <w:rFonts w:ascii="Roboto" w:hAnsi="Roboto"/>
                <w:noProof/>
                <w:sz w:val="18"/>
                <w:szCs w:val="18"/>
                <w:lang w:val="uz-Cyrl-UZ"/>
                <w:rPrChange w:id="6102"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103"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04"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05"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06" w:author="Nozimjon Ortiqov" w:date="2026-02-24T09:31:00Z" w16du:dateUtc="2026-02-24T04:31:00Z">
                  <w:rPr>
                    <w:rFonts w:ascii="Roboto" w:hAnsi="Roboto"/>
                    <w:b/>
                    <w:bCs/>
                    <w:noProof/>
                    <w:color w:val="0070C0"/>
                    <w:sz w:val="20"/>
                    <w:szCs w:val="20"/>
                    <w:lang w:val="uz-Cyrl-UZ"/>
                  </w:rPr>
                </w:rPrChange>
              </w:rPr>
              <w:t>комиссиясиз</w:t>
            </w:r>
          </w:p>
        </w:tc>
        <w:tc>
          <w:tcPr>
            <w:tcW w:w="4111" w:type="dxa"/>
            <w:vAlign w:val="center"/>
          </w:tcPr>
          <w:p w14:paraId="2734D9E4" w14:textId="77777777" w:rsidR="00484395" w:rsidRPr="009C4BAE" w:rsidRDefault="00484395" w:rsidP="001222C0">
            <w:pPr>
              <w:spacing w:after="80"/>
              <w:jc w:val="center"/>
              <w:rPr>
                <w:rFonts w:ascii="Roboto" w:hAnsi="Roboto"/>
                <w:noProof/>
                <w:sz w:val="18"/>
                <w:szCs w:val="18"/>
                <w:lang w:val="uz-Cyrl-UZ"/>
                <w:rPrChange w:id="6107"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108"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09"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10"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sz w:val="18"/>
                <w:szCs w:val="18"/>
                <w:lang w:val="uz-Cyrl-UZ"/>
                <w:rPrChange w:id="6111" w:author="Nozimjon Ortiqov" w:date="2026-02-24T09:31:00Z" w16du:dateUtc="2026-02-24T04:31:00Z">
                  <w:rPr>
                    <w:rFonts w:ascii="Roboto" w:hAnsi="Roboto"/>
                    <w:b/>
                    <w:bCs/>
                    <w:noProof/>
                    <w:sz w:val="20"/>
                    <w:szCs w:val="20"/>
                    <w:lang w:val="uz-Cyrl-UZ"/>
                  </w:rPr>
                </w:rPrChange>
              </w:rPr>
              <w:br/>
            </w:r>
            <w:r w:rsidRPr="009C4BAE">
              <w:rPr>
                <w:rFonts w:ascii="Roboto" w:hAnsi="Roboto"/>
                <w:b/>
                <w:bCs/>
                <w:noProof/>
                <w:color w:val="0070C0"/>
                <w:sz w:val="18"/>
                <w:szCs w:val="18"/>
                <w:lang w:val="uz-Cyrl-UZ"/>
                <w:rPrChange w:id="6112" w:author="Nozimjon Ortiqov" w:date="2026-02-24T09:31:00Z" w16du:dateUtc="2026-02-24T04:31:00Z">
                  <w:rPr>
                    <w:rFonts w:ascii="Roboto" w:hAnsi="Roboto"/>
                    <w:b/>
                    <w:bCs/>
                    <w:noProof/>
                    <w:color w:val="0070C0"/>
                    <w:sz w:val="20"/>
                    <w:szCs w:val="20"/>
                    <w:lang w:val="uz-Cyrl-UZ"/>
                  </w:rPr>
                </w:rPrChange>
              </w:rPr>
              <w:t>комиссиясиз</w:t>
            </w:r>
          </w:p>
        </w:tc>
        <w:tc>
          <w:tcPr>
            <w:tcW w:w="3969" w:type="dxa"/>
            <w:vAlign w:val="center"/>
          </w:tcPr>
          <w:p w14:paraId="3197C643" w14:textId="77777777" w:rsidR="00484395" w:rsidRPr="009C4BAE" w:rsidRDefault="00484395" w:rsidP="001222C0">
            <w:pPr>
              <w:spacing w:after="80"/>
              <w:jc w:val="center"/>
              <w:rPr>
                <w:rFonts w:ascii="Roboto" w:hAnsi="Roboto"/>
                <w:b/>
                <w:bCs/>
                <w:noProof/>
                <w:sz w:val="18"/>
                <w:szCs w:val="18"/>
                <w:lang w:val="uz-Cyrl-UZ"/>
                <w:rPrChange w:id="611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14"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15"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16"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17" w:author="Nozimjon Ortiqov" w:date="2026-02-24T09:31:00Z" w16du:dateUtc="2026-02-24T04:31:00Z">
                  <w:rPr>
                    <w:rFonts w:ascii="Roboto" w:hAnsi="Roboto"/>
                    <w:b/>
                    <w:bCs/>
                    <w:noProof/>
                    <w:color w:val="0070C0"/>
                    <w:sz w:val="20"/>
                    <w:szCs w:val="20"/>
                    <w:lang w:val="uz-Cyrl-UZ"/>
                  </w:rPr>
                </w:rPrChange>
              </w:rPr>
              <w:t>комиссиясиз</w:t>
            </w:r>
          </w:p>
        </w:tc>
      </w:tr>
      <w:tr w:rsidR="00484395" w:rsidRPr="009C4BAE" w14:paraId="0F34DA5A" w14:textId="77777777" w:rsidTr="001222C0">
        <w:trPr>
          <w:trHeight w:val="47"/>
        </w:trPr>
        <w:tc>
          <w:tcPr>
            <w:tcW w:w="2127" w:type="dxa"/>
            <w:shd w:val="clear" w:color="auto" w:fill="DEEAF6" w:themeFill="accent5" w:themeFillTint="33"/>
            <w:vAlign w:val="center"/>
          </w:tcPr>
          <w:p w14:paraId="0E199175" w14:textId="77777777" w:rsidR="00484395" w:rsidRPr="009C4BAE" w:rsidRDefault="00484395" w:rsidP="001222C0">
            <w:pPr>
              <w:spacing w:after="80"/>
              <w:jc w:val="center"/>
              <w:rPr>
                <w:rFonts w:ascii="Roboto" w:hAnsi="Roboto"/>
                <w:b/>
                <w:bCs/>
                <w:noProof/>
                <w:sz w:val="18"/>
                <w:szCs w:val="18"/>
                <w:lang w:val="uz-Cyrl-UZ"/>
                <w:rPrChange w:id="611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19" w:author="Nozimjon Ortiqov" w:date="2026-02-24T09:31:00Z" w16du:dateUtc="2026-02-24T04:31:00Z">
                  <w:rPr>
                    <w:rFonts w:ascii="Roboto" w:hAnsi="Roboto"/>
                    <w:b/>
                    <w:bCs/>
                    <w:noProof/>
                    <w:sz w:val="20"/>
                    <w:szCs w:val="20"/>
                    <w:lang w:val="uz-Cyrl-UZ"/>
                  </w:rPr>
                </w:rPrChange>
              </w:rPr>
              <w:t>Мижоз учун тўлов муддати бузилгани учун жарималар</w:t>
            </w:r>
          </w:p>
        </w:tc>
        <w:tc>
          <w:tcPr>
            <w:tcW w:w="2977" w:type="dxa"/>
            <w:vAlign w:val="center"/>
          </w:tcPr>
          <w:p w14:paraId="05EDEF6D" w14:textId="77777777" w:rsidR="00484395" w:rsidRPr="009C4BAE" w:rsidRDefault="00484395" w:rsidP="001222C0">
            <w:pPr>
              <w:spacing w:after="80"/>
              <w:jc w:val="center"/>
              <w:rPr>
                <w:rFonts w:ascii="Roboto" w:hAnsi="Roboto"/>
                <w:noProof/>
                <w:sz w:val="18"/>
                <w:szCs w:val="18"/>
                <w:lang w:val="uz-Cyrl-UZ"/>
                <w:rPrChange w:id="6120"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21" w:author="Nozimjon Ortiqov" w:date="2026-02-24T09:31:00Z" w16du:dateUtc="2026-02-24T04:31:00Z">
                  <w:rPr>
                    <w:rFonts w:ascii="Roboto" w:hAnsi="Roboto"/>
                    <w:noProof/>
                    <w:sz w:val="20"/>
                    <w:szCs w:val="20"/>
                    <w:lang w:val="uz-Cyrl-UZ"/>
                  </w:rPr>
                </w:rPrChange>
              </w:rPr>
              <w:t>Йиллик</w:t>
            </w:r>
            <w:r w:rsidRPr="009C4BAE">
              <w:rPr>
                <w:rFonts w:ascii="Roboto" w:hAnsi="Roboto"/>
                <w:b/>
                <w:bCs/>
                <w:noProof/>
                <w:sz w:val="18"/>
                <w:szCs w:val="18"/>
                <w:lang w:val="uz-Cyrl-UZ"/>
                <w:rPrChange w:id="6122"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b/>
                <w:bCs/>
                <w:noProof/>
                <w:color w:val="C00000"/>
                <w:sz w:val="18"/>
                <w:szCs w:val="18"/>
                <w:lang w:val="uz-Cyrl-UZ"/>
                <w:rPrChange w:id="6123" w:author="Nozimjon Ortiqov" w:date="2026-02-24T09:31:00Z" w16du:dateUtc="2026-02-24T04:31:00Z">
                  <w:rPr>
                    <w:rFonts w:ascii="Roboto" w:hAnsi="Roboto"/>
                    <w:b/>
                    <w:bCs/>
                    <w:noProof/>
                    <w:color w:val="C00000"/>
                    <w:sz w:val="20"/>
                    <w:szCs w:val="20"/>
                    <w:lang w:val="uz-Cyrl-UZ"/>
                  </w:rPr>
                </w:rPrChange>
              </w:rPr>
              <w:t xml:space="preserve">20 </w:t>
            </w:r>
            <w:r w:rsidRPr="009C4BAE">
              <w:rPr>
                <w:rFonts w:ascii="Roboto" w:hAnsi="Roboto"/>
                <w:noProof/>
                <w:color w:val="0070C0"/>
                <w:sz w:val="18"/>
                <w:szCs w:val="18"/>
                <w:lang w:val="uz-Cyrl-UZ"/>
                <w:rPrChange w:id="6124" w:author="Nozimjon Ortiqov" w:date="2026-02-24T09:31:00Z" w16du:dateUtc="2026-02-24T04:31:00Z">
                  <w:rPr>
                    <w:rFonts w:ascii="Roboto" w:hAnsi="Roboto"/>
                    <w:noProof/>
                    <w:color w:val="0070C0"/>
                    <w:sz w:val="20"/>
                    <w:szCs w:val="20"/>
                    <w:lang w:val="uz-Cyrl-UZ"/>
                  </w:rPr>
                </w:rPrChange>
              </w:rPr>
              <w:t>фоиздан</w:t>
            </w:r>
            <w:r w:rsidRPr="009C4BAE">
              <w:rPr>
                <w:rFonts w:ascii="Roboto" w:hAnsi="Roboto"/>
                <w:b/>
                <w:bCs/>
                <w:noProof/>
                <w:color w:val="0070C0"/>
                <w:sz w:val="18"/>
                <w:szCs w:val="18"/>
                <w:lang w:val="uz-Cyrl-UZ"/>
                <w:rPrChange w:id="6125" w:author="Nozimjon Ortiqov" w:date="2026-02-24T09:31:00Z" w16du:dateUtc="2026-02-24T04:31:00Z">
                  <w:rPr>
                    <w:rFonts w:ascii="Roboto" w:hAnsi="Roboto"/>
                    <w:b/>
                    <w:bCs/>
                    <w:noProof/>
                    <w:color w:val="0070C0"/>
                    <w:sz w:val="20"/>
                    <w:szCs w:val="20"/>
                    <w:lang w:val="uz-Cyrl-UZ"/>
                  </w:rPr>
                </w:rPrChange>
              </w:rPr>
              <w:t xml:space="preserve"> </w:t>
            </w:r>
            <w:r w:rsidRPr="009C4BAE">
              <w:rPr>
                <w:rFonts w:ascii="Roboto" w:hAnsi="Roboto"/>
                <w:b/>
                <w:bCs/>
                <w:noProof/>
                <w:color w:val="0070C0"/>
                <w:sz w:val="18"/>
                <w:szCs w:val="18"/>
                <w:lang w:val="uz-Cyrl-UZ"/>
                <w:rPrChange w:id="6126" w:author="Nozimjon Ortiqov" w:date="2026-02-24T09:31:00Z" w16du:dateUtc="2026-02-24T04:31:00Z">
                  <w:rPr>
                    <w:rFonts w:ascii="Roboto" w:hAnsi="Roboto"/>
                    <w:b/>
                    <w:bCs/>
                    <w:noProof/>
                    <w:color w:val="0070C0"/>
                    <w:sz w:val="20"/>
                    <w:szCs w:val="20"/>
                    <w:lang w:val="uz-Cyrl-UZ"/>
                  </w:rPr>
                </w:rPrChange>
              </w:rPr>
              <w:br/>
            </w:r>
            <w:r w:rsidRPr="009C4BAE">
              <w:rPr>
                <w:rFonts w:ascii="Roboto" w:hAnsi="Roboto"/>
                <w:noProof/>
                <w:sz w:val="18"/>
                <w:szCs w:val="18"/>
                <w:lang w:val="uz-Cyrl-UZ"/>
                <w:rPrChange w:id="6127" w:author="Nozimjon Ortiqov" w:date="2026-02-24T09:31:00Z" w16du:dateUtc="2026-02-24T04:31:00Z">
                  <w:rPr>
                    <w:rFonts w:ascii="Roboto" w:hAnsi="Roboto"/>
                    <w:noProof/>
                    <w:sz w:val="20"/>
                    <w:szCs w:val="20"/>
                    <w:lang w:val="uz-Cyrl-UZ"/>
                  </w:rPr>
                </w:rPrChange>
              </w:rPr>
              <w:t>ошмаслиги</w:t>
            </w:r>
            <w:r w:rsidRPr="009C4BAE">
              <w:rPr>
                <w:rFonts w:ascii="Roboto" w:hAnsi="Roboto"/>
                <w:b/>
                <w:bCs/>
                <w:noProof/>
                <w:sz w:val="18"/>
                <w:szCs w:val="18"/>
                <w:lang w:val="uz-Cyrl-UZ"/>
                <w:rPrChange w:id="6128"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6129" w:author="Nozimjon Ortiqov" w:date="2026-02-24T09:31:00Z" w16du:dateUtc="2026-02-24T04:31:00Z">
                  <w:rPr>
                    <w:rFonts w:ascii="Roboto" w:hAnsi="Roboto"/>
                    <w:noProof/>
                    <w:sz w:val="20"/>
                    <w:szCs w:val="20"/>
                    <w:lang w:val="uz-Cyrl-UZ"/>
                  </w:rPr>
                </w:rPrChange>
              </w:rPr>
              <w:t>шарт</w:t>
            </w:r>
          </w:p>
        </w:tc>
        <w:tc>
          <w:tcPr>
            <w:tcW w:w="3402" w:type="dxa"/>
            <w:vAlign w:val="center"/>
          </w:tcPr>
          <w:p w14:paraId="1406EBBD" w14:textId="77777777" w:rsidR="00484395" w:rsidRPr="009C4BAE" w:rsidRDefault="00484395" w:rsidP="001222C0">
            <w:pPr>
              <w:spacing w:after="80"/>
              <w:jc w:val="center"/>
              <w:rPr>
                <w:rFonts w:ascii="Roboto" w:hAnsi="Roboto"/>
                <w:noProof/>
                <w:sz w:val="18"/>
                <w:szCs w:val="18"/>
                <w:lang w:val="uz-Cyrl-UZ"/>
                <w:rPrChange w:id="6130"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31" w:author="Nozimjon Ortiqov" w:date="2026-02-24T09:31:00Z" w16du:dateUtc="2026-02-24T04:31:00Z">
                  <w:rPr>
                    <w:rFonts w:ascii="Roboto" w:hAnsi="Roboto"/>
                    <w:noProof/>
                    <w:sz w:val="20"/>
                    <w:szCs w:val="20"/>
                    <w:lang w:val="uz-Cyrl-UZ"/>
                  </w:rPr>
                </w:rPrChange>
              </w:rPr>
              <w:t xml:space="preserve">Жарима миқдори мутаносиблик </w:t>
            </w:r>
            <w:r w:rsidRPr="009C4BAE">
              <w:rPr>
                <w:rFonts w:ascii="Roboto" w:hAnsi="Roboto"/>
                <w:b/>
                <w:bCs/>
                <w:noProof/>
                <w:sz w:val="18"/>
                <w:szCs w:val="18"/>
                <w:lang w:val="uz-Cyrl-UZ"/>
                <w:rPrChange w:id="6132" w:author="Nozimjon Ortiqov" w:date="2026-02-24T09:31:00Z" w16du:dateUtc="2026-02-24T04:31:00Z">
                  <w:rPr>
                    <w:rFonts w:ascii="Roboto" w:hAnsi="Roboto"/>
                    <w:b/>
                    <w:bCs/>
                    <w:noProof/>
                    <w:sz w:val="20"/>
                    <w:szCs w:val="20"/>
                    <w:lang w:val="uz-Cyrl-UZ"/>
                  </w:rPr>
                </w:rPrChange>
              </w:rPr>
              <w:t>принципи</w:t>
            </w:r>
            <w:r w:rsidRPr="009C4BAE">
              <w:rPr>
                <w:rFonts w:ascii="Roboto" w:hAnsi="Roboto"/>
                <w:noProof/>
                <w:sz w:val="18"/>
                <w:szCs w:val="18"/>
                <w:lang w:val="uz-Cyrl-UZ"/>
                <w:rPrChange w:id="6133"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34" w:author="Nozimjon Ortiqov" w:date="2026-02-24T09:31:00Z" w16du:dateUtc="2026-02-24T04:31:00Z">
                  <w:rPr>
                    <w:rFonts w:ascii="Roboto" w:hAnsi="Roboto"/>
                    <w:b/>
                    <w:bCs/>
                    <w:noProof/>
                    <w:sz w:val="20"/>
                    <w:szCs w:val="20"/>
                    <w:lang w:val="uz-Cyrl-UZ"/>
                  </w:rPr>
                </w:rPrChange>
              </w:rPr>
              <w:t>билан</w:t>
            </w:r>
            <w:r w:rsidRPr="009C4BAE">
              <w:rPr>
                <w:rFonts w:ascii="Roboto" w:hAnsi="Roboto"/>
                <w:noProof/>
                <w:sz w:val="18"/>
                <w:szCs w:val="18"/>
                <w:lang w:val="uz-Cyrl-UZ"/>
                <w:rPrChange w:id="6135"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36" w:author="Nozimjon Ortiqov" w:date="2026-02-24T09:31:00Z" w16du:dateUtc="2026-02-24T04:31:00Z">
                  <w:rPr>
                    <w:rFonts w:ascii="Roboto" w:hAnsi="Roboto"/>
                    <w:b/>
                    <w:bCs/>
                    <w:noProof/>
                    <w:sz w:val="20"/>
                    <w:szCs w:val="20"/>
                    <w:lang w:val="uz-Cyrl-UZ"/>
                  </w:rPr>
                </w:rPrChange>
              </w:rPr>
              <w:t>чекланади</w:t>
            </w:r>
          </w:p>
        </w:tc>
        <w:tc>
          <w:tcPr>
            <w:tcW w:w="4111" w:type="dxa"/>
            <w:vAlign w:val="center"/>
          </w:tcPr>
          <w:p w14:paraId="688E5B8B" w14:textId="77777777" w:rsidR="00484395" w:rsidRPr="009C4BAE" w:rsidRDefault="00484395" w:rsidP="001222C0">
            <w:pPr>
              <w:spacing w:after="80"/>
              <w:jc w:val="center"/>
              <w:rPr>
                <w:rFonts w:ascii="Roboto" w:hAnsi="Roboto"/>
                <w:noProof/>
                <w:sz w:val="18"/>
                <w:szCs w:val="18"/>
                <w:lang w:val="uz-Cyrl-UZ"/>
                <w:rPrChange w:id="6137"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38" w:author="Nozimjon Ortiqov" w:date="2026-02-24T09:31:00Z" w16du:dateUtc="2026-02-24T04:31:00Z">
                  <w:rPr>
                    <w:rFonts w:ascii="Roboto" w:hAnsi="Roboto"/>
                    <w:noProof/>
                    <w:sz w:val="20"/>
                    <w:szCs w:val="20"/>
                    <w:lang w:val="uz-Cyrl-UZ"/>
                  </w:rPr>
                </w:rPrChange>
              </w:rPr>
              <w:t>Йиллик</w:t>
            </w:r>
            <w:r w:rsidRPr="009C4BAE">
              <w:rPr>
                <w:rFonts w:ascii="Roboto" w:hAnsi="Roboto"/>
                <w:b/>
                <w:bCs/>
                <w:noProof/>
                <w:sz w:val="18"/>
                <w:szCs w:val="18"/>
                <w:lang w:val="uz-Cyrl-UZ"/>
                <w:rPrChange w:id="6139"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b/>
                <w:bCs/>
                <w:noProof/>
                <w:color w:val="C00000"/>
                <w:sz w:val="18"/>
                <w:szCs w:val="18"/>
                <w:lang w:val="uz-Cyrl-UZ"/>
                <w:rPrChange w:id="6140" w:author="Nozimjon Ortiqov" w:date="2026-02-24T09:31:00Z" w16du:dateUtc="2026-02-24T04:31:00Z">
                  <w:rPr>
                    <w:rFonts w:ascii="Roboto" w:hAnsi="Roboto"/>
                    <w:b/>
                    <w:bCs/>
                    <w:noProof/>
                    <w:color w:val="C00000"/>
                    <w:sz w:val="20"/>
                    <w:szCs w:val="20"/>
                    <w:lang w:val="uz-Cyrl-UZ"/>
                  </w:rPr>
                </w:rPrChange>
              </w:rPr>
              <w:t xml:space="preserve">100 </w:t>
            </w:r>
            <w:r w:rsidRPr="009C4BAE">
              <w:rPr>
                <w:rFonts w:ascii="Roboto" w:hAnsi="Roboto"/>
                <w:noProof/>
                <w:color w:val="0070C0"/>
                <w:sz w:val="18"/>
                <w:szCs w:val="18"/>
                <w:lang w:val="uz-Cyrl-UZ"/>
                <w:rPrChange w:id="6141" w:author="Nozimjon Ortiqov" w:date="2026-02-24T09:31:00Z" w16du:dateUtc="2026-02-24T04:31:00Z">
                  <w:rPr>
                    <w:rFonts w:ascii="Roboto" w:hAnsi="Roboto"/>
                    <w:noProof/>
                    <w:color w:val="0070C0"/>
                    <w:sz w:val="20"/>
                    <w:szCs w:val="20"/>
                    <w:lang w:val="uz-Cyrl-UZ"/>
                  </w:rPr>
                </w:rPrChange>
              </w:rPr>
              <w:t>фоиздан</w:t>
            </w:r>
            <w:r w:rsidRPr="009C4BAE">
              <w:rPr>
                <w:rFonts w:ascii="Roboto" w:hAnsi="Roboto"/>
                <w:b/>
                <w:bCs/>
                <w:noProof/>
                <w:color w:val="0070C0"/>
                <w:sz w:val="18"/>
                <w:szCs w:val="18"/>
                <w:lang w:val="uz-Cyrl-UZ"/>
                <w:rPrChange w:id="6142" w:author="Nozimjon Ortiqov" w:date="2026-02-24T09:31:00Z" w16du:dateUtc="2026-02-24T04:31:00Z">
                  <w:rPr>
                    <w:rFonts w:ascii="Roboto" w:hAnsi="Roboto"/>
                    <w:b/>
                    <w:bCs/>
                    <w:noProof/>
                    <w:color w:val="0070C0"/>
                    <w:sz w:val="20"/>
                    <w:szCs w:val="20"/>
                    <w:lang w:val="uz-Cyrl-UZ"/>
                  </w:rPr>
                </w:rPrChange>
              </w:rPr>
              <w:t xml:space="preserve"> </w:t>
            </w:r>
            <w:r w:rsidRPr="009C4BAE">
              <w:rPr>
                <w:rFonts w:ascii="Roboto" w:hAnsi="Roboto"/>
                <w:b/>
                <w:bCs/>
                <w:noProof/>
                <w:color w:val="0070C0"/>
                <w:sz w:val="18"/>
                <w:szCs w:val="18"/>
                <w:lang w:val="uz-Cyrl-UZ"/>
                <w:rPrChange w:id="6143" w:author="Nozimjon Ortiqov" w:date="2026-02-24T09:31:00Z" w16du:dateUtc="2026-02-24T04:31:00Z">
                  <w:rPr>
                    <w:rFonts w:ascii="Roboto" w:hAnsi="Roboto"/>
                    <w:b/>
                    <w:bCs/>
                    <w:noProof/>
                    <w:color w:val="0070C0"/>
                    <w:sz w:val="20"/>
                    <w:szCs w:val="20"/>
                    <w:lang w:val="uz-Cyrl-UZ"/>
                  </w:rPr>
                </w:rPrChange>
              </w:rPr>
              <w:br/>
            </w:r>
            <w:r w:rsidRPr="009C4BAE">
              <w:rPr>
                <w:rFonts w:ascii="Roboto" w:hAnsi="Roboto"/>
                <w:noProof/>
                <w:sz w:val="18"/>
                <w:szCs w:val="18"/>
                <w:lang w:val="uz-Cyrl-UZ"/>
                <w:rPrChange w:id="6144" w:author="Nozimjon Ortiqov" w:date="2026-02-24T09:31:00Z" w16du:dateUtc="2026-02-24T04:31:00Z">
                  <w:rPr>
                    <w:rFonts w:ascii="Roboto" w:hAnsi="Roboto"/>
                    <w:noProof/>
                    <w:sz w:val="20"/>
                    <w:szCs w:val="20"/>
                    <w:lang w:val="uz-Cyrl-UZ"/>
                  </w:rPr>
                </w:rPrChange>
              </w:rPr>
              <w:t>ошмаслиги</w:t>
            </w:r>
            <w:r w:rsidRPr="009C4BAE">
              <w:rPr>
                <w:rFonts w:ascii="Roboto" w:hAnsi="Roboto"/>
                <w:b/>
                <w:bCs/>
                <w:noProof/>
                <w:sz w:val="18"/>
                <w:szCs w:val="18"/>
                <w:lang w:val="uz-Cyrl-UZ"/>
                <w:rPrChange w:id="6145"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6146" w:author="Nozimjon Ortiqov" w:date="2026-02-24T09:31:00Z" w16du:dateUtc="2026-02-24T04:31:00Z">
                  <w:rPr>
                    <w:rFonts w:ascii="Roboto" w:hAnsi="Roboto"/>
                    <w:noProof/>
                    <w:sz w:val="20"/>
                    <w:szCs w:val="20"/>
                    <w:lang w:val="uz-Cyrl-UZ"/>
                  </w:rPr>
                </w:rPrChange>
              </w:rPr>
              <w:t>шарт</w:t>
            </w:r>
          </w:p>
        </w:tc>
        <w:tc>
          <w:tcPr>
            <w:tcW w:w="3969" w:type="dxa"/>
            <w:vAlign w:val="center"/>
          </w:tcPr>
          <w:p w14:paraId="385AD1F1" w14:textId="77777777" w:rsidR="00484395" w:rsidRPr="009C4BAE" w:rsidRDefault="00484395" w:rsidP="001222C0">
            <w:pPr>
              <w:spacing w:after="80"/>
              <w:jc w:val="center"/>
              <w:rPr>
                <w:rFonts w:ascii="Roboto" w:hAnsi="Roboto"/>
                <w:b/>
                <w:bCs/>
                <w:noProof/>
                <w:color w:val="0070C0"/>
                <w:sz w:val="18"/>
                <w:szCs w:val="18"/>
                <w:lang w:val="uz-Cyrl-UZ"/>
                <w:rPrChange w:id="6147"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6148" w:author="Nozimjon Ortiqov" w:date="2026-02-24T09:31:00Z" w16du:dateUtc="2026-02-24T04:31:00Z">
                  <w:rPr>
                    <w:rFonts w:ascii="Roboto" w:hAnsi="Roboto"/>
                    <w:b/>
                    <w:bCs/>
                    <w:noProof/>
                    <w:color w:val="0070C0"/>
                    <w:sz w:val="20"/>
                    <w:szCs w:val="20"/>
                    <w:lang w:val="uz-Cyrl-UZ"/>
                  </w:rPr>
                </w:rPrChange>
              </w:rPr>
              <w:t>Истеъмол кредитларини ҳимоя қилиш тўғрисидаги қонунга</w:t>
            </w:r>
            <w:r w:rsidRPr="009C4BAE">
              <w:rPr>
                <w:rFonts w:ascii="Roboto" w:hAnsi="Roboto"/>
                <w:noProof/>
                <w:color w:val="0070C0"/>
                <w:sz w:val="18"/>
                <w:szCs w:val="18"/>
                <w:lang w:val="uz-Cyrl-UZ"/>
                <w:rPrChange w:id="6149" w:author="Nozimjon Ortiqov" w:date="2026-02-24T09:31:00Z" w16du:dateUtc="2026-02-24T04:31:00Z">
                  <w:rPr>
                    <w:rFonts w:ascii="Roboto" w:hAnsi="Roboto"/>
                    <w:noProof/>
                    <w:color w:val="0070C0"/>
                    <w:sz w:val="20"/>
                    <w:szCs w:val="20"/>
                    <w:lang w:val="uz-Cyrl-UZ"/>
                  </w:rPr>
                </w:rPrChange>
              </w:rPr>
              <w:t xml:space="preserve"> </w:t>
            </w:r>
            <w:r w:rsidRPr="009C4BAE">
              <w:rPr>
                <w:rFonts w:ascii="Roboto" w:hAnsi="Roboto"/>
                <w:noProof/>
                <w:sz w:val="18"/>
                <w:szCs w:val="18"/>
                <w:lang w:val="uz-Cyrl-UZ"/>
                <w:rPrChange w:id="6150" w:author="Nozimjon Ortiqov" w:date="2026-02-24T09:31:00Z" w16du:dateUtc="2026-02-24T04:31:00Z">
                  <w:rPr>
                    <w:rFonts w:ascii="Roboto" w:hAnsi="Roboto"/>
                    <w:noProof/>
                    <w:sz w:val="20"/>
                    <w:szCs w:val="20"/>
                    <w:lang w:val="uz-Cyrl-UZ"/>
                  </w:rPr>
                </w:rPrChange>
              </w:rPr>
              <w:t>мувофиқ</w:t>
            </w:r>
          </w:p>
        </w:tc>
      </w:tr>
    </w:tbl>
    <w:p w14:paraId="79A97354" w14:textId="77777777" w:rsidR="00484395" w:rsidRPr="00AE21CE" w:rsidRDefault="00484395" w:rsidP="00484395">
      <w:pPr>
        <w:pStyle w:val="1"/>
        <w:spacing w:after="240" w:line="288" w:lineRule="auto"/>
        <w:ind w:firstLine="567"/>
        <w:jc w:val="center"/>
        <w:rPr>
          <w:rFonts w:ascii="Roboto" w:hAnsi="Roboto" w:cstheme="minorHAnsi"/>
          <w:b/>
          <w:bCs/>
          <w:color w:val="002060"/>
          <w:sz w:val="26"/>
          <w:szCs w:val="26"/>
          <w:lang w:val="uz-Cyrl-UZ"/>
          <w:rPrChange w:id="6151" w:author="Nozimjon Ortiqov" w:date="2026-02-24T09:40:00Z" w16du:dateUtc="2026-02-24T04:40:00Z">
            <w:rPr>
              <w:rFonts w:ascii="Roboto" w:hAnsi="Roboto" w:cstheme="minorHAnsi"/>
              <w:b/>
              <w:bCs/>
              <w:color w:val="002060"/>
              <w:lang w:val="uz-Cyrl-UZ"/>
            </w:rPr>
          </w:rPrChange>
        </w:rPr>
      </w:pPr>
      <w:bookmarkStart w:id="6152" w:name="_Toc222080857"/>
      <w:bookmarkStart w:id="6153" w:name="_Toc222474139"/>
      <w:bookmarkStart w:id="6154" w:name="_Toc222630397"/>
      <w:r w:rsidRPr="00AE21CE">
        <w:rPr>
          <w:rFonts w:ascii="Roboto" w:hAnsi="Roboto" w:cstheme="minorHAnsi"/>
          <w:b/>
          <w:bCs/>
          <w:color w:val="002060"/>
          <w:sz w:val="26"/>
          <w:szCs w:val="26"/>
          <w:lang w:val="uz-Cyrl-UZ"/>
          <w:rPrChange w:id="6155" w:author="Nozimjon Ortiqov" w:date="2026-02-24T09:40:00Z" w16du:dateUtc="2026-02-24T04:40:00Z">
            <w:rPr>
              <w:rFonts w:ascii="Roboto" w:hAnsi="Roboto" w:cstheme="minorHAnsi"/>
              <w:b/>
              <w:bCs/>
              <w:color w:val="002060"/>
              <w:lang w:val="uz-Cyrl-UZ"/>
            </w:rPr>
          </w:rPrChange>
        </w:rPr>
        <w:lastRenderedPageBreak/>
        <w:t>4-илова. Коллекторлик ташкилотлар фаолиятини тартибга солиш бўйича халқаро тажриба</w:t>
      </w:r>
      <w:bookmarkEnd w:id="6152"/>
      <w:bookmarkEnd w:id="6153"/>
      <w:bookmarkEnd w:id="6154"/>
    </w:p>
    <w:tbl>
      <w:tblPr>
        <w:tblStyle w:val="af8"/>
        <w:tblW w:w="16586" w:type="dxa"/>
        <w:tblInd w:w="-998" w:type="dxa"/>
        <w:tblLook w:val="04A0" w:firstRow="1" w:lastRow="0" w:firstColumn="1" w:lastColumn="0" w:noHBand="0" w:noVBand="1"/>
      </w:tblPr>
      <w:tblGrid>
        <w:gridCol w:w="2617"/>
        <w:gridCol w:w="3036"/>
        <w:gridCol w:w="3516"/>
        <w:gridCol w:w="3635"/>
        <w:gridCol w:w="3782"/>
        <w:tblGridChange w:id="6156">
          <w:tblGrid>
            <w:gridCol w:w="998"/>
            <w:gridCol w:w="1619"/>
            <w:gridCol w:w="998"/>
            <w:gridCol w:w="2038"/>
            <w:gridCol w:w="998"/>
            <w:gridCol w:w="2518"/>
            <w:gridCol w:w="998"/>
            <w:gridCol w:w="2637"/>
            <w:gridCol w:w="998"/>
            <w:gridCol w:w="2784"/>
            <w:gridCol w:w="998"/>
          </w:tblGrid>
        </w:tblGridChange>
      </w:tblGrid>
      <w:tr w:rsidR="00484395" w:rsidRPr="009C4BAE" w14:paraId="617A698F" w14:textId="77777777" w:rsidTr="001222C0">
        <w:trPr>
          <w:trHeight w:val="598"/>
        </w:trPr>
        <w:tc>
          <w:tcPr>
            <w:tcW w:w="2617" w:type="dxa"/>
            <w:shd w:val="clear" w:color="auto" w:fill="9CC2E5" w:themeFill="accent5" w:themeFillTint="99"/>
            <w:vAlign w:val="center"/>
          </w:tcPr>
          <w:p w14:paraId="74BA460A" w14:textId="77777777" w:rsidR="00484395" w:rsidRPr="009C4BAE" w:rsidRDefault="00484395">
            <w:pPr>
              <w:spacing w:after="80"/>
              <w:jc w:val="center"/>
              <w:rPr>
                <w:rFonts w:ascii="Roboto" w:hAnsi="Roboto"/>
                <w:b/>
                <w:bCs/>
                <w:sz w:val="20"/>
                <w:szCs w:val="20"/>
                <w:lang w:val="uz-Cyrl-UZ"/>
              </w:rPr>
              <w:pPrChange w:id="6157" w:author="Nozimjon Ortiqov" w:date="2026-02-23T17:47:00Z" w16du:dateUtc="2026-02-23T12:47:00Z">
                <w:pPr>
                  <w:spacing w:after="80"/>
                  <w:ind w:firstLine="567"/>
                  <w:jc w:val="center"/>
                </w:pPr>
              </w:pPrChange>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291DD676" w14:textId="77777777" w:rsidR="00484395" w:rsidRPr="009C4BAE" w:rsidRDefault="00484395">
            <w:pPr>
              <w:spacing w:after="80"/>
              <w:jc w:val="center"/>
              <w:rPr>
                <w:rFonts w:ascii="Roboto" w:hAnsi="Roboto"/>
                <w:b/>
                <w:bCs/>
                <w:sz w:val="20"/>
                <w:szCs w:val="20"/>
                <w:lang w:val="uz-Cyrl-UZ"/>
                <w:rPrChange w:id="6158" w:author="Nozimjon Ortiqov" w:date="2026-02-24T09:31:00Z" w16du:dateUtc="2026-02-24T04:31:00Z">
                  <w:rPr>
                    <w:rFonts w:ascii="Roboto" w:hAnsi="Roboto"/>
                    <w:b/>
                    <w:bCs/>
                    <w:sz w:val="20"/>
                    <w:szCs w:val="20"/>
                  </w:rPr>
                </w:rPrChange>
              </w:rPr>
              <w:pPrChange w:id="6159" w:author="Nozimjon Ortiqov" w:date="2026-02-23T17:47:00Z" w16du:dateUtc="2026-02-23T12:47:00Z">
                <w:pPr>
                  <w:spacing w:after="80"/>
                  <w:ind w:firstLine="567"/>
                  <w:jc w:val="center"/>
                </w:pPr>
              </w:pPrChange>
            </w:pPr>
            <w:r w:rsidRPr="009C4BAE">
              <w:rPr>
                <w:rFonts w:ascii="Roboto" w:hAnsi="Roboto"/>
                <w:b/>
                <w:bCs/>
                <w:sz w:val="20"/>
                <w:szCs w:val="20"/>
                <w:lang w:val="uz-Cyrl-UZ"/>
                <w:rPrChange w:id="6160" w:author="Nozimjon Ortiqov" w:date="2026-02-24T09:31:00Z" w16du:dateUtc="2026-02-24T04:31:00Z">
                  <w:rPr>
                    <w:rFonts w:ascii="Roboto" w:hAnsi="Roboto"/>
                    <w:b/>
                    <w:bCs/>
                    <w:sz w:val="20"/>
                    <w:szCs w:val="20"/>
                  </w:rPr>
                </w:rPrChange>
              </w:rPr>
              <w:t>Россия</w:t>
            </w:r>
          </w:p>
        </w:tc>
        <w:tc>
          <w:tcPr>
            <w:tcW w:w="3516" w:type="dxa"/>
            <w:shd w:val="clear" w:color="auto" w:fill="9CC2E5" w:themeFill="accent5" w:themeFillTint="99"/>
            <w:vAlign w:val="center"/>
          </w:tcPr>
          <w:p w14:paraId="78B924D6" w14:textId="77777777" w:rsidR="00484395" w:rsidRPr="009C4BAE" w:rsidRDefault="00484395">
            <w:pPr>
              <w:spacing w:after="80"/>
              <w:jc w:val="center"/>
              <w:rPr>
                <w:rFonts w:ascii="Roboto" w:hAnsi="Roboto"/>
                <w:b/>
                <w:bCs/>
                <w:sz w:val="20"/>
                <w:szCs w:val="20"/>
                <w:lang w:val="uz-Cyrl-UZ"/>
                <w:rPrChange w:id="6161" w:author="Nozimjon Ortiqov" w:date="2026-02-24T09:31:00Z" w16du:dateUtc="2026-02-24T04:31:00Z">
                  <w:rPr>
                    <w:rFonts w:ascii="Roboto" w:hAnsi="Roboto"/>
                    <w:b/>
                    <w:bCs/>
                    <w:sz w:val="20"/>
                    <w:szCs w:val="20"/>
                  </w:rPr>
                </w:rPrChange>
              </w:rPr>
              <w:pPrChange w:id="6162" w:author="Nozimjon Ortiqov" w:date="2026-02-23T17:47:00Z" w16du:dateUtc="2026-02-23T12:47:00Z">
                <w:pPr>
                  <w:spacing w:after="80"/>
                  <w:ind w:firstLine="567"/>
                  <w:jc w:val="center"/>
                </w:pPr>
              </w:pPrChange>
            </w:pPr>
            <w:r w:rsidRPr="009C4BAE">
              <w:rPr>
                <w:rFonts w:ascii="Roboto" w:hAnsi="Roboto"/>
                <w:b/>
                <w:bCs/>
                <w:sz w:val="20"/>
                <w:szCs w:val="20"/>
                <w:lang w:val="uz-Cyrl-UZ"/>
                <w:rPrChange w:id="6163" w:author="Nozimjon Ortiqov" w:date="2026-02-24T09:31:00Z" w16du:dateUtc="2026-02-24T04:31:00Z">
                  <w:rPr>
                    <w:rFonts w:ascii="Roboto" w:hAnsi="Roboto"/>
                    <w:b/>
                    <w:bCs/>
                    <w:sz w:val="20"/>
                    <w:szCs w:val="20"/>
                    <w:lang w:val="en-US"/>
                  </w:rPr>
                </w:rPrChange>
              </w:rPr>
              <w:t>Қозоғистон</w:t>
            </w:r>
          </w:p>
        </w:tc>
        <w:tc>
          <w:tcPr>
            <w:tcW w:w="3635" w:type="dxa"/>
            <w:shd w:val="clear" w:color="auto" w:fill="9CC2E5" w:themeFill="accent5" w:themeFillTint="99"/>
            <w:vAlign w:val="center"/>
          </w:tcPr>
          <w:p w14:paraId="71C719E1" w14:textId="77777777" w:rsidR="00484395" w:rsidRPr="009C4BAE" w:rsidRDefault="00484395">
            <w:pPr>
              <w:spacing w:after="80"/>
              <w:jc w:val="center"/>
              <w:rPr>
                <w:rFonts w:ascii="Roboto" w:hAnsi="Roboto"/>
                <w:b/>
                <w:bCs/>
                <w:sz w:val="20"/>
                <w:szCs w:val="20"/>
                <w:lang w:val="uz-Cyrl-UZ"/>
                <w:rPrChange w:id="6164" w:author="Nozimjon Ortiqov" w:date="2026-02-24T09:31:00Z" w16du:dateUtc="2026-02-24T04:31:00Z">
                  <w:rPr>
                    <w:rFonts w:ascii="Roboto" w:hAnsi="Roboto"/>
                    <w:b/>
                    <w:bCs/>
                    <w:sz w:val="20"/>
                    <w:szCs w:val="20"/>
                  </w:rPr>
                </w:rPrChange>
              </w:rPr>
              <w:pPrChange w:id="6165" w:author="Nozimjon Ortiqov" w:date="2026-02-23T17:47:00Z" w16du:dateUtc="2026-02-23T12:47:00Z">
                <w:pPr>
                  <w:spacing w:after="80"/>
                  <w:ind w:firstLine="567"/>
                  <w:jc w:val="center"/>
                </w:pPr>
              </w:pPrChange>
            </w:pPr>
            <w:r w:rsidRPr="009C4BAE">
              <w:rPr>
                <w:rFonts w:ascii="Roboto" w:hAnsi="Roboto"/>
                <w:b/>
                <w:bCs/>
                <w:sz w:val="20"/>
                <w:szCs w:val="20"/>
                <w:lang w:val="uz-Cyrl-UZ"/>
                <w:rPrChange w:id="6166" w:author="Nozimjon Ortiqov" w:date="2026-02-24T09:31:00Z" w16du:dateUtc="2026-02-24T04:31:00Z">
                  <w:rPr>
                    <w:rFonts w:ascii="Roboto" w:hAnsi="Roboto"/>
                    <w:b/>
                    <w:bCs/>
                    <w:sz w:val="20"/>
                    <w:szCs w:val="20"/>
                  </w:rPr>
                </w:rPrChange>
              </w:rPr>
              <w:t>АҚШ</w:t>
            </w:r>
          </w:p>
        </w:tc>
        <w:tc>
          <w:tcPr>
            <w:tcW w:w="3782" w:type="dxa"/>
            <w:shd w:val="clear" w:color="auto" w:fill="9CC2E5" w:themeFill="accent5" w:themeFillTint="99"/>
            <w:vAlign w:val="center"/>
          </w:tcPr>
          <w:p w14:paraId="7E38BB67" w14:textId="77777777" w:rsidR="00484395" w:rsidRPr="009C4BAE" w:rsidRDefault="00484395">
            <w:pPr>
              <w:spacing w:after="80"/>
              <w:jc w:val="center"/>
              <w:rPr>
                <w:rFonts w:ascii="Roboto" w:hAnsi="Roboto"/>
                <w:b/>
                <w:bCs/>
                <w:sz w:val="20"/>
                <w:szCs w:val="20"/>
                <w:lang w:val="uz-Cyrl-UZ"/>
                <w:rPrChange w:id="6167" w:author="Nozimjon Ortiqov" w:date="2026-02-24T09:31:00Z" w16du:dateUtc="2026-02-24T04:31:00Z">
                  <w:rPr>
                    <w:rFonts w:ascii="Roboto" w:hAnsi="Roboto"/>
                    <w:b/>
                    <w:bCs/>
                    <w:sz w:val="20"/>
                    <w:szCs w:val="20"/>
                  </w:rPr>
                </w:rPrChange>
              </w:rPr>
              <w:pPrChange w:id="6168" w:author="Nozimjon Ortiqov" w:date="2026-02-23T17:47:00Z" w16du:dateUtc="2026-02-23T12:47:00Z">
                <w:pPr>
                  <w:spacing w:after="80"/>
                  <w:ind w:firstLine="567"/>
                  <w:jc w:val="center"/>
                </w:pPr>
              </w:pPrChange>
            </w:pPr>
            <w:r w:rsidRPr="009C4BAE">
              <w:rPr>
                <w:rFonts w:ascii="Roboto" w:hAnsi="Roboto"/>
                <w:b/>
                <w:bCs/>
                <w:sz w:val="20"/>
                <w:szCs w:val="20"/>
                <w:lang w:val="uz-Cyrl-UZ"/>
                <w:rPrChange w:id="6169" w:author="Nozimjon Ortiqov" w:date="2026-02-24T09:31:00Z" w16du:dateUtc="2026-02-24T04:31:00Z">
                  <w:rPr>
                    <w:rFonts w:ascii="Roboto" w:hAnsi="Roboto"/>
                    <w:b/>
                    <w:bCs/>
                    <w:sz w:val="20"/>
                    <w:szCs w:val="20"/>
                  </w:rPr>
                </w:rPrChange>
              </w:rPr>
              <w:t>Германия</w:t>
            </w:r>
          </w:p>
        </w:tc>
      </w:tr>
      <w:tr w:rsidR="00484395" w:rsidRPr="009C4BAE" w14:paraId="44780050" w14:textId="77777777" w:rsidTr="001222C0">
        <w:trPr>
          <w:trHeight w:val="833"/>
        </w:trPr>
        <w:tc>
          <w:tcPr>
            <w:tcW w:w="2617" w:type="dxa"/>
            <w:shd w:val="clear" w:color="auto" w:fill="DEEAF6" w:themeFill="accent5" w:themeFillTint="33"/>
            <w:vAlign w:val="center"/>
          </w:tcPr>
          <w:p w14:paraId="303078A1"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Норматив–ҳуқуқий ҳужжат</w:t>
            </w:r>
          </w:p>
        </w:tc>
        <w:tc>
          <w:tcPr>
            <w:tcW w:w="3036" w:type="dxa"/>
            <w:vAlign w:val="center"/>
          </w:tcPr>
          <w:p w14:paraId="4E907E9F" w14:textId="77777777" w:rsidR="00484395" w:rsidRPr="009C4BAE" w:rsidRDefault="00484395" w:rsidP="001222C0">
            <w:pPr>
              <w:spacing w:after="80"/>
              <w:ind w:firstLine="37"/>
              <w:jc w:val="center"/>
              <w:rPr>
                <w:rFonts w:ascii="Roboto" w:hAnsi="Roboto"/>
                <w:b/>
                <w:bCs/>
                <w:sz w:val="20"/>
                <w:szCs w:val="20"/>
                <w:lang w:val="uz-Cyrl-UZ"/>
                <w:rPrChange w:id="6170"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171" w:author="Nozimjon Ortiqov" w:date="2026-02-24T09:31:00Z" w16du:dateUtc="2026-02-24T04:31:00Z">
                  <w:rPr>
                    <w:rFonts w:ascii="Roboto" w:hAnsi="Roboto"/>
                    <w:b/>
                    <w:bCs/>
                    <w:sz w:val="20"/>
                    <w:szCs w:val="20"/>
                  </w:rPr>
                </w:rPrChange>
              </w:rPr>
              <w:t xml:space="preserve">Федерал қонун № </w:t>
            </w:r>
            <w:r w:rsidRPr="009C4BAE">
              <w:rPr>
                <w:rFonts w:ascii="Roboto" w:hAnsi="Roboto"/>
                <w:b/>
                <w:bCs/>
                <w:color w:val="C00000"/>
                <w:sz w:val="20"/>
                <w:szCs w:val="20"/>
                <w:lang w:val="uz-Cyrl-UZ"/>
                <w:rPrChange w:id="6172" w:author="Nozimjon Ortiqov" w:date="2026-02-24T09:31:00Z" w16du:dateUtc="2026-02-24T04:31:00Z">
                  <w:rPr>
                    <w:rFonts w:ascii="Roboto" w:hAnsi="Roboto"/>
                    <w:b/>
                    <w:bCs/>
                    <w:color w:val="C00000"/>
                    <w:sz w:val="20"/>
                    <w:szCs w:val="20"/>
                  </w:rPr>
                </w:rPrChange>
              </w:rPr>
              <w:t>230</w:t>
            </w:r>
          </w:p>
          <w:p w14:paraId="18567434" w14:textId="77777777" w:rsidR="00484395" w:rsidRPr="009C4BAE" w:rsidRDefault="00484395" w:rsidP="001222C0">
            <w:pPr>
              <w:spacing w:after="80"/>
              <w:ind w:firstLine="37"/>
              <w:jc w:val="center"/>
              <w:rPr>
                <w:rFonts w:ascii="Roboto" w:hAnsi="Roboto"/>
                <w:sz w:val="20"/>
                <w:szCs w:val="20"/>
                <w:lang w:val="uz-Cyrl-UZ"/>
                <w:rPrChange w:id="6173" w:author="Nozimjon Ortiqov" w:date="2026-02-24T09:31:00Z" w16du:dateUtc="2026-02-24T04:31:00Z">
                  <w:rPr>
                    <w:rFonts w:ascii="Roboto" w:hAnsi="Roboto"/>
                    <w:sz w:val="20"/>
                    <w:szCs w:val="20"/>
                  </w:rPr>
                </w:rPrChange>
              </w:rPr>
            </w:pPr>
            <w:r w:rsidRPr="009C4BAE">
              <w:rPr>
                <w:rFonts w:ascii="Roboto" w:hAnsi="Roboto"/>
                <w:i/>
                <w:iCs/>
                <w:sz w:val="20"/>
                <w:szCs w:val="20"/>
                <w:lang w:val="uz-Cyrl-UZ"/>
                <w:rPrChange w:id="6174"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175" w:author="Nozimjon Ortiqov" w:date="2026-02-24T09:31:00Z" w16du:dateUtc="2026-02-24T04:31:00Z">
                  <w:rPr>
                    <w:rFonts w:ascii="Roboto" w:hAnsi="Roboto"/>
                    <w:i/>
                    <w:iCs/>
                    <w:color w:val="C00000"/>
                    <w:sz w:val="20"/>
                    <w:szCs w:val="20"/>
                  </w:rPr>
                </w:rPrChange>
              </w:rPr>
              <w:t xml:space="preserve">2016 </w:t>
            </w:r>
            <w:r w:rsidRPr="009C4BAE">
              <w:rPr>
                <w:rFonts w:ascii="Roboto" w:hAnsi="Roboto"/>
                <w:i/>
                <w:iCs/>
                <w:color w:val="0070C0"/>
                <w:sz w:val="20"/>
                <w:szCs w:val="20"/>
                <w:lang w:val="uz-Cyrl-UZ"/>
                <w:rPrChange w:id="6176"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177" w:author="Nozimjon Ortiqov" w:date="2026-02-24T09:31:00Z" w16du:dateUtc="2026-02-24T04:31:00Z">
                  <w:rPr>
                    <w:rFonts w:ascii="Roboto" w:hAnsi="Roboto"/>
                    <w:i/>
                    <w:iCs/>
                    <w:sz w:val="20"/>
                    <w:szCs w:val="20"/>
                  </w:rPr>
                </w:rPrChange>
              </w:rPr>
              <w:t>)</w:t>
            </w:r>
          </w:p>
        </w:tc>
        <w:tc>
          <w:tcPr>
            <w:tcW w:w="3516" w:type="dxa"/>
            <w:vAlign w:val="center"/>
          </w:tcPr>
          <w:p w14:paraId="47B4AB95" w14:textId="77777777" w:rsidR="00484395" w:rsidRPr="009C4BAE" w:rsidRDefault="00484395" w:rsidP="001222C0">
            <w:pPr>
              <w:spacing w:after="80"/>
              <w:ind w:firstLine="37"/>
              <w:jc w:val="center"/>
              <w:rPr>
                <w:rFonts w:ascii="Roboto" w:hAnsi="Roboto"/>
                <w:b/>
                <w:bCs/>
                <w:sz w:val="20"/>
                <w:szCs w:val="20"/>
                <w:lang w:val="uz-Cyrl-UZ"/>
                <w:rPrChange w:id="6178"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179" w:author="Nozimjon Ortiqov" w:date="2026-02-24T09:31:00Z" w16du:dateUtc="2026-02-24T04:31:00Z">
                  <w:rPr>
                    <w:rFonts w:ascii="Roboto" w:hAnsi="Roboto"/>
                    <w:b/>
                    <w:bCs/>
                    <w:sz w:val="20"/>
                    <w:szCs w:val="20"/>
                  </w:rPr>
                </w:rPrChange>
              </w:rPr>
              <w:t xml:space="preserve">«Коллекторлик фаолияти тўғрисида»ги Қонун № </w:t>
            </w:r>
            <w:r w:rsidRPr="009C4BAE">
              <w:rPr>
                <w:rFonts w:ascii="Roboto" w:hAnsi="Roboto"/>
                <w:b/>
                <w:bCs/>
                <w:color w:val="C00000"/>
                <w:sz w:val="20"/>
                <w:szCs w:val="20"/>
                <w:lang w:val="uz-Cyrl-UZ"/>
                <w:rPrChange w:id="6180" w:author="Nozimjon Ortiqov" w:date="2026-02-24T09:31:00Z" w16du:dateUtc="2026-02-24T04:31:00Z">
                  <w:rPr>
                    <w:rFonts w:ascii="Roboto" w:hAnsi="Roboto"/>
                    <w:b/>
                    <w:bCs/>
                    <w:color w:val="C00000"/>
                    <w:sz w:val="20"/>
                    <w:szCs w:val="20"/>
                  </w:rPr>
                </w:rPrChange>
              </w:rPr>
              <w:t>62–VI</w:t>
            </w:r>
          </w:p>
          <w:p w14:paraId="792751E9" w14:textId="77777777" w:rsidR="00484395" w:rsidRPr="009C4BAE" w:rsidRDefault="00484395" w:rsidP="001222C0">
            <w:pPr>
              <w:spacing w:after="80"/>
              <w:ind w:firstLine="37"/>
              <w:jc w:val="center"/>
              <w:rPr>
                <w:rFonts w:ascii="Roboto" w:hAnsi="Roboto"/>
                <w:i/>
                <w:iCs/>
                <w:sz w:val="20"/>
                <w:szCs w:val="20"/>
                <w:lang w:val="uz-Cyrl-UZ"/>
                <w:rPrChange w:id="6181"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182"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183" w:author="Nozimjon Ortiqov" w:date="2026-02-24T09:31:00Z" w16du:dateUtc="2026-02-24T04:31:00Z">
                  <w:rPr>
                    <w:rFonts w:ascii="Roboto" w:hAnsi="Roboto"/>
                    <w:i/>
                    <w:iCs/>
                    <w:color w:val="C00000"/>
                    <w:sz w:val="20"/>
                    <w:szCs w:val="20"/>
                  </w:rPr>
                </w:rPrChange>
              </w:rPr>
              <w:t xml:space="preserve">2017 </w:t>
            </w:r>
            <w:r w:rsidRPr="009C4BAE">
              <w:rPr>
                <w:rFonts w:ascii="Roboto" w:hAnsi="Roboto"/>
                <w:i/>
                <w:iCs/>
                <w:color w:val="0070C0"/>
                <w:sz w:val="20"/>
                <w:szCs w:val="20"/>
                <w:lang w:val="uz-Cyrl-UZ"/>
                <w:rPrChange w:id="6184"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185" w:author="Nozimjon Ortiqov" w:date="2026-02-24T09:31:00Z" w16du:dateUtc="2026-02-24T04:31:00Z">
                  <w:rPr>
                    <w:rFonts w:ascii="Roboto" w:hAnsi="Roboto"/>
                    <w:i/>
                    <w:iCs/>
                    <w:sz w:val="20"/>
                    <w:szCs w:val="20"/>
                  </w:rPr>
                </w:rPrChange>
              </w:rPr>
              <w:t>)</w:t>
            </w:r>
          </w:p>
        </w:tc>
        <w:tc>
          <w:tcPr>
            <w:tcW w:w="3635" w:type="dxa"/>
            <w:vAlign w:val="center"/>
          </w:tcPr>
          <w:p w14:paraId="747E4F3A" w14:textId="77777777" w:rsidR="00484395" w:rsidRPr="009C4BAE" w:rsidRDefault="00484395" w:rsidP="001222C0">
            <w:pPr>
              <w:spacing w:after="80"/>
              <w:ind w:firstLine="37"/>
              <w:jc w:val="center"/>
              <w:rPr>
                <w:rFonts w:ascii="Roboto" w:hAnsi="Roboto"/>
                <w:b/>
                <w:bCs/>
                <w:sz w:val="20"/>
                <w:szCs w:val="20"/>
                <w:lang w:val="uz-Cyrl-UZ"/>
                <w:rPrChange w:id="6186"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187" w:author="Nozimjon Ortiqov" w:date="2026-02-24T09:31:00Z" w16du:dateUtc="2026-02-24T04:31:00Z">
                  <w:rPr>
                    <w:rFonts w:ascii="Roboto" w:hAnsi="Roboto"/>
                    <w:b/>
                    <w:bCs/>
                    <w:sz w:val="20"/>
                    <w:szCs w:val="20"/>
                  </w:rPr>
                </w:rPrChange>
              </w:rPr>
              <w:t>Қарзларни ундириш амалиётини адолатли юритиш тўғрисидаги қонун</w:t>
            </w:r>
          </w:p>
          <w:p w14:paraId="2CB26061" w14:textId="77777777" w:rsidR="00484395" w:rsidRPr="009C4BAE" w:rsidRDefault="00484395" w:rsidP="001222C0">
            <w:pPr>
              <w:spacing w:after="80"/>
              <w:ind w:firstLine="37"/>
              <w:jc w:val="center"/>
              <w:rPr>
                <w:rFonts w:ascii="Roboto" w:hAnsi="Roboto"/>
                <w:i/>
                <w:iCs/>
                <w:sz w:val="20"/>
                <w:szCs w:val="20"/>
                <w:lang w:val="uz-Cyrl-UZ"/>
                <w:rPrChange w:id="6188"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189" w:author="Nozimjon Ortiqov" w:date="2026-02-24T09:31:00Z" w16du:dateUtc="2026-02-24T04:31:00Z">
                  <w:rPr>
                    <w:rFonts w:ascii="Roboto" w:hAnsi="Roboto"/>
                    <w:i/>
                    <w:iCs/>
                    <w:sz w:val="20"/>
                    <w:szCs w:val="20"/>
                    <w:lang w:val="en-US"/>
                  </w:rPr>
                </w:rPrChange>
              </w:rPr>
              <w:t>(</w:t>
            </w:r>
            <w:r w:rsidRPr="009C4BAE">
              <w:rPr>
                <w:rFonts w:ascii="Roboto" w:hAnsi="Roboto"/>
                <w:i/>
                <w:iCs/>
                <w:color w:val="C00000"/>
                <w:sz w:val="20"/>
                <w:szCs w:val="20"/>
                <w:lang w:val="uz-Cyrl-UZ"/>
                <w:rPrChange w:id="6190" w:author="Nozimjon Ortiqov" w:date="2026-02-24T09:31:00Z" w16du:dateUtc="2026-02-24T04:31:00Z">
                  <w:rPr>
                    <w:rFonts w:ascii="Roboto" w:hAnsi="Roboto"/>
                    <w:i/>
                    <w:iCs/>
                    <w:color w:val="C00000"/>
                    <w:sz w:val="20"/>
                    <w:szCs w:val="20"/>
                    <w:lang w:val="en-US"/>
                  </w:rPr>
                </w:rPrChange>
              </w:rPr>
              <w:t xml:space="preserve">1977 </w:t>
            </w:r>
            <w:r w:rsidRPr="009C4BAE">
              <w:rPr>
                <w:rFonts w:ascii="Roboto" w:hAnsi="Roboto"/>
                <w:i/>
                <w:iCs/>
                <w:color w:val="0070C0"/>
                <w:sz w:val="20"/>
                <w:szCs w:val="20"/>
                <w:lang w:val="uz-Cyrl-UZ"/>
                <w:rPrChange w:id="6191" w:author="Nozimjon Ortiqov" w:date="2026-02-24T09:31:00Z" w16du:dateUtc="2026-02-24T04:31:00Z">
                  <w:rPr>
                    <w:rFonts w:ascii="Roboto" w:hAnsi="Roboto"/>
                    <w:i/>
                    <w:iCs/>
                    <w:color w:val="0070C0"/>
                    <w:sz w:val="20"/>
                    <w:szCs w:val="20"/>
                    <w:lang w:val="en-US"/>
                  </w:rPr>
                </w:rPrChange>
              </w:rPr>
              <w:t>йил</w:t>
            </w:r>
            <w:r w:rsidRPr="009C4BAE">
              <w:rPr>
                <w:rFonts w:ascii="Roboto" w:hAnsi="Roboto"/>
                <w:i/>
                <w:iCs/>
                <w:sz w:val="20"/>
                <w:szCs w:val="20"/>
                <w:lang w:val="uz-Cyrl-UZ"/>
                <w:rPrChange w:id="6192" w:author="Nozimjon Ortiqov" w:date="2026-02-24T09:31:00Z" w16du:dateUtc="2026-02-24T04:31:00Z">
                  <w:rPr>
                    <w:rFonts w:ascii="Roboto" w:hAnsi="Roboto"/>
                    <w:i/>
                    <w:iCs/>
                    <w:sz w:val="20"/>
                    <w:szCs w:val="20"/>
                    <w:lang w:val="en-US"/>
                  </w:rPr>
                </w:rPrChange>
              </w:rPr>
              <w:t>)</w:t>
            </w:r>
          </w:p>
        </w:tc>
        <w:tc>
          <w:tcPr>
            <w:tcW w:w="3782" w:type="dxa"/>
            <w:vAlign w:val="center"/>
          </w:tcPr>
          <w:p w14:paraId="522829E7" w14:textId="77777777" w:rsidR="00484395" w:rsidRPr="009C4BAE" w:rsidRDefault="00484395" w:rsidP="001222C0">
            <w:pPr>
              <w:spacing w:after="80"/>
              <w:ind w:firstLine="37"/>
              <w:jc w:val="center"/>
              <w:rPr>
                <w:rFonts w:ascii="Roboto" w:hAnsi="Roboto"/>
                <w:b/>
                <w:bCs/>
                <w:sz w:val="20"/>
                <w:szCs w:val="20"/>
                <w:lang w:val="uz-Cyrl-UZ"/>
                <w:rPrChange w:id="6193"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194" w:author="Nozimjon Ortiqov" w:date="2026-02-24T09:31:00Z" w16du:dateUtc="2026-02-24T04:31:00Z">
                  <w:rPr>
                    <w:rFonts w:ascii="Roboto" w:hAnsi="Roboto"/>
                    <w:b/>
                    <w:bCs/>
                    <w:sz w:val="20"/>
                    <w:szCs w:val="20"/>
                  </w:rPr>
                </w:rPrChange>
              </w:rPr>
              <w:t>Ҳуқуқий хизматлар ва қарз ундириш фаолиятини тартибга солиш тўғрисидаги қонун</w:t>
            </w:r>
          </w:p>
          <w:p w14:paraId="69DC5364" w14:textId="77777777" w:rsidR="00484395" w:rsidRPr="009C4BAE" w:rsidRDefault="00484395" w:rsidP="001222C0">
            <w:pPr>
              <w:spacing w:after="80"/>
              <w:ind w:firstLine="37"/>
              <w:jc w:val="center"/>
              <w:rPr>
                <w:rFonts w:ascii="Roboto" w:hAnsi="Roboto"/>
                <w:i/>
                <w:iCs/>
                <w:sz w:val="20"/>
                <w:szCs w:val="20"/>
                <w:lang w:val="uz-Cyrl-UZ"/>
                <w:rPrChange w:id="6195"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196"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197" w:author="Nozimjon Ortiqov" w:date="2026-02-24T09:31:00Z" w16du:dateUtc="2026-02-24T04:31:00Z">
                  <w:rPr>
                    <w:rFonts w:ascii="Roboto" w:hAnsi="Roboto"/>
                    <w:i/>
                    <w:iCs/>
                    <w:color w:val="C00000"/>
                    <w:sz w:val="20"/>
                    <w:szCs w:val="20"/>
                  </w:rPr>
                </w:rPrChange>
              </w:rPr>
              <w:t xml:space="preserve">2008 </w:t>
            </w:r>
            <w:r w:rsidRPr="009C4BAE">
              <w:rPr>
                <w:rFonts w:ascii="Roboto" w:hAnsi="Roboto"/>
                <w:i/>
                <w:iCs/>
                <w:color w:val="0070C0"/>
                <w:sz w:val="20"/>
                <w:szCs w:val="20"/>
                <w:lang w:val="uz-Cyrl-UZ"/>
                <w:rPrChange w:id="6198"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199" w:author="Nozimjon Ortiqov" w:date="2026-02-24T09:31:00Z" w16du:dateUtc="2026-02-24T04:31:00Z">
                  <w:rPr>
                    <w:rFonts w:ascii="Roboto" w:hAnsi="Roboto"/>
                    <w:i/>
                    <w:iCs/>
                    <w:sz w:val="20"/>
                    <w:szCs w:val="20"/>
                  </w:rPr>
                </w:rPrChange>
              </w:rPr>
              <w:t>)</w:t>
            </w:r>
          </w:p>
        </w:tc>
      </w:tr>
      <w:tr w:rsidR="00484395" w:rsidRPr="009C4BAE" w14:paraId="55FC37EE" w14:textId="77777777" w:rsidTr="001222C0">
        <w:trPr>
          <w:trHeight w:val="658"/>
        </w:trPr>
        <w:tc>
          <w:tcPr>
            <w:tcW w:w="2617" w:type="dxa"/>
            <w:shd w:val="clear" w:color="auto" w:fill="DEEAF6" w:themeFill="accent5" w:themeFillTint="33"/>
            <w:vAlign w:val="center"/>
          </w:tcPr>
          <w:p w14:paraId="4AB0E6DC"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Назорат қилувчи орган</w:t>
            </w:r>
          </w:p>
        </w:tc>
        <w:tc>
          <w:tcPr>
            <w:tcW w:w="3036" w:type="dxa"/>
            <w:vAlign w:val="center"/>
          </w:tcPr>
          <w:p w14:paraId="7F95720A" w14:textId="77777777" w:rsidR="00484395" w:rsidRPr="009C4BAE" w:rsidRDefault="00484395" w:rsidP="001222C0">
            <w:pPr>
              <w:spacing w:after="80"/>
              <w:ind w:firstLine="37"/>
              <w:jc w:val="center"/>
              <w:rPr>
                <w:rFonts w:ascii="Roboto" w:hAnsi="Roboto"/>
                <w:b/>
                <w:bCs/>
                <w:sz w:val="20"/>
                <w:szCs w:val="20"/>
                <w:lang w:val="uz-Cyrl-UZ"/>
                <w:rPrChange w:id="6200"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201" w:author="Nozimjon Ortiqov" w:date="2026-02-24T09:31:00Z" w16du:dateUtc="2026-02-24T04:31:00Z">
                  <w:rPr>
                    <w:rFonts w:ascii="Roboto" w:hAnsi="Roboto"/>
                    <w:b/>
                    <w:bCs/>
                    <w:color w:val="0070C0"/>
                    <w:sz w:val="20"/>
                    <w:szCs w:val="20"/>
                  </w:rPr>
                </w:rPrChange>
              </w:rPr>
              <w:t>Федерал суд ижрочилари хизмати</w:t>
            </w:r>
          </w:p>
        </w:tc>
        <w:tc>
          <w:tcPr>
            <w:tcW w:w="3516" w:type="dxa"/>
            <w:vAlign w:val="center"/>
          </w:tcPr>
          <w:p w14:paraId="2344EDF5" w14:textId="77777777" w:rsidR="00484395" w:rsidRPr="009C4BAE" w:rsidRDefault="00484395" w:rsidP="001222C0">
            <w:pPr>
              <w:spacing w:after="80"/>
              <w:ind w:firstLine="37"/>
              <w:jc w:val="center"/>
              <w:rPr>
                <w:rFonts w:ascii="Roboto" w:hAnsi="Roboto"/>
                <w:b/>
                <w:bCs/>
                <w:color w:val="0070C0"/>
                <w:sz w:val="20"/>
                <w:szCs w:val="20"/>
                <w:lang w:val="uz-Cyrl-UZ"/>
                <w:rPrChange w:id="6202" w:author="Nozimjon Ortiqov" w:date="2026-02-24T09:31:00Z" w16du:dateUtc="2026-02-24T04:31:00Z">
                  <w:rPr>
                    <w:rFonts w:ascii="Roboto" w:hAnsi="Roboto"/>
                    <w:b/>
                    <w:bCs/>
                    <w:color w:val="0070C0"/>
                    <w:sz w:val="20"/>
                    <w:szCs w:val="20"/>
                  </w:rPr>
                </w:rPrChange>
              </w:rPr>
            </w:pPr>
            <w:r w:rsidRPr="009C4BAE">
              <w:rPr>
                <w:rFonts w:ascii="Roboto" w:hAnsi="Roboto"/>
                <w:b/>
                <w:bCs/>
                <w:color w:val="0070C0"/>
                <w:sz w:val="20"/>
                <w:szCs w:val="20"/>
                <w:lang w:val="uz-Cyrl-UZ"/>
                <w:rPrChange w:id="6203" w:author="Nozimjon Ortiqov" w:date="2026-02-24T09:31:00Z" w16du:dateUtc="2026-02-24T04:31:00Z">
                  <w:rPr>
                    <w:rFonts w:ascii="Roboto" w:hAnsi="Roboto"/>
                    <w:b/>
                    <w:bCs/>
                    <w:color w:val="0070C0"/>
                    <w:sz w:val="20"/>
                    <w:szCs w:val="20"/>
                  </w:rPr>
                </w:rPrChange>
              </w:rPr>
              <w:t>Молия бозорини тартибга солиш ва ривожлантириш агентлиги</w:t>
            </w:r>
          </w:p>
        </w:tc>
        <w:tc>
          <w:tcPr>
            <w:tcW w:w="3635" w:type="dxa"/>
            <w:vAlign w:val="center"/>
          </w:tcPr>
          <w:p w14:paraId="2669A14E" w14:textId="77777777" w:rsidR="00484395" w:rsidRPr="009C4BAE" w:rsidRDefault="00484395" w:rsidP="001222C0">
            <w:pPr>
              <w:spacing w:after="80"/>
              <w:ind w:firstLine="37"/>
              <w:jc w:val="center"/>
              <w:rPr>
                <w:rFonts w:ascii="Roboto" w:hAnsi="Roboto"/>
                <w:sz w:val="20"/>
                <w:szCs w:val="20"/>
                <w:lang w:val="uz-Cyrl-UZ"/>
                <w:rPrChange w:id="6204"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6205" w:author="Nozimjon Ortiqov" w:date="2026-02-24T09:31:00Z" w16du:dateUtc="2026-02-24T04:31:00Z">
                  <w:rPr>
                    <w:rFonts w:ascii="Roboto" w:hAnsi="Roboto"/>
                    <w:b/>
                    <w:bCs/>
                    <w:color w:val="0070C0"/>
                    <w:sz w:val="20"/>
                    <w:szCs w:val="20"/>
                  </w:rPr>
                </w:rPrChange>
              </w:rPr>
              <w:t>Истеъмолчилар ҳуқуқларини ҳимоя қилиш бюроси</w:t>
            </w:r>
          </w:p>
        </w:tc>
        <w:tc>
          <w:tcPr>
            <w:tcW w:w="3782" w:type="dxa"/>
            <w:vAlign w:val="center"/>
          </w:tcPr>
          <w:p w14:paraId="3D5DE3E2" w14:textId="77777777" w:rsidR="00484395" w:rsidRPr="009C4BAE" w:rsidRDefault="00484395" w:rsidP="001222C0">
            <w:pPr>
              <w:spacing w:after="80"/>
              <w:ind w:firstLine="37"/>
              <w:jc w:val="center"/>
              <w:rPr>
                <w:rFonts w:ascii="Roboto" w:hAnsi="Roboto"/>
                <w:sz w:val="20"/>
                <w:szCs w:val="20"/>
                <w:lang w:val="uz-Cyrl-UZ"/>
                <w:rPrChange w:id="6206" w:author="Nozimjon Ortiqov" w:date="2026-02-24T09:31:00Z" w16du:dateUtc="2026-02-24T04:31:00Z">
                  <w:rPr>
                    <w:rFonts w:ascii="Roboto" w:hAnsi="Roboto"/>
                    <w:sz w:val="20"/>
                    <w:szCs w:val="20"/>
                  </w:rPr>
                </w:rPrChange>
              </w:rPr>
            </w:pPr>
            <w:r w:rsidRPr="009C4BAE">
              <w:rPr>
                <w:rFonts w:ascii="Roboto" w:hAnsi="Roboto"/>
                <w:b/>
                <w:bCs/>
                <w:sz w:val="20"/>
                <w:szCs w:val="20"/>
                <w:lang w:val="uz-Cyrl-UZ"/>
                <w:rPrChange w:id="6207" w:author="Nozimjon Ortiqov" w:date="2026-02-24T09:31:00Z" w16du:dateUtc="2026-02-24T04:31:00Z">
                  <w:rPr>
                    <w:rFonts w:ascii="Roboto" w:hAnsi="Roboto"/>
                    <w:b/>
                    <w:bCs/>
                    <w:sz w:val="20"/>
                    <w:szCs w:val="20"/>
                  </w:rPr>
                </w:rPrChange>
              </w:rPr>
              <w:t>Ерлар адлия органлари / ваколатли судлар</w:t>
            </w:r>
          </w:p>
        </w:tc>
      </w:tr>
      <w:tr w:rsidR="00484395" w:rsidRPr="009C4BAE" w14:paraId="1743317B" w14:textId="77777777" w:rsidTr="001222C0">
        <w:trPr>
          <w:trHeight w:val="857"/>
        </w:trPr>
        <w:tc>
          <w:tcPr>
            <w:tcW w:w="2617" w:type="dxa"/>
            <w:shd w:val="clear" w:color="auto" w:fill="DEEAF6" w:themeFill="accent5" w:themeFillTint="33"/>
            <w:vAlign w:val="center"/>
          </w:tcPr>
          <w:p w14:paraId="47FA95B4"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Қарздор билан алоқа қилишга чекловлар</w:t>
            </w:r>
          </w:p>
        </w:tc>
        <w:tc>
          <w:tcPr>
            <w:tcW w:w="3036" w:type="dxa"/>
            <w:vAlign w:val="center"/>
          </w:tcPr>
          <w:p w14:paraId="734DF7F9"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
              <w:t>Қўнғироқлар</w:t>
            </w:r>
            <w:r w:rsidRPr="009C4BAE">
              <w:rPr>
                <w:rFonts w:ascii="Roboto" w:hAnsi="Roboto"/>
                <w:sz w:val="20"/>
                <w:szCs w:val="20"/>
                <w:lang w:val="uz-Cyrl-UZ"/>
              </w:rPr>
              <w:t>: ҳафтасига</w:t>
            </w:r>
            <w:r w:rsidRPr="009C4BAE">
              <w:rPr>
                <w:rFonts w:ascii="Roboto" w:hAnsi="Roboto"/>
                <w:b/>
                <w:bCs/>
                <w:color w:val="C00000"/>
                <w:sz w:val="20"/>
                <w:szCs w:val="20"/>
                <w:lang w:val="uz-Cyrl-UZ"/>
              </w:rPr>
              <w:t xml:space="preserve"> 2 </w:t>
            </w:r>
            <w:r w:rsidRPr="009C4BAE">
              <w:rPr>
                <w:rFonts w:ascii="Roboto" w:hAnsi="Roboto"/>
                <w:color w:val="0070C0"/>
                <w:sz w:val="20"/>
                <w:szCs w:val="20"/>
                <w:lang w:val="uz-Cyrl-UZ"/>
              </w:rPr>
              <w:t>марта</w:t>
            </w:r>
            <w:r w:rsidRPr="009C4BAE">
              <w:rPr>
                <w:rFonts w:ascii="Roboto" w:hAnsi="Roboto"/>
                <w:sz w:val="20"/>
                <w:szCs w:val="20"/>
                <w:lang w:val="uz-Cyrl-UZ"/>
              </w:rPr>
              <w:t xml:space="preserve">, ойига </w:t>
            </w:r>
            <w:r w:rsidRPr="009C4BAE">
              <w:rPr>
                <w:rFonts w:ascii="Roboto" w:hAnsi="Roboto"/>
                <w:color w:val="C00000"/>
                <w:sz w:val="20"/>
                <w:szCs w:val="20"/>
                <w:lang w:val="uz-Cyrl-UZ"/>
              </w:rPr>
              <w:t>8</w:t>
            </w:r>
            <w:r w:rsidRPr="009C4BAE">
              <w:rPr>
                <w:rFonts w:ascii="Roboto" w:hAnsi="Roboto"/>
                <w:sz w:val="20"/>
                <w:szCs w:val="20"/>
                <w:lang w:val="uz-Cyrl-UZ"/>
              </w:rPr>
              <w:t xml:space="preserve"> </w:t>
            </w:r>
            <w:r w:rsidRPr="009C4BAE">
              <w:rPr>
                <w:rFonts w:ascii="Roboto" w:hAnsi="Roboto"/>
                <w:color w:val="0070C0"/>
                <w:sz w:val="20"/>
                <w:szCs w:val="20"/>
                <w:lang w:val="uz-Cyrl-UZ"/>
              </w:rPr>
              <w:t xml:space="preserve">марта </w:t>
            </w:r>
            <w:r w:rsidRPr="009C4BAE">
              <w:rPr>
                <w:rFonts w:ascii="Roboto" w:hAnsi="Roboto"/>
                <w:i/>
                <w:iCs/>
                <w:sz w:val="20"/>
                <w:szCs w:val="20"/>
                <w:lang w:val="uz-Cyrl-UZ"/>
              </w:rPr>
              <w:t xml:space="preserve">(кунигa </w:t>
            </w:r>
            <w:r w:rsidRPr="009C4BAE">
              <w:rPr>
                <w:rFonts w:ascii="Roboto" w:hAnsi="Roboto"/>
                <w:b/>
                <w:bCs/>
                <w:i/>
                <w:iCs/>
                <w:color w:val="C00000"/>
                <w:sz w:val="20"/>
                <w:szCs w:val="20"/>
                <w:lang w:val="uz-Cyrl-UZ"/>
              </w:rPr>
              <w:t>1</w:t>
            </w:r>
            <w:r w:rsidRPr="009C4BAE">
              <w:rPr>
                <w:rFonts w:ascii="Roboto" w:hAnsi="Roboto"/>
                <w:i/>
                <w:iCs/>
                <w:sz w:val="20"/>
                <w:szCs w:val="20"/>
                <w:lang w:val="uz-Cyrl-UZ"/>
              </w:rPr>
              <w:t xml:space="preserve"> </w:t>
            </w:r>
            <w:r w:rsidRPr="009C4BAE">
              <w:rPr>
                <w:rFonts w:ascii="Roboto" w:hAnsi="Roboto"/>
                <w:i/>
                <w:iCs/>
                <w:color w:val="0070C0"/>
                <w:sz w:val="20"/>
                <w:szCs w:val="20"/>
                <w:lang w:val="uz-Cyrl-UZ"/>
              </w:rPr>
              <w:t xml:space="preserve">мартадан </w:t>
            </w:r>
            <w:r w:rsidRPr="009C4BAE">
              <w:rPr>
                <w:rFonts w:ascii="Roboto" w:hAnsi="Roboto"/>
                <w:i/>
                <w:iCs/>
                <w:sz w:val="20"/>
                <w:szCs w:val="20"/>
                <w:lang w:val="uz-Cyrl-UZ"/>
              </w:rPr>
              <w:t>ошмаслиги).</w:t>
            </w:r>
          </w:p>
          <w:p w14:paraId="112F06A4" w14:textId="77777777" w:rsidR="00484395" w:rsidRPr="009C4BAE" w:rsidRDefault="00484395" w:rsidP="001222C0">
            <w:pPr>
              <w:spacing w:after="80"/>
              <w:ind w:firstLine="37"/>
              <w:rPr>
                <w:rFonts w:ascii="Roboto" w:hAnsi="Roboto"/>
                <w:color w:val="0070C0"/>
                <w:sz w:val="20"/>
                <w:szCs w:val="20"/>
                <w:lang w:val="uz-Cyrl-UZ"/>
                <w:rPrChange w:id="6208" w:author="Nozimjon Ortiqov" w:date="2026-02-24T09:31:00Z" w16du:dateUtc="2026-02-24T04:31:00Z">
                  <w:rPr>
                    <w:rFonts w:ascii="Roboto" w:hAnsi="Roboto"/>
                    <w:color w:val="0070C0"/>
                    <w:sz w:val="20"/>
                    <w:szCs w:val="20"/>
                  </w:rPr>
                </w:rPrChange>
              </w:rPr>
            </w:pPr>
            <w:r w:rsidRPr="009C4BAE">
              <w:rPr>
                <w:rFonts w:ascii="Roboto" w:hAnsi="Roboto"/>
                <w:b/>
                <w:bCs/>
                <w:color w:val="C00000"/>
                <w:sz w:val="20"/>
                <w:szCs w:val="20"/>
                <w:lang w:val="uz-Cyrl-UZ"/>
                <w:rPrChange w:id="6209"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210"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211" w:author="Nozimjon Ortiqov" w:date="2026-02-24T09:31:00Z" w16du:dateUtc="2026-02-24T04:31:00Z">
                  <w:rPr>
                    <w:rFonts w:ascii="Roboto" w:hAnsi="Roboto"/>
                    <w:b/>
                    <w:bCs/>
                    <w:sz w:val="20"/>
                    <w:szCs w:val="20"/>
                  </w:rPr>
                </w:rPrChange>
              </w:rPr>
              <w:t>СМС</w:t>
            </w:r>
            <w:r w:rsidRPr="009C4BAE">
              <w:rPr>
                <w:rFonts w:ascii="Roboto" w:hAnsi="Roboto"/>
                <w:sz w:val="20"/>
                <w:szCs w:val="20"/>
                <w:lang w:val="uz-Cyrl-UZ"/>
                <w:rPrChange w:id="6212" w:author="Nozimjon Ortiqov" w:date="2026-02-24T09:31:00Z" w16du:dateUtc="2026-02-24T04:31:00Z">
                  <w:rPr>
                    <w:rFonts w:ascii="Roboto" w:hAnsi="Roboto"/>
                    <w:sz w:val="20"/>
                    <w:szCs w:val="20"/>
                  </w:rPr>
                </w:rPrChange>
              </w:rPr>
              <w:t xml:space="preserve"> хабарлар: ҳафтасига </w:t>
            </w:r>
            <w:r w:rsidRPr="009C4BAE">
              <w:rPr>
                <w:rFonts w:ascii="Roboto" w:hAnsi="Roboto"/>
                <w:b/>
                <w:bCs/>
                <w:color w:val="C00000"/>
                <w:sz w:val="20"/>
                <w:szCs w:val="20"/>
                <w:lang w:val="uz-Cyrl-UZ"/>
                <w:rPrChange w:id="6213" w:author="Nozimjon Ortiqov" w:date="2026-02-24T09:31:00Z" w16du:dateUtc="2026-02-24T04:31:00Z">
                  <w:rPr>
                    <w:rFonts w:ascii="Roboto" w:hAnsi="Roboto"/>
                    <w:b/>
                    <w:bCs/>
                    <w:color w:val="C00000"/>
                    <w:sz w:val="20"/>
                    <w:szCs w:val="20"/>
                  </w:rPr>
                </w:rPrChange>
              </w:rPr>
              <w:t>4</w:t>
            </w:r>
            <w:r w:rsidRPr="009C4BAE">
              <w:rPr>
                <w:rFonts w:ascii="Roboto" w:hAnsi="Roboto"/>
                <w:sz w:val="20"/>
                <w:szCs w:val="20"/>
                <w:lang w:val="uz-Cyrl-UZ"/>
                <w:rPrChange w:id="6214" w:author="Nozimjon Ortiqov" w:date="2026-02-24T09:31:00Z" w16du:dateUtc="2026-02-24T04:31:00Z">
                  <w:rPr>
                    <w:rFonts w:ascii="Roboto" w:hAnsi="Roboto"/>
                    <w:sz w:val="20"/>
                    <w:szCs w:val="20"/>
                  </w:rPr>
                </w:rPrChange>
              </w:rPr>
              <w:t xml:space="preserve"> </w:t>
            </w:r>
            <w:r w:rsidRPr="009C4BAE">
              <w:rPr>
                <w:rFonts w:ascii="Roboto" w:hAnsi="Roboto"/>
                <w:color w:val="0070C0"/>
                <w:sz w:val="20"/>
                <w:szCs w:val="20"/>
                <w:lang w:val="uz-Cyrl-UZ"/>
                <w:rPrChange w:id="6215" w:author="Nozimjon Ortiqov" w:date="2026-02-24T09:31:00Z" w16du:dateUtc="2026-02-24T04:31:00Z">
                  <w:rPr>
                    <w:rFonts w:ascii="Roboto" w:hAnsi="Roboto"/>
                    <w:color w:val="0070C0"/>
                    <w:sz w:val="20"/>
                    <w:szCs w:val="20"/>
                  </w:rPr>
                </w:rPrChange>
              </w:rPr>
              <w:t xml:space="preserve">марта </w:t>
            </w:r>
            <w:r w:rsidRPr="009C4BAE">
              <w:rPr>
                <w:rFonts w:ascii="Roboto" w:hAnsi="Roboto"/>
                <w:i/>
                <w:iCs/>
                <w:sz w:val="20"/>
                <w:szCs w:val="20"/>
                <w:lang w:val="uz-Cyrl-UZ"/>
                <w:rPrChange w:id="6216" w:author="Nozimjon Ortiqov" w:date="2026-02-24T09:31:00Z" w16du:dateUtc="2026-02-24T04:31:00Z">
                  <w:rPr>
                    <w:rFonts w:ascii="Roboto" w:hAnsi="Roboto"/>
                    <w:i/>
                    <w:iCs/>
                    <w:sz w:val="20"/>
                    <w:szCs w:val="20"/>
                  </w:rPr>
                </w:rPrChange>
              </w:rPr>
              <w:t xml:space="preserve">(кунига </w:t>
            </w:r>
            <w:r w:rsidRPr="009C4BAE">
              <w:rPr>
                <w:rFonts w:ascii="Roboto" w:hAnsi="Roboto"/>
                <w:b/>
                <w:bCs/>
                <w:i/>
                <w:iCs/>
                <w:color w:val="C00000"/>
                <w:sz w:val="20"/>
                <w:szCs w:val="20"/>
                <w:lang w:val="uz-Cyrl-UZ"/>
                <w:rPrChange w:id="6217" w:author="Nozimjon Ortiqov" w:date="2026-02-24T09:31:00Z" w16du:dateUtc="2026-02-24T04:31:00Z">
                  <w:rPr>
                    <w:rFonts w:ascii="Roboto" w:hAnsi="Roboto"/>
                    <w:b/>
                    <w:bCs/>
                    <w:i/>
                    <w:iCs/>
                    <w:color w:val="C00000"/>
                    <w:sz w:val="20"/>
                    <w:szCs w:val="20"/>
                  </w:rPr>
                </w:rPrChange>
              </w:rPr>
              <w:t>2</w:t>
            </w:r>
            <w:r w:rsidRPr="009C4BAE">
              <w:rPr>
                <w:rFonts w:ascii="Roboto" w:hAnsi="Roboto"/>
                <w:i/>
                <w:iCs/>
                <w:sz w:val="20"/>
                <w:szCs w:val="20"/>
                <w:lang w:val="uz-Cyrl-UZ"/>
                <w:rPrChange w:id="6218"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219" w:author="Nozimjon Ortiqov" w:date="2026-02-24T09:31:00Z" w16du:dateUtc="2026-02-24T04:31:00Z">
                  <w:rPr>
                    <w:rFonts w:ascii="Roboto" w:hAnsi="Roboto"/>
                    <w:i/>
                    <w:iCs/>
                    <w:color w:val="0070C0"/>
                    <w:sz w:val="20"/>
                    <w:szCs w:val="20"/>
                  </w:rPr>
                </w:rPrChange>
              </w:rPr>
              <w:t xml:space="preserve">мартадан </w:t>
            </w:r>
            <w:r w:rsidRPr="009C4BAE">
              <w:rPr>
                <w:rFonts w:ascii="Roboto" w:hAnsi="Roboto"/>
                <w:i/>
                <w:iCs/>
                <w:sz w:val="20"/>
                <w:szCs w:val="20"/>
                <w:lang w:val="uz-Cyrl-UZ"/>
                <w:rPrChange w:id="6220" w:author="Nozimjon Ortiqov" w:date="2026-02-24T09:31:00Z" w16du:dateUtc="2026-02-24T04:31:00Z">
                  <w:rPr>
                    <w:rFonts w:ascii="Roboto" w:hAnsi="Roboto"/>
                    <w:i/>
                    <w:iCs/>
                    <w:sz w:val="20"/>
                    <w:szCs w:val="20"/>
                  </w:rPr>
                </w:rPrChange>
              </w:rPr>
              <w:t>ошмаслиги).</w:t>
            </w:r>
          </w:p>
        </w:tc>
        <w:tc>
          <w:tcPr>
            <w:tcW w:w="3516" w:type="dxa"/>
            <w:vAlign w:val="center"/>
          </w:tcPr>
          <w:p w14:paraId="541E8CBB"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Change w:id="6221" w:author="Nozimjon Ortiqov" w:date="2026-02-24T09:31:00Z" w16du:dateUtc="2026-02-24T04:31:00Z">
                  <w:rPr>
                    <w:rFonts w:ascii="Roboto" w:hAnsi="Roboto"/>
                    <w:b/>
                    <w:bCs/>
                    <w:sz w:val="20"/>
                    <w:szCs w:val="20"/>
                  </w:rPr>
                </w:rPrChange>
              </w:rPr>
              <w:t>Қўнғироқлар</w:t>
            </w:r>
            <w:r w:rsidRPr="009C4BAE">
              <w:rPr>
                <w:rFonts w:ascii="Roboto" w:hAnsi="Roboto"/>
                <w:sz w:val="20"/>
                <w:szCs w:val="20"/>
                <w:lang w:val="uz-Cyrl-UZ"/>
                <w:rPrChange w:id="6222" w:author="Nozimjon Ortiqov" w:date="2026-02-24T09:31:00Z" w16du:dateUtc="2026-02-24T04:31:00Z">
                  <w:rPr>
                    <w:rFonts w:ascii="Roboto" w:hAnsi="Roboto"/>
                    <w:sz w:val="20"/>
                    <w:szCs w:val="20"/>
                  </w:rPr>
                </w:rPrChange>
              </w:rPr>
              <w:t xml:space="preserve">: кунига </w:t>
            </w:r>
            <w:r w:rsidRPr="009C4BAE">
              <w:rPr>
                <w:rFonts w:ascii="Roboto" w:hAnsi="Roboto"/>
                <w:b/>
                <w:bCs/>
                <w:color w:val="C00000"/>
                <w:sz w:val="20"/>
                <w:szCs w:val="20"/>
                <w:lang w:val="uz-Cyrl-UZ"/>
                <w:rPrChange w:id="6223"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224"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225" w:author="Nozimjon Ortiqov" w:date="2026-02-24T09:31:00Z" w16du:dateUtc="2026-02-24T04:31:00Z">
                  <w:rPr>
                    <w:rFonts w:ascii="Roboto" w:hAnsi="Roboto"/>
                    <w:color w:val="0070C0"/>
                    <w:sz w:val="20"/>
                    <w:szCs w:val="20"/>
                  </w:rPr>
                </w:rPrChange>
              </w:rPr>
              <w:t xml:space="preserve">мартадан </w:t>
            </w:r>
            <w:r w:rsidRPr="009C4BAE">
              <w:rPr>
                <w:rFonts w:ascii="Roboto" w:hAnsi="Roboto"/>
                <w:sz w:val="20"/>
                <w:szCs w:val="20"/>
                <w:lang w:val="uz-Cyrl-UZ"/>
                <w:rPrChange w:id="6226" w:author="Nozimjon Ortiqov" w:date="2026-02-24T09:31:00Z" w16du:dateUtc="2026-02-24T04:31:00Z">
                  <w:rPr>
                    <w:rFonts w:ascii="Roboto" w:hAnsi="Roboto"/>
                    <w:sz w:val="20"/>
                    <w:szCs w:val="20"/>
                  </w:rPr>
                </w:rPrChange>
              </w:rPr>
              <w:t>ошмаслиги керак.</w:t>
            </w:r>
          </w:p>
          <w:p w14:paraId="3309C2E4" w14:textId="77777777" w:rsidR="00484395" w:rsidRPr="009C4BAE" w:rsidRDefault="00484395" w:rsidP="001222C0">
            <w:pPr>
              <w:spacing w:after="80"/>
              <w:ind w:firstLine="37"/>
              <w:rPr>
                <w:rFonts w:ascii="Roboto" w:hAnsi="Roboto"/>
                <w:b/>
                <w:bCs/>
                <w:color w:val="C00000"/>
                <w:sz w:val="20"/>
                <w:szCs w:val="20"/>
                <w:lang w:val="uz-Cyrl-UZ"/>
                <w:rPrChange w:id="6227" w:author="Nozimjon Ortiqov" w:date="2026-02-24T09:31:00Z" w16du:dateUtc="2026-02-24T04:31:00Z">
                  <w:rPr>
                    <w:rFonts w:ascii="Roboto" w:hAnsi="Roboto"/>
                    <w:b/>
                    <w:bCs/>
                    <w:color w:val="C00000"/>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228" w:author="Nozimjon Ortiqov" w:date="2026-02-24T09:31:00Z" w16du:dateUtc="2026-02-24T04:31:00Z">
                  <w:rPr>
                    <w:rFonts w:ascii="Roboto" w:hAnsi="Roboto"/>
                    <w:b/>
                    <w:bCs/>
                    <w:sz w:val="20"/>
                    <w:szCs w:val="20"/>
                  </w:rPr>
                </w:rPrChange>
              </w:rPr>
              <w:t>Учрашувлар</w:t>
            </w:r>
            <w:r w:rsidRPr="009C4BAE">
              <w:rPr>
                <w:rFonts w:ascii="Roboto" w:hAnsi="Roboto"/>
                <w:sz w:val="20"/>
                <w:szCs w:val="20"/>
                <w:lang w:val="uz-Cyrl-UZ"/>
                <w:rPrChange w:id="6229" w:author="Nozimjon Ortiqov" w:date="2026-02-24T09:31:00Z" w16du:dateUtc="2026-02-24T04:31:00Z">
                  <w:rPr>
                    <w:rFonts w:ascii="Roboto" w:hAnsi="Roboto"/>
                    <w:sz w:val="20"/>
                    <w:szCs w:val="20"/>
                  </w:rPr>
                </w:rPrChange>
              </w:rPr>
              <w:t xml:space="preserve">: ҳафтасига </w:t>
            </w:r>
            <w:r w:rsidRPr="009C4BAE">
              <w:rPr>
                <w:rFonts w:ascii="Roboto" w:hAnsi="Roboto"/>
                <w:b/>
                <w:bCs/>
                <w:color w:val="C00000"/>
                <w:sz w:val="20"/>
                <w:szCs w:val="20"/>
                <w:lang w:val="uz-Cyrl-UZ"/>
                <w:rPrChange w:id="6230"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231"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232" w:author="Nozimjon Ortiqov" w:date="2026-02-24T09:31:00Z" w16du:dateUtc="2026-02-24T04:31:00Z">
                  <w:rPr>
                    <w:rFonts w:ascii="Roboto" w:hAnsi="Roboto"/>
                    <w:color w:val="0070C0"/>
                    <w:sz w:val="20"/>
                    <w:szCs w:val="20"/>
                  </w:rPr>
                </w:rPrChange>
              </w:rPr>
              <w:t xml:space="preserve">марта </w:t>
            </w:r>
            <w:r w:rsidRPr="009C4BAE">
              <w:rPr>
                <w:rFonts w:ascii="Roboto" w:hAnsi="Roboto"/>
                <w:i/>
                <w:iCs/>
                <w:sz w:val="20"/>
                <w:szCs w:val="20"/>
                <w:lang w:val="uz-Cyrl-UZ"/>
                <w:rPrChange w:id="6233" w:author="Nozimjon Ortiqov" w:date="2026-02-24T09:31:00Z" w16du:dateUtc="2026-02-24T04:31:00Z">
                  <w:rPr>
                    <w:rFonts w:ascii="Roboto" w:hAnsi="Roboto"/>
                    <w:i/>
                    <w:iCs/>
                    <w:sz w:val="20"/>
                    <w:szCs w:val="20"/>
                  </w:rPr>
                </w:rPrChange>
              </w:rPr>
              <w:t xml:space="preserve">(кунига </w:t>
            </w:r>
            <w:r w:rsidRPr="009C4BAE">
              <w:rPr>
                <w:rFonts w:ascii="Roboto" w:hAnsi="Roboto"/>
                <w:i/>
                <w:iCs/>
                <w:color w:val="C00000"/>
                <w:sz w:val="20"/>
                <w:szCs w:val="20"/>
                <w:lang w:val="uz-Cyrl-UZ"/>
                <w:rPrChange w:id="6234" w:author="Nozimjon Ortiqov" w:date="2026-02-24T09:31:00Z" w16du:dateUtc="2026-02-24T04:31:00Z">
                  <w:rPr>
                    <w:rFonts w:ascii="Roboto" w:hAnsi="Roboto"/>
                    <w:i/>
                    <w:iCs/>
                    <w:color w:val="C00000"/>
                    <w:sz w:val="20"/>
                    <w:szCs w:val="20"/>
                  </w:rPr>
                </w:rPrChange>
              </w:rPr>
              <w:t>1</w:t>
            </w:r>
            <w:r w:rsidRPr="009C4BAE">
              <w:rPr>
                <w:rFonts w:ascii="Roboto" w:hAnsi="Roboto"/>
                <w:i/>
                <w:iCs/>
                <w:sz w:val="20"/>
                <w:szCs w:val="20"/>
                <w:lang w:val="uz-Cyrl-UZ"/>
                <w:rPrChange w:id="6235"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236" w:author="Nozimjon Ortiqov" w:date="2026-02-24T09:31:00Z" w16du:dateUtc="2026-02-24T04:31:00Z">
                  <w:rPr>
                    <w:rFonts w:ascii="Roboto" w:hAnsi="Roboto"/>
                    <w:i/>
                    <w:iCs/>
                    <w:color w:val="0070C0"/>
                    <w:sz w:val="20"/>
                    <w:szCs w:val="20"/>
                  </w:rPr>
                </w:rPrChange>
              </w:rPr>
              <w:t>марта</w:t>
            </w:r>
            <w:r w:rsidRPr="009C4BAE">
              <w:rPr>
                <w:rFonts w:ascii="Roboto" w:hAnsi="Roboto"/>
                <w:i/>
                <w:iCs/>
                <w:sz w:val="20"/>
                <w:szCs w:val="20"/>
                <w:lang w:val="uz-Cyrl-UZ"/>
                <w:rPrChange w:id="6237" w:author="Nozimjon Ortiqov" w:date="2026-02-24T09:31:00Z" w16du:dateUtc="2026-02-24T04:31:00Z">
                  <w:rPr>
                    <w:rFonts w:ascii="Roboto" w:hAnsi="Roboto"/>
                    <w:i/>
                    <w:iCs/>
                    <w:sz w:val="20"/>
                    <w:szCs w:val="20"/>
                  </w:rPr>
                </w:rPrChange>
              </w:rPr>
              <w:t>).</w:t>
            </w:r>
          </w:p>
        </w:tc>
        <w:tc>
          <w:tcPr>
            <w:tcW w:w="3635" w:type="dxa"/>
            <w:vAlign w:val="center"/>
          </w:tcPr>
          <w:p w14:paraId="18868051" w14:textId="77777777" w:rsidR="00484395" w:rsidRPr="009C4BAE" w:rsidRDefault="00484395" w:rsidP="001222C0">
            <w:pPr>
              <w:spacing w:after="80"/>
              <w:ind w:firstLine="37"/>
              <w:rPr>
                <w:rFonts w:ascii="Roboto" w:hAnsi="Roboto"/>
                <w:color w:val="000000" w:themeColor="text1"/>
                <w:sz w:val="20"/>
                <w:szCs w:val="20"/>
                <w:lang w:val="uz-Cyrl-UZ"/>
                <w:rPrChange w:id="6238" w:author="Nozimjon Ortiqov" w:date="2026-02-24T09:31:00Z" w16du:dateUtc="2026-02-24T04:31:00Z">
                  <w:rPr>
                    <w:rFonts w:ascii="Roboto" w:hAnsi="Roboto"/>
                    <w:color w:val="000000" w:themeColor="text1"/>
                    <w:sz w:val="20"/>
                    <w:szCs w:val="20"/>
                  </w:rPr>
                </w:rPrChange>
              </w:rPr>
            </w:pPr>
            <w:r w:rsidRPr="009C4BAE">
              <w:rPr>
                <w:rFonts w:ascii="Roboto" w:hAnsi="Roboto"/>
                <w:b/>
                <w:bCs/>
                <w:color w:val="C00000"/>
                <w:sz w:val="20"/>
                <w:szCs w:val="20"/>
                <w:lang w:val="uz-Cyrl-UZ"/>
                <w:rPrChange w:id="6239" w:author="Nozimjon Ortiqov" w:date="2026-02-24T09:31:00Z" w16du:dateUtc="2026-02-24T04:31:00Z">
                  <w:rPr>
                    <w:rFonts w:ascii="Roboto" w:hAnsi="Roboto"/>
                    <w:b/>
                    <w:bCs/>
                    <w:color w:val="C00000"/>
                    <w:sz w:val="20"/>
                    <w:szCs w:val="20"/>
                  </w:rPr>
                </w:rPrChange>
              </w:rPr>
              <w:t>1</w:t>
            </w:r>
            <w:r w:rsidRPr="009C4BAE">
              <w:rPr>
                <w:rFonts w:ascii="Roboto" w:hAnsi="Roboto"/>
                <w:color w:val="000000" w:themeColor="text1"/>
                <w:sz w:val="20"/>
                <w:szCs w:val="20"/>
                <w:lang w:val="uz-Cyrl-UZ"/>
                <w:rPrChange w:id="6240" w:author="Nozimjon Ortiqov" w:date="2026-02-24T09:31:00Z" w16du:dateUtc="2026-02-24T04:31:00Z">
                  <w:rPr>
                    <w:rFonts w:ascii="Roboto" w:hAnsi="Roboto"/>
                    <w:color w:val="000000" w:themeColor="text1"/>
                    <w:sz w:val="20"/>
                    <w:szCs w:val="20"/>
                  </w:rPr>
                </w:rPrChange>
              </w:rPr>
              <w:t>. </w:t>
            </w:r>
            <w:r w:rsidRPr="009C4BAE">
              <w:rPr>
                <w:rFonts w:ascii="Roboto" w:hAnsi="Roboto"/>
                <w:b/>
                <w:bCs/>
                <w:color w:val="000000" w:themeColor="text1"/>
                <w:sz w:val="20"/>
                <w:szCs w:val="20"/>
                <w:lang w:val="uz-Cyrl-UZ"/>
                <w:rPrChange w:id="6241" w:author="Nozimjon Ortiqov" w:date="2026-02-24T09:31:00Z" w16du:dateUtc="2026-02-24T04:31:00Z">
                  <w:rPr>
                    <w:rFonts w:ascii="Roboto" w:hAnsi="Roboto"/>
                    <w:b/>
                    <w:bCs/>
                    <w:color w:val="000000" w:themeColor="text1"/>
                    <w:sz w:val="20"/>
                    <w:szCs w:val="20"/>
                  </w:rPr>
                </w:rPrChange>
              </w:rPr>
              <w:t>Қўнғироқлар</w:t>
            </w:r>
            <w:r w:rsidRPr="009C4BAE">
              <w:rPr>
                <w:rFonts w:ascii="Roboto" w:hAnsi="Roboto"/>
                <w:color w:val="000000" w:themeColor="text1"/>
                <w:sz w:val="20"/>
                <w:szCs w:val="20"/>
                <w:lang w:val="uz-Cyrl-UZ"/>
                <w:rPrChange w:id="6242"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b/>
                <w:bCs/>
                <w:color w:val="C00000"/>
                <w:sz w:val="20"/>
                <w:szCs w:val="20"/>
                <w:lang w:val="uz-Cyrl-UZ"/>
                <w:rPrChange w:id="6243" w:author="Nozimjon Ortiqov" w:date="2026-02-24T09:31:00Z" w16du:dateUtc="2026-02-24T04:31:00Z">
                  <w:rPr>
                    <w:rFonts w:ascii="Roboto" w:hAnsi="Roboto"/>
                    <w:b/>
                    <w:bCs/>
                    <w:color w:val="C00000"/>
                    <w:sz w:val="20"/>
                    <w:szCs w:val="20"/>
                  </w:rPr>
                </w:rPrChange>
              </w:rPr>
              <w:t xml:space="preserve">7 </w:t>
            </w:r>
            <w:r w:rsidRPr="009C4BAE">
              <w:rPr>
                <w:rFonts w:ascii="Roboto" w:hAnsi="Roboto"/>
                <w:color w:val="0070C0"/>
                <w:sz w:val="20"/>
                <w:szCs w:val="20"/>
                <w:lang w:val="uz-Cyrl-UZ"/>
                <w:rPrChange w:id="6244" w:author="Nozimjon Ortiqov" w:date="2026-02-24T09:31:00Z" w16du:dateUtc="2026-02-24T04:31:00Z">
                  <w:rPr>
                    <w:rFonts w:ascii="Roboto" w:hAnsi="Roboto"/>
                    <w:color w:val="0070C0"/>
                    <w:sz w:val="20"/>
                    <w:szCs w:val="20"/>
                  </w:rPr>
                </w:rPrChange>
              </w:rPr>
              <w:t>кун</w:t>
            </w:r>
            <w:r w:rsidRPr="009C4BAE">
              <w:rPr>
                <w:rFonts w:ascii="Roboto" w:hAnsi="Roboto"/>
                <w:b/>
                <w:bCs/>
                <w:color w:val="0070C0"/>
                <w:sz w:val="20"/>
                <w:szCs w:val="20"/>
                <w:lang w:val="uz-Cyrl-UZ"/>
                <w:rPrChange w:id="6245"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0000" w:themeColor="text1"/>
                <w:sz w:val="20"/>
                <w:szCs w:val="20"/>
                <w:lang w:val="uz-Cyrl-UZ"/>
                <w:rPrChange w:id="6246" w:author="Nozimjon Ortiqov" w:date="2026-02-24T09:31:00Z" w16du:dateUtc="2026-02-24T04:31:00Z">
                  <w:rPr>
                    <w:rFonts w:ascii="Roboto" w:hAnsi="Roboto"/>
                    <w:color w:val="000000" w:themeColor="text1"/>
                    <w:sz w:val="20"/>
                    <w:szCs w:val="20"/>
                  </w:rPr>
                </w:rPrChange>
              </w:rPr>
              <w:t xml:space="preserve">ичида </w:t>
            </w:r>
            <w:r w:rsidRPr="009C4BAE">
              <w:rPr>
                <w:rFonts w:ascii="Roboto" w:hAnsi="Roboto"/>
                <w:b/>
                <w:bCs/>
                <w:color w:val="C00000"/>
                <w:sz w:val="20"/>
                <w:szCs w:val="20"/>
                <w:lang w:val="uz-Cyrl-UZ"/>
                <w:rPrChange w:id="6247" w:author="Nozimjon Ortiqov" w:date="2026-02-24T09:31:00Z" w16du:dateUtc="2026-02-24T04:31:00Z">
                  <w:rPr>
                    <w:rFonts w:ascii="Roboto" w:hAnsi="Roboto"/>
                    <w:b/>
                    <w:bCs/>
                    <w:color w:val="C00000"/>
                    <w:sz w:val="20"/>
                    <w:szCs w:val="20"/>
                  </w:rPr>
                </w:rPrChange>
              </w:rPr>
              <w:t xml:space="preserve">7 </w:t>
            </w:r>
            <w:r w:rsidRPr="009C4BAE">
              <w:rPr>
                <w:rFonts w:ascii="Roboto" w:hAnsi="Roboto"/>
                <w:color w:val="0070C0"/>
                <w:sz w:val="20"/>
                <w:szCs w:val="20"/>
                <w:lang w:val="uz-Cyrl-UZ"/>
                <w:rPrChange w:id="6248" w:author="Nozimjon Ortiqov" w:date="2026-02-24T09:31:00Z" w16du:dateUtc="2026-02-24T04:31:00Z">
                  <w:rPr>
                    <w:rFonts w:ascii="Roboto" w:hAnsi="Roboto"/>
                    <w:color w:val="0070C0"/>
                    <w:sz w:val="20"/>
                    <w:szCs w:val="20"/>
                  </w:rPr>
                </w:rPrChange>
              </w:rPr>
              <w:t xml:space="preserve">мартадан </w:t>
            </w:r>
            <w:r w:rsidRPr="009C4BAE">
              <w:rPr>
                <w:rFonts w:ascii="Roboto" w:hAnsi="Roboto"/>
                <w:color w:val="000000" w:themeColor="text1"/>
                <w:sz w:val="20"/>
                <w:szCs w:val="20"/>
                <w:lang w:val="uz-Cyrl-UZ"/>
                <w:rPrChange w:id="6249" w:author="Nozimjon Ortiqov" w:date="2026-02-24T09:31:00Z" w16du:dateUtc="2026-02-24T04:31:00Z">
                  <w:rPr>
                    <w:rFonts w:ascii="Roboto" w:hAnsi="Roboto"/>
                    <w:color w:val="000000" w:themeColor="text1"/>
                    <w:sz w:val="20"/>
                    <w:szCs w:val="20"/>
                  </w:rPr>
                </w:rPrChange>
              </w:rPr>
              <w:t>ошмаслиги керак.</w:t>
            </w:r>
          </w:p>
          <w:p w14:paraId="7AF574F2" w14:textId="77777777" w:rsidR="00484395" w:rsidRPr="009C4BAE" w:rsidRDefault="00484395" w:rsidP="001222C0">
            <w:pPr>
              <w:spacing w:after="80"/>
              <w:ind w:firstLine="37"/>
              <w:rPr>
                <w:rFonts w:ascii="Roboto" w:hAnsi="Roboto"/>
                <w:color w:val="000000" w:themeColor="text1"/>
                <w:sz w:val="20"/>
                <w:szCs w:val="20"/>
                <w:lang w:val="uz-Cyrl-UZ"/>
                <w:rPrChange w:id="6250" w:author="Nozimjon Ortiqov" w:date="2026-02-24T09:31:00Z" w16du:dateUtc="2026-02-24T04:31:00Z">
                  <w:rPr>
                    <w:rFonts w:ascii="Roboto" w:hAnsi="Roboto"/>
                    <w:color w:val="000000" w:themeColor="text1"/>
                    <w:sz w:val="20"/>
                    <w:szCs w:val="20"/>
                  </w:rPr>
                </w:rPrChange>
              </w:rPr>
            </w:pPr>
            <w:r w:rsidRPr="009C4BAE">
              <w:rPr>
                <w:rFonts w:ascii="Roboto" w:hAnsi="Roboto"/>
                <w:b/>
                <w:bCs/>
                <w:color w:val="C00000"/>
                <w:sz w:val="20"/>
                <w:szCs w:val="20"/>
                <w:lang w:val="uz-Cyrl-UZ"/>
                <w:rPrChange w:id="6251" w:author="Nozimjon Ortiqov" w:date="2026-02-24T09:31:00Z" w16du:dateUtc="2026-02-24T04:31:00Z">
                  <w:rPr>
                    <w:rFonts w:ascii="Roboto" w:hAnsi="Roboto"/>
                    <w:b/>
                    <w:bCs/>
                    <w:color w:val="C00000"/>
                    <w:sz w:val="20"/>
                    <w:szCs w:val="20"/>
                  </w:rPr>
                </w:rPrChange>
              </w:rPr>
              <w:t>2</w:t>
            </w:r>
            <w:r w:rsidRPr="009C4BAE">
              <w:rPr>
                <w:rFonts w:ascii="Roboto" w:hAnsi="Roboto"/>
                <w:color w:val="000000" w:themeColor="text1"/>
                <w:sz w:val="20"/>
                <w:szCs w:val="20"/>
                <w:lang w:val="uz-Cyrl-UZ"/>
                <w:rPrChange w:id="6252" w:author="Nozimjon Ortiqov" w:date="2026-02-24T09:31:00Z" w16du:dateUtc="2026-02-24T04:31:00Z">
                  <w:rPr>
                    <w:rFonts w:ascii="Roboto" w:hAnsi="Roboto"/>
                    <w:color w:val="000000" w:themeColor="text1"/>
                    <w:sz w:val="20"/>
                    <w:szCs w:val="20"/>
                  </w:rPr>
                </w:rPrChange>
              </w:rPr>
              <w:t>. </w:t>
            </w:r>
            <w:r w:rsidRPr="009C4BAE">
              <w:rPr>
                <w:rFonts w:ascii="Roboto" w:hAnsi="Roboto"/>
                <w:b/>
                <w:bCs/>
                <w:color w:val="000000" w:themeColor="text1"/>
                <w:sz w:val="20"/>
                <w:szCs w:val="20"/>
                <w:lang w:val="uz-Cyrl-UZ"/>
                <w:rPrChange w:id="6253" w:author="Nozimjon Ortiqov" w:date="2026-02-24T09:31:00Z" w16du:dateUtc="2026-02-24T04:31:00Z">
                  <w:rPr>
                    <w:rFonts w:ascii="Roboto" w:hAnsi="Roboto"/>
                    <w:b/>
                    <w:bCs/>
                    <w:color w:val="000000" w:themeColor="text1"/>
                    <w:sz w:val="20"/>
                    <w:szCs w:val="20"/>
                  </w:rPr>
                </w:rPrChange>
              </w:rPr>
              <w:t>СМС</w:t>
            </w:r>
            <w:r w:rsidRPr="009C4BAE">
              <w:rPr>
                <w:rFonts w:ascii="Roboto" w:hAnsi="Roboto"/>
                <w:color w:val="000000" w:themeColor="text1"/>
                <w:sz w:val="20"/>
                <w:szCs w:val="20"/>
                <w:lang w:val="uz-Cyrl-UZ"/>
                <w:rPrChange w:id="6254" w:author="Nozimjon Ortiqov" w:date="2026-02-24T09:31:00Z" w16du:dateUtc="2026-02-24T04:31:00Z">
                  <w:rPr>
                    <w:rFonts w:ascii="Roboto" w:hAnsi="Roboto"/>
                    <w:color w:val="000000" w:themeColor="text1"/>
                    <w:sz w:val="20"/>
                    <w:szCs w:val="20"/>
                  </w:rPr>
                </w:rPrChange>
              </w:rPr>
              <w:t xml:space="preserve"> — алохида лимит йўқ, лекин </w:t>
            </w:r>
            <w:r w:rsidRPr="009C4BAE">
              <w:rPr>
                <w:rFonts w:ascii="Roboto" w:hAnsi="Roboto"/>
                <w:b/>
                <w:bCs/>
                <w:color w:val="000000" w:themeColor="text1"/>
                <w:sz w:val="20"/>
                <w:szCs w:val="20"/>
                <w:lang w:val="uz-Cyrl-UZ"/>
                <w:rPrChange w:id="6255" w:author="Nozimjon Ortiqov" w:date="2026-02-24T09:31:00Z" w16du:dateUtc="2026-02-24T04:31:00Z">
                  <w:rPr>
                    <w:rFonts w:ascii="Roboto" w:hAnsi="Roboto"/>
                    <w:b/>
                    <w:bCs/>
                    <w:color w:val="000000" w:themeColor="text1"/>
                    <w:sz w:val="20"/>
                    <w:szCs w:val="20"/>
                  </w:rPr>
                </w:rPrChange>
              </w:rPr>
              <w:t>ортиқча</w:t>
            </w:r>
            <w:r w:rsidRPr="009C4BAE">
              <w:rPr>
                <w:rFonts w:ascii="Roboto" w:hAnsi="Roboto"/>
                <w:color w:val="000000" w:themeColor="text1"/>
                <w:sz w:val="20"/>
                <w:szCs w:val="20"/>
                <w:lang w:val="uz-Cyrl-UZ"/>
                <w:rPrChange w:id="6256" w:author="Nozimjon Ortiqov" w:date="2026-02-24T09:31:00Z" w16du:dateUtc="2026-02-24T04:31:00Z">
                  <w:rPr>
                    <w:rFonts w:ascii="Roboto" w:hAnsi="Roboto"/>
                    <w:color w:val="000000" w:themeColor="text1"/>
                    <w:sz w:val="20"/>
                    <w:szCs w:val="20"/>
                  </w:rPr>
                </w:rPrChange>
              </w:rPr>
              <w:t xml:space="preserve"> ва </w:t>
            </w:r>
            <w:r w:rsidRPr="009C4BAE">
              <w:rPr>
                <w:rFonts w:ascii="Roboto" w:hAnsi="Roboto"/>
                <w:b/>
                <w:bCs/>
                <w:color w:val="000000" w:themeColor="text1"/>
                <w:sz w:val="20"/>
                <w:szCs w:val="20"/>
                <w:lang w:val="uz-Cyrl-UZ"/>
                <w:rPrChange w:id="6257" w:author="Nozimjon Ortiqov" w:date="2026-02-24T09:31:00Z" w16du:dateUtc="2026-02-24T04:31:00Z">
                  <w:rPr>
                    <w:rFonts w:ascii="Roboto" w:hAnsi="Roboto"/>
                    <w:b/>
                    <w:bCs/>
                    <w:color w:val="000000" w:themeColor="text1"/>
                    <w:sz w:val="20"/>
                    <w:szCs w:val="20"/>
                  </w:rPr>
                </w:rPrChange>
              </w:rPr>
              <w:t>безовта</w:t>
            </w:r>
            <w:r w:rsidRPr="009C4BAE">
              <w:rPr>
                <w:rFonts w:ascii="Roboto" w:hAnsi="Roboto"/>
                <w:color w:val="000000" w:themeColor="text1"/>
                <w:sz w:val="20"/>
                <w:szCs w:val="20"/>
                <w:lang w:val="uz-Cyrl-UZ"/>
                <w:rPrChange w:id="6258" w:author="Nozimjon Ortiqov" w:date="2026-02-24T09:31:00Z" w16du:dateUtc="2026-02-24T04:31:00Z">
                  <w:rPr>
                    <w:rFonts w:ascii="Roboto" w:hAnsi="Roboto"/>
                    <w:color w:val="000000" w:themeColor="text1"/>
                    <w:sz w:val="20"/>
                    <w:szCs w:val="20"/>
                  </w:rPr>
                </w:rPrChange>
              </w:rPr>
              <w:t xml:space="preserve"> қилувчи СМСлар </w:t>
            </w:r>
            <w:r w:rsidRPr="009C4BAE">
              <w:rPr>
                <w:rFonts w:ascii="Roboto" w:hAnsi="Roboto"/>
                <w:b/>
                <w:bCs/>
                <w:color w:val="0070C0"/>
                <w:sz w:val="20"/>
                <w:szCs w:val="20"/>
                <w:lang w:val="uz-Cyrl-UZ"/>
                <w:rPrChange w:id="6259" w:author="Nozimjon Ortiqov" w:date="2026-02-24T09:31:00Z" w16du:dateUtc="2026-02-24T04:31:00Z">
                  <w:rPr>
                    <w:rFonts w:ascii="Roboto" w:hAnsi="Roboto"/>
                    <w:b/>
                    <w:bCs/>
                    <w:color w:val="0070C0"/>
                    <w:sz w:val="20"/>
                    <w:szCs w:val="20"/>
                  </w:rPr>
                </w:rPrChange>
              </w:rPr>
              <w:t>қонунбузарлик</w:t>
            </w:r>
            <w:r w:rsidRPr="009C4BAE">
              <w:rPr>
                <w:rFonts w:ascii="Roboto" w:hAnsi="Roboto"/>
                <w:color w:val="0070C0"/>
                <w:sz w:val="20"/>
                <w:szCs w:val="20"/>
                <w:lang w:val="uz-Cyrl-UZ"/>
                <w:rPrChange w:id="6260" w:author="Nozimjon Ortiqov" w:date="2026-02-24T09:31:00Z" w16du:dateUtc="2026-02-24T04:31:00Z">
                  <w:rPr>
                    <w:rFonts w:ascii="Roboto" w:hAnsi="Roboto"/>
                    <w:color w:val="0070C0"/>
                    <w:sz w:val="20"/>
                    <w:szCs w:val="20"/>
                  </w:rPr>
                </w:rPrChange>
              </w:rPr>
              <w:t xml:space="preserve"> </w:t>
            </w:r>
            <w:r w:rsidRPr="009C4BAE">
              <w:rPr>
                <w:rFonts w:ascii="Roboto" w:hAnsi="Roboto"/>
                <w:color w:val="000000" w:themeColor="text1"/>
                <w:sz w:val="20"/>
                <w:szCs w:val="20"/>
                <w:lang w:val="uz-Cyrl-UZ"/>
                <w:rPrChange w:id="6261" w:author="Nozimjon Ortiqov" w:date="2026-02-24T09:31:00Z" w16du:dateUtc="2026-02-24T04:31:00Z">
                  <w:rPr>
                    <w:rFonts w:ascii="Roboto" w:hAnsi="Roboto"/>
                    <w:color w:val="000000" w:themeColor="text1"/>
                    <w:sz w:val="20"/>
                    <w:szCs w:val="20"/>
                  </w:rPr>
                </w:rPrChange>
              </w:rPr>
              <w:t>ҳисобланади.</w:t>
            </w:r>
          </w:p>
        </w:tc>
        <w:tc>
          <w:tcPr>
            <w:tcW w:w="3782" w:type="dxa"/>
            <w:vAlign w:val="center"/>
          </w:tcPr>
          <w:p w14:paraId="359459BB" w14:textId="77777777" w:rsidR="00484395" w:rsidRPr="009C4BAE" w:rsidRDefault="00484395" w:rsidP="001222C0">
            <w:pPr>
              <w:spacing w:after="80"/>
              <w:ind w:firstLine="37"/>
              <w:rPr>
                <w:rFonts w:ascii="Roboto" w:hAnsi="Roboto"/>
                <w:sz w:val="20"/>
                <w:szCs w:val="20"/>
                <w:lang w:val="uz-Cyrl-UZ"/>
                <w:rPrChange w:id="6262" w:author="Nozimjon Ortiqov" w:date="2026-02-24T09:31:00Z" w16du:dateUtc="2026-02-24T04:31:00Z">
                  <w:rPr>
                    <w:rFonts w:ascii="Roboto" w:hAnsi="Roboto"/>
                    <w:sz w:val="20"/>
                    <w:szCs w:val="20"/>
                  </w:rPr>
                </w:rPrChange>
              </w:rPr>
            </w:pPr>
            <w:r w:rsidRPr="009C4BAE">
              <w:rPr>
                <w:rFonts w:ascii="Roboto" w:hAnsi="Roboto"/>
                <w:sz w:val="20"/>
                <w:szCs w:val="20"/>
                <w:lang w:val="uz-Cyrl-UZ"/>
                <w:rPrChange w:id="6263" w:author="Nozimjon Ortiqov" w:date="2026-02-24T09:31:00Z" w16du:dateUtc="2026-02-24T04:31:00Z">
                  <w:rPr>
                    <w:rFonts w:ascii="Roboto" w:hAnsi="Roboto"/>
                    <w:sz w:val="20"/>
                    <w:szCs w:val="20"/>
                  </w:rPr>
                </w:rPrChange>
              </w:rPr>
              <w:t xml:space="preserve">Лимитлар белгиланмаган, аммо ортиқча </w:t>
            </w:r>
            <w:r w:rsidRPr="009C4BAE">
              <w:rPr>
                <w:rFonts w:ascii="Roboto" w:hAnsi="Roboto"/>
                <w:b/>
                <w:bCs/>
                <w:color w:val="0070C0"/>
                <w:sz w:val="20"/>
                <w:szCs w:val="20"/>
                <w:lang w:val="uz-Cyrl-UZ"/>
                <w:rPrChange w:id="6264" w:author="Nozimjon Ortiqov" w:date="2026-02-24T09:31:00Z" w16du:dateUtc="2026-02-24T04:31:00Z">
                  <w:rPr>
                    <w:rFonts w:ascii="Roboto" w:hAnsi="Roboto"/>
                    <w:b/>
                    <w:bCs/>
                    <w:color w:val="0070C0"/>
                    <w:sz w:val="20"/>
                    <w:szCs w:val="20"/>
                  </w:rPr>
                </w:rPrChange>
              </w:rPr>
              <w:t>босим</w:t>
            </w:r>
            <w:r w:rsidRPr="009C4BAE">
              <w:rPr>
                <w:rFonts w:ascii="Roboto" w:hAnsi="Roboto"/>
                <w:color w:val="0070C0"/>
                <w:sz w:val="20"/>
                <w:szCs w:val="20"/>
                <w:lang w:val="uz-Cyrl-UZ"/>
                <w:rPrChange w:id="626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266" w:author="Nozimjon Ortiqov" w:date="2026-02-24T09:31:00Z" w16du:dateUtc="2026-02-24T04:31:00Z">
                  <w:rPr>
                    <w:rFonts w:ascii="Roboto" w:hAnsi="Roboto"/>
                    <w:sz w:val="20"/>
                    <w:szCs w:val="20"/>
                  </w:rPr>
                </w:rPrChange>
              </w:rPr>
              <w:t xml:space="preserve">кўрсатиш </w:t>
            </w:r>
            <w:r w:rsidRPr="009C4BAE">
              <w:rPr>
                <w:rFonts w:ascii="Roboto" w:hAnsi="Roboto"/>
                <w:b/>
                <w:bCs/>
                <w:sz w:val="20"/>
                <w:szCs w:val="20"/>
                <w:lang w:val="uz-Cyrl-UZ"/>
                <w:rPrChange w:id="6267" w:author="Nozimjon Ortiqov" w:date="2026-02-24T09:31:00Z" w16du:dateUtc="2026-02-24T04:31:00Z">
                  <w:rPr>
                    <w:rFonts w:ascii="Roboto" w:hAnsi="Roboto"/>
                    <w:b/>
                    <w:bCs/>
                    <w:sz w:val="20"/>
                    <w:szCs w:val="20"/>
                  </w:rPr>
                </w:rPrChange>
              </w:rPr>
              <w:t>тақиқланади</w:t>
            </w:r>
            <w:r w:rsidRPr="009C4BAE">
              <w:rPr>
                <w:rFonts w:ascii="Roboto" w:hAnsi="Roboto"/>
                <w:sz w:val="20"/>
                <w:szCs w:val="20"/>
                <w:lang w:val="uz-Cyrl-UZ"/>
                <w:rPrChange w:id="6268" w:author="Nozimjon Ortiqov" w:date="2026-02-24T09:31:00Z" w16du:dateUtc="2026-02-24T04:31:00Z">
                  <w:rPr>
                    <w:rFonts w:ascii="Roboto" w:hAnsi="Roboto"/>
                    <w:sz w:val="20"/>
                    <w:szCs w:val="20"/>
                  </w:rPr>
                </w:rPrChange>
              </w:rPr>
              <w:t>.</w:t>
            </w:r>
          </w:p>
        </w:tc>
      </w:tr>
      <w:tr w:rsidR="00484395" w:rsidRPr="009C4BAE" w14:paraId="0A1D20D1" w14:textId="77777777" w:rsidTr="001942E4">
        <w:tblPrEx>
          <w:tblW w:w="16586" w:type="dxa"/>
          <w:tblInd w:w="-998" w:type="dxa"/>
          <w:tblPrExChange w:id="6269" w:author="Nozimjon Ortiqov" w:date="2026-02-24T09:37:00Z" w16du:dateUtc="2026-02-24T04:37:00Z">
            <w:tblPrEx>
              <w:tblW w:w="16586" w:type="dxa"/>
              <w:tblInd w:w="-998" w:type="dxa"/>
            </w:tblPrEx>
          </w:tblPrExChange>
        </w:tblPrEx>
        <w:trPr>
          <w:trHeight w:val="5779"/>
          <w:trPrChange w:id="6270" w:author="Nozimjon Ortiqov" w:date="2026-02-24T09:37:00Z" w16du:dateUtc="2026-02-24T04:37:00Z">
            <w:trPr>
              <w:gridBefore w:val="1"/>
              <w:trHeight w:val="5779"/>
            </w:trPr>
          </w:trPrChange>
        </w:trPr>
        <w:tc>
          <w:tcPr>
            <w:tcW w:w="2617" w:type="dxa"/>
            <w:shd w:val="clear" w:color="auto" w:fill="DEEAF6" w:themeFill="accent5" w:themeFillTint="33"/>
            <w:vAlign w:val="center"/>
            <w:tcPrChange w:id="6271" w:author="Nozimjon Ortiqov" w:date="2026-02-24T09:37:00Z" w16du:dateUtc="2026-02-24T04:37:00Z">
              <w:tcPr>
                <w:tcW w:w="2617" w:type="dxa"/>
                <w:gridSpan w:val="2"/>
                <w:shd w:val="clear" w:color="auto" w:fill="DEEAF6" w:themeFill="accent5" w:themeFillTint="33"/>
                <w:vAlign w:val="center"/>
              </w:tcPr>
            </w:tcPrChange>
          </w:tcPr>
          <w:p w14:paraId="07CDE74C" w14:textId="77777777" w:rsidR="00484395" w:rsidRPr="009C4BAE" w:rsidRDefault="00484395" w:rsidP="001222C0">
            <w:pPr>
              <w:spacing w:after="80"/>
              <w:rPr>
                <w:rFonts w:ascii="Roboto" w:hAnsi="Roboto"/>
                <w:b/>
                <w:bCs/>
                <w:sz w:val="20"/>
                <w:szCs w:val="20"/>
                <w:lang w:val="uz-Cyrl-UZ"/>
                <w:rPrChange w:id="6272"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
              <w:t>Чекловлар ва тақиқлар (коллекторлик фаолиятида)</w:t>
            </w:r>
          </w:p>
        </w:tc>
        <w:tc>
          <w:tcPr>
            <w:tcW w:w="3036" w:type="dxa"/>
            <w:tcPrChange w:id="6273" w:author="Nozimjon Ortiqov" w:date="2026-02-24T09:37:00Z" w16du:dateUtc="2026-02-24T04:37:00Z">
              <w:tcPr>
                <w:tcW w:w="3036" w:type="dxa"/>
                <w:gridSpan w:val="2"/>
                <w:vAlign w:val="center"/>
              </w:tcPr>
            </w:tcPrChange>
          </w:tcPr>
          <w:p w14:paraId="012EF726" w14:textId="77777777" w:rsidR="00484395" w:rsidRPr="009C4BAE" w:rsidRDefault="00484395" w:rsidP="001942E4">
            <w:pPr>
              <w:spacing w:after="80"/>
              <w:rPr>
                <w:rFonts w:ascii="Roboto" w:hAnsi="Roboto"/>
                <w:sz w:val="20"/>
                <w:szCs w:val="20"/>
                <w:lang w:val="uz-Cyrl-UZ"/>
                <w:rPrChange w:id="6274"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275"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276"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277" w:author="Nozimjon Ortiqov" w:date="2026-02-24T09:31:00Z" w16du:dateUtc="2026-02-24T04:31:00Z">
                  <w:rPr>
                    <w:rFonts w:ascii="Roboto" w:hAnsi="Roboto"/>
                    <w:b/>
                    <w:bCs/>
                    <w:color w:val="0070C0"/>
                    <w:sz w:val="20"/>
                    <w:szCs w:val="20"/>
                  </w:rPr>
                </w:rPrChange>
              </w:rPr>
              <w:t>Яширинликка</w:t>
            </w:r>
            <w:r w:rsidRPr="009C4BAE">
              <w:rPr>
                <w:rFonts w:ascii="Roboto" w:hAnsi="Roboto"/>
                <w:color w:val="0070C0"/>
                <w:sz w:val="20"/>
                <w:szCs w:val="20"/>
                <w:lang w:val="uz-Cyrl-UZ"/>
                <w:rPrChange w:id="6278"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279" w:author="Nozimjon Ortiqov" w:date="2026-02-24T09:31:00Z" w16du:dateUtc="2026-02-24T04:31:00Z">
                  <w:rPr>
                    <w:rFonts w:ascii="Roboto" w:hAnsi="Roboto"/>
                    <w:sz w:val="20"/>
                    <w:szCs w:val="20"/>
                  </w:rPr>
                </w:rPrChange>
              </w:rPr>
              <w:t xml:space="preserve">йўл </w:t>
            </w:r>
            <w:r w:rsidRPr="009C4BAE">
              <w:rPr>
                <w:rFonts w:ascii="Roboto" w:hAnsi="Roboto"/>
                <w:b/>
                <w:bCs/>
                <w:sz w:val="20"/>
                <w:szCs w:val="20"/>
                <w:lang w:val="uz-Cyrl-UZ"/>
                <w:rPrChange w:id="6280" w:author="Nozimjon Ortiqov" w:date="2026-02-24T09:31:00Z" w16du:dateUtc="2026-02-24T04:31:00Z">
                  <w:rPr>
                    <w:rFonts w:ascii="Roboto" w:hAnsi="Roboto"/>
                    <w:b/>
                    <w:bCs/>
                    <w:sz w:val="20"/>
                    <w:szCs w:val="20"/>
                  </w:rPr>
                </w:rPrChange>
              </w:rPr>
              <w:t>қўймаслик</w:t>
            </w:r>
            <w:r w:rsidRPr="009C4BAE">
              <w:rPr>
                <w:rFonts w:ascii="Roboto" w:hAnsi="Roboto"/>
                <w:sz w:val="20"/>
                <w:szCs w:val="20"/>
                <w:lang w:val="uz-Cyrl-UZ"/>
                <w:rPrChange w:id="6281" w:author="Nozimjon Ortiqov" w:date="2026-02-24T09:31:00Z" w16du:dateUtc="2026-02-24T04:31:00Z">
                  <w:rPr>
                    <w:rFonts w:ascii="Roboto" w:hAnsi="Roboto"/>
                    <w:sz w:val="20"/>
                    <w:szCs w:val="20"/>
                  </w:rPr>
                </w:rPrChange>
              </w:rPr>
              <w:t xml:space="preserve"> талаби.</w:t>
            </w:r>
          </w:p>
          <w:p w14:paraId="01CC2A8D" w14:textId="77777777" w:rsidR="00484395" w:rsidRPr="009C4BAE" w:rsidRDefault="00484395" w:rsidP="001942E4">
            <w:pPr>
              <w:spacing w:after="80"/>
              <w:rPr>
                <w:rFonts w:ascii="Roboto" w:hAnsi="Roboto"/>
                <w:sz w:val="20"/>
                <w:szCs w:val="20"/>
                <w:lang w:val="uz-Cyrl-UZ"/>
                <w:rPrChange w:id="6282"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283"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284" w:author="Nozimjon Ortiqov" w:date="2026-02-24T09:31:00Z" w16du:dateUtc="2026-02-24T04:31:00Z">
                  <w:rPr>
                    <w:rFonts w:ascii="Roboto" w:hAnsi="Roboto"/>
                    <w:sz w:val="20"/>
                    <w:szCs w:val="20"/>
                  </w:rPr>
                </w:rPrChange>
              </w:rPr>
              <w:t xml:space="preserve">. Мурожаат қилиш </w:t>
            </w:r>
            <w:r w:rsidRPr="009C4BAE">
              <w:rPr>
                <w:rFonts w:ascii="Roboto" w:hAnsi="Roboto"/>
                <w:b/>
                <w:bCs/>
                <w:color w:val="0070C0"/>
                <w:sz w:val="20"/>
                <w:szCs w:val="20"/>
                <w:lang w:val="uz-Cyrl-UZ"/>
                <w:rPrChange w:id="6285" w:author="Nozimjon Ortiqov" w:date="2026-02-24T09:31:00Z" w16du:dateUtc="2026-02-24T04:31:00Z">
                  <w:rPr>
                    <w:rFonts w:ascii="Roboto" w:hAnsi="Roboto"/>
                    <w:b/>
                    <w:bCs/>
                    <w:color w:val="0070C0"/>
                    <w:sz w:val="20"/>
                    <w:szCs w:val="20"/>
                  </w:rPr>
                </w:rPrChange>
              </w:rPr>
              <w:t>вақти</w:t>
            </w:r>
            <w:r w:rsidRPr="009C4BAE">
              <w:rPr>
                <w:rFonts w:ascii="Roboto" w:hAnsi="Roboto"/>
                <w:color w:val="0070C0"/>
                <w:sz w:val="20"/>
                <w:szCs w:val="20"/>
                <w:lang w:val="uz-Cyrl-UZ"/>
                <w:rPrChange w:id="628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287" w:author="Nozimjon Ortiqov" w:date="2026-02-24T09:31:00Z" w16du:dateUtc="2026-02-24T04:31:00Z">
                  <w:rPr>
                    <w:rFonts w:ascii="Roboto" w:hAnsi="Roboto"/>
                    <w:sz w:val="20"/>
                    <w:szCs w:val="20"/>
                  </w:rPr>
                </w:rPrChange>
              </w:rPr>
              <w:t xml:space="preserve">бўйича </w:t>
            </w:r>
            <w:r w:rsidRPr="009C4BAE">
              <w:rPr>
                <w:rFonts w:ascii="Roboto" w:hAnsi="Roboto"/>
                <w:b/>
                <w:bCs/>
                <w:sz w:val="20"/>
                <w:szCs w:val="20"/>
                <w:lang w:val="uz-Cyrl-UZ"/>
                <w:rPrChange w:id="6288" w:author="Nozimjon Ortiqov" w:date="2026-02-24T09:31:00Z" w16du:dateUtc="2026-02-24T04:31:00Z">
                  <w:rPr>
                    <w:rFonts w:ascii="Roboto" w:hAnsi="Roboto"/>
                    <w:b/>
                    <w:bCs/>
                    <w:sz w:val="20"/>
                    <w:szCs w:val="20"/>
                  </w:rPr>
                </w:rPrChange>
              </w:rPr>
              <w:t>чекловлар</w:t>
            </w:r>
            <w:r w:rsidRPr="009C4BAE">
              <w:rPr>
                <w:rFonts w:ascii="Roboto" w:hAnsi="Roboto"/>
                <w:sz w:val="20"/>
                <w:szCs w:val="20"/>
                <w:lang w:val="uz-Cyrl-UZ"/>
                <w:rPrChange w:id="6289" w:author="Nozimjon Ortiqov" w:date="2026-02-24T09:31:00Z" w16du:dateUtc="2026-02-24T04:31:00Z">
                  <w:rPr>
                    <w:rFonts w:ascii="Roboto" w:hAnsi="Roboto"/>
                    <w:sz w:val="20"/>
                    <w:szCs w:val="20"/>
                  </w:rPr>
                </w:rPrChange>
              </w:rPr>
              <w:t>.</w:t>
            </w:r>
          </w:p>
          <w:p w14:paraId="10890A1D" w14:textId="77777777" w:rsidR="00484395" w:rsidRPr="009C4BAE" w:rsidRDefault="00484395" w:rsidP="001942E4">
            <w:pPr>
              <w:spacing w:after="80"/>
              <w:rPr>
                <w:rFonts w:ascii="Roboto" w:hAnsi="Roboto"/>
                <w:i/>
                <w:iCs/>
                <w:sz w:val="20"/>
                <w:szCs w:val="20"/>
                <w:lang w:val="uz-Cyrl-UZ"/>
                <w:rPrChange w:id="6290"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291" w:author="Nozimjon Ortiqov" w:date="2026-02-24T09:31:00Z" w16du:dateUtc="2026-02-24T04:31:00Z">
                  <w:rPr>
                    <w:rFonts w:ascii="Roboto" w:hAnsi="Roboto"/>
                    <w:i/>
                    <w:iCs/>
                    <w:sz w:val="20"/>
                    <w:szCs w:val="20"/>
                  </w:rPr>
                </w:rPrChange>
              </w:rPr>
              <w:t>(</w:t>
            </w:r>
            <w:r w:rsidRPr="009C4BAE">
              <w:rPr>
                <w:rFonts w:ascii="Roboto" w:hAnsi="Roboto"/>
                <w:b/>
                <w:bCs/>
                <w:i/>
                <w:iCs/>
                <w:sz w:val="20"/>
                <w:szCs w:val="20"/>
                <w:lang w:val="uz-Cyrl-UZ"/>
                <w:rPrChange w:id="6292" w:author="Nozimjon Ortiqov" w:date="2026-02-24T09:31:00Z" w16du:dateUtc="2026-02-24T04:31:00Z">
                  <w:rPr>
                    <w:rFonts w:ascii="Roboto" w:hAnsi="Roboto"/>
                    <w:b/>
                    <w:bCs/>
                    <w:i/>
                    <w:iCs/>
                    <w:sz w:val="20"/>
                    <w:szCs w:val="20"/>
                  </w:rPr>
                </w:rPrChange>
              </w:rPr>
              <w:t>Иш</w:t>
            </w:r>
            <w:r w:rsidRPr="009C4BAE">
              <w:rPr>
                <w:rFonts w:ascii="Roboto" w:hAnsi="Roboto"/>
                <w:i/>
                <w:iCs/>
                <w:sz w:val="20"/>
                <w:szCs w:val="20"/>
                <w:lang w:val="uz-Cyrl-UZ"/>
                <w:rPrChange w:id="6293" w:author="Nozimjon Ortiqov" w:date="2026-02-24T09:31:00Z" w16du:dateUtc="2026-02-24T04:31:00Z">
                  <w:rPr>
                    <w:rFonts w:ascii="Roboto" w:hAnsi="Roboto"/>
                    <w:i/>
                    <w:iCs/>
                    <w:sz w:val="20"/>
                    <w:szCs w:val="20"/>
                  </w:rPr>
                </w:rPrChange>
              </w:rPr>
              <w:t xml:space="preserve"> </w:t>
            </w:r>
            <w:r w:rsidRPr="009C4BAE">
              <w:rPr>
                <w:rFonts w:ascii="Roboto" w:hAnsi="Roboto"/>
                <w:b/>
                <w:bCs/>
                <w:i/>
                <w:iCs/>
                <w:sz w:val="20"/>
                <w:szCs w:val="20"/>
                <w:lang w:val="uz-Cyrl-UZ"/>
                <w:rPrChange w:id="6294" w:author="Nozimjon Ortiqov" w:date="2026-02-24T09:31:00Z" w16du:dateUtc="2026-02-24T04:31:00Z">
                  <w:rPr>
                    <w:rFonts w:ascii="Roboto" w:hAnsi="Roboto"/>
                    <w:b/>
                    <w:bCs/>
                    <w:i/>
                    <w:iCs/>
                    <w:sz w:val="20"/>
                    <w:szCs w:val="20"/>
                  </w:rPr>
                </w:rPrChange>
              </w:rPr>
              <w:t>кунлари</w:t>
            </w:r>
            <w:r w:rsidRPr="009C4BAE">
              <w:rPr>
                <w:rFonts w:ascii="Roboto" w:hAnsi="Roboto"/>
                <w:i/>
                <w:iCs/>
                <w:sz w:val="20"/>
                <w:szCs w:val="20"/>
                <w:lang w:val="uz-Cyrl-UZ"/>
                <w:rPrChange w:id="6295" w:author="Nozimjon Ortiqov" w:date="2026-02-24T09:31:00Z" w16du:dateUtc="2026-02-24T04:31:00Z">
                  <w:rPr>
                    <w:rFonts w:ascii="Roboto" w:hAnsi="Roboto"/>
                    <w:i/>
                    <w:iCs/>
                    <w:sz w:val="20"/>
                    <w:szCs w:val="20"/>
                  </w:rPr>
                </w:rPrChange>
              </w:rPr>
              <w:t xml:space="preserve"> соат </w:t>
            </w:r>
            <w:r w:rsidRPr="009C4BAE">
              <w:rPr>
                <w:rFonts w:ascii="Roboto" w:hAnsi="Roboto"/>
                <w:i/>
                <w:iCs/>
                <w:color w:val="C00000"/>
                <w:sz w:val="20"/>
                <w:szCs w:val="20"/>
                <w:lang w:val="uz-Cyrl-UZ"/>
                <w:rPrChange w:id="6296" w:author="Nozimjon Ortiqov" w:date="2026-02-24T09:31:00Z" w16du:dateUtc="2026-02-24T04:31:00Z">
                  <w:rPr>
                    <w:rFonts w:ascii="Roboto" w:hAnsi="Roboto"/>
                    <w:i/>
                    <w:iCs/>
                    <w:color w:val="C00000"/>
                    <w:sz w:val="20"/>
                    <w:szCs w:val="20"/>
                  </w:rPr>
                </w:rPrChange>
              </w:rPr>
              <w:t>22:00</w:t>
            </w:r>
            <w:r w:rsidRPr="009C4BAE">
              <w:rPr>
                <w:rFonts w:ascii="Roboto" w:hAnsi="Roboto"/>
                <w:i/>
                <w:iCs/>
                <w:sz w:val="20"/>
                <w:szCs w:val="20"/>
                <w:lang w:val="uz-Cyrl-UZ"/>
                <w:rPrChange w:id="6297" w:author="Nozimjon Ortiqov" w:date="2026-02-24T09:31:00Z" w16du:dateUtc="2026-02-24T04:31:00Z">
                  <w:rPr>
                    <w:rFonts w:ascii="Roboto" w:hAnsi="Roboto"/>
                    <w:i/>
                    <w:iCs/>
                    <w:sz w:val="20"/>
                    <w:szCs w:val="20"/>
                  </w:rPr>
                </w:rPrChange>
              </w:rPr>
              <w:t xml:space="preserve"> дан </w:t>
            </w:r>
            <w:r w:rsidRPr="009C4BAE">
              <w:rPr>
                <w:rFonts w:ascii="Roboto" w:hAnsi="Roboto"/>
                <w:i/>
                <w:iCs/>
                <w:color w:val="C00000"/>
                <w:sz w:val="20"/>
                <w:szCs w:val="20"/>
                <w:lang w:val="uz-Cyrl-UZ"/>
                <w:rPrChange w:id="6298" w:author="Nozimjon Ortiqov" w:date="2026-02-24T09:31:00Z" w16du:dateUtc="2026-02-24T04:31:00Z">
                  <w:rPr>
                    <w:rFonts w:ascii="Roboto" w:hAnsi="Roboto"/>
                    <w:i/>
                    <w:iCs/>
                    <w:color w:val="C00000"/>
                    <w:sz w:val="20"/>
                    <w:szCs w:val="20"/>
                  </w:rPr>
                </w:rPrChange>
              </w:rPr>
              <w:t>08:00</w:t>
            </w:r>
            <w:r w:rsidRPr="009C4BAE">
              <w:rPr>
                <w:rFonts w:ascii="Roboto" w:hAnsi="Roboto"/>
                <w:i/>
                <w:iCs/>
                <w:sz w:val="20"/>
                <w:szCs w:val="20"/>
                <w:lang w:val="uz-Cyrl-UZ"/>
                <w:rPrChange w:id="6299" w:author="Nozimjon Ortiqov" w:date="2026-02-24T09:31:00Z" w16du:dateUtc="2026-02-24T04:31:00Z">
                  <w:rPr>
                    <w:rFonts w:ascii="Roboto" w:hAnsi="Roboto"/>
                    <w:i/>
                    <w:iCs/>
                    <w:sz w:val="20"/>
                    <w:szCs w:val="20"/>
                  </w:rPr>
                </w:rPrChange>
              </w:rPr>
              <w:t xml:space="preserve"> гача, </w:t>
            </w:r>
            <w:r w:rsidRPr="009C4BAE">
              <w:rPr>
                <w:rFonts w:ascii="Roboto" w:hAnsi="Roboto"/>
                <w:b/>
                <w:bCs/>
                <w:i/>
                <w:iCs/>
                <w:sz w:val="20"/>
                <w:szCs w:val="20"/>
                <w:lang w:val="uz-Cyrl-UZ"/>
                <w:rPrChange w:id="6300" w:author="Nozimjon Ortiqov" w:date="2026-02-24T09:31:00Z" w16du:dateUtc="2026-02-24T04:31:00Z">
                  <w:rPr>
                    <w:rFonts w:ascii="Roboto" w:hAnsi="Roboto"/>
                    <w:b/>
                    <w:bCs/>
                    <w:i/>
                    <w:iCs/>
                    <w:sz w:val="20"/>
                    <w:szCs w:val="20"/>
                  </w:rPr>
                </w:rPrChange>
              </w:rPr>
              <w:t>дам</w:t>
            </w:r>
            <w:r w:rsidRPr="009C4BAE">
              <w:rPr>
                <w:rFonts w:ascii="Roboto" w:hAnsi="Roboto"/>
                <w:i/>
                <w:iCs/>
                <w:sz w:val="20"/>
                <w:szCs w:val="20"/>
                <w:lang w:val="uz-Cyrl-UZ"/>
                <w:rPrChange w:id="6301" w:author="Nozimjon Ortiqov" w:date="2026-02-24T09:31:00Z" w16du:dateUtc="2026-02-24T04:31:00Z">
                  <w:rPr>
                    <w:rFonts w:ascii="Roboto" w:hAnsi="Roboto"/>
                    <w:i/>
                    <w:iCs/>
                    <w:sz w:val="20"/>
                    <w:szCs w:val="20"/>
                  </w:rPr>
                </w:rPrChange>
              </w:rPr>
              <w:t xml:space="preserve"> олиш ва </w:t>
            </w:r>
            <w:r w:rsidRPr="009C4BAE">
              <w:rPr>
                <w:rFonts w:ascii="Roboto" w:hAnsi="Roboto"/>
                <w:b/>
                <w:bCs/>
                <w:i/>
                <w:iCs/>
                <w:sz w:val="20"/>
                <w:szCs w:val="20"/>
                <w:lang w:val="uz-Cyrl-UZ"/>
                <w:rPrChange w:id="6302" w:author="Nozimjon Ortiqov" w:date="2026-02-24T09:31:00Z" w16du:dateUtc="2026-02-24T04:31:00Z">
                  <w:rPr>
                    <w:rFonts w:ascii="Roboto" w:hAnsi="Roboto"/>
                    <w:b/>
                    <w:bCs/>
                    <w:i/>
                    <w:iCs/>
                    <w:sz w:val="20"/>
                    <w:szCs w:val="20"/>
                  </w:rPr>
                </w:rPrChange>
              </w:rPr>
              <w:t>байрам</w:t>
            </w:r>
            <w:r w:rsidRPr="009C4BAE">
              <w:rPr>
                <w:rFonts w:ascii="Roboto" w:hAnsi="Roboto"/>
                <w:i/>
                <w:iCs/>
                <w:sz w:val="20"/>
                <w:szCs w:val="20"/>
                <w:lang w:val="uz-Cyrl-UZ"/>
                <w:rPrChange w:id="6303" w:author="Nozimjon Ortiqov" w:date="2026-02-24T09:31:00Z" w16du:dateUtc="2026-02-24T04:31:00Z">
                  <w:rPr>
                    <w:rFonts w:ascii="Roboto" w:hAnsi="Roboto"/>
                    <w:i/>
                    <w:iCs/>
                    <w:sz w:val="20"/>
                    <w:szCs w:val="20"/>
                  </w:rPr>
                </w:rPrChange>
              </w:rPr>
              <w:t xml:space="preserve"> кунлари эса соат </w:t>
            </w:r>
            <w:r w:rsidRPr="009C4BAE">
              <w:rPr>
                <w:rFonts w:ascii="Roboto" w:hAnsi="Roboto"/>
                <w:i/>
                <w:iCs/>
                <w:color w:val="C00000"/>
                <w:sz w:val="20"/>
                <w:szCs w:val="20"/>
                <w:lang w:val="uz-Cyrl-UZ"/>
                <w:rPrChange w:id="6304" w:author="Nozimjon Ortiqov" w:date="2026-02-24T09:31:00Z" w16du:dateUtc="2026-02-24T04:31:00Z">
                  <w:rPr>
                    <w:rFonts w:ascii="Roboto" w:hAnsi="Roboto"/>
                    <w:i/>
                    <w:iCs/>
                    <w:color w:val="C00000"/>
                    <w:sz w:val="20"/>
                    <w:szCs w:val="20"/>
                  </w:rPr>
                </w:rPrChange>
              </w:rPr>
              <w:t>20:00</w:t>
            </w:r>
            <w:r w:rsidRPr="009C4BAE">
              <w:rPr>
                <w:rFonts w:ascii="Roboto" w:hAnsi="Roboto"/>
                <w:i/>
                <w:iCs/>
                <w:sz w:val="20"/>
                <w:szCs w:val="20"/>
                <w:lang w:val="uz-Cyrl-UZ"/>
                <w:rPrChange w:id="6305" w:author="Nozimjon Ortiqov" w:date="2026-02-24T09:31:00Z" w16du:dateUtc="2026-02-24T04:31:00Z">
                  <w:rPr>
                    <w:rFonts w:ascii="Roboto" w:hAnsi="Roboto"/>
                    <w:i/>
                    <w:iCs/>
                    <w:sz w:val="20"/>
                    <w:szCs w:val="20"/>
                  </w:rPr>
                </w:rPrChange>
              </w:rPr>
              <w:t xml:space="preserve"> дан </w:t>
            </w:r>
            <w:r w:rsidRPr="009C4BAE">
              <w:rPr>
                <w:rFonts w:ascii="Roboto" w:hAnsi="Roboto"/>
                <w:i/>
                <w:iCs/>
                <w:color w:val="C00000"/>
                <w:sz w:val="20"/>
                <w:szCs w:val="20"/>
                <w:lang w:val="uz-Cyrl-UZ"/>
                <w:rPrChange w:id="6306" w:author="Nozimjon Ortiqov" w:date="2026-02-24T09:31:00Z" w16du:dateUtc="2026-02-24T04:31:00Z">
                  <w:rPr>
                    <w:rFonts w:ascii="Roboto" w:hAnsi="Roboto"/>
                    <w:i/>
                    <w:iCs/>
                    <w:color w:val="C00000"/>
                    <w:sz w:val="20"/>
                    <w:szCs w:val="20"/>
                  </w:rPr>
                </w:rPrChange>
              </w:rPr>
              <w:t xml:space="preserve">09:00 </w:t>
            </w:r>
            <w:r w:rsidRPr="009C4BAE">
              <w:rPr>
                <w:rFonts w:ascii="Roboto" w:hAnsi="Roboto"/>
                <w:i/>
                <w:iCs/>
                <w:sz w:val="20"/>
                <w:szCs w:val="20"/>
                <w:lang w:val="uz-Cyrl-UZ"/>
                <w:rPrChange w:id="6307" w:author="Nozimjon Ortiqov" w:date="2026-02-24T09:31:00Z" w16du:dateUtc="2026-02-24T04:31:00Z">
                  <w:rPr>
                    <w:rFonts w:ascii="Roboto" w:hAnsi="Roboto"/>
                    <w:i/>
                    <w:iCs/>
                    <w:sz w:val="20"/>
                    <w:szCs w:val="20"/>
                  </w:rPr>
                </w:rPrChange>
              </w:rPr>
              <w:t>гача).</w:t>
            </w:r>
          </w:p>
          <w:p w14:paraId="7455C3EC" w14:textId="77777777" w:rsidR="00484395" w:rsidRPr="009C4BAE" w:rsidRDefault="00484395" w:rsidP="001942E4">
            <w:pPr>
              <w:spacing w:after="80"/>
              <w:rPr>
                <w:rFonts w:ascii="Roboto" w:hAnsi="Roboto"/>
                <w:sz w:val="20"/>
                <w:szCs w:val="20"/>
                <w:lang w:val="uz-Cyrl-UZ"/>
                <w:rPrChange w:id="6308"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09"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6310"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11" w:author="Nozimjon Ortiqov" w:date="2026-02-24T09:31:00Z" w16du:dateUtc="2026-02-24T04:31:00Z">
                  <w:rPr>
                    <w:rFonts w:ascii="Roboto" w:hAnsi="Roboto"/>
                    <w:b/>
                    <w:bCs/>
                    <w:color w:val="0070C0"/>
                    <w:sz w:val="20"/>
                    <w:szCs w:val="20"/>
                  </w:rPr>
                </w:rPrChange>
              </w:rPr>
              <w:t>Психологик</w:t>
            </w:r>
            <w:r w:rsidRPr="009C4BAE">
              <w:rPr>
                <w:rFonts w:ascii="Roboto" w:hAnsi="Roboto"/>
                <w:color w:val="0070C0"/>
                <w:sz w:val="20"/>
                <w:szCs w:val="20"/>
                <w:lang w:val="uz-Cyrl-UZ"/>
                <w:rPrChange w:id="6312"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13" w:author="Nozimjon Ortiqov" w:date="2026-02-24T09:31:00Z" w16du:dateUtc="2026-02-24T04:31:00Z">
                  <w:rPr>
                    <w:rFonts w:ascii="Roboto" w:hAnsi="Roboto"/>
                    <w:b/>
                    <w:bCs/>
                    <w:color w:val="0070C0"/>
                    <w:sz w:val="20"/>
                    <w:szCs w:val="20"/>
                  </w:rPr>
                </w:rPrChange>
              </w:rPr>
              <w:t>босим</w:t>
            </w:r>
            <w:r w:rsidRPr="009C4BAE">
              <w:rPr>
                <w:rFonts w:ascii="Roboto" w:hAnsi="Roboto"/>
                <w:color w:val="0070C0"/>
                <w:sz w:val="20"/>
                <w:szCs w:val="20"/>
                <w:lang w:val="uz-Cyrl-UZ"/>
                <w:rPrChange w:id="6314"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15" w:author="Nozimjon Ortiqov" w:date="2026-02-24T09:31:00Z" w16du:dateUtc="2026-02-24T04:31:00Z">
                  <w:rPr>
                    <w:rFonts w:ascii="Roboto" w:hAnsi="Roboto"/>
                    <w:sz w:val="20"/>
                    <w:szCs w:val="20"/>
                  </w:rPr>
                </w:rPrChange>
              </w:rPr>
              <w:t xml:space="preserve">кўрсатишни </w:t>
            </w:r>
            <w:r w:rsidRPr="009C4BAE">
              <w:rPr>
                <w:rFonts w:ascii="Roboto" w:hAnsi="Roboto"/>
                <w:b/>
                <w:bCs/>
                <w:sz w:val="20"/>
                <w:szCs w:val="20"/>
                <w:lang w:val="uz-Cyrl-UZ"/>
                <w:rPrChange w:id="6316" w:author="Nozimjon Ortiqov" w:date="2026-02-24T09:31:00Z" w16du:dateUtc="2026-02-24T04:31:00Z">
                  <w:rPr>
                    <w:rFonts w:ascii="Roboto" w:hAnsi="Roboto"/>
                    <w:b/>
                    <w:bCs/>
                    <w:sz w:val="20"/>
                    <w:szCs w:val="20"/>
                  </w:rPr>
                </w:rPrChange>
              </w:rPr>
              <w:t>тақиқлаш</w:t>
            </w:r>
            <w:r w:rsidRPr="009C4BAE">
              <w:rPr>
                <w:rFonts w:ascii="Roboto" w:hAnsi="Roboto"/>
                <w:sz w:val="20"/>
                <w:szCs w:val="20"/>
                <w:lang w:val="uz-Cyrl-UZ"/>
                <w:rPrChange w:id="6317" w:author="Nozimjon Ortiqov" w:date="2026-02-24T09:31:00Z" w16du:dateUtc="2026-02-24T04:31:00Z">
                  <w:rPr>
                    <w:rFonts w:ascii="Roboto" w:hAnsi="Roboto"/>
                    <w:sz w:val="20"/>
                    <w:szCs w:val="20"/>
                  </w:rPr>
                </w:rPrChange>
              </w:rPr>
              <w:t>.</w:t>
            </w:r>
          </w:p>
          <w:p w14:paraId="194A2DEF" w14:textId="77777777" w:rsidR="00484395" w:rsidRPr="009C4BAE" w:rsidRDefault="00484395" w:rsidP="001942E4">
            <w:pPr>
              <w:spacing w:after="80"/>
              <w:rPr>
                <w:rFonts w:ascii="Roboto" w:hAnsi="Roboto"/>
                <w:i/>
                <w:iCs/>
                <w:sz w:val="20"/>
                <w:szCs w:val="20"/>
                <w:lang w:val="uz-Cyrl-UZ"/>
                <w:rPrChange w:id="6318"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319" w:author="Nozimjon Ortiqov" w:date="2026-02-24T09:31:00Z" w16du:dateUtc="2026-02-24T04:31:00Z">
                  <w:rPr>
                    <w:rFonts w:ascii="Roboto" w:hAnsi="Roboto"/>
                    <w:i/>
                    <w:iCs/>
                    <w:sz w:val="20"/>
                    <w:szCs w:val="20"/>
                  </w:rPr>
                </w:rPrChange>
              </w:rPr>
              <w:t>(Жисмоний зўравонлик билан қўрқитиш, мол–мулкка зарар етказиш билан таҳдид қилиш ёки қарздорнинг шаъни).</w:t>
            </w:r>
          </w:p>
          <w:p w14:paraId="4DD0E8FD" w14:textId="77777777" w:rsidR="00484395" w:rsidRPr="009C4BAE" w:rsidRDefault="00484395" w:rsidP="001942E4">
            <w:pPr>
              <w:spacing w:after="80"/>
              <w:rPr>
                <w:rFonts w:ascii="Roboto" w:hAnsi="Roboto"/>
                <w:sz w:val="20"/>
                <w:szCs w:val="20"/>
                <w:lang w:val="uz-Cyrl-UZ"/>
                <w:rPrChange w:id="632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21" w:author="Nozimjon Ortiqov" w:date="2026-02-24T09:31:00Z" w16du:dateUtc="2026-02-24T04:31:00Z">
                  <w:rPr>
                    <w:rFonts w:ascii="Roboto" w:hAnsi="Roboto"/>
                    <w:b/>
                    <w:bCs/>
                    <w:color w:val="C00000"/>
                    <w:sz w:val="20"/>
                    <w:szCs w:val="20"/>
                  </w:rPr>
                </w:rPrChange>
              </w:rPr>
              <w:t>4</w:t>
            </w:r>
            <w:r w:rsidRPr="009C4BAE">
              <w:rPr>
                <w:rFonts w:ascii="Roboto" w:hAnsi="Roboto"/>
                <w:sz w:val="20"/>
                <w:szCs w:val="20"/>
                <w:lang w:val="uz-Cyrl-UZ"/>
                <w:rPrChange w:id="6322"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23" w:author="Nozimjon Ortiqov" w:date="2026-02-24T09:31:00Z" w16du:dateUtc="2026-02-24T04:31:00Z">
                  <w:rPr>
                    <w:rFonts w:ascii="Roboto" w:hAnsi="Roboto"/>
                    <w:b/>
                    <w:bCs/>
                    <w:color w:val="0070C0"/>
                    <w:sz w:val="20"/>
                    <w:szCs w:val="20"/>
                  </w:rPr>
                </w:rPrChange>
              </w:rPr>
              <w:t>Автоматик</w:t>
            </w:r>
            <w:r w:rsidRPr="009C4BAE">
              <w:rPr>
                <w:rFonts w:ascii="Roboto" w:hAnsi="Roboto"/>
                <w:color w:val="0070C0"/>
                <w:sz w:val="20"/>
                <w:szCs w:val="20"/>
                <w:lang w:val="uz-Cyrl-UZ"/>
                <w:rPrChange w:id="632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25" w:author="Nozimjon Ortiqov" w:date="2026-02-24T09:31:00Z" w16du:dateUtc="2026-02-24T04:31:00Z">
                  <w:rPr>
                    <w:rFonts w:ascii="Roboto" w:hAnsi="Roboto"/>
                    <w:b/>
                    <w:bCs/>
                    <w:color w:val="0070C0"/>
                    <w:sz w:val="20"/>
                    <w:szCs w:val="20"/>
                  </w:rPr>
                </w:rPrChange>
              </w:rPr>
              <w:t>қўнғироқ</w:t>
            </w:r>
            <w:r w:rsidRPr="009C4BAE">
              <w:rPr>
                <w:rFonts w:ascii="Roboto" w:hAnsi="Roboto"/>
                <w:color w:val="0070C0"/>
                <w:sz w:val="20"/>
                <w:szCs w:val="20"/>
                <w:lang w:val="uz-Cyrl-UZ"/>
                <w:rPrChange w:id="632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27" w:author="Nozimjon Ortiqov" w:date="2026-02-24T09:31:00Z" w16du:dateUtc="2026-02-24T04:31:00Z">
                  <w:rPr>
                    <w:rFonts w:ascii="Roboto" w:hAnsi="Roboto"/>
                    <w:sz w:val="20"/>
                    <w:szCs w:val="20"/>
                  </w:rPr>
                </w:rPrChange>
              </w:rPr>
              <w:t xml:space="preserve">қилишни </w:t>
            </w:r>
            <w:r w:rsidRPr="009C4BAE">
              <w:rPr>
                <w:rFonts w:ascii="Roboto" w:hAnsi="Roboto"/>
                <w:b/>
                <w:bCs/>
                <w:sz w:val="20"/>
                <w:szCs w:val="20"/>
                <w:lang w:val="uz-Cyrl-UZ"/>
                <w:rPrChange w:id="6328" w:author="Nozimjon Ortiqov" w:date="2026-02-24T09:31:00Z" w16du:dateUtc="2026-02-24T04:31:00Z">
                  <w:rPr>
                    <w:rFonts w:ascii="Roboto" w:hAnsi="Roboto"/>
                    <w:b/>
                    <w:bCs/>
                    <w:sz w:val="20"/>
                    <w:szCs w:val="20"/>
                  </w:rPr>
                </w:rPrChange>
              </w:rPr>
              <w:t>тақиқлаш</w:t>
            </w:r>
            <w:r w:rsidRPr="009C4BAE">
              <w:rPr>
                <w:rFonts w:ascii="Roboto" w:hAnsi="Roboto"/>
                <w:sz w:val="20"/>
                <w:szCs w:val="20"/>
                <w:lang w:val="uz-Cyrl-UZ"/>
                <w:rPrChange w:id="6329" w:author="Nozimjon Ortiqov" w:date="2026-02-24T09:31:00Z" w16du:dateUtc="2026-02-24T04:31:00Z">
                  <w:rPr>
                    <w:rFonts w:ascii="Roboto" w:hAnsi="Roboto"/>
                    <w:sz w:val="20"/>
                    <w:szCs w:val="20"/>
                  </w:rPr>
                </w:rPrChange>
              </w:rPr>
              <w:t>.</w:t>
            </w:r>
          </w:p>
          <w:p w14:paraId="62871078" w14:textId="77777777" w:rsidR="00484395" w:rsidRPr="009C4BAE" w:rsidRDefault="00484395" w:rsidP="001942E4">
            <w:pPr>
              <w:spacing w:after="80"/>
              <w:rPr>
                <w:rFonts w:ascii="Roboto" w:hAnsi="Roboto"/>
                <w:sz w:val="20"/>
                <w:szCs w:val="20"/>
                <w:lang w:val="uz-Cyrl-UZ"/>
                <w:rPrChange w:id="633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31" w:author="Nozimjon Ortiqov" w:date="2026-02-24T09:31:00Z" w16du:dateUtc="2026-02-24T04:31:00Z">
                  <w:rPr>
                    <w:rFonts w:ascii="Roboto" w:hAnsi="Roboto"/>
                    <w:b/>
                    <w:bCs/>
                    <w:color w:val="C00000"/>
                    <w:sz w:val="20"/>
                    <w:szCs w:val="20"/>
                  </w:rPr>
                </w:rPrChange>
              </w:rPr>
              <w:t>5</w:t>
            </w:r>
            <w:r w:rsidRPr="009C4BAE">
              <w:rPr>
                <w:rFonts w:ascii="Roboto" w:hAnsi="Roboto"/>
                <w:sz w:val="20"/>
                <w:szCs w:val="20"/>
                <w:lang w:val="uz-Cyrl-UZ"/>
                <w:rPrChange w:id="6332"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33" w:author="Nozimjon Ortiqov" w:date="2026-02-24T09:31:00Z" w16du:dateUtc="2026-02-24T04:31:00Z">
                  <w:rPr>
                    <w:rFonts w:ascii="Roboto" w:hAnsi="Roboto"/>
                    <w:b/>
                    <w:bCs/>
                    <w:color w:val="0070C0"/>
                    <w:sz w:val="20"/>
                    <w:szCs w:val="20"/>
                  </w:rPr>
                </w:rPrChange>
              </w:rPr>
              <w:t>Учинчи</w:t>
            </w:r>
            <w:r w:rsidRPr="009C4BAE">
              <w:rPr>
                <w:rFonts w:ascii="Roboto" w:hAnsi="Roboto"/>
                <w:color w:val="0070C0"/>
                <w:sz w:val="20"/>
                <w:szCs w:val="20"/>
                <w:lang w:val="uz-Cyrl-UZ"/>
                <w:rPrChange w:id="633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35" w:author="Nozimjon Ortiqov" w:date="2026-02-24T09:31:00Z" w16du:dateUtc="2026-02-24T04:31:00Z">
                  <w:rPr>
                    <w:rFonts w:ascii="Roboto" w:hAnsi="Roboto"/>
                    <w:b/>
                    <w:bCs/>
                    <w:color w:val="0070C0"/>
                    <w:sz w:val="20"/>
                    <w:szCs w:val="20"/>
                  </w:rPr>
                </w:rPrChange>
              </w:rPr>
              <w:t>шахслар</w:t>
            </w:r>
            <w:r w:rsidRPr="009C4BAE">
              <w:rPr>
                <w:rFonts w:ascii="Roboto" w:hAnsi="Roboto"/>
                <w:color w:val="0070C0"/>
                <w:sz w:val="20"/>
                <w:szCs w:val="20"/>
                <w:lang w:val="uz-Cyrl-UZ"/>
                <w:rPrChange w:id="633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37" w:author="Nozimjon Ortiqov" w:date="2026-02-24T09:31:00Z" w16du:dateUtc="2026-02-24T04:31:00Z">
                  <w:rPr>
                    <w:rFonts w:ascii="Roboto" w:hAnsi="Roboto"/>
                    <w:sz w:val="20"/>
                    <w:szCs w:val="20"/>
                  </w:rPr>
                </w:rPrChange>
              </w:rPr>
              <w:t>билан алоқа қилишни чеклаш.</w:t>
            </w:r>
          </w:p>
        </w:tc>
        <w:tc>
          <w:tcPr>
            <w:tcW w:w="3516" w:type="dxa"/>
            <w:tcPrChange w:id="6338" w:author="Nozimjon Ortiqov" w:date="2026-02-24T09:37:00Z" w16du:dateUtc="2026-02-24T04:37:00Z">
              <w:tcPr>
                <w:tcW w:w="3516" w:type="dxa"/>
                <w:gridSpan w:val="2"/>
                <w:vAlign w:val="center"/>
              </w:tcPr>
            </w:tcPrChange>
          </w:tcPr>
          <w:p w14:paraId="728FAE46" w14:textId="77777777" w:rsidR="00484395" w:rsidRPr="009C4BAE" w:rsidRDefault="00484395" w:rsidP="001942E4">
            <w:pPr>
              <w:spacing w:after="80"/>
              <w:rPr>
                <w:rFonts w:ascii="Roboto" w:hAnsi="Roboto"/>
                <w:sz w:val="20"/>
                <w:szCs w:val="20"/>
                <w:lang w:val="uz-Cyrl-UZ"/>
                <w:rPrChange w:id="633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40"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341"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42" w:author="Nozimjon Ortiqov" w:date="2026-02-24T09:31:00Z" w16du:dateUtc="2026-02-24T04:31:00Z">
                  <w:rPr>
                    <w:rFonts w:ascii="Roboto" w:hAnsi="Roboto"/>
                    <w:b/>
                    <w:bCs/>
                    <w:color w:val="0070C0"/>
                    <w:sz w:val="20"/>
                    <w:szCs w:val="20"/>
                  </w:rPr>
                </w:rPrChange>
              </w:rPr>
              <w:t>Блокировка</w:t>
            </w:r>
            <w:r w:rsidRPr="009C4BAE">
              <w:rPr>
                <w:rFonts w:ascii="Roboto" w:hAnsi="Roboto"/>
                <w:color w:val="0070C0"/>
                <w:sz w:val="20"/>
                <w:szCs w:val="20"/>
                <w:lang w:val="uz-Cyrl-UZ"/>
                <w:rPrChange w:id="6343"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44" w:author="Nozimjon Ortiqov" w:date="2026-02-24T09:31:00Z" w16du:dateUtc="2026-02-24T04:31:00Z">
                  <w:rPr>
                    <w:rFonts w:ascii="Roboto" w:hAnsi="Roboto"/>
                    <w:b/>
                    <w:bCs/>
                    <w:color w:val="0070C0"/>
                    <w:sz w:val="20"/>
                    <w:szCs w:val="20"/>
                  </w:rPr>
                </w:rPrChange>
              </w:rPr>
              <w:t>алоқа</w:t>
            </w:r>
            <w:r w:rsidRPr="009C4BAE">
              <w:rPr>
                <w:rFonts w:ascii="Roboto" w:hAnsi="Roboto"/>
                <w:color w:val="0070C0"/>
                <w:sz w:val="20"/>
                <w:szCs w:val="20"/>
                <w:lang w:val="uz-Cyrl-UZ"/>
                <w:rPrChange w:id="634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46" w:author="Nozimjon Ortiqov" w:date="2026-02-24T09:31:00Z" w16du:dateUtc="2026-02-24T04:31:00Z">
                  <w:rPr>
                    <w:rFonts w:ascii="Roboto" w:hAnsi="Roboto"/>
                    <w:sz w:val="20"/>
                    <w:szCs w:val="20"/>
                  </w:rPr>
                </w:rPrChange>
              </w:rPr>
              <w:t>воситаларини қўллаш тақиқланади</w:t>
            </w:r>
          </w:p>
          <w:p w14:paraId="0D1D95B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Change w:id="6347" w:author="Nozimjon Ortiqov" w:date="2026-02-24T09:31:00Z" w16du:dateUtc="2026-02-24T04:31:00Z">
                  <w:rPr>
                    <w:rFonts w:ascii="Roboto" w:hAnsi="Roboto"/>
                    <w:i/>
                    <w:iCs/>
                    <w:sz w:val="20"/>
                    <w:szCs w:val="20"/>
                  </w:rPr>
                </w:rPrChange>
              </w:rPr>
              <w:t>(алоқани блоклаш дастурларидан фойдаланиш тақиқланади).</w:t>
            </w:r>
          </w:p>
          <w:p w14:paraId="43063320"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Байрам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кунларида </w:t>
            </w:r>
            <w:r w:rsidRPr="009C4BAE">
              <w:rPr>
                <w:rFonts w:ascii="Roboto" w:hAnsi="Roboto"/>
                <w:b/>
                <w:bCs/>
                <w:sz w:val="20"/>
                <w:szCs w:val="20"/>
                <w:lang w:val="uz-Cyrl-UZ"/>
              </w:rPr>
              <w:t>ўзаро</w:t>
            </w:r>
            <w:r w:rsidRPr="009C4BAE">
              <w:rPr>
                <w:rFonts w:ascii="Roboto" w:hAnsi="Roboto"/>
                <w:sz w:val="20"/>
                <w:szCs w:val="20"/>
                <w:lang w:val="uz-Cyrl-UZ"/>
              </w:rPr>
              <w:t xml:space="preserve"> </w:t>
            </w:r>
            <w:r w:rsidRPr="009C4BAE">
              <w:rPr>
                <w:rFonts w:ascii="Roboto" w:hAnsi="Roboto"/>
                <w:b/>
                <w:bCs/>
                <w:sz w:val="20"/>
                <w:szCs w:val="20"/>
                <w:lang w:val="uz-Cyrl-UZ"/>
              </w:rPr>
              <w:t>алоқа</w:t>
            </w:r>
          </w:p>
          <w:p w14:paraId="5FE426B1"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Алдаш</w:t>
            </w:r>
            <w:r w:rsidRPr="009C4BAE">
              <w:rPr>
                <w:rFonts w:ascii="Roboto" w:hAnsi="Roboto"/>
                <w:color w:val="0070C0"/>
                <w:sz w:val="20"/>
                <w:szCs w:val="20"/>
                <w:lang w:val="uz-Cyrl-UZ"/>
              </w:rPr>
              <w:t xml:space="preserve"> </w:t>
            </w:r>
            <w:r w:rsidRPr="009C4BAE">
              <w:rPr>
                <w:rFonts w:ascii="Roboto" w:hAnsi="Roboto"/>
                <w:sz w:val="20"/>
                <w:szCs w:val="20"/>
                <w:lang w:val="uz-Cyrl-UZ"/>
              </w:rPr>
              <w:t>тақиқланади</w:t>
            </w:r>
          </w:p>
          <w:p w14:paraId="4EAD4CD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Огоҳлантирмасдан </w:t>
            </w:r>
            <w:r w:rsidRPr="009C4BAE">
              <w:rPr>
                <w:rFonts w:ascii="Roboto" w:hAnsi="Roboto"/>
                <w:b/>
                <w:bCs/>
                <w:color w:val="0070C0"/>
                <w:sz w:val="20"/>
                <w:szCs w:val="20"/>
                <w:lang w:val="uz-Cyrl-UZ"/>
              </w:rPr>
              <w:t>видео</w:t>
            </w:r>
            <w:r w:rsidRPr="009C4BAE">
              <w:rPr>
                <w:rFonts w:ascii="Roboto" w:hAnsi="Roboto"/>
                <w:sz w:val="20"/>
                <w:szCs w:val="20"/>
                <w:lang w:val="uz-Cyrl-UZ"/>
              </w:rPr>
              <w:t>/</w:t>
            </w:r>
            <w:r w:rsidRPr="009C4BAE">
              <w:rPr>
                <w:rFonts w:ascii="Roboto" w:hAnsi="Roboto"/>
                <w:b/>
                <w:bCs/>
                <w:color w:val="0070C0"/>
                <w:sz w:val="20"/>
                <w:szCs w:val="20"/>
                <w:lang w:val="uz-Cyrl-UZ"/>
              </w:rPr>
              <w:t>аудио</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ёзув </w:t>
            </w:r>
            <w:r w:rsidRPr="009C4BAE">
              <w:rPr>
                <w:rFonts w:ascii="Roboto" w:hAnsi="Roboto"/>
                <w:b/>
                <w:bCs/>
                <w:sz w:val="20"/>
                <w:szCs w:val="20"/>
                <w:lang w:val="uz-Cyrl-UZ"/>
              </w:rPr>
              <w:t>тақиқланади</w:t>
            </w:r>
          </w:p>
          <w:p w14:paraId="696A77B9"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(коллектор ёзув олиб борилаётгани ҳақида аввал огоҳлантириши шарт).</w:t>
            </w:r>
          </w:p>
          <w:p w14:paraId="347FF250" w14:textId="77777777" w:rsidR="00484395" w:rsidRPr="009C4BAE" w:rsidDel="001942E4" w:rsidRDefault="00484395">
            <w:pPr>
              <w:spacing w:after="80"/>
              <w:rPr>
                <w:del w:id="6348" w:author="Nozimjon Ortiqov" w:date="2026-02-24T09:37:00Z" w16du:dateUtc="2026-02-24T04:37:00Z"/>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color w:val="0070C0"/>
                <w:sz w:val="20"/>
                <w:szCs w:val="20"/>
                <w:lang w:val="uz-Cyrl-UZ"/>
              </w:rPr>
              <w:t>Учинчи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шахслардан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қарзни ундириш тақиқланади, агар улар </w:t>
            </w:r>
            <w:r w:rsidRPr="009C4BAE">
              <w:rPr>
                <w:rFonts w:ascii="Roboto" w:hAnsi="Roboto"/>
                <w:b/>
                <w:bCs/>
                <w:sz w:val="20"/>
                <w:szCs w:val="20"/>
                <w:lang w:val="uz-Cyrl-UZ"/>
              </w:rPr>
              <w:t>кафил</w:t>
            </w:r>
            <w:r w:rsidRPr="009C4BAE">
              <w:rPr>
                <w:rFonts w:ascii="Roboto" w:hAnsi="Roboto"/>
                <w:sz w:val="20"/>
                <w:szCs w:val="20"/>
                <w:lang w:val="uz-Cyrl-UZ"/>
              </w:rPr>
              <w:t xml:space="preserve"> </w:t>
            </w:r>
            <w:r w:rsidRPr="009C4BAE">
              <w:rPr>
                <w:rFonts w:ascii="Roboto" w:hAnsi="Roboto"/>
                <w:b/>
                <w:bCs/>
                <w:sz w:val="20"/>
                <w:szCs w:val="20"/>
                <w:lang w:val="uz-Cyrl-UZ"/>
              </w:rPr>
              <w:t>бўлмаса</w:t>
            </w:r>
            <w:r w:rsidRPr="009C4BAE">
              <w:rPr>
                <w:rFonts w:ascii="Roboto" w:hAnsi="Roboto"/>
                <w:sz w:val="20"/>
                <w:szCs w:val="20"/>
                <w:lang w:val="uz-Cyrl-UZ"/>
              </w:rPr>
              <w:t>.</w:t>
            </w:r>
          </w:p>
          <w:p w14:paraId="2B7FB570" w14:textId="004231E5" w:rsidR="00484395" w:rsidRPr="009C4BAE" w:rsidDel="00D96E6C" w:rsidRDefault="00484395">
            <w:pPr>
              <w:rPr>
                <w:del w:id="6349" w:author="Nozimjon Ortiqov" w:date="2026-02-23T18:41:00Z" w16du:dateUtc="2026-02-23T13:41:00Z"/>
                <w:rFonts w:ascii="Roboto" w:hAnsi="Roboto"/>
                <w:sz w:val="20"/>
                <w:szCs w:val="20"/>
                <w:lang w:val="uz-Cyrl-UZ"/>
              </w:rPr>
            </w:pPr>
          </w:p>
          <w:p w14:paraId="5D606360" w14:textId="2D3410E0" w:rsidR="00484395" w:rsidRPr="009C4BAE" w:rsidDel="00D96E6C" w:rsidRDefault="00484395">
            <w:pPr>
              <w:rPr>
                <w:del w:id="6350" w:author="Nozimjon Ortiqov" w:date="2026-02-23T18:41:00Z" w16du:dateUtc="2026-02-23T13:41:00Z"/>
                <w:rFonts w:ascii="Roboto" w:hAnsi="Roboto"/>
                <w:sz w:val="20"/>
                <w:szCs w:val="20"/>
                <w:lang w:val="uz-Cyrl-UZ"/>
              </w:rPr>
            </w:pPr>
          </w:p>
          <w:p w14:paraId="55D143F9" w14:textId="349E72AB" w:rsidR="00484395" w:rsidRPr="009C4BAE" w:rsidDel="00D96E6C" w:rsidRDefault="00484395">
            <w:pPr>
              <w:rPr>
                <w:del w:id="6351" w:author="Nozimjon Ortiqov" w:date="2026-02-23T18:41:00Z" w16du:dateUtc="2026-02-23T13:41:00Z"/>
                <w:rFonts w:ascii="Roboto" w:hAnsi="Roboto"/>
                <w:sz w:val="20"/>
                <w:szCs w:val="20"/>
                <w:lang w:val="uz-Cyrl-UZ"/>
              </w:rPr>
            </w:pPr>
          </w:p>
          <w:p w14:paraId="58298916" w14:textId="5364DE78" w:rsidR="00484395" w:rsidRPr="009C4BAE" w:rsidDel="00D96E6C" w:rsidRDefault="00484395">
            <w:pPr>
              <w:rPr>
                <w:del w:id="6352" w:author="Nozimjon Ortiqov" w:date="2026-02-23T18:41:00Z" w16du:dateUtc="2026-02-23T13:41:00Z"/>
                <w:rFonts w:ascii="Roboto" w:hAnsi="Roboto"/>
                <w:sz w:val="20"/>
                <w:szCs w:val="20"/>
                <w:lang w:val="uz-Cyrl-UZ"/>
              </w:rPr>
            </w:pPr>
          </w:p>
          <w:p w14:paraId="4C7D04D5" w14:textId="3E7DB502" w:rsidR="00484395" w:rsidRPr="009C4BAE" w:rsidDel="00D96E6C" w:rsidRDefault="00484395">
            <w:pPr>
              <w:rPr>
                <w:del w:id="6353" w:author="Nozimjon Ortiqov" w:date="2026-02-23T18:41:00Z" w16du:dateUtc="2026-02-23T13:41:00Z"/>
                <w:rFonts w:ascii="Roboto" w:hAnsi="Roboto"/>
                <w:sz w:val="20"/>
                <w:szCs w:val="20"/>
                <w:lang w:val="uz-Cyrl-UZ"/>
              </w:rPr>
            </w:pPr>
          </w:p>
          <w:p w14:paraId="732F322C" w14:textId="77777777" w:rsidR="00484395" w:rsidRPr="009C4BAE" w:rsidRDefault="00484395">
            <w:pPr>
              <w:spacing w:after="80"/>
              <w:rPr>
                <w:rFonts w:ascii="Roboto" w:hAnsi="Roboto"/>
                <w:sz w:val="20"/>
                <w:szCs w:val="20"/>
                <w:lang w:val="uz-Cyrl-UZ"/>
              </w:rPr>
              <w:pPrChange w:id="6354" w:author="Nozimjon Ortiqov" w:date="2026-02-24T09:37:00Z" w16du:dateUtc="2026-02-24T04:37:00Z">
                <w:pPr>
                  <w:jc w:val="center"/>
                </w:pPr>
              </w:pPrChange>
            </w:pPr>
          </w:p>
        </w:tc>
        <w:tc>
          <w:tcPr>
            <w:tcW w:w="3635" w:type="dxa"/>
            <w:tcPrChange w:id="6355" w:author="Nozimjon Ortiqov" w:date="2026-02-24T09:37:00Z" w16du:dateUtc="2026-02-24T04:37:00Z">
              <w:tcPr>
                <w:tcW w:w="3635" w:type="dxa"/>
                <w:gridSpan w:val="2"/>
                <w:vAlign w:val="center"/>
              </w:tcPr>
            </w:tcPrChange>
          </w:tcPr>
          <w:p w14:paraId="74A4B72B"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Ноқулай</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вақт</w:t>
            </w:r>
            <w:r w:rsidRPr="009C4BAE">
              <w:rPr>
                <w:rFonts w:ascii="Roboto" w:hAnsi="Roboto"/>
                <w:sz w:val="20"/>
                <w:szCs w:val="20"/>
                <w:lang w:val="uz-Cyrl-UZ"/>
              </w:rPr>
              <w:t>»да алоқа қилиш тақиқланади</w:t>
            </w:r>
          </w:p>
          <w:p w14:paraId="6E13F01E"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 xml:space="preserve">(соат </w:t>
            </w:r>
            <w:r w:rsidRPr="009C4BAE">
              <w:rPr>
                <w:rFonts w:ascii="Roboto" w:hAnsi="Roboto"/>
                <w:i/>
                <w:iCs/>
                <w:color w:val="C00000"/>
                <w:sz w:val="20"/>
                <w:szCs w:val="20"/>
                <w:lang w:val="uz-Cyrl-UZ"/>
              </w:rPr>
              <w:t>08:00</w:t>
            </w:r>
            <w:r w:rsidRPr="009C4BAE">
              <w:rPr>
                <w:rFonts w:ascii="Roboto" w:hAnsi="Roboto"/>
                <w:i/>
                <w:iCs/>
                <w:sz w:val="20"/>
                <w:szCs w:val="20"/>
                <w:lang w:val="uz-Cyrl-UZ"/>
              </w:rPr>
              <w:t xml:space="preserve"> дан олдин ва </w:t>
            </w:r>
            <w:r w:rsidRPr="009C4BAE">
              <w:rPr>
                <w:rFonts w:ascii="Roboto" w:hAnsi="Roboto"/>
                <w:i/>
                <w:iCs/>
                <w:color w:val="C00000"/>
                <w:sz w:val="20"/>
                <w:szCs w:val="20"/>
                <w:lang w:val="uz-Cyrl-UZ"/>
              </w:rPr>
              <w:t>21:00</w:t>
            </w:r>
            <w:r w:rsidRPr="009C4BAE">
              <w:rPr>
                <w:rFonts w:ascii="Roboto" w:hAnsi="Roboto"/>
                <w:i/>
                <w:iCs/>
                <w:sz w:val="20"/>
                <w:szCs w:val="20"/>
                <w:lang w:val="uz-Cyrl-UZ"/>
              </w:rPr>
              <w:t xml:space="preserve"> дан кейин ҳар қандай қўнғироқлар тақиқланади).</w:t>
            </w:r>
          </w:p>
          <w:p w14:paraId="0DEFA6B6"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Қарздорнинг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жойига</w:t>
            </w:r>
            <w:r w:rsidRPr="009C4BAE">
              <w:rPr>
                <w:rFonts w:ascii="Roboto" w:hAnsi="Roboto"/>
                <w:sz w:val="20"/>
                <w:szCs w:val="20"/>
                <w:lang w:val="uz-Cyrl-UZ"/>
              </w:rPr>
              <w:t xml:space="preserve"> </w:t>
            </w:r>
            <w:r w:rsidRPr="009C4BAE">
              <w:rPr>
                <w:rFonts w:ascii="Roboto" w:hAnsi="Roboto"/>
                <w:b/>
                <w:bCs/>
                <w:color w:val="0070C0"/>
                <w:sz w:val="20"/>
                <w:szCs w:val="20"/>
                <w:lang w:val="uz-Cyrl-UZ"/>
              </w:rPr>
              <w:t>қўнғироқ</w:t>
            </w:r>
            <w:r w:rsidRPr="009C4BAE">
              <w:rPr>
                <w:rFonts w:ascii="Roboto" w:hAnsi="Roboto"/>
                <w:color w:val="0070C0"/>
                <w:sz w:val="20"/>
                <w:szCs w:val="20"/>
                <w:lang w:val="uz-Cyrl-UZ"/>
              </w:rPr>
              <w:t xml:space="preserve"> </w:t>
            </w:r>
            <w:r w:rsidRPr="009C4BAE">
              <w:rPr>
                <w:rFonts w:ascii="Roboto" w:hAnsi="Roboto"/>
                <w:sz w:val="20"/>
                <w:szCs w:val="20"/>
                <w:lang w:val="uz-Cyrl-UZ"/>
              </w:rPr>
              <w:t>қилиш тақиқланади.</w:t>
            </w:r>
          </w:p>
          <w:p w14:paraId="3DDB58A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Оммавий</w:t>
            </w:r>
            <w:r w:rsidRPr="009C4BAE">
              <w:rPr>
                <w:rFonts w:ascii="Roboto" w:hAnsi="Roboto"/>
                <w:sz w:val="20"/>
                <w:szCs w:val="20"/>
                <w:lang w:val="uz-Cyrl-UZ"/>
              </w:rPr>
              <w:t xml:space="preserve"> </w:t>
            </w:r>
            <w:r w:rsidRPr="009C4BAE">
              <w:rPr>
                <w:rFonts w:ascii="Roboto" w:hAnsi="Roboto"/>
                <w:b/>
                <w:bCs/>
                <w:sz w:val="20"/>
                <w:szCs w:val="20"/>
                <w:lang w:val="uz-Cyrl-UZ"/>
              </w:rPr>
              <w:t>ошкор</w:t>
            </w:r>
            <w:r w:rsidRPr="009C4BAE">
              <w:rPr>
                <w:rFonts w:ascii="Roboto" w:hAnsi="Roboto"/>
                <w:sz w:val="20"/>
                <w:szCs w:val="20"/>
                <w:lang w:val="uz-Cyrl-UZ"/>
              </w:rPr>
              <w:t xml:space="preserve"> қилиш тақиқланади</w:t>
            </w:r>
          </w:p>
          <w:p w14:paraId="22E5C668"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(жумладан, қарздорлар рўйхатларини эълон қилиш).</w:t>
            </w:r>
          </w:p>
          <w:p w14:paraId="63F94A4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Қарз </w:t>
            </w:r>
            <w:r w:rsidRPr="009C4BAE">
              <w:rPr>
                <w:rFonts w:ascii="Roboto" w:hAnsi="Roboto"/>
                <w:b/>
                <w:bCs/>
                <w:sz w:val="20"/>
                <w:szCs w:val="20"/>
                <w:lang w:val="uz-Cyrl-UZ"/>
              </w:rPr>
              <w:t>суммаси</w:t>
            </w:r>
            <w:r w:rsidRPr="009C4BAE">
              <w:rPr>
                <w:rFonts w:ascii="Roboto" w:hAnsi="Roboto"/>
                <w:sz w:val="20"/>
                <w:szCs w:val="20"/>
                <w:lang w:val="uz-Cyrl-UZ"/>
              </w:rPr>
              <w:t xml:space="preserve"> ёки </w:t>
            </w:r>
            <w:r w:rsidRPr="009C4BAE">
              <w:rPr>
                <w:rFonts w:ascii="Roboto" w:hAnsi="Roboto"/>
                <w:b/>
                <w:bCs/>
                <w:sz w:val="20"/>
                <w:szCs w:val="20"/>
                <w:lang w:val="uz-Cyrl-UZ"/>
              </w:rPr>
              <w:t>жазолар</w:t>
            </w:r>
            <w:r w:rsidRPr="009C4BAE">
              <w:rPr>
                <w:rFonts w:ascii="Roboto" w:hAnsi="Roboto"/>
                <w:sz w:val="20"/>
                <w:szCs w:val="20"/>
                <w:lang w:val="uz-Cyrl-UZ"/>
              </w:rPr>
              <w:t xml:space="preserve"> ҳақида </w:t>
            </w:r>
            <w:r w:rsidRPr="009C4BAE">
              <w:rPr>
                <w:rFonts w:ascii="Roboto" w:hAnsi="Roboto"/>
                <w:b/>
                <w:bCs/>
                <w:color w:val="0070C0"/>
                <w:sz w:val="20"/>
                <w:szCs w:val="20"/>
                <w:lang w:val="uz-Cyrl-UZ"/>
              </w:rPr>
              <w:t>ёлғон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маълумот бериш </w:t>
            </w:r>
            <w:r w:rsidRPr="009C4BAE">
              <w:rPr>
                <w:rFonts w:ascii="Roboto" w:hAnsi="Roboto"/>
                <w:b/>
                <w:bCs/>
                <w:sz w:val="20"/>
                <w:szCs w:val="20"/>
                <w:lang w:val="uz-Cyrl-UZ"/>
              </w:rPr>
              <w:t>тақиқланади</w:t>
            </w:r>
            <w:r w:rsidRPr="009C4BAE">
              <w:rPr>
                <w:rFonts w:ascii="Roboto" w:hAnsi="Roboto"/>
                <w:sz w:val="20"/>
                <w:szCs w:val="20"/>
                <w:lang w:val="uz-Cyrl-UZ"/>
              </w:rPr>
              <w:t>.</w:t>
            </w:r>
          </w:p>
          <w:p w14:paraId="6DA3CFC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sz w:val="20"/>
                <w:szCs w:val="20"/>
                <w:lang w:val="uz-Cyrl-UZ"/>
              </w:rPr>
              <w:t>Адвокатни</w:t>
            </w:r>
            <w:r w:rsidRPr="009C4BAE">
              <w:rPr>
                <w:rFonts w:ascii="Roboto" w:hAnsi="Roboto"/>
                <w:sz w:val="20"/>
                <w:szCs w:val="20"/>
                <w:lang w:val="uz-Cyrl-UZ"/>
              </w:rPr>
              <w:t xml:space="preserve"> </w:t>
            </w:r>
            <w:r w:rsidRPr="009C4BAE">
              <w:rPr>
                <w:rFonts w:ascii="Roboto" w:hAnsi="Roboto"/>
                <w:b/>
                <w:bCs/>
                <w:sz w:val="20"/>
                <w:szCs w:val="20"/>
                <w:lang w:val="uz-Cyrl-UZ"/>
              </w:rPr>
              <w:t>инкор</w:t>
            </w:r>
            <w:r w:rsidRPr="009C4BAE">
              <w:rPr>
                <w:rFonts w:ascii="Roboto" w:hAnsi="Roboto"/>
                <w:sz w:val="20"/>
                <w:szCs w:val="20"/>
                <w:lang w:val="uz-Cyrl-UZ"/>
              </w:rPr>
              <w:t xml:space="preserve"> </w:t>
            </w:r>
            <w:r w:rsidRPr="009C4BAE">
              <w:rPr>
                <w:rFonts w:ascii="Roboto" w:hAnsi="Roboto"/>
                <w:b/>
                <w:bCs/>
                <w:sz w:val="20"/>
                <w:szCs w:val="20"/>
                <w:lang w:val="uz-Cyrl-UZ"/>
              </w:rPr>
              <w:t>этиш</w:t>
            </w:r>
            <w:r w:rsidRPr="009C4BAE">
              <w:rPr>
                <w:rFonts w:ascii="Roboto" w:hAnsi="Roboto"/>
                <w:sz w:val="20"/>
                <w:szCs w:val="20"/>
                <w:lang w:val="uz-Cyrl-UZ"/>
              </w:rPr>
              <w:t xml:space="preserve"> тақиқланади</w:t>
            </w:r>
          </w:p>
          <w:p w14:paraId="4067B9EC"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юрист ёлланган бўлса, қарздор билан тўғридан–тўғри алоқа қилиш тақиқланади).</w:t>
            </w:r>
          </w:p>
        </w:tc>
        <w:tc>
          <w:tcPr>
            <w:tcW w:w="3782" w:type="dxa"/>
            <w:tcPrChange w:id="6356" w:author="Nozimjon Ortiqov" w:date="2026-02-24T09:37:00Z" w16du:dateUtc="2026-02-24T04:37:00Z">
              <w:tcPr>
                <w:tcW w:w="3782" w:type="dxa"/>
                <w:gridSpan w:val="2"/>
                <w:vAlign w:val="center"/>
              </w:tcPr>
            </w:tcPrChange>
          </w:tcPr>
          <w:p w14:paraId="66547377"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Депортация</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билан қўрқитиш </w:t>
            </w:r>
            <w:r w:rsidRPr="009C4BAE">
              <w:rPr>
                <w:rFonts w:ascii="Roboto" w:hAnsi="Roboto"/>
                <w:b/>
                <w:bCs/>
                <w:sz w:val="20"/>
                <w:szCs w:val="20"/>
                <w:lang w:val="uz-Cyrl-UZ"/>
              </w:rPr>
              <w:t>тақиқланади</w:t>
            </w:r>
          </w:p>
          <w:p w14:paraId="50DE892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Эътироздан</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кейин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алоқа қилиш </w:t>
            </w:r>
            <w:r w:rsidRPr="009C4BAE">
              <w:rPr>
                <w:rFonts w:ascii="Roboto" w:hAnsi="Roboto"/>
                <w:b/>
                <w:bCs/>
                <w:sz w:val="20"/>
                <w:szCs w:val="20"/>
                <w:lang w:val="uz-Cyrl-UZ"/>
              </w:rPr>
              <w:t>тақиқланади</w:t>
            </w:r>
          </w:p>
          <w:p w14:paraId="5B3C0520"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Турар</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жойга</w:t>
            </w:r>
            <w:r w:rsidRPr="009C4BAE">
              <w:rPr>
                <w:rFonts w:ascii="Roboto" w:hAnsi="Roboto"/>
                <w:color w:val="0070C0"/>
                <w:sz w:val="20"/>
                <w:szCs w:val="20"/>
                <w:lang w:val="uz-Cyrl-UZ"/>
              </w:rPr>
              <w:t xml:space="preserve"> </w:t>
            </w:r>
            <w:r w:rsidRPr="009C4BAE">
              <w:rPr>
                <w:rFonts w:ascii="Roboto" w:hAnsi="Roboto"/>
                <w:sz w:val="20"/>
                <w:szCs w:val="20"/>
                <w:lang w:val="uz-Cyrl-UZ"/>
              </w:rPr>
              <w:t>кириш тақиқланади</w:t>
            </w:r>
          </w:p>
          <w:p w14:paraId="3CEA787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(уй остонасидан ўтиш тақиқланади).</w:t>
            </w:r>
          </w:p>
        </w:tc>
      </w:tr>
    </w:tbl>
    <w:p w14:paraId="1A809764" w14:textId="77777777" w:rsidR="00484395" w:rsidRPr="00AE21CE" w:rsidRDefault="00484395" w:rsidP="00B76C54">
      <w:pPr>
        <w:pStyle w:val="1"/>
        <w:spacing w:after="240" w:line="288" w:lineRule="auto"/>
        <w:ind w:firstLine="567"/>
        <w:jc w:val="center"/>
        <w:rPr>
          <w:rFonts w:ascii="Roboto" w:hAnsi="Roboto" w:cstheme="minorHAnsi"/>
          <w:b/>
          <w:bCs/>
          <w:color w:val="002060"/>
          <w:sz w:val="26"/>
          <w:szCs w:val="26"/>
          <w:lang w:val="uz-Cyrl-UZ"/>
          <w:rPrChange w:id="6357" w:author="Nozimjon Ortiqov" w:date="2026-02-24T09:40:00Z" w16du:dateUtc="2026-02-24T04:40:00Z">
            <w:rPr>
              <w:rFonts w:ascii="Roboto" w:hAnsi="Roboto" w:cstheme="minorHAnsi"/>
              <w:b/>
              <w:bCs/>
              <w:color w:val="002060"/>
              <w:lang w:val="uz-Cyrl-UZ"/>
            </w:rPr>
          </w:rPrChange>
        </w:rPr>
      </w:pPr>
      <w:r w:rsidRPr="00AE21CE">
        <w:rPr>
          <w:rFonts w:ascii="Roboto" w:hAnsi="Roboto" w:cstheme="minorHAnsi"/>
          <w:b/>
          <w:bCs/>
          <w:color w:val="002060"/>
          <w:sz w:val="26"/>
          <w:szCs w:val="26"/>
          <w:lang w:val="uz-Cyrl-UZ"/>
          <w:rPrChange w:id="6358" w:author="Nozimjon Ortiqov" w:date="2026-02-24T09:40:00Z" w16du:dateUtc="2026-02-24T04:40:00Z">
            <w:rPr>
              <w:rFonts w:ascii="Roboto" w:hAnsi="Roboto" w:cstheme="minorHAnsi"/>
              <w:b/>
              <w:bCs/>
              <w:color w:val="002060"/>
              <w:lang w:val="uz-Cyrl-UZ"/>
            </w:rPr>
          </w:rPrChange>
        </w:rPr>
        <w:lastRenderedPageBreak/>
        <w:t xml:space="preserve">5-илова. Коллекторлик ташкилотлар фаолиятини тартибга солиш бўйича халқаро тажриба </w:t>
      </w:r>
      <w:r w:rsidRPr="00AE21CE">
        <w:rPr>
          <w:rFonts w:ascii="Roboto" w:hAnsi="Roboto" w:cstheme="minorHAnsi"/>
          <w:b/>
          <w:bCs/>
          <w:i/>
          <w:iCs/>
          <w:color w:val="002060"/>
          <w:sz w:val="26"/>
          <w:szCs w:val="26"/>
          <w:lang w:val="uz-Cyrl-UZ"/>
          <w:rPrChange w:id="6359" w:author="Nozimjon Ortiqov" w:date="2026-02-24T09:40:00Z" w16du:dateUtc="2026-02-24T04:40:00Z">
            <w:rPr>
              <w:rFonts w:ascii="Roboto" w:hAnsi="Roboto" w:cstheme="minorHAnsi"/>
              <w:b/>
              <w:bCs/>
              <w:color w:val="002060"/>
              <w:lang w:val="uz-Cyrl-UZ"/>
            </w:rPr>
          </w:rPrChange>
        </w:rPr>
        <w:t>(давоми)</w:t>
      </w:r>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17"/>
        <w:gridCol w:w="3036"/>
        <w:gridCol w:w="3516"/>
        <w:gridCol w:w="3635"/>
        <w:gridCol w:w="3782"/>
        <w:tblGridChange w:id="6360">
          <w:tblGrid>
            <w:gridCol w:w="998"/>
            <w:gridCol w:w="1619"/>
            <w:gridCol w:w="998"/>
            <w:gridCol w:w="2038"/>
            <w:gridCol w:w="998"/>
            <w:gridCol w:w="2518"/>
            <w:gridCol w:w="998"/>
            <w:gridCol w:w="2637"/>
            <w:gridCol w:w="998"/>
            <w:gridCol w:w="2784"/>
            <w:gridCol w:w="998"/>
          </w:tblGrid>
        </w:tblGridChange>
      </w:tblGrid>
      <w:tr w:rsidR="00484395" w:rsidRPr="009C4BAE" w14:paraId="5167EC50" w14:textId="77777777" w:rsidTr="001222C0">
        <w:trPr>
          <w:trHeight w:val="601"/>
        </w:trPr>
        <w:tc>
          <w:tcPr>
            <w:tcW w:w="2617" w:type="dxa"/>
            <w:shd w:val="clear" w:color="auto" w:fill="9CC2E5" w:themeFill="accent5" w:themeFillTint="99"/>
            <w:vAlign w:val="center"/>
          </w:tcPr>
          <w:p w14:paraId="523CAA46"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7C5D1C30"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Россия</w:t>
            </w:r>
          </w:p>
        </w:tc>
        <w:tc>
          <w:tcPr>
            <w:tcW w:w="3516" w:type="dxa"/>
            <w:shd w:val="clear" w:color="auto" w:fill="9CC2E5" w:themeFill="accent5" w:themeFillTint="99"/>
            <w:vAlign w:val="center"/>
          </w:tcPr>
          <w:p w14:paraId="1B0F58B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Қозоғистон</w:t>
            </w:r>
          </w:p>
        </w:tc>
        <w:tc>
          <w:tcPr>
            <w:tcW w:w="3635" w:type="dxa"/>
            <w:shd w:val="clear" w:color="auto" w:fill="9CC2E5" w:themeFill="accent5" w:themeFillTint="99"/>
            <w:vAlign w:val="center"/>
          </w:tcPr>
          <w:p w14:paraId="36CA76D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АҚШ</w:t>
            </w:r>
          </w:p>
        </w:tc>
        <w:tc>
          <w:tcPr>
            <w:tcW w:w="3782" w:type="dxa"/>
            <w:shd w:val="clear" w:color="auto" w:fill="9CC2E5" w:themeFill="accent5" w:themeFillTint="99"/>
            <w:vAlign w:val="center"/>
          </w:tcPr>
          <w:p w14:paraId="103EB9B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Германия</w:t>
            </w:r>
          </w:p>
        </w:tc>
      </w:tr>
      <w:tr w:rsidR="00484395" w:rsidRPr="009C4BAE" w14:paraId="69D2392C"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361"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601"/>
          <w:trPrChange w:id="6362" w:author="Nozimjon Ortiqov" w:date="2026-02-24T09:37:00Z" w16du:dateUtc="2026-02-24T04:37:00Z">
            <w:trPr>
              <w:gridBefore w:val="1"/>
              <w:trHeight w:val="601"/>
            </w:trPr>
          </w:trPrChange>
        </w:trPr>
        <w:tc>
          <w:tcPr>
            <w:tcW w:w="2617" w:type="dxa"/>
            <w:shd w:val="clear" w:color="auto" w:fill="DEEAF6" w:themeFill="accent5" w:themeFillTint="33"/>
            <w:vAlign w:val="center"/>
            <w:tcPrChange w:id="6363" w:author="Nozimjon Ortiqov" w:date="2026-02-24T09:37:00Z" w16du:dateUtc="2026-02-24T04:37:00Z">
              <w:tcPr>
                <w:tcW w:w="2617" w:type="dxa"/>
                <w:gridSpan w:val="2"/>
                <w:shd w:val="clear" w:color="auto" w:fill="DEEAF6" w:themeFill="accent5" w:themeFillTint="33"/>
                <w:vAlign w:val="center"/>
              </w:tcPr>
            </w:tcPrChange>
          </w:tcPr>
          <w:p w14:paraId="1AE1877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Қарздорнинг алоқа қилишни чеклаш ҳуқуқи</w:t>
            </w:r>
          </w:p>
        </w:tc>
        <w:tc>
          <w:tcPr>
            <w:tcW w:w="3036" w:type="dxa"/>
            <w:tcPrChange w:id="6364" w:author="Nozimjon Ortiqov" w:date="2026-02-24T09:37:00Z" w16du:dateUtc="2026-02-24T04:37:00Z">
              <w:tcPr>
                <w:tcW w:w="3036" w:type="dxa"/>
                <w:gridSpan w:val="2"/>
                <w:vAlign w:val="center"/>
              </w:tcPr>
            </w:tcPrChange>
          </w:tcPr>
          <w:p w14:paraId="5915AD60" w14:textId="01113FAA" w:rsidR="00484395" w:rsidRPr="009C4BAE" w:rsidRDefault="00484395">
            <w:pPr>
              <w:spacing w:before="120" w:line="288" w:lineRule="auto"/>
              <w:jc w:val="both"/>
              <w:rPr>
                <w:rFonts w:ascii="Roboto" w:hAnsi="Roboto"/>
                <w:sz w:val="20"/>
                <w:szCs w:val="20"/>
                <w:lang w:val="uz-Cyrl-UZ"/>
              </w:rPr>
              <w:pPrChange w:id="6365" w:author="Nozimjon Ortiqov" w:date="2026-02-24T09:38:00Z" w16du:dateUtc="2026-02-24T04:38:00Z">
                <w:pPr>
                  <w:spacing w:after="80"/>
                </w:pPr>
              </w:pPrChange>
            </w:pPr>
            <w:r w:rsidRPr="009C4BAE">
              <w:rPr>
                <w:rFonts w:ascii="Roboto" w:hAnsi="Roboto"/>
                <w:sz w:val="20"/>
                <w:szCs w:val="20"/>
                <w:lang w:val="uz-Cyrl-UZ"/>
              </w:rPr>
              <w:t xml:space="preserve">Тўлов </w:t>
            </w:r>
            <w:r w:rsidRPr="009C4BAE">
              <w:rPr>
                <w:rFonts w:ascii="Roboto" w:hAnsi="Roboto"/>
                <w:b/>
                <w:bCs/>
                <w:color w:val="C00000"/>
                <w:sz w:val="20"/>
                <w:szCs w:val="20"/>
                <w:lang w:val="uz-Cyrl-UZ"/>
              </w:rPr>
              <w:t>4</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ой</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кечиктирилгандан сўнг қўнғироқлар ва шахсий учрашувлар </w:t>
            </w:r>
            <w:r w:rsidRPr="009C4BAE">
              <w:rPr>
                <w:rFonts w:ascii="Roboto" w:hAnsi="Roboto"/>
                <w:b/>
                <w:bCs/>
                <w:sz w:val="20"/>
                <w:szCs w:val="20"/>
                <w:lang w:val="uz-Cyrl-UZ"/>
              </w:rPr>
              <w:t>тақиқланади</w:t>
            </w:r>
            <w:ins w:id="6366" w:author="Nozimjon Ortiqov" w:date="2026-02-24T09:37:00Z" w16du:dateUtc="2026-02-24T04:37:00Z">
              <w:r w:rsidR="001942E4">
                <w:rPr>
                  <w:rFonts w:ascii="Roboto" w:hAnsi="Roboto"/>
                  <w:sz w:val="20"/>
                  <w:szCs w:val="20"/>
                  <w:lang w:val="uz-Cyrl-UZ"/>
                </w:rPr>
                <w:t>.</w:t>
              </w:r>
            </w:ins>
            <w:del w:id="6367" w:author="Nozimjon Ortiqov" w:date="2026-02-24T09:37:00Z" w16du:dateUtc="2026-02-24T04:37:00Z">
              <w:r w:rsidRPr="009C4BAE" w:rsidDel="001942E4">
                <w:rPr>
                  <w:rFonts w:ascii="Roboto" w:hAnsi="Roboto"/>
                  <w:sz w:val="20"/>
                  <w:szCs w:val="20"/>
                  <w:lang w:val="uz-Cyrl-UZ"/>
                </w:rPr>
                <w:delText xml:space="preserve">, </w:delText>
              </w:r>
            </w:del>
          </w:p>
          <w:p w14:paraId="2FA925FA" w14:textId="77777777" w:rsidR="00484395" w:rsidRPr="009C4BAE" w:rsidRDefault="00484395">
            <w:pPr>
              <w:spacing w:before="120" w:line="288" w:lineRule="auto"/>
              <w:jc w:val="both"/>
              <w:rPr>
                <w:rFonts w:ascii="Roboto" w:hAnsi="Roboto"/>
                <w:i/>
                <w:iCs/>
                <w:sz w:val="20"/>
                <w:szCs w:val="20"/>
                <w:lang w:val="uz-Cyrl-UZ"/>
              </w:rPr>
              <w:pPrChange w:id="6368" w:author="Nozimjon Ortiqov" w:date="2026-02-24T09:38:00Z" w16du:dateUtc="2026-02-24T04:38:00Z">
                <w:pPr>
                  <w:spacing w:after="80"/>
                </w:pPr>
              </w:pPrChange>
            </w:pPr>
            <w:r w:rsidRPr="009C4BAE">
              <w:rPr>
                <w:rFonts w:ascii="Roboto" w:hAnsi="Roboto"/>
                <w:i/>
                <w:iCs/>
                <w:sz w:val="20"/>
                <w:szCs w:val="20"/>
                <w:lang w:val="uz-Cyrl-UZ"/>
              </w:rPr>
              <w:t>(фақат ёзма мурожаат ва судга мурожаат қилиш мумкин)</w:t>
            </w:r>
            <w:r w:rsidRPr="009C4BAE">
              <w:rPr>
                <w:rFonts w:ascii="Roboto" w:hAnsi="Roboto"/>
                <w:sz w:val="20"/>
                <w:szCs w:val="20"/>
                <w:lang w:val="uz-Cyrl-UZ"/>
              </w:rPr>
              <w:t>.</w:t>
            </w:r>
          </w:p>
        </w:tc>
        <w:tc>
          <w:tcPr>
            <w:tcW w:w="3516" w:type="dxa"/>
            <w:tcPrChange w:id="6369" w:author="Nozimjon Ortiqov" w:date="2026-02-24T09:37:00Z" w16du:dateUtc="2026-02-24T04:37:00Z">
              <w:tcPr>
                <w:tcW w:w="3516" w:type="dxa"/>
                <w:gridSpan w:val="2"/>
                <w:vAlign w:val="center"/>
              </w:tcPr>
            </w:tcPrChange>
          </w:tcPr>
          <w:p w14:paraId="0722A318" w14:textId="77777777" w:rsidR="00484395" w:rsidRPr="009C4BAE" w:rsidRDefault="00484395">
            <w:pPr>
              <w:spacing w:before="120" w:line="288" w:lineRule="auto"/>
              <w:jc w:val="both"/>
              <w:rPr>
                <w:rFonts w:ascii="Roboto" w:hAnsi="Roboto"/>
                <w:sz w:val="20"/>
                <w:szCs w:val="20"/>
                <w:lang w:val="uz-Cyrl-UZ"/>
              </w:rPr>
              <w:pPrChange w:id="6370" w:author="Nozimjon Ortiqov" w:date="2026-02-24T09:38:00Z" w16du:dateUtc="2026-02-24T04:38:00Z">
                <w:pPr>
                  <w:spacing w:after="80"/>
                </w:pPr>
              </w:pPrChange>
            </w:pPr>
            <w:r w:rsidRPr="009C4BAE">
              <w:rPr>
                <w:rFonts w:ascii="Roboto" w:hAnsi="Roboto"/>
                <w:sz w:val="20"/>
                <w:szCs w:val="20"/>
                <w:lang w:val="uz-Cyrl-UZ"/>
              </w:rPr>
              <w:t xml:space="preserve">Қарздор коллекторлар билан алоқа қилиш </w:t>
            </w:r>
            <w:r w:rsidRPr="009C4BAE">
              <w:rPr>
                <w:rFonts w:ascii="Roboto" w:hAnsi="Roboto"/>
                <w:b/>
                <w:bCs/>
                <w:color w:val="0070C0"/>
                <w:sz w:val="20"/>
                <w:szCs w:val="20"/>
                <w:lang w:val="uz-Cyrl-UZ"/>
              </w:rPr>
              <w:t>вақтини</w:t>
            </w:r>
            <w:r w:rsidRPr="009C4BAE">
              <w:rPr>
                <w:rFonts w:ascii="Roboto" w:hAnsi="Roboto"/>
                <w:color w:val="0070C0"/>
                <w:sz w:val="20"/>
                <w:szCs w:val="20"/>
                <w:lang w:val="uz-Cyrl-UZ"/>
              </w:rPr>
              <w:t xml:space="preserve"> </w:t>
            </w:r>
            <w:r w:rsidRPr="009C4BAE">
              <w:rPr>
                <w:rFonts w:ascii="Roboto" w:hAnsi="Roboto"/>
                <w:b/>
                <w:bCs/>
                <w:sz w:val="20"/>
                <w:szCs w:val="20"/>
                <w:lang w:val="uz-Cyrl-UZ"/>
              </w:rPr>
              <w:t>чеклаш</w:t>
            </w:r>
            <w:r w:rsidRPr="009C4BAE">
              <w:rPr>
                <w:rFonts w:ascii="Roboto" w:hAnsi="Roboto"/>
                <w:sz w:val="20"/>
                <w:szCs w:val="20"/>
                <w:lang w:val="uz-Cyrl-UZ"/>
              </w:rPr>
              <w:t xml:space="preserve"> </w:t>
            </w:r>
            <w:r w:rsidRPr="009C4BAE">
              <w:rPr>
                <w:rFonts w:ascii="Roboto" w:hAnsi="Roboto"/>
                <w:b/>
                <w:bCs/>
                <w:sz w:val="20"/>
                <w:szCs w:val="20"/>
                <w:lang w:val="uz-Cyrl-UZ"/>
              </w:rPr>
              <w:t>ҳуқуқига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w:t>
            </w:r>
          </w:p>
        </w:tc>
        <w:tc>
          <w:tcPr>
            <w:tcW w:w="3635" w:type="dxa"/>
            <w:tcPrChange w:id="6371" w:author="Nozimjon Ortiqov" w:date="2026-02-24T09:37:00Z" w16du:dateUtc="2026-02-24T04:37:00Z">
              <w:tcPr>
                <w:tcW w:w="3635" w:type="dxa"/>
                <w:gridSpan w:val="2"/>
                <w:vAlign w:val="center"/>
              </w:tcPr>
            </w:tcPrChange>
          </w:tcPr>
          <w:p w14:paraId="56D776D5" w14:textId="77777777" w:rsidR="00484395" w:rsidRPr="009C4BAE" w:rsidRDefault="00484395">
            <w:pPr>
              <w:spacing w:before="120" w:line="288" w:lineRule="auto"/>
              <w:jc w:val="both"/>
              <w:rPr>
                <w:rFonts w:ascii="Roboto" w:hAnsi="Roboto"/>
                <w:sz w:val="20"/>
                <w:szCs w:val="20"/>
                <w:lang w:val="uz-Cyrl-UZ"/>
              </w:rPr>
              <w:pPrChange w:id="6372" w:author="Nozimjon Ortiqov" w:date="2026-02-24T09:38:00Z" w16du:dateUtc="2026-02-24T04:38:00Z">
                <w:pPr>
                  <w:spacing w:after="80"/>
                </w:pPr>
              </w:pPrChange>
            </w:pPr>
            <w:r w:rsidRPr="009C4BAE">
              <w:rPr>
                <w:rFonts w:ascii="Roboto" w:hAnsi="Roboto"/>
                <w:sz w:val="20"/>
                <w:szCs w:val="20"/>
                <w:lang w:val="uz-Cyrl-UZ"/>
              </w:rPr>
              <w:t>«</w:t>
            </w:r>
            <w:r w:rsidRPr="009C4BAE">
              <w:rPr>
                <w:rFonts w:ascii="Roboto" w:hAnsi="Roboto"/>
                <w:color w:val="0070C0"/>
                <w:sz w:val="20"/>
                <w:szCs w:val="20"/>
                <w:lang w:val="uz-Cyrl-UZ"/>
              </w:rPr>
              <w:t>Cease and Desist</w:t>
            </w:r>
            <w:r w:rsidRPr="009C4BAE">
              <w:rPr>
                <w:rFonts w:ascii="Roboto" w:hAnsi="Roboto"/>
                <w:sz w:val="20"/>
                <w:szCs w:val="20"/>
                <w:lang w:val="uz-Cyrl-UZ"/>
              </w:rPr>
              <w:t xml:space="preserve">» </w:t>
            </w:r>
            <w:r w:rsidRPr="009C4BAE">
              <w:rPr>
                <w:rFonts w:ascii="Roboto" w:hAnsi="Roboto"/>
                <w:b/>
                <w:bCs/>
                <w:color w:val="0070C0"/>
                <w:sz w:val="20"/>
                <w:szCs w:val="20"/>
                <w:lang w:val="uz-Cyrl-UZ"/>
              </w:rPr>
              <w:t>хатини</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юбориш қўнғироқларни тўлиқ </w:t>
            </w:r>
            <w:r w:rsidRPr="009C4BAE">
              <w:rPr>
                <w:rFonts w:ascii="Roboto" w:hAnsi="Roboto"/>
                <w:b/>
                <w:bCs/>
                <w:sz w:val="20"/>
                <w:szCs w:val="20"/>
                <w:lang w:val="uz-Cyrl-UZ"/>
              </w:rPr>
              <w:t>тўхтатади</w:t>
            </w:r>
            <w:r w:rsidRPr="009C4BAE">
              <w:rPr>
                <w:rFonts w:ascii="Roboto" w:hAnsi="Roboto"/>
                <w:sz w:val="20"/>
                <w:szCs w:val="20"/>
                <w:lang w:val="uz-Cyrl-UZ"/>
              </w:rPr>
              <w:t xml:space="preserve"> ва коллектор учун фақат </w:t>
            </w:r>
            <w:r w:rsidRPr="009C4BAE">
              <w:rPr>
                <w:rFonts w:ascii="Roboto" w:hAnsi="Roboto"/>
                <w:b/>
                <w:bCs/>
                <w:sz w:val="20"/>
                <w:szCs w:val="20"/>
                <w:lang w:val="uz-Cyrl-UZ"/>
              </w:rPr>
              <w:t>суд</w:t>
            </w:r>
            <w:r w:rsidRPr="009C4BAE">
              <w:rPr>
                <w:rFonts w:ascii="Roboto" w:hAnsi="Roboto"/>
                <w:sz w:val="20"/>
                <w:szCs w:val="20"/>
                <w:lang w:val="uz-Cyrl-UZ"/>
              </w:rPr>
              <w:t xml:space="preserve"> </w:t>
            </w:r>
            <w:r w:rsidRPr="009C4BAE">
              <w:rPr>
                <w:rFonts w:ascii="Roboto" w:hAnsi="Roboto"/>
                <w:b/>
                <w:bCs/>
                <w:sz w:val="20"/>
                <w:szCs w:val="20"/>
                <w:lang w:val="uz-Cyrl-UZ"/>
              </w:rPr>
              <w:t>орқали</w:t>
            </w:r>
            <w:r w:rsidRPr="009C4BAE">
              <w:rPr>
                <w:rFonts w:ascii="Roboto" w:hAnsi="Roboto"/>
                <w:sz w:val="20"/>
                <w:szCs w:val="20"/>
                <w:lang w:val="uz-Cyrl-UZ"/>
              </w:rPr>
              <w:t xml:space="preserve"> ҳаракат қилиш имкониятини қолдиради.</w:t>
            </w:r>
          </w:p>
        </w:tc>
        <w:tc>
          <w:tcPr>
            <w:tcW w:w="3782" w:type="dxa"/>
            <w:tcPrChange w:id="6373" w:author="Nozimjon Ortiqov" w:date="2026-02-24T09:37:00Z" w16du:dateUtc="2026-02-24T04:37:00Z">
              <w:tcPr>
                <w:tcW w:w="3782" w:type="dxa"/>
                <w:gridSpan w:val="2"/>
                <w:vAlign w:val="center"/>
              </w:tcPr>
            </w:tcPrChange>
          </w:tcPr>
          <w:p w14:paraId="22F69C2D" w14:textId="77777777" w:rsidR="00484395" w:rsidRPr="009C4BAE" w:rsidRDefault="00484395">
            <w:pPr>
              <w:spacing w:before="120" w:line="288" w:lineRule="auto"/>
              <w:jc w:val="both"/>
              <w:rPr>
                <w:rFonts w:ascii="Roboto" w:hAnsi="Roboto"/>
                <w:sz w:val="20"/>
                <w:szCs w:val="20"/>
                <w:lang w:val="uz-Cyrl-UZ"/>
              </w:rPr>
              <w:pPrChange w:id="6374" w:author="Nozimjon Ortiqov" w:date="2026-02-24T09:38:00Z" w16du:dateUtc="2026-02-24T04:38:00Z">
                <w:pPr>
                  <w:spacing w:after="80"/>
                </w:pPr>
              </w:pPrChange>
            </w:pPr>
            <w:r w:rsidRPr="009C4BAE">
              <w:rPr>
                <w:rFonts w:ascii="Roboto" w:hAnsi="Roboto"/>
                <w:sz w:val="20"/>
                <w:szCs w:val="20"/>
                <w:lang w:val="uz-Cyrl-UZ"/>
              </w:rPr>
              <w:t xml:space="preserve">Агар қарздор </w:t>
            </w:r>
            <w:r w:rsidRPr="009C4BAE">
              <w:rPr>
                <w:rFonts w:ascii="Roboto" w:hAnsi="Roboto"/>
                <w:b/>
                <w:bCs/>
                <w:color w:val="0070C0"/>
                <w:sz w:val="20"/>
                <w:szCs w:val="20"/>
                <w:lang w:val="uz-Cyrl-UZ"/>
              </w:rPr>
              <w:t>юрист</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ёллаган бўлса, коллекторга шахсан қўнғироқ қилиш </w:t>
            </w:r>
            <w:r w:rsidRPr="009C4BAE">
              <w:rPr>
                <w:rFonts w:ascii="Roboto" w:hAnsi="Roboto"/>
                <w:b/>
                <w:bCs/>
                <w:sz w:val="20"/>
                <w:szCs w:val="20"/>
                <w:lang w:val="uz-Cyrl-UZ"/>
              </w:rPr>
              <w:t>тақиқланади</w:t>
            </w:r>
            <w:r w:rsidRPr="009C4BAE">
              <w:rPr>
                <w:rFonts w:ascii="Roboto" w:hAnsi="Roboto"/>
                <w:sz w:val="20"/>
                <w:szCs w:val="20"/>
                <w:lang w:val="uz-Cyrl-UZ"/>
              </w:rPr>
              <w:t xml:space="preserve"> — фақат юристга ёзма </w:t>
            </w:r>
            <w:r w:rsidRPr="009C4BAE">
              <w:rPr>
                <w:rFonts w:ascii="Roboto" w:hAnsi="Roboto"/>
                <w:b/>
                <w:bCs/>
                <w:sz w:val="20"/>
                <w:szCs w:val="20"/>
                <w:lang w:val="uz-Cyrl-UZ"/>
              </w:rPr>
              <w:t>мурожаат</w:t>
            </w:r>
            <w:r w:rsidRPr="009C4BAE">
              <w:rPr>
                <w:rFonts w:ascii="Roboto" w:hAnsi="Roboto"/>
                <w:sz w:val="20"/>
                <w:szCs w:val="20"/>
                <w:lang w:val="uz-Cyrl-UZ"/>
              </w:rPr>
              <w:t xml:space="preserve"> ёки </w:t>
            </w:r>
            <w:r w:rsidRPr="009C4BAE">
              <w:rPr>
                <w:rFonts w:ascii="Roboto" w:hAnsi="Roboto"/>
                <w:b/>
                <w:bCs/>
                <w:sz w:val="20"/>
                <w:szCs w:val="20"/>
                <w:lang w:val="uz-Cyrl-UZ"/>
              </w:rPr>
              <w:t>суд</w:t>
            </w:r>
            <w:r w:rsidRPr="009C4BAE">
              <w:rPr>
                <w:rFonts w:ascii="Roboto" w:hAnsi="Roboto"/>
                <w:sz w:val="20"/>
                <w:szCs w:val="20"/>
                <w:lang w:val="uz-Cyrl-UZ"/>
              </w:rPr>
              <w:t xml:space="preserve"> орқали.</w:t>
            </w:r>
          </w:p>
        </w:tc>
      </w:tr>
      <w:tr w:rsidR="00484395" w:rsidRPr="009C4BAE" w14:paraId="193D2985"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375"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1749"/>
          <w:trPrChange w:id="6376" w:author="Nozimjon Ortiqov" w:date="2026-02-24T09:37:00Z" w16du:dateUtc="2026-02-24T04:37:00Z">
            <w:trPr>
              <w:gridBefore w:val="1"/>
              <w:trHeight w:val="1749"/>
            </w:trPr>
          </w:trPrChange>
        </w:trPr>
        <w:tc>
          <w:tcPr>
            <w:tcW w:w="2617" w:type="dxa"/>
            <w:shd w:val="clear" w:color="auto" w:fill="DEEAF6" w:themeFill="accent5" w:themeFillTint="33"/>
            <w:vAlign w:val="center"/>
            <w:tcPrChange w:id="6377" w:author="Nozimjon Ortiqov" w:date="2026-02-24T09:37:00Z" w16du:dateUtc="2026-02-24T04:37:00Z">
              <w:tcPr>
                <w:tcW w:w="2617" w:type="dxa"/>
                <w:gridSpan w:val="2"/>
                <w:shd w:val="clear" w:color="auto" w:fill="DEEAF6" w:themeFill="accent5" w:themeFillTint="33"/>
                <w:vAlign w:val="center"/>
              </w:tcPr>
            </w:tcPrChange>
          </w:tcPr>
          <w:p w14:paraId="40E82A1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Коллекторлар томонидан қарзни кечириш эҳтимоли</w:t>
            </w:r>
          </w:p>
        </w:tc>
        <w:tc>
          <w:tcPr>
            <w:tcW w:w="3036" w:type="dxa"/>
            <w:tcPrChange w:id="6378" w:author="Nozimjon Ortiqov" w:date="2026-02-24T09:37:00Z" w16du:dateUtc="2026-02-24T04:37:00Z">
              <w:tcPr>
                <w:tcW w:w="3036" w:type="dxa"/>
                <w:gridSpan w:val="2"/>
                <w:vAlign w:val="center"/>
              </w:tcPr>
            </w:tcPrChange>
          </w:tcPr>
          <w:p w14:paraId="25A4B8A3" w14:textId="77777777" w:rsidR="00484395" w:rsidRPr="009C4BAE" w:rsidRDefault="00484395">
            <w:pPr>
              <w:spacing w:before="120" w:line="288" w:lineRule="auto"/>
              <w:jc w:val="both"/>
              <w:rPr>
                <w:rFonts w:ascii="Roboto" w:hAnsi="Roboto"/>
                <w:sz w:val="20"/>
                <w:szCs w:val="20"/>
                <w:lang w:val="uz-Cyrl-UZ"/>
              </w:rPr>
              <w:pPrChange w:id="6379" w:author="Nozimjon Ortiqov" w:date="2026-02-24T09:38:00Z" w16du:dateUtc="2026-02-24T04:38:00Z">
                <w:pPr>
                  <w:spacing w:after="80"/>
                </w:pPr>
              </w:pPrChange>
            </w:pPr>
            <w:r w:rsidRPr="009C4BAE">
              <w:rPr>
                <w:rFonts w:ascii="Roboto" w:hAnsi="Roboto"/>
                <w:sz w:val="20"/>
                <w:szCs w:val="20"/>
                <w:lang w:val="uz-Cyrl-UZ"/>
              </w:rPr>
              <w:t xml:space="preserve">Ўртача ҳолда коллекторлар </w:t>
            </w:r>
            <w:r w:rsidRPr="009C4BAE">
              <w:rPr>
                <w:rFonts w:ascii="Roboto" w:hAnsi="Roboto"/>
                <w:b/>
                <w:bCs/>
                <w:sz w:val="20"/>
                <w:szCs w:val="20"/>
                <w:lang w:val="uz-Cyrl-UZ"/>
              </w:rPr>
              <w:t>қарз</w:t>
            </w:r>
            <w:r w:rsidRPr="009C4BAE">
              <w:rPr>
                <w:rFonts w:ascii="Roboto" w:hAnsi="Roboto"/>
                <w:sz w:val="20"/>
                <w:szCs w:val="20"/>
                <w:lang w:val="uz-Cyrl-UZ"/>
              </w:rPr>
              <w:t xml:space="preserve"> суммасининг </w:t>
            </w:r>
            <w:r w:rsidRPr="009C4BAE">
              <w:rPr>
                <w:rFonts w:ascii="Roboto" w:hAnsi="Roboto"/>
                <w:b/>
                <w:bCs/>
                <w:color w:val="C00000"/>
                <w:sz w:val="20"/>
                <w:szCs w:val="20"/>
                <w:lang w:val="uz-Cyrl-UZ"/>
              </w:rPr>
              <w:t>50</w:t>
            </w:r>
            <w:r w:rsidRPr="009C4BAE">
              <w:rPr>
                <w:rFonts w:ascii="Roboto" w:hAnsi="Roboto"/>
                <w:sz w:val="20"/>
                <w:szCs w:val="20"/>
                <w:lang w:val="uz-Cyrl-UZ"/>
              </w:rPr>
              <w:t>–</w:t>
            </w:r>
            <w:r w:rsidRPr="009C4BAE">
              <w:rPr>
                <w:rFonts w:ascii="Roboto" w:hAnsi="Roboto"/>
                <w:b/>
                <w:bCs/>
                <w:color w:val="C00000"/>
                <w:sz w:val="20"/>
                <w:szCs w:val="20"/>
                <w:lang w:val="uz-Cyrl-UZ"/>
              </w:rPr>
              <w:t>70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r w:rsidRPr="009C4BAE">
              <w:rPr>
                <w:rFonts w:ascii="Roboto" w:hAnsi="Roboto"/>
                <w:sz w:val="20"/>
                <w:szCs w:val="20"/>
                <w:lang w:val="uz-Cyrl-UZ"/>
              </w:rPr>
              <w:t>.</w:t>
            </w:r>
          </w:p>
        </w:tc>
        <w:tc>
          <w:tcPr>
            <w:tcW w:w="3516" w:type="dxa"/>
            <w:tcPrChange w:id="6380" w:author="Nozimjon Ortiqov" w:date="2026-02-24T09:37:00Z" w16du:dateUtc="2026-02-24T04:37:00Z">
              <w:tcPr>
                <w:tcW w:w="3516" w:type="dxa"/>
                <w:gridSpan w:val="2"/>
                <w:vAlign w:val="center"/>
              </w:tcPr>
            </w:tcPrChange>
          </w:tcPr>
          <w:p w14:paraId="3B4C02BB" w14:textId="77777777" w:rsidR="00484395" w:rsidRPr="009C4BAE" w:rsidRDefault="00484395">
            <w:pPr>
              <w:spacing w:before="120" w:line="288" w:lineRule="auto"/>
              <w:jc w:val="both"/>
              <w:rPr>
                <w:rFonts w:ascii="Roboto" w:hAnsi="Roboto"/>
                <w:sz w:val="20"/>
                <w:szCs w:val="20"/>
                <w:lang w:val="uz-Cyrl-UZ"/>
              </w:rPr>
              <w:pPrChange w:id="6381" w:author="Nozimjon Ortiqov" w:date="2026-02-24T09:38:00Z" w16du:dateUtc="2026-02-24T04:38:00Z">
                <w:pPr>
                  <w:spacing w:after="80"/>
                </w:pPr>
              </w:pPrChange>
            </w:pPr>
            <w:r w:rsidRPr="009C4BAE">
              <w:rPr>
                <w:rFonts w:ascii="Roboto" w:hAnsi="Roboto"/>
                <w:sz w:val="20"/>
                <w:szCs w:val="20"/>
                <w:lang w:val="uz-Cyrl-UZ"/>
              </w:rPr>
              <w:t>Асослар мавжуд бўлган тақдирда, коллектор «</w:t>
            </w:r>
            <w:r w:rsidRPr="009C4BAE">
              <w:rPr>
                <w:rFonts w:ascii="Roboto" w:hAnsi="Roboto"/>
                <w:b/>
                <w:bCs/>
                <w:sz w:val="20"/>
                <w:szCs w:val="20"/>
                <w:lang w:val="uz-Cyrl-UZ"/>
              </w:rPr>
              <w:t>соғломлаштириш</w:t>
            </w:r>
            <w:r w:rsidRPr="009C4BAE">
              <w:rPr>
                <w:rFonts w:ascii="Roboto" w:hAnsi="Roboto"/>
                <w:sz w:val="20"/>
                <w:szCs w:val="20"/>
                <w:lang w:val="uz-Cyrl-UZ"/>
              </w:rPr>
              <w:t xml:space="preserve">» чораларини таклиф этиши шарт: пенянинг </w:t>
            </w:r>
            <w:r w:rsidRPr="009C4BAE">
              <w:rPr>
                <w:rFonts w:ascii="Roboto" w:hAnsi="Roboto"/>
                <w:b/>
                <w:bCs/>
                <w:color w:val="C00000"/>
                <w:sz w:val="20"/>
                <w:szCs w:val="20"/>
                <w:lang w:val="uz-Cyrl-UZ"/>
              </w:rPr>
              <w:t>100</w:t>
            </w:r>
            <w:r w:rsidRPr="009C4BAE">
              <w:rPr>
                <w:rFonts w:ascii="Roboto" w:hAnsi="Roboto"/>
                <w:color w:val="0070C0"/>
                <w:sz w:val="20"/>
                <w:szCs w:val="20"/>
                <w:lang w:val="uz-Cyrl-UZ"/>
              </w:rPr>
              <w:t>фоиз</w:t>
            </w:r>
            <w:r w:rsidRPr="009C4BAE">
              <w:rPr>
                <w:rFonts w:ascii="Roboto" w:hAnsi="Roboto"/>
                <w:sz w:val="20"/>
                <w:szCs w:val="20"/>
                <w:lang w:val="uz-Cyrl-UZ"/>
              </w:rPr>
              <w:t xml:space="preserve"> бекор қилиш</w:t>
            </w:r>
          </w:p>
        </w:tc>
        <w:tc>
          <w:tcPr>
            <w:tcW w:w="3635" w:type="dxa"/>
            <w:tcPrChange w:id="6382" w:author="Nozimjon Ortiqov" w:date="2026-02-24T09:37:00Z" w16du:dateUtc="2026-02-24T04:37:00Z">
              <w:tcPr>
                <w:tcW w:w="3635" w:type="dxa"/>
                <w:gridSpan w:val="2"/>
                <w:vAlign w:val="center"/>
              </w:tcPr>
            </w:tcPrChange>
          </w:tcPr>
          <w:p w14:paraId="6E119EA4" w14:textId="77777777" w:rsidR="00484395" w:rsidRPr="009C4BAE" w:rsidRDefault="00484395">
            <w:pPr>
              <w:spacing w:before="120" w:line="288" w:lineRule="auto"/>
              <w:jc w:val="both"/>
              <w:rPr>
                <w:rFonts w:ascii="Roboto" w:hAnsi="Roboto"/>
                <w:sz w:val="20"/>
                <w:szCs w:val="20"/>
                <w:lang w:val="uz-Cyrl-UZ"/>
              </w:rPr>
              <w:pPrChange w:id="6383" w:author="Nozimjon Ortiqov" w:date="2026-02-24T09:38:00Z" w16du:dateUtc="2026-02-24T04:38:00Z">
                <w:pPr>
                  <w:spacing w:after="80"/>
                </w:pPr>
              </w:pPrChange>
            </w:pPr>
            <w:r w:rsidRPr="009C4BAE">
              <w:rPr>
                <w:rFonts w:ascii="Roboto" w:hAnsi="Roboto"/>
                <w:sz w:val="20"/>
                <w:szCs w:val="20"/>
                <w:lang w:val="uz-Cyrl-UZ"/>
              </w:rPr>
              <w:t xml:space="preserve">Коллекторлар қарздорликнинг </w:t>
            </w:r>
            <w:r w:rsidRPr="009C4BAE">
              <w:rPr>
                <w:rFonts w:ascii="Roboto" w:hAnsi="Roboto"/>
                <w:b/>
                <w:bCs/>
                <w:color w:val="C00000"/>
                <w:sz w:val="20"/>
                <w:szCs w:val="20"/>
                <w:lang w:val="uz-Cyrl-UZ"/>
              </w:rPr>
              <w:t>40</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p>
          <w:p w14:paraId="34FFEA32" w14:textId="77777777" w:rsidR="00484395" w:rsidRPr="009C4BAE" w:rsidRDefault="00484395">
            <w:pPr>
              <w:spacing w:before="120" w:line="288" w:lineRule="auto"/>
              <w:jc w:val="both"/>
              <w:rPr>
                <w:rFonts w:ascii="Roboto" w:hAnsi="Roboto"/>
                <w:i/>
                <w:iCs/>
                <w:sz w:val="20"/>
                <w:szCs w:val="20"/>
                <w:lang w:val="uz-Cyrl-UZ"/>
              </w:rPr>
              <w:pPrChange w:id="6384" w:author="Nozimjon Ortiqov" w:date="2026-02-24T09:38:00Z" w16du:dateUtc="2026-02-24T04:38:00Z">
                <w:pPr>
                  <w:spacing w:after="80"/>
                </w:pPr>
              </w:pPrChange>
            </w:pPr>
            <w:r w:rsidRPr="009C4BAE">
              <w:rPr>
                <w:rFonts w:ascii="Roboto" w:hAnsi="Roboto"/>
                <w:i/>
                <w:iCs/>
                <w:sz w:val="20"/>
                <w:szCs w:val="20"/>
                <w:lang w:val="uz-Cyrl-UZ"/>
              </w:rPr>
              <w:t xml:space="preserve">(кечиктирилган қарзлар кўпинча номинал қийматининг </w:t>
            </w:r>
            <w:r w:rsidRPr="009C4BAE">
              <w:rPr>
                <w:rFonts w:ascii="Roboto" w:hAnsi="Roboto"/>
                <w:b/>
                <w:bCs/>
                <w:i/>
                <w:iCs/>
                <w:color w:val="C00000"/>
                <w:sz w:val="20"/>
                <w:szCs w:val="20"/>
                <w:lang w:val="uz-Cyrl-UZ"/>
              </w:rPr>
              <w:t>5</w:t>
            </w:r>
            <w:r w:rsidRPr="009C4BAE">
              <w:rPr>
                <w:rFonts w:ascii="Roboto" w:hAnsi="Roboto"/>
                <w:i/>
                <w:iCs/>
                <w:sz w:val="20"/>
                <w:szCs w:val="20"/>
                <w:lang w:val="uz-Cyrl-UZ"/>
              </w:rPr>
              <w:t>–</w:t>
            </w:r>
            <w:r w:rsidRPr="009C4BAE">
              <w:rPr>
                <w:rFonts w:ascii="Roboto" w:hAnsi="Roboto"/>
                <w:b/>
                <w:bCs/>
                <w:i/>
                <w:iCs/>
                <w:color w:val="C00000"/>
                <w:sz w:val="20"/>
                <w:szCs w:val="20"/>
                <w:lang w:val="uz-Cyrl-UZ"/>
              </w:rPr>
              <w:t>15</w:t>
            </w:r>
            <w:r w:rsidRPr="009C4BAE">
              <w:rPr>
                <w:rFonts w:ascii="Roboto" w:hAnsi="Roboto"/>
                <w:i/>
                <w:iCs/>
                <w:color w:val="0070C0"/>
                <w:sz w:val="20"/>
                <w:szCs w:val="20"/>
                <w:lang w:val="uz-Cyrl-UZ"/>
              </w:rPr>
              <w:t>фоиз</w:t>
            </w:r>
            <w:r w:rsidRPr="009C4BAE">
              <w:rPr>
                <w:rFonts w:ascii="Roboto" w:hAnsi="Roboto"/>
                <w:i/>
                <w:iCs/>
                <w:sz w:val="20"/>
                <w:szCs w:val="20"/>
                <w:lang w:val="uz-Cyrl-UZ"/>
              </w:rPr>
              <w:t xml:space="preserve"> миқдорида сотилади).</w:t>
            </w:r>
          </w:p>
        </w:tc>
        <w:tc>
          <w:tcPr>
            <w:tcW w:w="3782" w:type="dxa"/>
            <w:tcPrChange w:id="6385" w:author="Nozimjon Ortiqov" w:date="2026-02-24T09:37:00Z" w16du:dateUtc="2026-02-24T04:37:00Z">
              <w:tcPr>
                <w:tcW w:w="3782" w:type="dxa"/>
                <w:gridSpan w:val="2"/>
                <w:vAlign w:val="center"/>
              </w:tcPr>
            </w:tcPrChange>
          </w:tcPr>
          <w:p w14:paraId="58C85A4D" w14:textId="77777777" w:rsidR="00484395" w:rsidRPr="009C4BAE" w:rsidRDefault="00484395">
            <w:pPr>
              <w:spacing w:before="120" w:line="288" w:lineRule="auto"/>
              <w:jc w:val="both"/>
              <w:rPr>
                <w:rFonts w:ascii="Roboto" w:hAnsi="Roboto"/>
                <w:sz w:val="20"/>
                <w:szCs w:val="20"/>
                <w:lang w:val="uz-Cyrl-UZ"/>
                <w:rPrChange w:id="6386" w:author="Nozimjon Ortiqov" w:date="2026-02-24T09:31:00Z" w16du:dateUtc="2026-02-24T04:31:00Z">
                  <w:rPr>
                    <w:rFonts w:ascii="Roboto" w:hAnsi="Roboto"/>
                    <w:sz w:val="20"/>
                    <w:szCs w:val="20"/>
                  </w:rPr>
                </w:rPrChange>
              </w:rPr>
              <w:pPrChange w:id="6387" w:author="Nozimjon Ortiqov" w:date="2026-02-24T09:38:00Z" w16du:dateUtc="2026-02-24T04:38:00Z">
                <w:pPr>
                  <w:spacing w:after="80"/>
                </w:pPr>
              </w:pPrChange>
            </w:pPr>
            <w:r w:rsidRPr="009C4BAE">
              <w:rPr>
                <w:rFonts w:ascii="Roboto" w:hAnsi="Roboto"/>
                <w:sz w:val="20"/>
                <w:szCs w:val="20"/>
                <w:lang w:val="uz-Cyrl-UZ"/>
                <w:rPrChange w:id="6388" w:author="Nozimjon Ortiqov" w:date="2026-02-24T09:31:00Z" w16du:dateUtc="2026-02-24T04:31:00Z">
                  <w:rPr>
                    <w:rFonts w:ascii="Roboto" w:hAnsi="Roboto"/>
                    <w:sz w:val="20"/>
                    <w:szCs w:val="20"/>
                  </w:rPr>
                </w:rPrChange>
              </w:rPr>
              <w:t xml:space="preserve">Фақат </w:t>
            </w:r>
            <w:r w:rsidRPr="009C4BAE">
              <w:rPr>
                <w:rFonts w:ascii="Roboto" w:hAnsi="Roboto"/>
                <w:b/>
                <w:bCs/>
                <w:sz w:val="20"/>
                <w:szCs w:val="20"/>
                <w:lang w:val="uz-Cyrl-UZ"/>
                <w:rPrChange w:id="6389" w:author="Nozimjon Ortiqov" w:date="2026-02-24T09:31:00Z" w16du:dateUtc="2026-02-24T04:31:00Z">
                  <w:rPr>
                    <w:rFonts w:ascii="Roboto" w:hAnsi="Roboto"/>
                    <w:b/>
                    <w:bCs/>
                    <w:sz w:val="20"/>
                    <w:szCs w:val="20"/>
                  </w:rPr>
                </w:rPrChange>
              </w:rPr>
              <w:t>жарималарни</w:t>
            </w:r>
            <w:r w:rsidRPr="009C4BAE">
              <w:rPr>
                <w:rFonts w:ascii="Roboto" w:hAnsi="Roboto"/>
                <w:sz w:val="20"/>
                <w:szCs w:val="20"/>
                <w:lang w:val="uz-Cyrl-UZ"/>
                <w:rPrChange w:id="6390" w:author="Nozimjon Ortiqov" w:date="2026-02-24T09:31:00Z" w16du:dateUtc="2026-02-24T04:31:00Z">
                  <w:rPr>
                    <w:rFonts w:ascii="Roboto" w:hAnsi="Roboto"/>
                    <w:sz w:val="20"/>
                    <w:szCs w:val="20"/>
                  </w:rPr>
                </w:rPrChange>
              </w:rPr>
              <w:t xml:space="preserve"> кечиришади</w:t>
            </w:r>
          </w:p>
        </w:tc>
      </w:tr>
      <w:tr w:rsidR="00484395" w:rsidRPr="009C4BAE" w14:paraId="249D1111"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391"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1122"/>
          <w:trPrChange w:id="6392" w:author="Nozimjon Ortiqov" w:date="2026-02-24T09:37:00Z" w16du:dateUtc="2026-02-24T04:37:00Z">
            <w:trPr>
              <w:gridBefore w:val="1"/>
              <w:trHeight w:val="1122"/>
            </w:trPr>
          </w:trPrChange>
        </w:trPr>
        <w:tc>
          <w:tcPr>
            <w:tcW w:w="2617" w:type="dxa"/>
            <w:shd w:val="clear" w:color="auto" w:fill="DEEAF6" w:themeFill="accent5" w:themeFillTint="33"/>
            <w:vAlign w:val="center"/>
            <w:tcPrChange w:id="6393" w:author="Nozimjon Ortiqov" w:date="2026-02-24T09:37:00Z" w16du:dateUtc="2026-02-24T04:37:00Z">
              <w:tcPr>
                <w:tcW w:w="2617" w:type="dxa"/>
                <w:gridSpan w:val="2"/>
                <w:shd w:val="clear" w:color="auto" w:fill="DEEAF6" w:themeFill="accent5" w:themeFillTint="33"/>
                <w:vAlign w:val="center"/>
              </w:tcPr>
            </w:tcPrChange>
          </w:tcPr>
          <w:p w14:paraId="5A6E9C3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Қоидаларни бузганлик учун санкциялар</w:t>
            </w:r>
          </w:p>
        </w:tc>
        <w:tc>
          <w:tcPr>
            <w:tcW w:w="3036" w:type="dxa"/>
            <w:tcPrChange w:id="6394" w:author="Nozimjon Ortiqov" w:date="2026-02-24T09:37:00Z" w16du:dateUtc="2026-02-24T04:37:00Z">
              <w:tcPr>
                <w:tcW w:w="3036" w:type="dxa"/>
                <w:gridSpan w:val="2"/>
                <w:vAlign w:val="center"/>
              </w:tcPr>
            </w:tcPrChange>
          </w:tcPr>
          <w:p w14:paraId="606C066E" w14:textId="77777777" w:rsidR="00484395" w:rsidRPr="009C4BAE" w:rsidRDefault="00484395">
            <w:pPr>
              <w:spacing w:before="120" w:line="288" w:lineRule="auto"/>
              <w:jc w:val="both"/>
              <w:rPr>
                <w:rFonts w:ascii="Roboto" w:hAnsi="Roboto"/>
                <w:b/>
                <w:bCs/>
                <w:sz w:val="20"/>
                <w:szCs w:val="20"/>
                <w:lang w:val="uz-Cyrl-UZ"/>
                <w:rPrChange w:id="6395" w:author="Nozimjon Ortiqov" w:date="2026-02-24T09:31:00Z" w16du:dateUtc="2026-02-24T04:31:00Z">
                  <w:rPr>
                    <w:rFonts w:ascii="Roboto" w:hAnsi="Roboto"/>
                    <w:b/>
                    <w:bCs/>
                    <w:sz w:val="20"/>
                    <w:szCs w:val="20"/>
                  </w:rPr>
                </w:rPrChange>
              </w:rPr>
              <w:pPrChange w:id="6396" w:author="Nozimjon Ortiqov" w:date="2026-02-24T09:38:00Z" w16du:dateUtc="2026-02-24T04:38:00Z">
                <w:pPr>
                  <w:spacing w:after="80"/>
                </w:pPr>
              </w:pPrChange>
            </w:pPr>
            <w:r w:rsidRPr="009C4BAE">
              <w:rPr>
                <w:rFonts w:ascii="Roboto" w:hAnsi="Roboto"/>
                <w:b/>
                <w:bCs/>
                <w:color w:val="C00000"/>
                <w:sz w:val="20"/>
                <w:szCs w:val="20"/>
                <w:lang w:val="uz-Cyrl-UZ"/>
                <w:rPrChange w:id="6397" w:author="Nozimjon Ortiqov" w:date="2026-02-24T09:31:00Z" w16du:dateUtc="2026-02-24T04:31:00Z">
                  <w:rPr>
                    <w:rFonts w:ascii="Roboto" w:hAnsi="Roboto"/>
                    <w:b/>
                    <w:bCs/>
                    <w:color w:val="C00000"/>
                    <w:sz w:val="20"/>
                    <w:szCs w:val="20"/>
                  </w:rPr>
                </w:rPrChange>
              </w:rPr>
              <w:t xml:space="preserve">25 </w:t>
            </w:r>
            <w:r w:rsidRPr="009C4BAE">
              <w:rPr>
                <w:rFonts w:ascii="Roboto" w:hAnsi="Roboto"/>
                <w:color w:val="0070C0"/>
                <w:sz w:val="20"/>
                <w:szCs w:val="20"/>
                <w:lang w:val="uz-Cyrl-UZ"/>
                <w:rPrChange w:id="6398" w:author="Nozimjon Ortiqov" w:date="2026-02-24T09:31:00Z" w16du:dateUtc="2026-02-24T04:31:00Z">
                  <w:rPr>
                    <w:rFonts w:ascii="Roboto" w:hAnsi="Roboto"/>
                    <w:color w:val="0070C0"/>
                    <w:sz w:val="20"/>
                    <w:szCs w:val="20"/>
                  </w:rPr>
                </w:rPrChange>
              </w:rPr>
              <w:t>минг</w:t>
            </w:r>
            <w:r w:rsidRPr="009C4BAE">
              <w:rPr>
                <w:rFonts w:ascii="Roboto" w:hAnsi="Roboto"/>
                <w:b/>
                <w:bCs/>
                <w:color w:val="0070C0"/>
                <w:sz w:val="20"/>
                <w:szCs w:val="20"/>
                <w:lang w:val="uz-Cyrl-UZ"/>
                <w:rPrChange w:id="6399"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70C0"/>
                <w:sz w:val="20"/>
                <w:szCs w:val="20"/>
                <w:lang w:val="uz-Cyrl-UZ"/>
                <w:rPrChange w:id="6400" w:author="Nozimjon Ortiqov" w:date="2026-02-24T09:31:00Z" w16du:dateUtc="2026-02-24T04:31:00Z">
                  <w:rPr>
                    <w:rFonts w:ascii="Roboto" w:hAnsi="Roboto"/>
                    <w:color w:val="0070C0"/>
                    <w:sz w:val="20"/>
                    <w:szCs w:val="20"/>
                  </w:rPr>
                </w:rPrChange>
              </w:rPr>
              <w:t>долл</w:t>
            </w:r>
            <w:del w:id="6401" w:author="Nozimjon Ortiqov" w:date="2026-02-24T09:38:00Z" w16du:dateUtc="2026-02-24T04:38:00Z">
              <w:r w:rsidRPr="009C4BAE" w:rsidDel="009C09C3">
                <w:rPr>
                  <w:rFonts w:ascii="Roboto" w:hAnsi="Roboto"/>
                  <w:b/>
                  <w:bCs/>
                  <w:sz w:val="20"/>
                  <w:szCs w:val="20"/>
                  <w:lang w:val="uz-Cyrl-UZ"/>
                  <w:rPrChange w:id="6402" w:author="Nozimjon Ortiqov" w:date="2026-02-24T09:31:00Z" w16du:dateUtc="2026-02-24T04:31:00Z">
                    <w:rPr>
                      <w:rFonts w:ascii="Roboto" w:hAnsi="Roboto"/>
                      <w:b/>
                      <w:bCs/>
                      <w:sz w:val="20"/>
                      <w:szCs w:val="20"/>
                    </w:rPr>
                  </w:rPrChange>
                </w:rPr>
                <w:delText>.</w:delText>
              </w:r>
            </w:del>
            <w:r w:rsidRPr="009C4BAE">
              <w:rPr>
                <w:rFonts w:ascii="Roboto" w:hAnsi="Roboto"/>
                <w:sz w:val="20"/>
                <w:szCs w:val="20"/>
                <w:lang w:val="uz-Cyrl-UZ"/>
                <w:rPrChange w:id="6403" w:author="Nozimjon Ortiqov" w:date="2026-02-24T09:31:00Z" w16du:dateUtc="2026-02-24T04:31:00Z">
                  <w:rPr>
                    <w:rFonts w:ascii="Roboto" w:hAnsi="Roboto"/>
                    <w:sz w:val="20"/>
                    <w:szCs w:val="20"/>
                  </w:rPr>
                </w:rPrChange>
              </w:rPr>
              <w:t xml:space="preserve"> жарима (</w:t>
            </w:r>
            <w:r w:rsidRPr="009C4BAE">
              <w:rPr>
                <w:rFonts w:ascii="Roboto" w:hAnsi="Roboto"/>
                <w:b/>
                <w:bCs/>
                <w:color w:val="C00000"/>
                <w:sz w:val="20"/>
                <w:szCs w:val="20"/>
                <w:lang w:val="uz-Cyrl-UZ"/>
                <w:rPrChange w:id="6404" w:author="Nozimjon Ortiqov" w:date="2026-02-24T09:31:00Z" w16du:dateUtc="2026-02-24T04:31:00Z">
                  <w:rPr>
                    <w:rFonts w:ascii="Roboto" w:hAnsi="Roboto"/>
                    <w:b/>
                    <w:bCs/>
                    <w:color w:val="C00000"/>
                    <w:sz w:val="20"/>
                    <w:szCs w:val="20"/>
                  </w:rPr>
                </w:rPrChange>
              </w:rPr>
              <w:t xml:space="preserve">2 </w:t>
            </w:r>
            <w:r w:rsidRPr="009C4BAE">
              <w:rPr>
                <w:rFonts w:ascii="Roboto" w:hAnsi="Roboto"/>
                <w:color w:val="0070C0"/>
                <w:sz w:val="20"/>
                <w:szCs w:val="20"/>
                <w:lang w:val="uz-Cyrl-UZ"/>
                <w:rPrChange w:id="6405" w:author="Nozimjon Ortiqov" w:date="2026-02-24T09:31:00Z" w16du:dateUtc="2026-02-24T04:31:00Z">
                  <w:rPr>
                    <w:rFonts w:ascii="Roboto" w:hAnsi="Roboto"/>
                    <w:color w:val="0070C0"/>
                    <w:sz w:val="20"/>
                    <w:szCs w:val="20"/>
                  </w:rPr>
                </w:rPrChange>
              </w:rPr>
              <w:t>млн рубль</w:t>
            </w:r>
            <w:r w:rsidRPr="009C4BAE">
              <w:rPr>
                <w:rFonts w:ascii="Roboto" w:hAnsi="Roboto"/>
                <w:sz w:val="20"/>
                <w:szCs w:val="20"/>
                <w:lang w:val="uz-Cyrl-UZ"/>
                <w:rPrChange w:id="6406" w:author="Nozimjon Ortiqov" w:date="2026-02-24T09:31:00Z" w16du:dateUtc="2026-02-24T04:31:00Z">
                  <w:rPr>
                    <w:rFonts w:ascii="Roboto" w:hAnsi="Roboto"/>
                    <w:sz w:val="20"/>
                    <w:szCs w:val="20"/>
                  </w:rPr>
                </w:rPrChange>
              </w:rPr>
              <w:t xml:space="preserve">) ва фаолиятни </w:t>
            </w:r>
            <w:r w:rsidRPr="009C4BAE">
              <w:rPr>
                <w:rFonts w:ascii="Roboto" w:hAnsi="Roboto"/>
                <w:b/>
                <w:bCs/>
                <w:sz w:val="20"/>
                <w:szCs w:val="20"/>
                <w:lang w:val="uz-Cyrl-UZ"/>
                <w:rPrChange w:id="6407" w:author="Nozimjon Ortiqov" w:date="2026-02-24T09:31:00Z" w16du:dateUtc="2026-02-24T04:31:00Z">
                  <w:rPr>
                    <w:rFonts w:ascii="Roboto" w:hAnsi="Roboto"/>
                    <w:b/>
                    <w:bCs/>
                    <w:sz w:val="20"/>
                    <w:szCs w:val="20"/>
                  </w:rPr>
                </w:rPrChange>
              </w:rPr>
              <w:t>амалга</w:t>
            </w:r>
            <w:r w:rsidRPr="009C4BAE">
              <w:rPr>
                <w:rFonts w:ascii="Roboto" w:hAnsi="Roboto"/>
                <w:sz w:val="20"/>
                <w:szCs w:val="20"/>
                <w:lang w:val="uz-Cyrl-UZ"/>
                <w:rPrChange w:id="6408"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409" w:author="Nozimjon Ortiqov" w:date="2026-02-24T09:31:00Z" w16du:dateUtc="2026-02-24T04:31:00Z">
                  <w:rPr>
                    <w:rFonts w:ascii="Roboto" w:hAnsi="Roboto"/>
                    <w:b/>
                    <w:bCs/>
                    <w:sz w:val="20"/>
                    <w:szCs w:val="20"/>
                  </w:rPr>
                </w:rPrChange>
              </w:rPr>
              <w:t>оширишни</w:t>
            </w:r>
            <w:r w:rsidRPr="009C4BAE">
              <w:rPr>
                <w:rFonts w:ascii="Roboto" w:hAnsi="Roboto"/>
                <w:sz w:val="20"/>
                <w:szCs w:val="20"/>
                <w:lang w:val="uz-Cyrl-UZ"/>
                <w:rPrChange w:id="6410" w:author="Nozimjon Ortiqov" w:date="2026-02-24T09:31:00Z" w16du:dateUtc="2026-02-24T04:31:00Z">
                  <w:rPr>
                    <w:rFonts w:ascii="Roboto" w:hAnsi="Roboto"/>
                    <w:sz w:val="20"/>
                    <w:szCs w:val="20"/>
                  </w:rPr>
                </w:rPrChange>
              </w:rPr>
              <w:t xml:space="preserve"> тақиқлаш.</w:t>
            </w:r>
          </w:p>
        </w:tc>
        <w:tc>
          <w:tcPr>
            <w:tcW w:w="3516" w:type="dxa"/>
            <w:tcPrChange w:id="6411" w:author="Nozimjon Ortiqov" w:date="2026-02-24T09:37:00Z" w16du:dateUtc="2026-02-24T04:37:00Z">
              <w:tcPr>
                <w:tcW w:w="3516" w:type="dxa"/>
                <w:gridSpan w:val="2"/>
                <w:vAlign w:val="center"/>
              </w:tcPr>
            </w:tcPrChange>
          </w:tcPr>
          <w:p w14:paraId="2B3F8DFE" w14:textId="77777777" w:rsidR="00484395" w:rsidRPr="009C4BAE" w:rsidRDefault="00484395">
            <w:pPr>
              <w:spacing w:before="120" w:line="288" w:lineRule="auto"/>
              <w:jc w:val="both"/>
              <w:rPr>
                <w:rFonts w:ascii="Roboto" w:hAnsi="Roboto"/>
                <w:sz w:val="20"/>
                <w:szCs w:val="20"/>
                <w:lang w:val="uz-Cyrl-UZ"/>
                <w:rPrChange w:id="6412" w:author="Nozimjon Ortiqov" w:date="2026-02-24T09:31:00Z" w16du:dateUtc="2026-02-24T04:31:00Z">
                  <w:rPr>
                    <w:rFonts w:ascii="Roboto" w:hAnsi="Roboto"/>
                    <w:sz w:val="20"/>
                    <w:szCs w:val="20"/>
                  </w:rPr>
                </w:rPrChange>
              </w:rPr>
              <w:pPrChange w:id="6413" w:author="Nozimjon Ortiqov" w:date="2026-02-24T09:38:00Z" w16du:dateUtc="2026-02-24T04:38:00Z">
                <w:pPr>
                  <w:spacing w:after="80"/>
                </w:pPr>
              </w:pPrChange>
            </w:pPr>
            <w:r w:rsidRPr="009C4BAE">
              <w:rPr>
                <w:rFonts w:ascii="Roboto" w:hAnsi="Roboto"/>
                <w:sz w:val="20"/>
                <w:szCs w:val="20"/>
                <w:lang w:val="uz-Cyrl-UZ"/>
                <w:rPrChange w:id="6414" w:author="Nozimjon Ortiqov" w:date="2026-02-24T09:31:00Z" w16du:dateUtc="2026-02-24T04:31:00Z">
                  <w:rPr>
                    <w:rFonts w:ascii="Roboto" w:hAnsi="Roboto"/>
                    <w:sz w:val="20"/>
                    <w:szCs w:val="20"/>
                  </w:rPr>
                </w:rPrChange>
              </w:rPr>
              <w:t xml:space="preserve">2025 йилда </w:t>
            </w:r>
            <w:r w:rsidRPr="009C4BAE">
              <w:rPr>
                <w:rFonts w:ascii="Roboto" w:hAnsi="Roboto"/>
                <w:b/>
                <w:bCs/>
                <w:sz w:val="20"/>
                <w:szCs w:val="20"/>
                <w:lang w:val="uz-Cyrl-UZ"/>
                <w:rPrChange w:id="6415" w:author="Nozimjon Ortiqov" w:date="2026-02-24T09:31:00Z" w16du:dateUtc="2026-02-24T04:31:00Z">
                  <w:rPr>
                    <w:rFonts w:ascii="Roboto" w:hAnsi="Roboto"/>
                    <w:b/>
                    <w:bCs/>
                    <w:sz w:val="20"/>
                    <w:szCs w:val="20"/>
                  </w:rPr>
                </w:rPrChange>
              </w:rPr>
              <w:t>жарималар</w:t>
            </w:r>
            <w:r w:rsidRPr="009C4BAE">
              <w:rPr>
                <w:rFonts w:ascii="Roboto" w:hAnsi="Roboto"/>
                <w:sz w:val="20"/>
                <w:szCs w:val="20"/>
                <w:lang w:val="uz-Cyrl-UZ"/>
                <w:rPrChange w:id="6416" w:author="Nozimjon Ortiqov" w:date="2026-02-24T09:31:00Z" w16du:dateUtc="2026-02-24T04:31:00Z">
                  <w:rPr>
                    <w:rFonts w:ascii="Roboto" w:hAnsi="Roboto"/>
                    <w:sz w:val="20"/>
                    <w:szCs w:val="20"/>
                  </w:rPr>
                </w:rPrChange>
              </w:rPr>
              <w:t xml:space="preserve"> </w:t>
            </w:r>
            <w:r w:rsidRPr="009C4BAE">
              <w:rPr>
                <w:rFonts w:ascii="Roboto" w:hAnsi="Roboto"/>
                <w:b/>
                <w:bCs/>
                <w:color w:val="C00000"/>
                <w:sz w:val="20"/>
                <w:szCs w:val="20"/>
                <w:lang w:val="uz-Cyrl-UZ"/>
                <w:rPrChange w:id="6417" w:author="Nozimjon Ortiqov" w:date="2026-02-24T09:31:00Z" w16du:dateUtc="2026-02-24T04:31:00Z">
                  <w:rPr>
                    <w:rFonts w:ascii="Roboto" w:hAnsi="Roboto"/>
                    <w:b/>
                    <w:bCs/>
                    <w:color w:val="C00000"/>
                    <w:sz w:val="20"/>
                    <w:szCs w:val="20"/>
                  </w:rPr>
                </w:rPrChange>
              </w:rPr>
              <w:t>икки</w:t>
            </w:r>
            <w:r w:rsidRPr="009C4BAE">
              <w:rPr>
                <w:rFonts w:ascii="Roboto" w:hAnsi="Roboto"/>
                <w:color w:val="C00000"/>
                <w:sz w:val="20"/>
                <w:szCs w:val="20"/>
                <w:lang w:val="uz-Cyrl-UZ"/>
                <w:rPrChange w:id="641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419" w:author="Nozimjon Ortiqov" w:date="2026-02-24T09:31:00Z" w16du:dateUtc="2026-02-24T04:31:00Z">
                  <w:rPr>
                    <w:rFonts w:ascii="Roboto" w:hAnsi="Roboto"/>
                    <w:b/>
                    <w:bCs/>
                    <w:color w:val="0070C0"/>
                    <w:sz w:val="20"/>
                    <w:szCs w:val="20"/>
                  </w:rPr>
                </w:rPrChange>
              </w:rPr>
              <w:t>баробарга</w:t>
            </w:r>
            <w:r w:rsidRPr="009C4BAE">
              <w:rPr>
                <w:rFonts w:ascii="Roboto" w:hAnsi="Roboto"/>
                <w:color w:val="0070C0"/>
                <w:sz w:val="20"/>
                <w:szCs w:val="20"/>
                <w:lang w:val="uz-Cyrl-UZ"/>
                <w:rPrChange w:id="6420"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421" w:author="Nozimjon Ortiqov" w:date="2026-02-24T09:31:00Z" w16du:dateUtc="2026-02-24T04:31:00Z">
                  <w:rPr>
                    <w:rFonts w:ascii="Roboto" w:hAnsi="Roboto"/>
                    <w:b/>
                    <w:bCs/>
                    <w:sz w:val="20"/>
                    <w:szCs w:val="20"/>
                  </w:rPr>
                </w:rPrChange>
              </w:rPr>
              <w:t>оширилди</w:t>
            </w:r>
            <w:r w:rsidRPr="009C4BAE">
              <w:rPr>
                <w:rFonts w:ascii="Roboto" w:hAnsi="Roboto"/>
                <w:sz w:val="20"/>
                <w:szCs w:val="20"/>
                <w:lang w:val="uz-Cyrl-UZ"/>
                <w:rPrChange w:id="6422" w:author="Nozimjon Ortiqov" w:date="2026-02-24T09:31:00Z" w16du:dateUtc="2026-02-24T04:31:00Z">
                  <w:rPr>
                    <w:rFonts w:ascii="Roboto" w:hAnsi="Roboto"/>
                    <w:sz w:val="20"/>
                    <w:szCs w:val="20"/>
                  </w:rPr>
                </w:rPrChange>
              </w:rPr>
              <w:t>:</w:t>
            </w:r>
          </w:p>
          <w:p w14:paraId="40370F8E" w14:textId="5632ED1F" w:rsidR="00484395" w:rsidRPr="009C4BAE" w:rsidRDefault="00484395">
            <w:pPr>
              <w:spacing w:before="120" w:line="288" w:lineRule="auto"/>
              <w:jc w:val="both"/>
              <w:rPr>
                <w:rFonts w:ascii="Roboto" w:hAnsi="Roboto"/>
                <w:i/>
                <w:iCs/>
                <w:sz w:val="20"/>
                <w:szCs w:val="20"/>
                <w:lang w:val="uz-Cyrl-UZ"/>
                <w:rPrChange w:id="6423" w:author="Nozimjon Ortiqov" w:date="2026-02-24T09:31:00Z" w16du:dateUtc="2026-02-24T04:31:00Z">
                  <w:rPr>
                    <w:rFonts w:ascii="Roboto" w:hAnsi="Roboto"/>
                    <w:i/>
                    <w:iCs/>
                    <w:sz w:val="20"/>
                    <w:szCs w:val="20"/>
                  </w:rPr>
                </w:rPrChange>
              </w:rPr>
              <w:pPrChange w:id="6424" w:author="Nozimjon Ortiqov" w:date="2026-02-24T09:38:00Z" w16du:dateUtc="2026-02-24T04:38:00Z">
                <w:pPr>
                  <w:spacing w:after="80"/>
                </w:pPr>
              </w:pPrChange>
            </w:pPr>
            <w:r w:rsidRPr="009C4BAE">
              <w:rPr>
                <w:rFonts w:ascii="Roboto" w:hAnsi="Roboto"/>
                <w:b/>
                <w:bCs/>
                <w:i/>
                <w:iCs/>
                <w:color w:val="C00000"/>
                <w:sz w:val="20"/>
                <w:szCs w:val="20"/>
                <w:lang w:val="uz-Cyrl-UZ"/>
              </w:rPr>
              <w:t>1</w:t>
            </w:r>
            <w:r w:rsidRPr="009C4BAE">
              <w:rPr>
                <w:rFonts w:ascii="Roboto" w:hAnsi="Roboto"/>
                <w:i/>
                <w:iCs/>
                <w:sz w:val="20"/>
                <w:szCs w:val="20"/>
                <w:lang w:val="uz-Cyrl-UZ"/>
              </w:rPr>
              <w:t>. </w:t>
            </w:r>
            <w:del w:id="6425" w:author="Nozimjon Ortiqov" w:date="2026-02-24T09:38:00Z" w16du:dateUtc="2026-02-24T04:38:00Z">
              <w:r w:rsidRPr="009C4BAE" w:rsidDel="009C09C3">
                <w:rPr>
                  <w:rFonts w:ascii="Roboto" w:hAnsi="Roboto"/>
                  <w:i/>
                  <w:iCs/>
                  <w:sz w:val="20"/>
                  <w:szCs w:val="20"/>
                  <w:lang w:val="uz-Cyrl-UZ"/>
                  <w:rPrChange w:id="6426" w:author="Nozimjon Ortiqov" w:date="2026-02-24T09:31:00Z" w16du:dateUtc="2026-02-24T04:31:00Z">
                    <w:rPr>
                      <w:rFonts w:ascii="Roboto" w:hAnsi="Roboto"/>
                      <w:i/>
                      <w:iCs/>
                      <w:sz w:val="20"/>
                      <w:szCs w:val="20"/>
                    </w:rPr>
                  </w:rPrChange>
                </w:rPr>
                <w:delText xml:space="preserve">кичик </w:delText>
              </w:r>
            </w:del>
            <w:ins w:id="6427" w:author="Nozimjon Ortiqov" w:date="2026-02-24T09:38:00Z" w16du:dateUtc="2026-02-24T04:38:00Z">
              <w:r w:rsidR="009C09C3">
                <w:rPr>
                  <w:rFonts w:ascii="Roboto" w:hAnsi="Roboto"/>
                  <w:i/>
                  <w:iCs/>
                  <w:sz w:val="20"/>
                  <w:szCs w:val="20"/>
                  <w:lang w:val="uz-Cyrl-UZ"/>
                </w:rPr>
                <w:t>К</w:t>
              </w:r>
              <w:r w:rsidR="009C09C3" w:rsidRPr="009C4BAE">
                <w:rPr>
                  <w:rFonts w:ascii="Roboto" w:hAnsi="Roboto"/>
                  <w:i/>
                  <w:iCs/>
                  <w:sz w:val="20"/>
                  <w:szCs w:val="20"/>
                  <w:lang w:val="uz-Cyrl-UZ"/>
                  <w:rPrChange w:id="6428" w:author="Nozimjon Ortiqov" w:date="2026-02-24T09:31:00Z" w16du:dateUtc="2026-02-24T04:31:00Z">
                    <w:rPr>
                      <w:rFonts w:ascii="Roboto" w:hAnsi="Roboto"/>
                      <w:i/>
                      <w:iCs/>
                      <w:sz w:val="20"/>
                      <w:szCs w:val="20"/>
                    </w:rPr>
                  </w:rPrChange>
                </w:rPr>
                <w:t xml:space="preserve">ичик </w:t>
              </w:r>
            </w:ins>
            <w:r w:rsidRPr="009C4BAE">
              <w:rPr>
                <w:rFonts w:ascii="Roboto" w:hAnsi="Roboto"/>
                <w:i/>
                <w:iCs/>
                <w:sz w:val="20"/>
                <w:szCs w:val="20"/>
                <w:lang w:val="uz-Cyrl-UZ"/>
                <w:rPrChange w:id="6429" w:author="Nozimjon Ortiqov" w:date="2026-02-24T09:31:00Z" w16du:dateUtc="2026-02-24T04:31:00Z">
                  <w:rPr>
                    <w:rFonts w:ascii="Roboto" w:hAnsi="Roboto"/>
                    <w:i/>
                    <w:iCs/>
                    <w:sz w:val="20"/>
                    <w:szCs w:val="20"/>
                  </w:rPr>
                </w:rPrChange>
              </w:rPr>
              <w:t>ва ўрта бизнес учун бизнес учун —</w:t>
            </w:r>
            <w:r w:rsidRPr="009C4BAE">
              <w:rPr>
                <w:rFonts w:ascii="Roboto" w:hAnsi="Roboto"/>
                <w:b/>
                <w:bCs/>
                <w:i/>
                <w:iCs/>
                <w:color w:val="C00000"/>
                <w:sz w:val="20"/>
                <w:szCs w:val="20"/>
                <w:lang w:val="uz-Cyrl-UZ"/>
                <w:rPrChange w:id="6430" w:author="Nozimjon Ortiqov" w:date="2026-02-24T09:31:00Z" w16du:dateUtc="2026-02-24T04:31:00Z">
                  <w:rPr>
                    <w:rFonts w:ascii="Roboto" w:hAnsi="Roboto"/>
                    <w:b/>
                    <w:bCs/>
                    <w:i/>
                    <w:iCs/>
                    <w:color w:val="C00000"/>
                    <w:sz w:val="20"/>
                    <w:szCs w:val="20"/>
                  </w:rPr>
                </w:rPrChange>
              </w:rPr>
              <w:t xml:space="preserve"> 1,5</w:t>
            </w:r>
            <w:r w:rsidRPr="009C4BAE">
              <w:rPr>
                <w:rFonts w:ascii="Roboto" w:hAnsi="Roboto"/>
                <w:i/>
                <w:iCs/>
                <w:sz w:val="20"/>
                <w:szCs w:val="20"/>
                <w:lang w:val="uz-Cyrl-UZ"/>
                <w:rPrChange w:id="6431"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432" w:author="Nozimjon Ortiqov" w:date="2026-02-24T09:31:00Z" w16du:dateUtc="2026-02-24T04:31:00Z">
                  <w:rPr>
                    <w:rFonts w:ascii="Roboto" w:hAnsi="Roboto"/>
                    <w:i/>
                    <w:iCs/>
                    <w:color w:val="0070C0"/>
                    <w:sz w:val="20"/>
                    <w:szCs w:val="20"/>
                  </w:rPr>
                </w:rPrChange>
              </w:rPr>
              <w:t>минг долл</w:t>
            </w:r>
            <w:r w:rsidRPr="009C4BAE">
              <w:rPr>
                <w:rFonts w:ascii="Roboto" w:hAnsi="Roboto"/>
                <w:i/>
                <w:iCs/>
                <w:sz w:val="20"/>
                <w:szCs w:val="20"/>
                <w:lang w:val="uz-Cyrl-UZ"/>
                <w:rPrChange w:id="6433"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6434" w:author="Nozimjon Ortiqov" w:date="2026-02-24T09:31:00Z" w16du:dateUtc="2026-02-24T04:31:00Z">
                  <w:rPr>
                    <w:rFonts w:ascii="Roboto" w:hAnsi="Roboto"/>
                    <w:i/>
                    <w:iCs/>
                    <w:color w:val="0070C0"/>
                    <w:sz w:val="20"/>
                    <w:szCs w:val="20"/>
                  </w:rPr>
                </w:rPrChange>
              </w:rPr>
              <w:t>гача</w:t>
            </w:r>
            <w:r w:rsidRPr="009C4BAE">
              <w:rPr>
                <w:rFonts w:ascii="Roboto" w:hAnsi="Roboto"/>
                <w:i/>
                <w:iCs/>
                <w:sz w:val="20"/>
                <w:szCs w:val="20"/>
                <w:lang w:val="uz-Cyrl-UZ"/>
                <w:rPrChange w:id="6435" w:author="Nozimjon Ortiqov" w:date="2026-02-24T09:31:00Z" w16du:dateUtc="2026-02-24T04:31:00Z">
                  <w:rPr>
                    <w:rFonts w:ascii="Roboto" w:hAnsi="Roboto"/>
                    <w:i/>
                    <w:iCs/>
                    <w:sz w:val="20"/>
                    <w:szCs w:val="20"/>
                  </w:rPr>
                </w:rPrChange>
              </w:rPr>
              <w:t>,</w:t>
            </w:r>
            <w:del w:id="6436" w:author="Nozimjon Ortiqov" w:date="2026-02-24T09:38:00Z" w16du:dateUtc="2026-02-24T04:38:00Z">
              <w:r w:rsidRPr="009C4BAE" w:rsidDel="009C09C3">
                <w:rPr>
                  <w:rFonts w:ascii="Roboto" w:hAnsi="Roboto"/>
                  <w:i/>
                  <w:iCs/>
                  <w:sz w:val="20"/>
                  <w:szCs w:val="20"/>
                  <w:lang w:val="uz-Cyrl-UZ"/>
                  <w:rPrChange w:id="6437" w:author="Nozimjon Ortiqov" w:date="2026-02-24T09:31:00Z" w16du:dateUtc="2026-02-24T04:31:00Z">
                    <w:rPr>
                      <w:rFonts w:ascii="Roboto" w:hAnsi="Roboto"/>
                      <w:i/>
                      <w:iCs/>
                      <w:sz w:val="20"/>
                      <w:szCs w:val="20"/>
                    </w:rPr>
                  </w:rPrChange>
                </w:rPr>
                <w:delText xml:space="preserve"> ,</w:delText>
              </w:r>
            </w:del>
            <w:r w:rsidRPr="009C4BAE">
              <w:rPr>
                <w:rFonts w:ascii="Roboto" w:hAnsi="Roboto"/>
                <w:i/>
                <w:iCs/>
                <w:sz w:val="20"/>
                <w:szCs w:val="20"/>
                <w:lang w:val="uz-Cyrl-UZ"/>
                <w:rPrChange w:id="6438" w:author="Nozimjon Ortiqov" w:date="2026-02-24T09:31:00Z" w16du:dateUtc="2026-02-24T04:31:00Z">
                  <w:rPr>
                    <w:rFonts w:ascii="Roboto" w:hAnsi="Roboto"/>
                    <w:i/>
                    <w:iCs/>
                    <w:sz w:val="20"/>
                    <w:szCs w:val="20"/>
                  </w:rPr>
                </w:rPrChange>
              </w:rPr>
              <w:t xml:space="preserve"> йирик бизнес учун — </w:t>
            </w:r>
            <w:r w:rsidRPr="009C4BAE">
              <w:rPr>
                <w:rFonts w:ascii="Roboto" w:hAnsi="Roboto"/>
                <w:b/>
                <w:bCs/>
                <w:i/>
                <w:iCs/>
                <w:color w:val="C00000"/>
                <w:sz w:val="20"/>
                <w:szCs w:val="20"/>
                <w:lang w:val="uz-Cyrl-UZ"/>
                <w:rPrChange w:id="6439" w:author="Nozimjon Ortiqov" w:date="2026-02-24T09:31:00Z" w16du:dateUtc="2026-02-24T04:31:00Z">
                  <w:rPr>
                    <w:rFonts w:ascii="Roboto" w:hAnsi="Roboto"/>
                    <w:b/>
                    <w:bCs/>
                    <w:i/>
                    <w:iCs/>
                    <w:color w:val="C00000"/>
                    <w:sz w:val="20"/>
                    <w:szCs w:val="20"/>
                  </w:rPr>
                </w:rPrChange>
              </w:rPr>
              <w:t>4,5</w:t>
            </w:r>
            <w:r w:rsidRPr="009C4BAE">
              <w:rPr>
                <w:rFonts w:ascii="Roboto" w:hAnsi="Roboto"/>
                <w:i/>
                <w:iCs/>
                <w:sz w:val="20"/>
                <w:szCs w:val="20"/>
                <w:lang w:val="uz-Cyrl-UZ"/>
                <w:rPrChange w:id="6440"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441" w:author="Nozimjon Ortiqov" w:date="2026-02-24T09:31:00Z" w16du:dateUtc="2026-02-24T04:31:00Z">
                  <w:rPr>
                    <w:rFonts w:ascii="Roboto" w:hAnsi="Roboto"/>
                    <w:i/>
                    <w:iCs/>
                    <w:color w:val="0070C0"/>
                    <w:sz w:val="20"/>
                    <w:szCs w:val="20"/>
                  </w:rPr>
                </w:rPrChange>
              </w:rPr>
              <w:t>минг долл</w:t>
            </w:r>
            <w:r w:rsidRPr="009C4BAE">
              <w:rPr>
                <w:rFonts w:ascii="Roboto" w:hAnsi="Roboto"/>
                <w:i/>
                <w:iCs/>
                <w:sz w:val="20"/>
                <w:szCs w:val="20"/>
                <w:lang w:val="uz-Cyrl-UZ"/>
                <w:rPrChange w:id="6442" w:author="Nozimjon Ortiqov" w:date="2026-02-24T09:31:00Z" w16du:dateUtc="2026-02-24T04:31:00Z">
                  <w:rPr>
                    <w:rFonts w:ascii="Roboto" w:hAnsi="Roboto"/>
                    <w:i/>
                    <w:iCs/>
                    <w:sz w:val="20"/>
                    <w:szCs w:val="20"/>
                  </w:rPr>
                </w:rPrChange>
              </w:rPr>
              <w:t>.гача</w:t>
            </w:r>
            <w:ins w:id="6443" w:author="Nozimjon Ortiqov" w:date="2026-02-24T09:38:00Z" w16du:dateUtc="2026-02-24T04:38:00Z">
              <w:r w:rsidR="009C09C3">
                <w:rPr>
                  <w:rFonts w:ascii="Roboto" w:hAnsi="Roboto"/>
                  <w:i/>
                  <w:iCs/>
                  <w:sz w:val="20"/>
                  <w:szCs w:val="20"/>
                  <w:lang w:val="uz-Cyrl-UZ"/>
                </w:rPr>
                <w:t>.</w:t>
              </w:r>
            </w:ins>
            <w:del w:id="6444" w:author="Nozimjon Ortiqov" w:date="2026-02-24T09:38:00Z" w16du:dateUtc="2026-02-24T04:38:00Z">
              <w:r w:rsidRPr="009C4BAE" w:rsidDel="009C09C3">
                <w:rPr>
                  <w:rFonts w:ascii="Roboto" w:hAnsi="Roboto"/>
                  <w:i/>
                  <w:iCs/>
                  <w:sz w:val="20"/>
                  <w:szCs w:val="20"/>
                  <w:lang w:val="uz-Cyrl-UZ"/>
                  <w:rPrChange w:id="6445" w:author="Nozimjon Ortiqov" w:date="2026-02-24T09:31:00Z" w16du:dateUtc="2026-02-24T04:31:00Z">
                    <w:rPr>
                      <w:rFonts w:ascii="Roboto" w:hAnsi="Roboto"/>
                      <w:i/>
                      <w:iCs/>
                      <w:sz w:val="20"/>
                      <w:szCs w:val="20"/>
                    </w:rPr>
                  </w:rPrChange>
                </w:rPr>
                <w:delText>;</w:delText>
              </w:r>
            </w:del>
          </w:p>
          <w:p w14:paraId="1B5CA2F7" w14:textId="0BCEF3A7" w:rsidR="00484395" w:rsidRPr="009C4BAE" w:rsidRDefault="00484395">
            <w:pPr>
              <w:spacing w:before="120" w:line="288" w:lineRule="auto"/>
              <w:jc w:val="both"/>
              <w:rPr>
                <w:rFonts w:ascii="Roboto" w:hAnsi="Roboto"/>
                <w:sz w:val="20"/>
                <w:szCs w:val="20"/>
                <w:lang w:val="uz-Cyrl-UZ"/>
                <w:rPrChange w:id="6446" w:author="Nozimjon Ortiqov" w:date="2026-02-24T09:31:00Z" w16du:dateUtc="2026-02-24T04:31:00Z">
                  <w:rPr>
                    <w:rFonts w:ascii="Roboto" w:hAnsi="Roboto"/>
                    <w:sz w:val="20"/>
                    <w:szCs w:val="20"/>
                  </w:rPr>
                </w:rPrChange>
              </w:rPr>
              <w:pPrChange w:id="6447" w:author="Nozimjon Ortiqov" w:date="2026-02-24T09:38:00Z" w16du:dateUtc="2026-02-24T04:38:00Z">
                <w:pPr>
                  <w:spacing w:after="80"/>
                </w:pPr>
              </w:pPrChange>
            </w:pPr>
            <w:r w:rsidRPr="009C4BAE">
              <w:rPr>
                <w:rFonts w:ascii="Roboto" w:hAnsi="Roboto"/>
                <w:b/>
                <w:bCs/>
                <w:i/>
                <w:iCs/>
                <w:color w:val="C00000"/>
                <w:sz w:val="20"/>
                <w:szCs w:val="20"/>
                <w:lang w:val="uz-Cyrl-UZ"/>
              </w:rPr>
              <w:t>2</w:t>
            </w:r>
            <w:r w:rsidRPr="009C4BAE">
              <w:rPr>
                <w:rFonts w:ascii="Roboto" w:hAnsi="Roboto"/>
                <w:i/>
                <w:iCs/>
                <w:sz w:val="20"/>
                <w:szCs w:val="20"/>
                <w:lang w:val="uz-Cyrl-UZ"/>
              </w:rPr>
              <w:t>. </w:t>
            </w:r>
            <w:del w:id="6448" w:author="Nozimjon Ortiqov" w:date="2026-02-24T09:38:00Z" w16du:dateUtc="2026-02-24T04:38:00Z">
              <w:r w:rsidRPr="009C4BAE" w:rsidDel="009C09C3">
                <w:rPr>
                  <w:rFonts w:ascii="Roboto" w:hAnsi="Roboto"/>
                  <w:b/>
                  <w:bCs/>
                  <w:i/>
                  <w:iCs/>
                  <w:sz w:val="20"/>
                  <w:szCs w:val="20"/>
                  <w:lang w:val="uz-Cyrl-UZ"/>
                  <w:rPrChange w:id="6449" w:author="Nozimjon Ortiqov" w:date="2026-02-24T09:31:00Z" w16du:dateUtc="2026-02-24T04:31:00Z">
                    <w:rPr>
                      <w:rFonts w:ascii="Roboto" w:hAnsi="Roboto"/>
                      <w:b/>
                      <w:bCs/>
                      <w:i/>
                      <w:iCs/>
                      <w:sz w:val="20"/>
                      <w:szCs w:val="20"/>
                    </w:rPr>
                  </w:rPrChange>
                </w:rPr>
                <w:delText>раҳбарлар</w:delText>
              </w:r>
              <w:r w:rsidRPr="009C4BAE" w:rsidDel="009C09C3">
                <w:rPr>
                  <w:rFonts w:ascii="Roboto" w:hAnsi="Roboto"/>
                  <w:i/>
                  <w:iCs/>
                  <w:sz w:val="20"/>
                  <w:szCs w:val="20"/>
                  <w:lang w:val="uz-Cyrl-UZ"/>
                  <w:rPrChange w:id="6450" w:author="Nozimjon Ortiqov" w:date="2026-02-24T09:31:00Z" w16du:dateUtc="2026-02-24T04:31:00Z">
                    <w:rPr>
                      <w:rFonts w:ascii="Roboto" w:hAnsi="Roboto"/>
                      <w:i/>
                      <w:iCs/>
                      <w:sz w:val="20"/>
                      <w:szCs w:val="20"/>
                    </w:rPr>
                  </w:rPrChange>
                </w:rPr>
                <w:delText xml:space="preserve"> </w:delText>
              </w:r>
            </w:del>
            <w:ins w:id="6451" w:author="Nozimjon Ortiqov" w:date="2026-02-24T09:38:00Z" w16du:dateUtc="2026-02-24T04:38:00Z">
              <w:r w:rsidR="009C09C3">
                <w:rPr>
                  <w:rFonts w:ascii="Roboto" w:hAnsi="Roboto"/>
                  <w:b/>
                  <w:bCs/>
                  <w:i/>
                  <w:iCs/>
                  <w:sz w:val="20"/>
                  <w:szCs w:val="20"/>
                  <w:lang w:val="uz-Cyrl-UZ"/>
                </w:rPr>
                <w:t>Р</w:t>
              </w:r>
              <w:r w:rsidR="009C09C3" w:rsidRPr="009C4BAE">
                <w:rPr>
                  <w:rFonts w:ascii="Roboto" w:hAnsi="Roboto"/>
                  <w:b/>
                  <w:bCs/>
                  <w:i/>
                  <w:iCs/>
                  <w:sz w:val="20"/>
                  <w:szCs w:val="20"/>
                  <w:lang w:val="uz-Cyrl-UZ"/>
                  <w:rPrChange w:id="6452" w:author="Nozimjon Ortiqov" w:date="2026-02-24T09:31:00Z" w16du:dateUtc="2026-02-24T04:31:00Z">
                    <w:rPr>
                      <w:rFonts w:ascii="Roboto" w:hAnsi="Roboto"/>
                      <w:b/>
                      <w:bCs/>
                      <w:i/>
                      <w:iCs/>
                      <w:sz w:val="20"/>
                      <w:szCs w:val="20"/>
                    </w:rPr>
                  </w:rPrChange>
                </w:rPr>
                <w:t>аҳбарлар</w:t>
              </w:r>
              <w:r w:rsidR="009C09C3" w:rsidRPr="009C4BAE">
                <w:rPr>
                  <w:rFonts w:ascii="Roboto" w:hAnsi="Roboto"/>
                  <w:i/>
                  <w:iCs/>
                  <w:sz w:val="20"/>
                  <w:szCs w:val="20"/>
                  <w:lang w:val="uz-Cyrl-UZ"/>
                  <w:rPrChange w:id="6453" w:author="Nozimjon Ortiqov" w:date="2026-02-24T09:31:00Z" w16du:dateUtc="2026-02-24T04:31:00Z">
                    <w:rPr>
                      <w:rFonts w:ascii="Roboto" w:hAnsi="Roboto"/>
                      <w:i/>
                      <w:iCs/>
                      <w:sz w:val="20"/>
                      <w:szCs w:val="20"/>
                    </w:rPr>
                  </w:rPrChange>
                </w:rPr>
                <w:t xml:space="preserve"> </w:t>
              </w:r>
            </w:ins>
            <w:r w:rsidRPr="009C4BAE">
              <w:rPr>
                <w:rFonts w:ascii="Roboto" w:hAnsi="Roboto"/>
                <w:i/>
                <w:iCs/>
                <w:sz w:val="20"/>
                <w:szCs w:val="20"/>
                <w:lang w:val="uz-Cyrl-UZ"/>
                <w:rPrChange w:id="6454" w:author="Nozimjon Ortiqov" w:date="2026-02-24T09:31:00Z" w16du:dateUtc="2026-02-24T04:31:00Z">
                  <w:rPr>
                    <w:rFonts w:ascii="Roboto" w:hAnsi="Roboto"/>
                    <w:i/>
                    <w:iCs/>
                    <w:sz w:val="20"/>
                    <w:szCs w:val="20"/>
                  </w:rPr>
                </w:rPrChange>
              </w:rPr>
              <w:t xml:space="preserve">учун шахсий жавобгарлик жорий этилди — жарима миқдори </w:t>
            </w:r>
            <w:r w:rsidRPr="009C4BAE">
              <w:rPr>
                <w:rFonts w:ascii="Roboto" w:hAnsi="Roboto"/>
                <w:b/>
                <w:bCs/>
                <w:i/>
                <w:iCs/>
                <w:color w:val="C00000"/>
                <w:sz w:val="20"/>
                <w:szCs w:val="20"/>
                <w:lang w:val="uz-Cyrl-UZ"/>
                <w:rPrChange w:id="6455" w:author="Nozimjon Ortiqov" w:date="2026-02-24T09:31:00Z" w16du:dateUtc="2026-02-24T04:31:00Z">
                  <w:rPr>
                    <w:rFonts w:ascii="Roboto" w:hAnsi="Roboto"/>
                    <w:b/>
                    <w:bCs/>
                    <w:i/>
                    <w:iCs/>
                    <w:color w:val="C00000"/>
                    <w:sz w:val="20"/>
                    <w:szCs w:val="20"/>
                  </w:rPr>
                </w:rPrChange>
              </w:rPr>
              <w:t>230</w:t>
            </w:r>
            <w:r w:rsidRPr="009C4BAE">
              <w:rPr>
                <w:rFonts w:ascii="Roboto" w:hAnsi="Roboto"/>
                <w:i/>
                <w:iCs/>
                <w:color w:val="C00000"/>
                <w:sz w:val="20"/>
                <w:szCs w:val="20"/>
                <w:lang w:val="uz-Cyrl-UZ"/>
                <w:rPrChange w:id="6456" w:author="Nozimjon Ortiqov" w:date="2026-02-24T09:31:00Z" w16du:dateUtc="2026-02-24T04:31:00Z">
                  <w:rPr>
                    <w:rFonts w:ascii="Roboto" w:hAnsi="Roboto"/>
                    <w:i/>
                    <w:iCs/>
                    <w:color w:val="C00000"/>
                    <w:sz w:val="20"/>
                    <w:szCs w:val="20"/>
                  </w:rPr>
                </w:rPrChange>
              </w:rPr>
              <w:t xml:space="preserve"> </w:t>
            </w:r>
            <w:r w:rsidRPr="009C4BAE">
              <w:rPr>
                <w:rFonts w:ascii="Roboto" w:hAnsi="Roboto"/>
                <w:i/>
                <w:iCs/>
                <w:color w:val="0070C0"/>
                <w:sz w:val="20"/>
                <w:szCs w:val="20"/>
                <w:lang w:val="uz-Cyrl-UZ"/>
                <w:rPrChange w:id="6457" w:author="Nozimjon Ortiqov" w:date="2026-02-24T09:31:00Z" w16du:dateUtc="2026-02-24T04:31:00Z">
                  <w:rPr>
                    <w:rFonts w:ascii="Roboto" w:hAnsi="Roboto"/>
                    <w:i/>
                    <w:iCs/>
                    <w:color w:val="0070C0"/>
                    <w:sz w:val="20"/>
                    <w:szCs w:val="20"/>
                  </w:rPr>
                </w:rPrChange>
              </w:rPr>
              <w:t>долл.гача</w:t>
            </w:r>
            <w:r w:rsidRPr="009C4BAE">
              <w:rPr>
                <w:rFonts w:ascii="Roboto" w:hAnsi="Roboto"/>
                <w:color w:val="0070C0"/>
                <w:sz w:val="20"/>
                <w:szCs w:val="20"/>
                <w:lang w:val="uz-Cyrl-UZ"/>
                <w:rPrChange w:id="6458" w:author="Nozimjon Ortiqov" w:date="2026-02-24T09:31:00Z" w16du:dateUtc="2026-02-24T04:31:00Z">
                  <w:rPr>
                    <w:rFonts w:ascii="Roboto" w:hAnsi="Roboto"/>
                    <w:color w:val="0070C0"/>
                    <w:sz w:val="20"/>
                    <w:szCs w:val="20"/>
                  </w:rPr>
                </w:rPrChange>
              </w:rPr>
              <w:t>.</w:t>
            </w:r>
          </w:p>
        </w:tc>
        <w:tc>
          <w:tcPr>
            <w:tcW w:w="3635" w:type="dxa"/>
            <w:tcPrChange w:id="6459" w:author="Nozimjon Ortiqov" w:date="2026-02-24T09:37:00Z" w16du:dateUtc="2026-02-24T04:37:00Z">
              <w:tcPr>
                <w:tcW w:w="3635" w:type="dxa"/>
                <w:gridSpan w:val="2"/>
                <w:vAlign w:val="center"/>
              </w:tcPr>
            </w:tcPrChange>
          </w:tcPr>
          <w:p w14:paraId="4BE4922E" w14:textId="77777777" w:rsidR="00484395" w:rsidRPr="009C4BAE" w:rsidRDefault="00484395">
            <w:pPr>
              <w:spacing w:before="120" w:line="288" w:lineRule="auto"/>
              <w:jc w:val="both"/>
              <w:rPr>
                <w:rFonts w:ascii="Roboto" w:hAnsi="Roboto"/>
                <w:b/>
                <w:bCs/>
                <w:sz w:val="20"/>
                <w:szCs w:val="20"/>
                <w:lang w:val="uz-Cyrl-UZ"/>
                <w:rPrChange w:id="6460" w:author="Nozimjon Ortiqov" w:date="2026-02-24T09:31:00Z" w16du:dateUtc="2026-02-24T04:31:00Z">
                  <w:rPr>
                    <w:rFonts w:ascii="Roboto" w:hAnsi="Roboto"/>
                    <w:b/>
                    <w:bCs/>
                    <w:sz w:val="20"/>
                    <w:szCs w:val="20"/>
                  </w:rPr>
                </w:rPrChange>
              </w:rPr>
              <w:pPrChange w:id="6461" w:author="Nozimjon Ortiqov" w:date="2026-02-24T09:38:00Z" w16du:dateUtc="2026-02-24T04:38:00Z">
                <w:pPr>
                  <w:spacing w:after="80"/>
                </w:pPr>
              </w:pPrChange>
            </w:pPr>
            <w:r w:rsidRPr="009C4BAE">
              <w:rPr>
                <w:rFonts w:ascii="Roboto" w:hAnsi="Roboto"/>
                <w:b/>
                <w:bCs/>
                <w:color w:val="C00000"/>
                <w:sz w:val="20"/>
                <w:szCs w:val="20"/>
                <w:lang w:val="uz-Cyrl-UZ"/>
                <w:rPrChange w:id="6462" w:author="Nozimjon Ortiqov" w:date="2026-02-24T09:31:00Z" w16du:dateUtc="2026-02-24T04:31:00Z">
                  <w:rPr>
                    <w:rFonts w:ascii="Roboto" w:hAnsi="Roboto"/>
                    <w:b/>
                    <w:bCs/>
                    <w:color w:val="C00000"/>
                    <w:sz w:val="20"/>
                    <w:szCs w:val="20"/>
                  </w:rPr>
                </w:rPrChange>
              </w:rPr>
              <w:t xml:space="preserve">1 </w:t>
            </w:r>
            <w:r w:rsidRPr="009C4BAE">
              <w:rPr>
                <w:rFonts w:ascii="Roboto" w:hAnsi="Roboto"/>
                <w:color w:val="0070C0"/>
                <w:sz w:val="20"/>
                <w:szCs w:val="20"/>
                <w:lang w:val="uz-Cyrl-UZ"/>
                <w:rPrChange w:id="6463" w:author="Nozimjon Ortiqov" w:date="2026-02-24T09:31:00Z" w16du:dateUtc="2026-02-24T04:31:00Z">
                  <w:rPr>
                    <w:rFonts w:ascii="Roboto" w:hAnsi="Roboto"/>
                    <w:color w:val="0070C0"/>
                    <w:sz w:val="20"/>
                    <w:szCs w:val="20"/>
                  </w:rPr>
                </w:rPrChange>
              </w:rPr>
              <w:t>минг</w:t>
            </w:r>
            <w:r w:rsidRPr="009C4BAE">
              <w:rPr>
                <w:rFonts w:ascii="Roboto" w:hAnsi="Roboto"/>
                <w:b/>
                <w:bCs/>
                <w:color w:val="0070C0"/>
                <w:sz w:val="20"/>
                <w:szCs w:val="20"/>
                <w:lang w:val="uz-Cyrl-UZ"/>
                <w:rPrChange w:id="6464"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70C0"/>
                <w:sz w:val="20"/>
                <w:szCs w:val="20"/>
                <w:lang w:val="uz-Cyrl-UZ"/>
                <w:rPrChange w:id="6465" w:author="Nozimjon Ortiqov" w:date="2026-02-24T09:31:00Z" w16du:dateUtc="2026-02-24T04:31:00Z">
                  <w:rPr>
                    <w:rFonts w:ascii="Roboto" w:hAnsi="Roboto"/>
                    <w:color w:val="0070C0"/>
                    <w:sz w:val="20"/>
                    <w:szCs w:val="20"/>
                  </w:rPr>
                </w:rPrChange>
              </w:rPr>
              <w:t>долл</w:t>
            </w:r>
            <w:del w:id="6466" w:author="Nozimjon Ortiqov" w:date="2026-02-24T09:38:00Z" w16du:dateUtc="2026-02-24T04:38:00Z">
              <w:r w:rsidRPr="009C4BAE" w:rsidDel="009C09C3">
                <w:rPr>
                  <w:rFonts w:ascii="Roboto" w:hAnsi="Roboto"/>
                  <w:b/>
                  <w:bCs/>
                  <w:sz w:val="20"/>
                  <w:szCs w:val="20"/>
                  <w:lang w:val="uz-Cyrl-UZ"/>
                  <w:rPrChange w:id="6467" w:author="Nozimjon Ortiqov" w:date="2026-02-24T09:31:00Z" w16du:dateUtc="2026-02-24T04:31:00Z">
                    <w:rPr>
                      <w:rFonts w:ascii="Roboto" w:hAnsi="Roboto"/>
                      <w:b/>
                      <w:bCs/>
                      <w:sz w:val="20"/>
                      <w:szCs w:val="20"/>
                    </w:rPr>
                  </w:rPrChange>
                </w:rPr>
                <w:delText>.</w:delText>
              </w:r>
            </w:del>
            <w:r w:rsidRPr="009C4BAE">
              <w:rPr>
                <w:rFonts w:ascii="Roboto" w:hAnsi="Roboto"/>
                <w:sz w:val="20"/>
                <w:szCs w:val="20"/>
                <w:lang w:val="uz-Cyrl-UZ"/>
                <w:rPrChange w:id="6468" w:author="Nozimjon Ortiqov" w:date="2026-02-24T09:31:00Z" w16du:dateUtc="2026-02-24T04:31:00Z">
                  <w:rPr>
                    <w:rFonts w:ascii="Roboto" w:hAnsi="Roboto"/>
                    <w:sz w:val="20"/>
                    <w:szCs w:val="20"/>
                  </w:rPr>
                </w:rPrChange>
              </w:rPr>
              <w:t xml:space="preserve"> миқдорида жарима ва етказилган зарарни </w:t>
            </w:r>
            <w:r w:rsidRPr="009C4BAE">
              <w:rPr>
                <w:rFonts w:ascii="Roboto" w:hAnsi="Roboto"/>
                <w:b/>
                <w:bCs/>
                <w:sz w:val="20"/>
                <w:szCs w:val="20"/>
                <w:lang w:val="uz-Cyrl-UZ"/>
                <w:rPrChange w:id="6469" w:author="Nozimjon Ortiqov" w:date="2026-02-24T09:31:00Z" w16du:dateUtc="2026-02-24T04:31:00Z">
                  <w:rPr>
                    <w:rFonts w:ascii="Roboto" w:hAnsi="Roboto"/>
                    <w:b/>
                    <w:bCs/>
                    <w:sz w:val="20"/>
                    <w:szCs w:val="20"/>
                  </w:rPr>
                </w:rPrChange>
              </w:rPr>
              <w:t>суд</w:t>
            </w:r>
            <w:r w:rsidRPr="009C4BAE">
              <w:rPr>
                <w:rFonts w:ascii="Roboto" w:hAnsi="Roboto"/>
                <w:sz w:val="20"/>
                <w:szCs w:val="20"/>
                <w:lang w:val="uz-Cyrl-UZ"/>
                <w:rPrChange w:id="6470"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471" w:author="Nozimjon Ortiqov" w:date="2026-02-24T09:31:00Z" w16du:dateUtc="2026-02-24T04:31:00Z">
                  <w:rPr>
                    <w:rFonts w:ascii="Roboto" w:hAnsi="Roboto"/>
                    <w:b/>
                    <w:bCs/>
                    <w:sz w:val="20"/>
                    <w:szCs w:val="20"/>
                  </w:rPr>
                </w:rPrChange>
              </w:rPr>
              <w:t>орқали</w:t>
            </w:r>
            <w:r w:rsidRPr="009C4BAE">
              <w:rPr>
                <w:rFonts w:ascii="Roboto" w:hAnsi="Roboto"/>
                <w:sz w:val="20"/>
                <w:szCs w:val="20"/>
                <w:lang w:val="uz-Cyrl-UZ"/>
                <w:rPrChange w:id="6472" w:author="Nozimjon Ortiqov" w:date="2026-02-24T09:31:00Z" w16du:dateUtc="2026-02-24T04:31:00Z">
                  <w:rPr>
                    <w:rFonts w:ascii="Roboto" w:hAnsi="Roboto"/>
                    <w:sz w:val="20"/>
                    <w:szCs w:val="20"/>
                  </w:rPr>
                </w:rPrChange>
              </w:rPr>
              <w:t xml:space="preserve"> қоплаш.</w:t>
            </w:r>
          </w:p>
        </w:tc>
        <w:tc>
          <w:tcPr>
            <w:tcW w:w="3782" w:type="dxa"/>
            <w:tcPrChange w:id="6473" w:author="Nozimjon Ortiqov" w:date="2026-02-24T09:37:00Z" w16du:dateUtc="2026-02-24T04:37:00Z">
              <w:tcPr>
                <w:tcW w:w="3782" w:type="dxa"/>
                <w:gridSpan w:val="2"/>
                <w:vAlign w:val="center"/>
              </w:tcPr>
            </w:tcPrChange>
          </w:tcPr>
          <w:p w14:paraId="1AC8CE3F" w14:textId="77777777" w:rsidR="00484395" w:rsidRPr="009C4BAE" w:rsidRDefault="00484395">
            <w:pPr>
              <w:spacing w:before="120" w:line="288" w:lineRule="auto"/>
              <w:jc w:val="both"/>
              <w:rPr>
                <w:rFonts w:ascii="Roboto" w:hAnsi="Roboto"/>
                <w:b/>
                <w:bCs/>
                <w:sz w:val="20"/>
                <w:szCs w:val="20"/>
                <w:lang w:val="uz-Cyrl-UZ"/>
                <w:rPrChange w:id="6474" w:author="Nozimjon Ortiqov" w:date="2026-02-24T09:31:00Z" w16du:dateUtc="2026-02-24T04:31:00Z">
                  <w:rPr>
                    <w:rFonts w:ascii="Roboto" w:hAnsi="Roboto"/>
                    <w:b/>
                    <w:bCs/>
                    <w:sz w:val="20"/>
                    <w:szCs w:val="20"/>
                  </w:rPr>
                </w:rPrChange>
              </w:rPr>
              <w:pPrChange w:id="6475" w:author="Nozimjon Ortiqov" w:date="2026-02-24T09:38:00Z" w16du:dateUtc="2026-02-24T04:38:00Z">
                <w:pPr>
                  <w:spacing w:after="80"/>
                </w:pPr>
              </w:pPrChange>
            </w:pPr>
            <w:r w:rsidRPr="009C4BAE">
              <w:rPr>
                <w:rFonts w:ascii="Roboto" w:hAnsi="Roboto"/>
                <w:b/>
                <w:bCs/>
                <w:color w:val="C00000"/>
                <w:sz w:val="20"/>
                <w:szCs w:val="20"/>
                <w:lang w:val="uz-Cyrl-UZ"/>
                <w:rPrChange w:id="6476" w:author="Nozimjon Ortiqov" w:date="2026-02-24T09:31:00Z" w16du:dateUtc="2026-02-24T04:31:00Z">
                  <w:rPr>
                    <w:rFonts w:ascii="Roboto" w:hAnsi="Roboto"/>
                    <w:b/>
                    <w:bCs/>
                    <w:color w:val="C00000"/>
                    <w:sz w:val="20"/>
                    <w:szCs w:val="20"/>
                  </w:rPr>
                </w:rPrChange>
              </w:rPr>
              <w:t>59</w:t>
            </w:r>
            <w:r w:rsidRPr="009C4BAE">
              <w:rPr>
                <w:rFonts w:ascii="Roboto" w:hAnsi="Roboto"/>
                <w:color w:val="C00000"/>
                <w:sz w:val="20"/>
                <w:szCs w:val="20"/>
                <w:lang w:val="uz-Cyrl-UZ"/>
                <w:rPrChange w:id="6477"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478" w:author="Nozimjon Ortiqov" w:date="2026-02-24T09:31:00Z" w16du:dateUtc="2026-02-24T04:31:00Z">
                  <w:rPr>
                    <w:rFonts w:ascii="Roboto" w:hAnsi="Roboto"/>
                    <w:color w:val="0070C0"/>
                    <w:sz w:val="20"/>
                    <w:szCs w:val="20"/>
                  </w:rPr>
                </w:rPrChange>
              </w:rPr>
              <w:t>минг долл.</w:t>
            </w:r>
            <w:r w:rsidRPr="009C4BAE">
              <w:rPr>
                <w:rFonts w:ascii="Roboto" w:hAnsi="Roboto"/>
                <w:sz w:val="20"/>
                <w:szCs w:val="20"/>
                <w:lang w:val="uz-Cyrl-UZ"/>
                <w:rPrChange w:id="6479" w:author="Nozimjon Ortiqov" w:date="2026-02-24T09:31:00Z" w16du:dateUtc="2026-02-24T04:31:00Z">
                  <w:rPr>
                    <w:rFonts w:ascii="Roboto" w:hAnsi="Roboto"/>
                    <w:sz w:val="20"/>
                    <w:szCs w:val="20"/>
                  </w:rPr>
                </w:rPrChange>
              </w:rPr>
              <w:t>гача</w:t>
            </w:r>
            <w:r w:rsidRPr="009C4BAE">
              <w:rPr>
                <w:rFonts w:ascii="Roboto" w:hAnsi="Roboto"/>
                <w:i/>
                <w:iCs/>
                <w:sz w:val="20"/>
                <w:szCs w:val="20"/>
                <w:lang w:val="uz-Cyrl-UZ"/>
                <w:rPrChange w:id="6480" w:author="Nozimjon Ortiqov" w:date="2026-02-24T09:31:00Z" w16du:dateUtc="2026-02-24T04:31:00Z">
                  <w:rPr>
                    <w:rFonts w:ascii="Roboto" w:hAnsi="Roboto"/>
                    <w:i/>
                    <w:iCs/>
                    <w:sz w:val="20"/>
                    <w:szCs w:val="20"/>
                  </w:rPr>
                </w:rPrChange>
              </w:rPr>
              <w:t xml:space="preserve"> (</w:t>
            </w:r>
            <w:r w:rsidRPr="009C4BAE">
              <w:rPr>
                <w:rFonts w:ascii="Roboto" w:hAnsi="Roboto"/>
                <w:b/>
                <w:bCs/>
                <w:i/>
                <w:iCs/>
                <w:color w:val="C00000"/>
                <w:sz w:val="20"/>
                <w:szCs w:val="20"/>
                <w:lang w:val="uz-Cyrl-UZ"/>
                <w:rPrChange w:id="6481" w:author="Nozimjon Ortiqov" w:date="2026-02-24T09:31:00Z" w16du:dateUtc="2026-02-24T04:31:00Z">
                  <w:rPr>
                    <w:rFonts w:ascii="Roboto" w:hAnsi="Roboto"/>
                    <w:b/>
                    <w:bCs/>
                    <w:i/>
                    <w:iCs/>
                    <w:color w:val="C00000"/>
                    <w:sz w:val="20"/>
                    <w:szCs w:val="20"/>
                  </w:rPr>
                </w:rPrChange>
              </w:rPr>
              <w:t>50</w:t>
            </w:r>
            <w:r w:rsidRPr="009C4BAE">
              <w:rPr>
                <w:rFonts w:ascii="Roboto" w:hAnsi="Roboto"/>
                <w:i/>
                <w:iCs/>
                <w:color w:val="C00000"/>
                <w:sz w:val="20"/>
                <w:szCs w:val="20"/>
                <w:lang w:val="uz-Cyrl-UZ"/>
                <w:rPrChange w:id="6482" w:author="Nozimjon Ortiqov" w:date="2026-02-24T09:31:00Z" w16du:dateUtc="2026-02-24T04:31:00Z">
                  <w:rPr>
                    <w:rFonts w:ascii="Roboto" w:hAnsi="Roboto"/>
                    <w:i/>
                    <w:iCs/>
                    <w:color w:val="C00000"/>
                    <w:sz w:val="20"/>
                    <w:szCs w:val="20"/>
                  </w:rPr>
                </w:rPrChange>
              </w:rPr>
              <w:t xml:space="preserve"> </w:t>
            </w:r>
            <w:r w:rsidRPr="009C4BAE">
              <w:rPr>
                <w:rFonts w:ascii="Roboto" w:hAnsi="Roboto"/>
                <w:i/>
                <w:iCs/>
                <w:color w:val="0070C0"/>
                <w:sz w:val="20"/>
                <w:szCs w:val="20"/>
                <w:lang w:val="uz-Cyrl-UZ"/>
                <w:rPrChange w:id="6483" w:author="Nozimjon Ortiqov" w:date="2026-02-24T09:31:00Z" w16du:dateUtc="2026-02-24T04:31:00Z">
                  <w:rPr>
                    <w:rFonts w:ascii="Roboto" w:hAnsi="Roboto"/>
                    <w:i/>
                    <w:iCs/>
                    <w:color w:val="0070C0"/>
                    <w:sz w:val="20"/>
                    <w:szCs w:val="20"/>
                  </w:rPr>
                </w:rPrChange>
              </w:rPr>
              <w:t>минг евро</w:t>
            </w:r>
            <w:r w:rsidRPr="009C4BAE">
              <w:rPr>
                <w:rFonts w:ascii="Roboto" w:hAnsi="Roboto"/>
                <w:i/>
                <w:iCs/>
                <w:sz w:val="20"/>
                <w:szCs w:val="20"/>
                <w:lang w:val="uz-Cyrl-UZ"/>
                <w:rPrChange w:id="6484" w:author="Nozimjon Ortiqov" w:date="2026-02-24T09:31:00Z" w16du:dateUtc="2026-02-24T04:31:00Z">
                  <w:rPr>
                    <w:rFonts w:ascii="Roboto" w:hAnsi="Roboto"/>
                    <w:i/>
                    <w:iCs/>
                    <w:sz w:val="20"/>
                    <w:szCs w:val="20"/>
                  </w:rPr>
                </w:rPrChange>
              </w:rPr>
              <w:t>)</w:t>
            </w:r>
            <w:r w:rsidRPr="009C4BAE">
              <w:rPr>
                <w:rFonts w:ascii="Roboto" w:hAnsi="Roboto"/>
                <w:sz w:val="20"/>
                <w:szCs w:val="20"/>
                <w:lang w:val="uz-Cyrl-UZ"/>
                <w:rPrChange w:id="6485" w:author="Nozimjon Ortiqov" w:date="2026-02-24T09:31:00Z" w16du:dateUtc="2026-02-24T04:31:00Z">
                  <w:rPr>
                    <w:rFonts w:ascii="Roboto" w:hAnsi="Roboto"/>
                    <w:sz w:val="20"/>
                    <w:szCs w:val="20"/>
                  </w:rPr>
                </w:rPrChange>
              </w:rPr>
              <w:t xml:space="preserve"> жарима, </w:t>
            </w:r>
            <w:r w:rsidRPr="009C4BAE">
              <w:rPr>
                <w:rFonts w:ascii="Roboto" w:hAnsi="Roboto"/>
                <w:b/>
                <w:bCs/>
                <w:sz w:val="20"/>
                <w:szCs w:val="20"/>
                <w:lang w:val="uz-Cyrl-UZ"/>
              </w:rPr>
              <w:t>назорат қилувчи орган</w:t>
            </w:r>
            <w:r w:rsidRPr="009C4BAE">
              <w:rPr>
                <w:rFonts w:ascii="Roboto" w:hAnsi="Roboto"/>
                <w:sz w:val="20"/>
                <w:szCs w:val="20"/>
                <w:lang w:val="uz-Cyrl-UZ"/>
                <w:rPrChange w:id="6486" w:author="Nozimjon Ortiqov" w:date="2026-02-24T09:31:00Z" w16du:dateUtc="2026-02-24T04:31:00Z">
                  <w:rPr>
                    <w:rFonts w:ascii="Roboto" w:hAnsi="Roboto"/>
                    <w:sz w:val="20"/>
                    <w:szCs w:val="20"/>
                  </w:rPr>
                </w:rPrChange>
              </w:rPr>
              <w:t xml:space="preserve"> томонидан лицензияни бекор қилиш.</w:t>
            </w:r>
          </w:p>
        </w:tc>
      </w:tr>
    </w:tbl>
    <w:p w14:paraId="38A48C46"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9"/>
          <w:pgSz w:w="16838" w:h="11906" w:orient="landscape"/>
          <w:pgMar w:top="284" w:right="1134" w:bottom="0" w:left="1134" w:header="709" w:footer="709" w:gutter="0"/>
          <w:cols w:space="708"/>
          <w:titlePg/>
          <w:docGrid w:linePitch="360"/>
        </w:sectPr>
      </w:pPr>
    </w:p>
    <w:p w14:paraId="1BA61DC4" w14:textId="4FBA11A1" w:rsidR="00484395" w:rsidRPr="00AE21CE" w:rsidRDefault="00484395" w:rsidP="00484395">
      <w:pPr>
        <w:pStyle w:val="1"/>
        <w:spacing w:after="240" w:line="288" w:lineRule="auto"/>
        <w:ind w:firstLine="567"/>
        <w:jc w:val="center"/>
        <w:rPr>
          <w:rFonts w:ascii="Roboto" w:hAnsi="Roboto" w:cstheme="minorHAnsi"/>
          <w:b/>
          <w:bCs/>
          <w:color w:val="002060"/>
          <w:sz w:val="26"/>
          <w:szCs w:val="26"/>
          <w:lang w:val="uz-Cyrl-UZ"/>
          <w:rPrChange w:id="6487" w:author="Nozimjon Ortiqov" w:date="2026-02-24T09:39:00Z" w16du:dateUtc="2026-02-24T04:39:00Z">
            <w:rPr>
              <w:rFonts w:ascii="Roboto" w:hAnsi="Roboto" w:cstheme="minorHAnsi"/>
              <w:b/>
              <w:bCs/>
              <w:color w:val="002060"/>
              <w:lang w:val="uz-Cyrl-UZ"/>
            </w:rPr>
          </w:rPrChange>
        </w:rPr>
      </w:pPr>
      <w:bookmarkStart w:id="6488" w:name="_Toc222418131"/>
      <w:bookmarkStart w:id="6489" w:name="_Toc222474140"/>
      <w:bookmarkStart w:id="6490" w:name="_Toc222630398"/>
      <w:r w:rsidRPr="00AE21CE">
        <w:rPr>
          <w:rFonts w:ascii="Roboto" w:hAnsi="Roboto" w:cstheme="minorHAnsi"/>
          <w:b/>
          <w:bCs/>
          <w:color w:val="002060"/>
          <w:sz w:val="26"/>
          <w:szCs w:val="26"/>
          <w:lang w:val="uz-Cyrl-UZ"/>
          <w:rPrChange w:id="6491" w:author="Nozimjon Ortiqov" w:date="2026-02-24T09:39:00Z" w16du:dateUtc="2026-02-24T04:39:00Z">
            <w:rPr>
              <w:rFonts w:ascii="Roboto" w:hAnsi="Roboto" w:cstheme="minorHAnsi"/>
              <w:b/>
              <w:bCs/>
              <w:color w:val="002060"/>
              <w:lang w:val="uz-Cyrl-UZ"/>
            </w:rPr>
          </w:rPrChange>
        </w:rPr>
        <w:lastRenderedPageBreak/>
        <w:t xml:space="preserve">6-илова. </w:t>
      </w:r>
      <w:bookmarkEnd w:id="6488"/>
      <w:ins w:id="6492" w:author="Nozimjon Ortiqov" w:date="2026-02-23T20:22:00Z" w16du:dateUtc="2026-02-23T15:22:00Z">
        <w:r w:rsidR="00E45AAF" w:rsidRPr="00AE21CE">
          <w:rPr>
            <w:rFonts w:ascii="Roboto" w:hAnsi="Roboto" w:cstheme="minorHAnsi"/>
            <w:b/>
            <w:bCs/>
            <w:color w:val="002060"/>
            <w:sz w:val="26"/>
            <w:szCs w:val="26"/>
            <w:lang w:val="uz-Cyrl-UZ"/>
            <w:rPrChange w:id="6493" w:author="Nozimjon Ortiqov" w:date="2026-02-24T09:39:00Z" w16du:dateUtc="2026-02-24T04:39:00Z">
              <w:rPr>
                <w:rFonts w:ascii="Roboto" w:hAnsi="Roboto" w:cstheme="minorHAnsi"/>
                <w:b/>
                <w:bCs/>
                <w:color w:val="002060"/>
                <w:sz w:val="28"/>
                <w:szCs w:val="28"/>
                <w:lang w:val="uz-Cyrl-UZ"/>
              </w:rPr>
            </w:rPrChange>
          </w:rPr>
          <w:t xml:space="preserve">Банкларда </w:t>
        </w:r>
      </w:ins>
      <w:del w:id="6494" w:author="Nozimjon Ortiqov" w:date="2026-02-23T20:22:00Z" w16du:dateUtc="2026-02-23T15:22:00Z">
        <w:r w:rsidR="00B76C54" w:rsidRPr="00AE21CE" w:rsidDel="00E45AAF">
          <w:rPr>
            <w:rFonts w:ascii="Roboto" w:hAnsi="Roboto" w:cstheme="minorHAnsi"/>
            <w:b/>
            <w:bCs/>
            <w:color w:val="002060"/>
            <w:sz w:val="26"/>
            <w:szCs w:val="26"/>
            <w:lang w:val="uz-Cyrl-UZ"/>
            <w:rPrChange w:id="6495" w:author="Nozimjon Ortiqov" w:date="2026-02-24T09:39:00Z" w16du:dateUtc="2026-02-24T04:39:00Z">
              <w:rPr>
                <w:rFonts w:ascii="Roboto" w:hAnsi="Roboto" w:cstheme="minorHAnsi"/>
                <w:b/>
                <w:bCs/>
                <w:color w:val="002060"/>
                <w:lang w:val="uz-Cyrl-UZ"/>
              </w:rPr>
            </w:rPrChange>
          </w:rPr>
          <w:delText>Мижоз</w:delText>
        </w:r>
        <w:r w:rsidRPr="00AE21CE" w:rsidDel="00E45AAF">
          <w:rPr>
            <w:rFonts w:ascii="Roboto" w:hAnsi="Roboto" w:cstheme="minorHAnsi"/>
            <w:b/>
            <w:bCs/>
            <w:color w:val="002060"/>
            <w:sz w:val="26"/>
            <w:szCs w:val="26"/>
            <w:lang w:val="uz-Cyrl-UZ"/>
            <w:rPrChange w:id="6496" w:author="Nozimjon Ortiqov" w:date="2026-02-24T09:39:00Z" w16du:dateUtc="2026-02-24T04:39:00Z">
              <w:rPr>
                <w:rFonts w:ascii="Roboto" w:hAnsi="Roboto" w:cstheme="minorHAnsi"/>
                <w:b/>
                <w:bCs/>
                <w:color w:val="002060"/>
                <w:lang w:val="uz-Cyrl-UZ"/>
              </w:rPr>
            </w:rPrChange>
          </w:rPr>
          <w:delText xml:space="preserve">ларнинг </w:delText>
        </w:r>
      </w:del>
      <w:ins w:id="6497" w:author="Nozimjon Ortiqov" w:date="2026-02-23T20:22:00Z" w16du:dateUtc="2026-02-23T15:22:00Z">
        <w:r w:rsidR="00E45AAF" w:rsidRPr="00AE21CE">
          <w:rPr>
            <w:rFonts w:ascii="Roboto" w:hAnsi="Roboto" w:cstheme="minorHAnsi"/>
            <w:b/>
            <w:bCs/>
            <w:color w:val="002060"/>
            <w:sz w:val="26"/>
            <w:szCs w:val="26"/>
            <w:lang w:val="uz-Cyrl-UZ"/>
            <w:rPrChange w:id="6498" w:author="Nozimjon Ortiqov" w:date="2026-02-24T09:39:00Z" w16du:dateUtc="2026-02-24T04:39:00Z">
              <w:rPr>
                <w:rFonts w:ascii="Roboto" w:hAnsi="Roboto" w:cstheme="minorHAnsi"/>
                <w:b/>
                <w:bCs/>
                <w:color w:val="002060"/>
                <w:sz w:val="28"/>
                <w:szCs w:val="28"/>
                <w:lang w:val="uz-Cyrl-UZ"/>
              </w:rPr>
            </w:rPrChange>
          </w:rPr>
          <w:t>м</w:t>
        </w:r>
        <w:r w:rsidR="00E45AAF" w:rsidRPr="00AE21CE">
          <w:rPr>
            <w:rFonts w:ascii="Roboto" w:hAnsi="Roboto" w:cstheme="minorHAnsi"/>
            <w:b/>
            <w:bCs/>
            <w:color w:val="002060"/>
            <w:sz w:val="26"/>
            <w:szCs w:val="26"/>
            <w:lang w:val="uz-Cyrl-UZ"/>
            <w:rPrChange w:id="6499" w:author="Nozimjon Ortiqov" w:date="2026-02-24T09:39:00Z" w16du:dateUtc="2026-02-24T04:39:00Z">
              <w:rPr>
                <w:rFonts w:ascii="Roboto" w:hAnsi="Roboto" w:cstheme="minorHAnsi"/>
                <w:b/>
                <w:bCs/>
                <w:color w:val="002060"/>
                <w:lang w:val="uz-Cyrl-UZ"/>
              </w:rPr>
            </w:rPrChange>
          </w:rPr>
          <w:t xml:space="preserve">ижозларнинг </w:t>
        </w:r>
      </w:ins>
      <w:r w:rsidRPr="00AE21CE">
        <w:rPr>
          <w:rFonts w:ascii="Roboto" w:hAnsi="Roboto" w:cstheme="minorHAnsi"/>
          <w:b/>
          <w:bCs/>
          <w:color w:val="002060"/>
          <w:sz w:val="26"/>
          <w:szCs w:val="26"/>
          <w:lang w:val="uz-Cyrl-UZ"/>
          <w:rPrChange w:id="6500" w:author="Nozimjon Ortiqov" w:date="2026-02-24T09:39:00Z" w16du:dateUtc="2026-02-24T04:39:00Z">
            <w:rPr>
              <w:rFonts w:ascii="Roboto" w:hAnsi="Roboto" w:cstheme="minorHAnsi"/>
              <w:b/>
              <w:bCs/>
              <w:color w:val="002060"/>
              <w:lang w:val="uz-Cyrl-UZ"/>
            </w:rPr>
          </w:rPrChange>
        </w:rPr>
        <w:t xml:space="preserve">тўлов қобилиятини баҳолаш тизимлари ва </w:t>
      </w:r>
      <w:del w:id="6501" w:author="Nozimjon Ortiqov" w:date="2026-02-23T20:22:00Z" w16du:dateUtc="2026-02-23T15:22:00Z">
        <w:r w:rsidRPr="00AE21CE" w:rsidDel="00E45AAF">
          <w:rPr>
            <w:rFonts w:ascii="Roboto" w:hAnsi="Roboto" w:cstheme="minorHAnsi"/>
            <w:b/>
            <w:bCs/>
            <w:color w:val="002060"/>
            <w:sz w:val="26"/>
            <w:szCs w:val="26"/>
            <w:lang w:val="uz-Cyrl-UZ"/>
            <w:rPrChange w:id="6502" w:author="Nozimjon Ortiqov" w:date="2026-02-24T09:39:00Z" w16du:dateUtc="2026-02-24T04:39:00Z">
              <w:rPr>
                <w:rFonts w:ascii="Roboto" w:hAnsi="Roboto" w:cstheme="minorHAnsi"/>
                <w:b/>
                <w:bCs/>
                <w:color w:val="002060"/>
                <w:lang w:val="uz-Cyrl-UZ"/>
              </w:rPr>
            </w:rPrChange>
          </w:rPr>
          <w:delText xml:space="preserve">банкларда </w:delText>
        </w:r>
      </w:del>
      <w:r w:rsidRPr="00AE21CE">
        <w:rPr>
          <w:rFonts w:ascii="Roboto" w:hAnsi="Roboto" w:cstheme="minorHAnsi"/>
          <w:b/>
          <w:bCs/>
          <w:color w:val="002060"/>
          <w:sz w:val="26"/>
          <w:szCs w:val="26"/>
          <w:lang w:val="uz-Cyrl-UZ"/>
          <w:rPrChange w:id="6503" w:author="Nozimjon Ortiqov" w:date="2026-02-24T09:39:00Z" w16du:dateUtc="2026-02-24T04:39:00Z">
            <w:rPr>
              <w:rFonts w:ascii="Roboto" w:hAnsi="Roboto" w:cstheme="minorHAnsi"/>
              <w:b/>
              <w:bCs/>
              <w:color w:val="002060"/>
              <w:lang w:val="uz-Cyrl-UZ"/>
            </w:rPr>
          </w:rPrChange>
        </w:rPr>
        <w:t>қарздорликни ундириш босқичлари</w:t>
      </w:r>
      <w:bookmarkEnd w:id="6489"/>
      <w:bookmarkEnd w:id="6490"/>
      <w:del w:id="6504" w:author="Nozimjon Ortiqov" w:date="2026-02-23T18:41:00Z" w16du:dateUtc="2026-02-23T13:41:00Z">
        <w:r w:rsidRPr="00AE21CE" w:rsidDel="00D96E6C">
          <w:rPr>
            <w:rFonts w:ascii="Roboto" w:hAnsi="Roboto" w:cstheme="minorHAnsi"/>
            <w:b/>
            <w:bCs/>
            <w:color w:val="002060"/>
            <w:sz w:val="26"/>
            <w:szCs w:val="26"/>
            <w:lang w:val="uz-Cyrl-UZ"/>
            <w:rPrChange w:id="6505" w:author="Nozimjon Ortiqov" w:date="2026-02-24T09:39:00Z" w16du:dateUtc="2026-02-24T04:39:00Z">
              <w:rPr>
                <w:rFonts w:ascii="Roboto" w:hAnsi="Roboto" w:cstheme="minorHAnsi"/>
                <w:b/>
                <w:bCs/>
                <w:color w:val="002060"/>
                <w:lang w:val="uz-Cyrl-UZ"/>
              </w:rPr>
            </w:rPrChange>
          </w:rPr>
          <w:delText xml:space="preserve"> </w:delText>
        </w:r>
      </w:del>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6506" w:author="Nozimjon Ortiqov" w:date="2026-02-23T20:25:00Z" w16du:dateUtc="2026-02-23T15:25: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1857"/>
        <w:gridCol w:w="1857"/>
        <w:gridCol w:w="1858"/>
        <w:gridCol w:w="1857"/>
        <w:gridCol w:w="1857"/>
        <w:gridCol w:w="1858"/>
        <w:gridCol w:w="1857"/>
        <w:gridCol w:w="1579"/>
        <w:tblGridChange w:id="6507">
          <w:tblGrid>
            <w:gridCol w:w="1727"/>
            <w:gridCol w:w="269"/>
            <w:gridCol w:w="1727"/>
            <w:gridCol w:w="1718"/>
            <w:gridCol w:w="139"/>
            <w:gridCol w:w="1857"/>
            <w:gridCol w:w="1719"/>
            <w:gridCol w:w="139"/>
            <w:gridCol w:w="1857"/>
            <w:gridCol w:w="1719"/>
            <w:gridCol w:w="138"/>
            <w:gridCol w:w="1858"/>
            <w:gridCol w:w="1440"/>
            <w:gridCol w:w="417"/>
            <w:gridCol w:w="1858"/>
          </w:tblGrid>
        </w:tblGridChange>
      </w:tblGrid>
      <w:tr w:rsidR="00484395" w:rsidRPr="009C4BAE" w14:paraId="0B4BADA8" w14:textId="77777777" w:rsidTr="00765FD2">
        <w:trPr>
          <w:trHeight w:val="601"/>
          <w:tblHeader/>
          <w:trPrChange w:id="6508" w:author="Nozimjon Ortiqov" w:date="2026-02-23T20:25:00Z" w16du:dateUtc="2026-02-23T15:25:00Z">
            <w:trPr>
              <w:gridBefore w:val="2"/>
              <w:trHeight w:val="601"/>
            </w:trPr>
          </w:trPrChange>
        </w:trPr>
        <w:tc>
          <w:tcPr>
            <w:tcW w:w="1727" w:type="dxa"/>
            <w:shd w:val="clear" w:color="auto" w:fill="9CC2E5" w:themeFill="accent5" w:themeFillTint="99"/>
            <w:vAlign w:val="center"/>
            <w:tcPrChange w:id="6509" w:author="Nozimjon Ortiqov" w:date="2026-02-23T20:25:00Z" w16du:dateUtc="2026-02-23T15:25:00Z">
              <w:tcPr>
                <w:tcW w:w="1727" w:type="dxa"/>
                <w:shd w:val="clear" w:color="auto" w:fill="9CC2E5" w:themeFill="accent5" w:themeFillTint="99"/>
                <w:vAlign w:val="center"/>
              </w:tcPr>
            </w:tcPrChange>
          </w:tcPr>
          <w:p w14:paraId="4ED0B4D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shd w:val="clear" w:color="auto" w:fill="9CC2E5" w:themeFill="accent5" w:themeFillTint="99"/>
            <w:vAlign w:val="center"/>
            <w:tcPrChange w:id="6510" w:author="Nozimjon Ortiqov" w:date="2026-02-23T20:25:00Z" w16du:dateUtc="2026-02-23T15:25:00Z">
              <w:tcPr>
                <w:tcW w:w="3714" w:type="dxa"/>
                <w:gridSpan w:val="3"/>
                <w:shd w:val="clear" w:color="auto" w:fill="9CC2E5" w:themeFill="accent5" w:themeFillTint="99"/>
                <w:vAlign w:val="center"/>
              </w:tcPr>
            </w:tcPrChange>
          </w:tcPr>
          <w:p w14:paraId="37B7086E"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Ўзсаноатқурилишбанк</w:t>
            </w:r>
          </w:p>
        </w:tc>
        <w:tc>
          <w:tcPr>
            <w:tcW w:w="3715" w:type="dxa"/>
            <w:gridSpan w:val="2"/>
            <w:shd w:val="clear" w:color="auto" w:fill="9CC2E5" w:themeFill="accent5" w:themeFillTint="99"/>
            <w:vAlign w:val="center"/>
            <w:tcPrChange w:id="6511" w:author="Nozimjon Ortiqov" w:date="2026-02-23T20:25:00Z" w16du:dateUtc="2026-02-23T15:25:00Z">
              <w:tcPr>
                <w:tcW w:w="3715" w:type="dxa"/>
                <w:gridSpan w:val="3"/>
                <w:shd w:val="clear" w:color="auto" w:fill="9CC2E5" w:themeFill="accent5" w:themeFillTint="99"/>
                <w:vAlign w:val="center"/>
              </w:tcPr>
            </w:tcPrChange>
          </w:tcPr>
          <w:p w14:paraId="03CB39C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Халқ банки</w:t>
            </w:r>
          </w:p>
        </w:tc>
        <w:tc>
          <w:tcPr>
            <w:tcW w:w="3715" w:type="dxa"/>
            <w:gridSpan w:val="2"/>
            <w:shd w:val="clear" w:color="auto" w:fill="9CC2E5" w:themeFill="accent5" w:themeFillTint="99"/>
            <w:vAlign w:val="center"/>
            <w:tcPrChange w:id="6512" w:author="Nozimjon Ortiqov" w:date="2026-02-23T20:25:00Z" w16du:dateUtc="2026-02-23T15:25:00Z">
              <w:tcPr>
                <w:tcW w:w="3715" w:type="dxa"/>
                <w:gridSpan w:val="3"/>
                <w:shd w:val="clear" w:color="auto" w:fill="9CC2E5" w:themeFill="accent5" w:themeFillTint="99"/>
                <w:vAlign w:val="center"/>
              </w:tcPr>
            </w:tcPrChange>
          </w:tcPr>
          <w:p w14:paraId="26737A21"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Ҳамкорбанк</w:t>
            </w:r>
          </w:p>
        </w:tc>
        <w:tc>
          <w:tcPr>
            <w:tcW w:w="3436" w:type="dxa"/>
            <w:gridSpan w:val="2"/>
            <w:shd w:val="clear" w:color="auto" w:fill="9CC2E5" w:themeFill="accent5" w:themeFillTint="99"/>
            <w:vAlign w:val="center"/>
            <w:tcPrChange w:id="6513" w:author="Nozimjon Ortiqov" w:date="2026-02-23T20:25:00Z" w16du:dateUtc="2026-02-23T15:25:00Z">
              <w:tcPr>
                <w:tcW w:w="3715" w:type="dxa"/>
                <w:gridSpan w:val="3"/>
                <w:shd w:val="clear" w:color="auto" w:fill="9CC2E5" w:themeFill="accent5" w:themeFillTint="99"/>
                <w:vAlign w:val="center"/>
              </w:tcPr>
            </w:tcPrChange>
          </w:tcPr>
          <w:p w14:paraId="372115B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ТБС</w:t>
            </w:r>
          </w:p>
        </w:tc>
      </w:tr>
      <w:tr w:rsidR="00484395" w:rsidRPr="009C4BAE" w14:paraId="4B3F181A" w14:textId="77777777" w:rsidTr="00765FD2">
        <w:trPr>
          <w:trHeight w:val="601"/>
          <w:trPrChange w:id="6514" w:author="Nozimjon Ortiqov" w:date="2026-02-23T20:25:00Z" w16du:dateUtc="2026-02-23T15:25:00Z">
            <w:trPr>
              <w:gridBefore w:val="2"/>
              <w:trHeight w:val="601"/>
            </w:trPr>
          </w:trPrChange>
        </w:trPr>
        <w:tc>
          <w:tcPr>
            <w:tcW w:w="1727" w:type="dxa"/>
            <w:shd w:val="clear" w:color="auto" w:fill="DEEAF6" w:themeFill="accent5" w:themeFillTint="33"/>
            <w:vAlign w:val="center"/>
            <w:tcPrChange w:id="6515" w:author="Nozimjon Ortiqov" w:date="2026-02-23T20:25:00Z" w16du:dateUtc="2026-02-23T15:25:00Z">
              <w:tcPr>
                <w:tcW w:w="1727" w:type="dxa"/>
                <w:shd w:val="clear" w:color="auto" w:fill="DEEAF6" w:themeFill="accent5" w:themeFillTint="33"/>
                <w:vAlign w:val="center"/>
              </w:tcPr>
            </w:tcPrChange>
          </w:tcPr>
          <w:p w14:paraId="7151D02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Мулкчилик шаклии</w:t>
            </w:r>
          </w:p>
        </w:tc>
        <w:tc>
          <w:tcPr>
            <w:tcW w:w="3714" w:type="dxa"/>
            <w:gridSpan w:val="2"/>
            <w:vAlign w:val="center"/>
            <w:tcPrChange w:id="6516" w:author="Nozimjon Ortiqov" w:date="2026-02-23T20:25:00Z" w16du:dateUtc="2026-02-23T15:25:00Z">
              <w:tcPr>
                <w:tcW w:w="3714" w:type="dxa"/>
                <w:gridSpan w:val="3"/>
                <w:vAlign w:val="center"/>
              </w:tcPr>
            </w:tcPrChange>
          </w:tcPr>
          <w:p w14:paraId="6AAA9AD7"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Change w:id="6517" w:author="Nozimjon Ortiqov" w:date="2026-02-24T09:31:00Z" w16du:dateUtc="2026-02-24T04:31:00Z">
                  <w:rPr>
                    <w:rFonts w:ascii="Roboto" w:hAnsi="Roboto"/>
                    <w:b/>
                    <w:bCs/>
                    <w:sz w:val="20"/>
                    <w:szCs w:val="20"/>
                  </w:rPr>
                </w:rPrChange>
              </w:rPr>
              <w:t>Давлат банки</w:t>
            </w:r>
          </w:p>
        </w:tc>
        <w:tc>
          <w:tcPr>
            <w:tcW w:w="3715" w:type="dxa"/>
            <w:gridSpan w:val="2"/>
            <w:vAlign w:val="center"/>
            <w:tcPrChange w:id="6518" w:author="Nozimjon Ortiqov" w:date="2026-02-23T20:25:00Z" w16du:dateUtc="2026-02-23T15:25:00Z">
              <w:tcPr>
                <w:tcW w:w="3715" w:type="dxa"/>
                <w:gridSpan w:val="3"/>
                <w:vAlign w:val="center"/>
              </w:tcPr>
            </w:tcPrChange>
          </w:tcPr>
          <w:p w14:paraId="2E0318E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19" w:author="Nozimjon Ortiqov" w:date="2026-02-24T09:31:00Z" w16du:dateUtc="2026-02-24T04:31:00Z">
                  <w:rPr>
                    <w:rFonts w:ascii="Roboto" w:hAnsi="Roboto"/>
                    <w:b/>
                    <w:bCs/>
                    <w:sz w:val="20"/>
                    <w:szCs w:val="20"/>
                  </w:rPr>
                </w:rPrChange>
              </w:rPr>
              <w:t>Давлат банки</w:t>
            </w:r>
          </w:p>
        </w:tc>
        <w:tc>
          <w:tcPr>
            <w:tcW w:w="3715" w:type="dxa"/>
            <w:gridSpan w:val="2"/>
            <w:vAlign w:val="center"/>
            <w:tcPrChange w:id="6520" w:author="Nozimjon Ortiqov" w:date="2026-02-23T20:25:00Z" w16du:dateUtc="2026-02-23T15:25:00Z">
              <w:tcPr>
                <w:tcW w:w="3715" w:type="dxa"/>
                <w:gridSpan w:val="3"/>
                <w:vAlign w:val="center"/>
              </w:tcPr>
            </w:tcPrChange>
          </w:tcPr>
          <w:p w14:paraId="47E00860"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21" w:author="Nozimjon Ortiqov" w:date="2026-02-24T09:31:00Z" w16du:dateUtc="2026-02-24T04:31:00Z">
                  <w:rPr>
                    <w:rFonts w:ascii="Roboto" w:hAnsi="Roboto"/>
                    <w:b/>
                    <w:bCs/>
                    <w:sz w:val="20"/>
                    <w:szCs w:val="20"/>
                  </w:rPr>
                </w:rPrChange>
              </w:rPr>
              <w:t>Хусусий банк</w:t>
            </w:r>
          </w:p>
        </w:tc>
        <w:tc>
          <w:tcPr>
            <w:tcW w:w="3436" w:type="dxa"/>
            <w:gridSpan w:val="2"/>
            <w:vAlign w:val="center"/>
            <w:tcPrChange w:id="6522" w:author="Nozimjon Ortiqov" w:date="2026-02-23T20:25:00Z" w16du:dateUtc="2026-02-23T15:25:00Z">
              <w:tcPr>
                <w:tcW w:w="3715" w:type="dxa"/>
                <w:gridSpan w:val="3"/>
                <w:vAlign w:val="center"/>
              </w:tcPr>
            </w:tcPrChange>
          </w:tcPr>
          <w:p w14:paraId="78AE214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23" w:author="Nozimjon Ortiqov" w:date="2026-02-24T09:31:00Z" w16du:dateUtc="2026-02-24T04:31:00Z">
                  <w:rPr>
                    <w:rFonts w:ascii="Roboto" w:hAnsi="Roboto"/>
                    <w:b/>
                    <w:bCs/>
                    <w:sz w:val="20"/>
                    <w:szCs w:val="20"/>
                  </w:rPr>
                </w:rPrChange>
              </w:rPr>
              <w:t>Хусусий банк</w:t>
            </w:r>
          </w:p>
        </w:tc>
      </w:tr>
      <w:tr w:rsidR="00484395" w:rsidRPr="009C4BAE" w14:paraId="3796EA5C" w14:textId="77777777" w:rsidTr="00765FD2">
        <w:trPr>
          <w:trHeight w:val="746"/>
          <w:trPrChange w:id="6524" w:author="Nozimjon Ortiqov" w:date="2026-02-23T20:25:00Z" w16du:dateUtc="2026-02-23T15:25:00Z">
            <w:trPr>
              <w:gridBefore w:val="2"/>
              <w:trHeight w:val="746"/>
            </w:trPr>
          </w:trPrChange>
        </w:trPr>
        <w:tc>
          <w:tcPr>
            <w:tcW w:w="1727" w:type="dxa"/>
            <w:vMerge w:val="restart"/>
            <w:shd w:val="clear" w:color="auto" w:fill="DEEAF6" w:themeFill="accent5" w:themeFillTint="33"/>
            <w:vAlign w:val="center"/>
            <w:tcPrChange w:id="6525" w:author="Nozimjon Ortiqov" w:date="2026-02-23T20:25:00Z" w16du:dateUtc="2026-02-23T15:25:00Z">
              <w:tcPr>
                <w:tcW w:w="1727" w:type="dxa"/>
                <w:vMerge w:val="restart"/>
                <w:shd w:val="clear" w:color="auto" w:fill="DEEAF6" w:themeFill="accent5" w:themeFillTint="33"/>
                <w:vAlign w:val="center"/>
              </w:tcPr>
            </w:tcPrChange>
          </w:tcPr>
          <w:p w14:paraId="4E8C749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vAlign w:val="center"/>
            <w:tcPrChange w:id="6526" w:author="Nozimjon Ortiqov" w:date="2026-02-23T20:25:00Z" w16du:dateUtc="2026-02-23T15:25:00Z">
              <w:tcPr>
                <w:tcW w:w="1857" w:type="dxa"/>
                <w:gridSpan w:val="2"/>
                <w:vAlign w:val="center"/>
              </w:tcPr>
            </w:tcPrChange>
          </w:tcPr>
          <w:p w14:paraId="7D6181D8"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27" w:author="Nozimjon Ortiqov" w:date="2026-02-23T20:25:00Z" w16du:dateUtc="2026-02-23T15:25:00Z">
              <w:tcPr>
                <w:tcW w:w="1857" w:type="dxa"/>
                <w:vAlign w:val="center"/>
              </w:tcPr>
            </w:tcPrChange>
          </w:tcPr>
          <w:p w14:paraId="20BF3621"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6528" w:author="Nozimjon Ortiqov" w:date="2026-02-23T20:25:00Z" w16du:dateUtc="2026-02-23T15:25:00Z">
              <w:tcPr>
                <w:tcW w:w="1858" w:type="dxa"/>
                <w:gridSpan w:val="2"/>
                <w:vAlign w:val="center"/>
              </w:tcPr>
            </w:tcPrChange>
          </w:tcPr>
          <w:p w14:paraId="628C50C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29" w:author="Nozimjon Ortiqov" w:date="2026-02-23T20:25:00Z" w16du:dateUtc="2026-02-23T15:25:00Z">
              <w:tcPr>
                <w:tcW w:w="1857" w:type="dxa"/>
                <w:vAlign w:val="center"/>
              </w:tcPr>
            </w:tcPrChange>
          </w:tcPr>
          <w:p w14:paraId="3C04A6E2"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30" w:author="Nozimjon Ortiqov" w:date="2026-02-23T20:25:00Z" w16du:dateUtc="2026-02-23T15:25:00Z">
              <w:tcPr>
                <w:tcW w:w="1857" w:type="dxa"/>
                <w:gridSpan w:val="2"/>
                <w:vAlign w:val="center"/>
              </w:tcPr>
            </w:tcPrChange>
          </w:tcPr>
          <w:p w14:paraId="198300D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6531" w:author="Nozimjon Ortiqov" w:date="2026-02-23T20:25:00Z" w16du:dateUtc="2026-02-23T15:25:00Z">
              <w:tcPr>
                <w:tcW w:w="1858" w:type="dxa"/>
                <w:vAlign w:val="center"/>
              </w:tcPr>
            </w:tcPrChange>
          </w:tcPr>
          <w:p w14:paraId="51C44904"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32" w:author="Nozimjon Ortiqov" w:date="2026-02-23T20:25:00Z" w16du:dateUtc="2026-02-23T15:25:00Z">
              <w:tcPr>
                <w:tcW w:w="1857" w:type="dxa"/>
                <w:gridSpan w:val="2"/>
                <w:vAlign w:val="center"/>
              </w:tcPr>
            </w:tcPrChange>
          </w:tcPr>
          <w:p w14:paraId="72320387" w14:textId="77777777" w:rsidR="00484395" w:rsidRPr="009C4BAE" w:rsidRDefault="00484395" w:rsidP="001222C0">
            <w:pPr>
              <w:spacing w:after="80"/>
              <w:jc w:val="center"/>
              <w:rPr>
                <w:rFonts w:ascii="Roboto" w:hAnsi="Roboto"/>
                <w:sz w:val="20"/>
                <w:szCs w:val="20"/>
                <w:lang w:val="uz-Cyrl-UZ"/>
                <w:rPrChange w:id="6533" w:author="Nozimjon Ortiqov" w:date="2026-02-24T09:31:00Z" w16du:dateUtc="2026-02-24T04:31:00Z">
                  <w:rPr>
                    <w:rFonts w:ascii="Roboto" w:hAnsi="Roboto"/>
                    <w:sz w:val="20"/>
                    <w:szCs w:val="20"/>
                  </w:rPr>
                </w:rPrChange>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579" w:type="dxa"/>
            <w:vAlign w:val="center"/>
            <w:tcPrChange w:id="6534" w:author="Nozimjon Ortiqov" w:date="2026-02-23T20:25:00Z" w16du:dateUtc="2026-02-23T15:25:00Z">
              <w:tcPr>
                <w:tcW w:w="1858" w:type="dxa"/>
                <w:vAlign w:val="center"/>
              </w:tcPr>
            </w:tcPrChange>
          </w:tcPr>
          <w:p w14:paraId="03BE5386" w14:textId="77777777" w:rsidR="00484395" w:rsidRPr="009C4BAE" w:rsidRDefault="00484395" w:rsidP="001222C0">
            <w:pPr>
              <w:spacing w:after="80"/>
              <w:jc w:val="center"/>
              <w:rPr>
                <w:rFonts w:ascii="Roboto" w:hAnsi="Roboto"/>
                <w:sz w:val="20"/>
                <w:szCs w:val="20"/>
                <w:lang w:val="uz-Cyrl-UZ"/>
                <w:rPrChange w:id="6535" w:author="Nozimjon Ortiqov" w:date="2026-02-24T09:31:00Z" w16du:dateUtc="2026-02-24T04:31:00Z">
                  <w:rPr>
                    <w:rFonts w:ascii="Roboto" w:hAnsi="Roboto"/>
                    <w:sz w:val="20"/>
                    <w:szCs w:val="20"/>
                  </w:rPr>
                </w:rPrChange>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r>
      <w:tr w:rsidR="00484395" w:rsidRPr="009C4BAE" w14:paraId="2C5A6022" w14:textId="77777777" w:rsidTr="00765FD2">
        <w:trPr>
          <w:trHeight w:val="770"/>
          <w:trPrChange w:id="6536" w:author="Nozimjon Ortiqov" w:date="2026-02-23T20:25:00Z" w16du:dateUtc="2026-02-23T15:25:00Z">
            <w:trPr>
              <w:gridBefore w:val="2"/>
              <w:trHeight w:val="770"/>
            </w:trPr>
          </w:trPrChange>
        </w:trPr>
        <w:tc>
          <w:tcPr>
            <w:tcW w:w="1727" w:type="dxa"/>
            <w:vMerge/>
            <w:shd w:val="clear" w:color="auto" w:fill="DEEAF6" w:themeFill="accent5" w:themeFillTint="33"/>
            <w:vAlign w:val="center"/>
            <w:tcPrChange w:id="6537" w:author="Nozimjon Ortiqov" w:date="2026-02-23T20:25:00Z" w16du:dateUtc="2026-02-23T15:25:00Z">
              <w:tcPr>
                <w:tcW w:w="1727" w:type="dxa"/>
                <w:vMerge/>
                <w:shd w:val="clear" w:color="auto" w:fill="DEEAF6" w:themeFill="accent5" w:themeFillTint="33"/>
                <w:vAlign w:val="center"/>
              </w:tcPr>
            </w:tcPrChange>
          </w:tcPr>
          <w:p w14:paraId="33A9AB7B" w14:textId="77777777" w:rsidR="00484395" w:rsidRPr="009C4BAE" w:rsidRDefault="00484395" w:rsidP="001222C0">
            <w:pPr>
              <w:spacing w:after="80"/>
              <w:rPr>
                <w:rFonts w:ascii="Roboto" w:hAnsi="Roboto"/>
                <w:b/>
                <w:bCs/>
                <w:sz w:val="20"/>
                <w:szCs w:val="20"/>
                <w:lang w:val="uz-Cyrl-UZ"/>
              </w:rPr>
            </w:pPr>
          </w:p>
        </w:tc>
        <w:tc>
          <w:tcPr>
            <w:tcW w:w="1857" w:type="dxa"/>
            <w:vAlign w:val="center"/>
            <w:tcPrChange w:id="6538" w:author="Nozimjon Ortiqov" w:date="2026-02-23T20:25:00Z" w16du:dateUtc="2026-02-23T15:25:00Z">
              <w:tcPr>
                <w:tcW w:w="1857" w:type="dxa"/>
                <w:gridSpan w:val="2"/>
                <w:vAlign w:val="center"/>
              </w:tcPr>
            </w:tcPrChange>
          </w:tcPr>
          <w:p w14:paraId="0F246248" w14:textId="256C77B9" w:rsidR="00484395" w:rsidRPr="009C4BAE" w:rsidRDefault="00484395" w:rsidP="001222C0">
            <w:pPr>
              <w:spacing w:after="80"/>
              <w:jc w:val="center"/>
              <w:rPr>
                <w:rFonts w:ascii="Roboto" w:hAnsi="Roboto"/>
                <w:b/>
                <w:bCs/>
                <w:sz w:val="20"/>
                <w:szCs w:val="20"/>
                <w:lang w:val="uz-Cyrl-UZ"/>
                <w:rPrChange w:id="653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40" w:author="Nozimjon Ortiqov" w:date="2026-02-24T09:31:00Z" w16du:dateUtc="2026-02-24T04:31:00Z">
                  <w:rPr>
                    <w:rFonts w:ascii="Roboto" w:hAnsi="Roboto"/>
                    <w:b/>
                    <w:bCs/>
                    <w:color w:val="C00000"/>
                    <w:sz w:val="20"/>
                    <w:szCs w:val="20"/>
                  </w:rPr>
                </w:rPrChange>
              </w:rPr>
              <w:t>63 </w:t>
            </w:r>
            <w:r w:rsidRPr="009C4BAE">
              <w:rPr>
                <w:rFonts w:ascii="Roboto" w:hAnsi="Roboto"/>
                <w:b/>
                <w:bCs/>
                <w:color w:val="0070C0"/>
                <w:sz w:val="20"/>
                <w:szCs w:val="20"/>
                <w:lang w:val="uz-Cyrl-UZ"/>
                <w:rPrChange w:id="6541" w:author="Nozimjon Ortiqov" w:date="2026-02-24T09:31:00Z" w16du:dateUtc="2026-02-24T04:31:00Z">
                  <w:rPr>
                    <w:rFonts w:ascii="Roboto" w:hAnsi="Roboto"/>
                    <w:b/>
                    <w:bCs/>
                    <w:color w:val="0070C0"/>
                    <w:sz w:val="20"/>
                    <w:szCs w:val="20"/>
                  </w:rPr>
                </w:rPrChange>
              </w:rPr>
              <w:t xml:space="preserve">трлн </w:t>
            </w:r>
            <w:ins w:id="6542" w:author="Nozimjon Ortiqov" w:date="2026-02-23T20:45:00Z" w16du:dateUtc="2026-02-23T15:45:00Z">
              <w:r w:rsidR="000B477D" w:rsidRPr="009C4BAE">
                <w:rPr>
                  <w:rFonts w:ascii="Roboto" w:hAnsi="Roboto"/>
                  <w:b/>
                  <w:bCs/>
                  <w:color w:val="0070C0"/>
                  <w:sz w:val="20"/>
                  <w:szCs w:val="20"/>
                  <w:lang w:val="uz-Cyrl-UZ"/>
                </w:rPr>
                <w:t>сўм</w:t>
              </w:r>
            </w:ins>
            <w:del w:id="6543" w:author="Nozimjon Ortiqov" w:date="2026-02-23T20:45:00Z" w16du:dateUtc="2026-02-23T15:45:00Z">
              <w:r w:rsidRPr="009C4BAE" w:rsidDel="000B477D">
                <w:rPr>
                  <w:rFonts w:ascii="Roboto" w:hAnsi="Roboto"/>
                  <w:b/>
                  <w:bCs/>
                  <w:color w:val="0070C0"/>
                  <w:sz w:val="20"/>
                  <w:szCs w:val="20"/>
                  <w:lang w:val="uz-Cyrl-UZ"/>
                  <w:rPrChange w:id="6544" w:author="Nozimjon Ortiqov" w:date="2026-02-24T09:31:00Z" w16du:dateUtc="2026-02-24T04:31:00Z">
                    <w:rPr>
                      <w:rFonts w:ascii="Roboto" w:hAnsi="Roboto"/>
                      <w:b/>
                      <w:bCs/>
                      <w:color w:val="0070C0"/>
                      <w:sz w:val="20"/>
                      <w:szCs w:val="20"/>
                    </w:rPr>
                  </w:rPrChange>
                </w:rPr>
                <w:delText>сум</w:delText>
              </w:r>
            </w:del>
          </w:p>
        </w:tc>
        <w:tc>
          <w:tcPr>
            <w:tcW w:w="1857" w:type="dxa"/>
            <w:vAlign w:val="center"/>
            <w:tcPrChange w:id="6545" w:author="Nozimjon Ortiqov" w:date="2026-02-23T20:25:00Z" w16du:dateUtc="2026-02-23T15:25:00Z">
              <w:tcPr>
                <w:tcW w:w="1857" w:type="dxa"/>
                <w:vAlign w:val="center"/>
              </w:tcPr>
            </w:tcPrChange>
          </w:tcPr>
          <w:p w14:paraId="01DB1A69" w14:textId="0FB3B9A1" w:rsidR="00484395" w:rsidRPr="009C4BAE" w:rsidRDefault="00484395" w:rsidP="001222C0">
            <w:pPr>
              <w:spacing w:after="80"/>
              <w:jc w:val="center"/>
              <w:rPr>
                <w:rFonts w:ascii="Roboto" w:hAnsi="Roboto"/>
                <w:b/>
                <w:bCs/>
                <w:sz w:val="20"/>
                <w:szCs w:val="20"/>
                <w:lang w:val="uz-Cyrl-UZ"/>
                <w:rPrChange w:id="654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47" w:author="Nozimjon Ortiqov" w:date="2026-02-24T09:31:00Z" w16du:dateUtc="2026-02-24T04:31:00Z">
                  <w:rPr>
                    <w:rFonts w:ascii="Roboto" w:hAnsi="Roboto"/>
                    <w:b/>
                    <w:bCs/>
                    <w:color w:val="C00000"/>
                    <w:sz w:val="20"/>
                    <w:szCs w:val="20"/>
                  </w:rPr>
                </w:rPrChange>
              </w:rPr>
              <w:t>66 </w:t>
            </w:r>
            <w:r w:rsidRPr="009C4BAE">
              <w:rPr>
                <w:rFonts w:ascii="Roboto" w:hAnsi="Roboto"/>
                <w:b/>
                <w:bCs/>
                <w:color w:val="0070C0"/>
                <w:sz w:val="20"/>
                <w:szCs w:val="20"/>
                <w:lang w:val="uz-Cyrl-UZ"/>
                <w:rPrChange w:id="6548" w:author="Nozimjon Ortiqov" w:date="2026-02-24T09:31:00Z" w16du:dateUtc="2026-02-24T04:31:00Z">
                  <w:rPr>
                    <w:rFonts w:ascii="Roboto" w:hAnsi="Roboto"/>
                    <w:b/>
                    <w:bCs/>
                    <w:color w:val="0070C0"/>
                    <w:sz w:val="20"/>
                    <w:szCs w:val="20"/>
                  </w:rPr>
                </w:rPrChange>
              </w:rPr>
              <w:t xml:space="preserve">трлн </w:t>
            </w:r>
            <w:ins w:id="6549" w:author="Nozimjon Ortiqov" w:date="2026-02-23T20:45:00Z" w16du:dateUtc="2026-02-23T15:45:00Z">
              <w:r w:rsidR="000B477D" w:rsidRPr="009C4BAE">
                <w:rPr>
                  <w:rFonts w:ascii="Roboto" w:hAnsi="Roboto"/>
                  <w:b/>
                  <w:bCs/>
                  <w:color w:val="0070C0"/>
                  <w:sz w:val="20"/>
                  <w:szCs w:val="20"/>
                  <w:lang w:val="uz-Cyrl-UZ"/>
                </w:rPr>
                <w:t>сўм</w:t>
              </w:r>
            </w:ins>
            <w:del w:id="6550" w:author="Nozimjon Ortiqov" w:date="2026-02-23T20:45:00Z" w16du:dateUtc="2026-02-23T15:45:00Z">
              <w:r w:rsidRPr="009C4BAE" w:rsidDel="000B477D">
                <w:rPr>
                  <w:rFonts w:ascii="Roboto" w:hAnsi="Roboto"/>
                  <w:b/>
                  <w:bCs/>
                  <w:color w:val="0070C0"/>
                  <w:sz w:val="20"/>
                  <w:szCs w:val="20"/>
                  <w:lang w:val="uz-Cyrl-UZ"/>
                  <w:rPrChange w:id="6551" w:author="Nozimjon Ortiqov" w:date="2026-02-24T09:31:00Z" w16du:dateUtc="2026-02-24T04:31:00Z">
                    <w:rPr>
                      <w:rFonts w:ascii="Roboto" w:hAnsi="Roboto"/>
                      <w:b/>
                      <w:bCs/>
                      <w:color w:val="0070C0"/>
                      <w:sz w:val="20"/>
                      <w:szCs w:val="20"/>
                    </w:rPr>
                  </w:rPrChange>
                </w:rPr>
                <w:delText>сум</w:delText>
              </w:r>
            </w:del>
          </w:p>
        </w:tc>
        <w:tc>
          <w:tcPr>
            <w:tcW w:w="1858" w:type="dxa"/>
            <w:vAlign w:val="center"/>
            <w:tcPrChange w:id="6552" w:author="Nozimjon Ortiqov" w:date="2026-02-23T20:25:00Z" w16du:dateUtc="2026-02-23T15:25:00Z">
              <w:tcPr>
                <w:tcW w:w="1858" w:type="dxa"/>
                <w:gridSpan w:val="2"/>
                <w:vAlign w:val="center"/>
              </w:tcPr>
            </w:tcPrChange>
          </w:tcPr>
          <w:p w14:paraId="4D90CEBD" w14:textId="77777777" w:rsidR="00484395" w:rsidRPr="009C4BAE" w:rsidRDefault="00484395" w:rsidP="001222C0">
            <w:pPr>
              <w:spacing w:after="80"/>
              <w:jc w:val="center"/>
              <w:rPr>
                <w:rFonts w:ascii="Roboto" w:hAnsi="Roboto"/>
                <w:b/>
                <w:bCs/>
                <w:sz w:val="20"/>
                <w:szCs w:val="20"/>
                <w:lang w:val="uz-Cyrl-UZ"/>
                <w:rPrChange w:id="655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54" w:author="Nozimjon Ortiqov" w:date="2026-02-24T09:31:00Z" w16du:dateUtc="2026-02-24T04:31:00Z">
                  <w:rPr>
                    <w:rFonts w:ascii="Roboto" w:hAnsi="Roboto"/>
                    <w:b/>
                    <w:bCs/>
                    <w:color w:val="C00000"/>
                    <w:sz w:val="20"/>
                    <w:szCs w:val="20"/>
                    <w:lang w:val="en-US"/>
                  </w:rPr>
                </w:rPrChange>
              </w:rPr>
              <w:t>30 </w:t>
            </w:r>
            <w:r w:rsidRPr="009C4BAE">
              <w:rPr>
                <w:rFonts w:ascii="Roboto" w:hAnsi="Roboto"/>
                <w:b/>
                <w:bCs/>
                <w:color w:val="0070C0"/>
                <w:sz w:val="20"/>
                <w:szCs w:val="20"/>
                <w:lang w:val="uz-Cyrl-UZ"/>
                <w:rPrChange w:id="6555"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556" w:author="Nozimjon Ortiqov" w:date="2026-02-23T20:25:00Z" w16du:dateUtc="2026-02-23T15:25:00Z">
              <w:tcPr>
                <w:tcW w:w="1857" w:type="dxa"/>
                <w:vAlign w:val="center"/>
              </w:tcPr>
            </w:tcPrChange>
          </w:tcPr>
          <w:p w14:paraId="47580307" w14:textId="77777777" w:rsidR="00484395" w:rsidRPr="009C4BAE" w:rsidRDefault="00484395" w:rsidP="001222C0">
            <w:pPr>
              <w:spacing w:after="80"/>
              <w:jc w:val="center"/>
              <w:rPr>
                <w:rFonts w:ascii="Roboto" w:hAnsi="Roboto"/>
                <w:b/>
                <w:bCs/>
                <w:sz w:val="20"/>
                <w:szCs w:val="20"/>
                <w:lang w:val="uz-Cyrl-UZ"/>
                <w:rPrChange w:id="655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58" w:author="Nozimjon Ortiqov" w:date="2026-02-24T09:31:00Z" w16du:dateUtc="2026-02-24T04:31:00Z">
                  <w:rPr>
                    <w:rFonts w:ascii="Roboto" w:hAnsi="Roboto"/>
                    <w:b/>
                    <w:bCs/>
                    <w:color w:val="C00000"/>
                    <w:sz w:val="20"/>
                    <w:szCs w:val="20"/>
                    <w:lang w:val="en-US"/>
                  </w:rPr>
                </w:rPrChange>
              </w:rPr>
              <w:t>32 </w:t>
            </w:r>
            <w:r w:rsidRPr="009C4BAE">
              <w:rPr>
                <w:rFonts w:ascii="Roboto" w:hAnsi="Roboto"/>
                <w:b/>
                <w:bCs/>
                <w:color w:val="0070C0"/>
                <w:sz w:val="20"/>
                <w:szCs w:val="20"/>
                <w:lang w:val="uz-Cyrl-UZ"/>
                <w:rPrChange w:id="6559"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560" w:author="Nozimjon Ortiqov" w:date="2026-02-23T20:25:00Z" w16du:dateUtc="2026-02-23T15:25:00Z">
              <w:tcPr>
                <w:tcW w:w="1857" w:type="dxa"/>
                <w:gridSpan w:val="2"/>
                <w:vAlign w:val="center"/>
              </w:tcPr>
            </w:tcPrChange>
          </w:tcPr>
          <w:p w14:paraId="1678F046" w14:textId="77777777" w:rsidR="00484395" w:rsidRPr="009C4BAE" w:rsidRDefault="00484395" w:rsidP="001222C0">
            <w:pPr>
              <w:spacing w:after="80"/>
              <w:jc w:val="center"/>
              <w:rPr>
                <w:rFonts w:ascii="Roboto" w:hAnsi="Roboto"/>
                <w:b/>
                <w:bCs/>
                <w:sz w:val="20"/>
                <w:szCs w:val="20"/>
                <w:lang w:val="uz-Cyrl-UZ"/>
                <w:rPrChange w:id="656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62" w:author="Nozimjon Ortiqov" w:date="2026-02-24T09:31:00Z" w16du:dateUtc="2026-02-24T04:31:00Z">
                  <w:rPr>
                    <w:rFonts w:ascii="Roboto" w:hAnsi="Roboto"/>
                    <w:b/>
                    <w:bCs/>
                    <w:color w:val="C00000"/>
                    <w:sz w:val="20"/>
                    <w:szCs w:val="20"/>
                    <w:lang w:val="en-US"/>
                  </w:rPr>
                </w:rPrChange>
              </w:rPr>
              <w:t>19 </w:t>
            </w:r>
            <w:r w:rsidRPr="009C4BAE">
              <w:rPr>
                <w:rFonts w:ascii="Roboto" w:hAnsi="Roboto"/>
                <w:b/>
                <w:bCs/>
                <w:color w:val="0070C0"/>
                <w:sz w:val="20"/>
                <w:szCs w:val="20"/>
                <w:lang w:val="uz-Cyrl-UZ"/>
                <w:rPrChange w:id="6563" w:author="Nozimjon Ortiqov" w:date="2026-02-24T09:31:00Z" w16du:dateUtc="2026-02-24T04:31:00Z">
                  <w:rPr>
                    <w:rFonts w:ascii="Roboto" w:hAnsi="Roboto"/>
                    <w:b/>
                    <w:bCs/>
                    <w:color w:val="0070C0"/>
                    <w:sz w:val="20"/>
                    <w:szCs w:val="20"/>
                  </w:rPr>
                </w:rPrChange>
              </w:rPr>
              <w:t>трлн сум</w:t>
            </w:r>
          </w:p>
        </w:tc>
        <w:tc>
          <w:tcPr>
            <w:tcW w:w="1858" w:type="dxa"/>
            <w:vAlign w:val="center"/>
            <w:tcPrChange w:id="6564" w:author="Nozimjon Ortiqov" w:date="2026-02-23T20:25:00Z" w16du:dateUtc="2026-02-23T15:25:00Z">
              <w:tcPr>
                <w:tcW w:w="1858" w:type="dxa"/>
                <w:vAlign w:val="center"/>
              </w:tcPr>
            </w:tcPrChange>
          </w:tcPr>
          <w:p w14:paraId="38A660E8" w14:textId="77777777" w:rsidR="00484395" w:rsidRPr="009C4BAE" w:rsidRDefault="00484395" w:rsidP="001222C0">
            <w:pPr>
              <w:spacing w:after="80"/>
              <w:jc w:val="center"/>
              <w:rPr>
                <w:rFonts w:ascii="Roboto" w:hAnsi="Roboto"/>
                <w:b/>
                <w:bCs/>
                <w:sz w:val="20"/>
                <w:szCs w:val="20"/>
                <w:lang w:val="uz-Cyrl-UZ"/>
                <w:rPrChange w:id="656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66" w:author="Nozimjon Ortiqov" w:date="2026-02-24T09:31:00Z" w16du:dateUtc="2026-02-24T04:31:00Z">
                  <w:rPr>
                    <w:rFonts w:ascii="Roboto" w:hAnsi="Roboto"/>
                    <w:b/>
                    <w:bCs/>
                    <w:color w:val="C00000"/>
                    <w:sz w:val="20"/>
                    <w:szCs w:val="20"/>
                    <w:lang w:val="en-US"/>
                  </w:rPr>
                </w:rPrChange>
              </w:rPr>
              <w:t>23 </w:t>
            </w:r>
            <w:r w:rsidRPr="009C4BAE">
              <w:rPr>
                <w:rFonts w:ascii="Roboto" w:hAnsi="Roboto"/>
                <w:b/>
                <w:bCs/>
                <w:color w:val="0070C0"/>
                <w:sz w:val="20"/>
                <w:szCs w:val="20"/>
                <w:lang w:val="uz-Cyrl-UZ"/>
                <w:rPrChange w:id="6567"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568" w:author="Nozimjon Ortiqov" w:date="2026-02-23T20:25:00Z" w16du:dateUtc="2026-02-23T15:25:00Z">
              <w:tcPr>
                <w:tcW w:w="1857" w:type="dxa"/>
                <w:gridSpan w:val="2"/>
                <w:vAlign w:val="center"/>
              </w:tcPr>
            </w:tcPrChange>
          </w:tcPr>
          <w:p w14:paraId="61E075F4" w14:textId="77777777" w:rsidR="00484395" w:rsidRPr="009C4BAE" w:rsidRDefault="00484395" w:rsidP="001222C0">
            <w:pPr>
              <w:spacing w:after="80"/>
              <w:jc w:val="center"/>
              <w:rPr>
                <w:rFonts w:ascii="Roboto" w:hAnsi="Roboto"/>
                <w:b/>
                <w:bCs/>
                <w:sz w:val="20"/>
                <w:szCs w:val="20"/>
                <w:lang w:val="uz-Cyrl-UZ"/>
                <w:rPrChange w:id="656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70" w:author="Nozimjon Ortiqov" w:date="2026-02-24T09:31:00Z" w16du:dateUtc="2026-02-24T04:31:00Z">
                  <w:rPr>
                    <w:rFonts w:ascii="Roboto" w:hAnsi="Roboto"/>
                    <w:b/>
                    <w:bCs/>
                    <w:color w:val="C00000"/>
                    <w:sz w:val="20"/>
                    <w:szCs w:val="20"/>
                    <w:lang w:val="en-US"/>
                  </w:rPr>
                </w:rPrChange>
              </w:rPr>
              <w:t>6</w:t>
            </w:r>
            <w:r w:rsidRPr="009C4BAE">
              <w:rPr>
                <w:rFonts w:ascii="Roboto" w:hAnsi="Roboto"/>
                <w:b/>
                <w:bCs/>
                <w:color w:val="C00000"/>
                <w:sz w:val="20"/>
                <w:szCs w:val="20"/>
                <w:lang w:val="uz-Cyrl-UZ"/>
                <w:rPrChange w:id="6571"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6572" w:author="Nozimjon Ortiqov" w:date="2026-02-24T09:31:00Z" w16du:dateUtc="2026-02-24T04:31:00Z">
                  <w:rPr>
                    <w:rFonts w:ascii="Roboto" w:hAnsi="Roboto"/>
                    <w:b/>
                    <w:bCs/>
                    <w:color w:val="0070C0"/>
                    <w:sz w:val="20"/>
                    <w:szCs w:val="20"/>
                  </w:rPr>
                </w:rPrChange>
              </w:rPr>
              <w:t>трлн сум</w:t>
            </w:r>
          </w:p>
        </w:tc>
        <w:tc>
          <w:tcPr>
            <w:tcW w:w="1579" w:type="dxa"/>
            <w:vAlign w:val="center"/>
            <w:tcPrChange w:id="6573" w:author="Nozimjon Ortiqov" w:date="2026-02-23T20:25:00Z" w16du:dateUtc="2026-02-23T15:25:00Z">
              <w:tcPr>
                <w:tcW w:w="1858" w:type="dxa"/>
                <w:vAlign w:val="center"/>
              </w:tcPr>
            </w:tcPrChange>
          </w:tcPr>
          <w:p w14:paraId="7B19EB07" w14:textId="77777777" w:rsidR="00484395" w:rsidRPr="009C4BAE" w:rsidRDefault="00484395" w:rsidP="001222C0">
            <w:pPr>
              <w:spacing w:after="80"/>
              <w:jc w:val="center"/>
              <w:rPr>
                <w:rFonts w:ascii="Roboto" w:hAnsi="Roboto"/>
                <w:b/>
                <w:bCs/>
                <w:sz w:val="20"/>
                <w:szCs w:val="20"/>
                <w:lang w:val="uz-Cyrl-UZ"/>
                <w:rPrChange w:id="657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75" w:author="Nozimjon Ortiqov" w:date="2026-02-24T09:31:00Z" w16du:dateUtc="2026-02-24T04:31:00Z">
                  <w:rPr>
                    <w:rFonts w:ascii="Roboto" w:hAnsi="Roboto"/>
                    <w:b/>
                    <w:bCs/>
                    <w:color w:val="C00000"/>
                    <w:sz w:val="20"/>
                    <w:szCs w:val="20"/>
                  </w:rPr>
                </w:rPrChange>
              </w:rPr>
              <w:t>11 </w:t>
            </w:r>
            <w:r w:rsidRPr="009C4BAE">
              <w:rPr>
                <w:rFonts w:ascii="Roboto" w:hAnsi="Roboto"/>
                <w:b/>
                <w:bCs/>
                <w:color w:val="0070C0"/>
                <w:sz w:val="20"/>
                <w:szCs w:val="20"/>
                <w:lang w:val="uz-Cyrl-UZ"/>
                <w:rPrChange w:id="6576" w:author="Nozimjon Ortiqov" w:date="2026-02-24T09:31:00Z" w16du:dateUtc="2026-02-24T04:31:00Z">
                  <w:rPr>
                    <w:rFonts w:ascii="Roboto" w:hAnsi="Roboto"/>
                    <w:b/>
                    <w:bCs/>
                    <w:color w:val="0070C0"/>
                    <w:sz w:val="20"/>
                    <w:szCs w:val="20"/>
                  </w:rPr>
                </w:rPrChange>
              </w:rPr>
              <w:t>трлн сум</w:t>
            </w:r>
          </w:p>
        </w:tc>
      </w:tr>
      <w:tr w:rsidR="00484395" w:rsidRPr="009C4BAE" w14:paraId="2EF1BC98" w14:textId="77777777" w:rsidTr="00765FD2">
        <w:trPr>
          <w:trHeight w:val="710"/>
          <w:trPrChange w:id="6577" w:author="Nozimjon Ortiqov" w:date="2026-02-23T20:25:00Z" w16du:dateUtc="2026-02-23T15:25:00Z">
            <w:trPr>
              <w:gridBefore w:val="2"/>
              <w:trHeight w:val="710"/>
            </w:trPr>
          </w:trPrChange>
        </w:trPr>
        <w:tc>
          <w:tcPr>
            <w:tcW w:w="1727" w:type="dxa"/>
            <w:shd w:val="clear" w:color="auto" w:fill="DEEAF6" w:themeFill="accent5" w:themeFillTint="33"/>
            <w:vAlign w:val="center"/>
            <w:tcPrChange w:id="6578" w:author="Nozimjon Ortiqov" w:date="2026-02-23T20:25:00Z" w16du:dateUtc="2026-02-23T15:25:00Z">
              <w:tcPr>
                <w:tcW w:w="1727" w:type="dxa"/>
                <w:shd w:val="clear" w:color="auto" w:fill="DEEAF6" w:themeFill="accent5" w:themeFillTint="33"/>
                <w:vAlign w:val="center"/>
              </w:tcPr>
            </w:tcPrChange>
          </w:tcPr>
          <w:p w14:paraId="2226C41B"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vAlign w:val="center"/>
            <w:tcPrChange w:id="6579" w:author="Nozimjon Ortiqov" w:date="2026-02-23T20:25:00Z" w16du:dateUtc="2026-02-23T15:25:00Z">
              <w:tcPr>
                <w:tcW w:w="1857" w:type="dxa"/>
                <w:gridSpan w:val="2"/>
                <w:vAlign w:val="center"/>
              </w:tcPr>
            </w:tcPrChange>
          </w:tcPr>
          <w:p w14:paraId="443E0BC9" w14:textId="77777777" w:rsidR="00484395" w:rsidRPr="009C4BAE" w:rsidRDefault="00484395" w:rsidP="001222C0">
            <w:pPr>
              <w:spacing w:after="80"/>
              <w:jc w:val="center"/>
              <w:rPr>
                <w:rFonts w:ascii="Roboto" w:hAnsi="Roboto"/>
                <w:b/>
                <w:bCs/>
                <w:sz w:val="20"/>
                <w:szCs w:val="20"/>
                <w:lang w:val="uz-Cyrl-UZ"/>
                <w:rPrChange w:id="658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581"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582" w:author="Nozimjon Ortiqov" w:date="2026-02-24T09:31:00Z" w16du:dateUtc="2026-02-24T04:31:00Z">
                  <w:rPr>
                    <w:rFonts w:ascii="Roboto" w:hAnsi="Roboto"/>
                    <w:b/>
                    <w:bCs/>
                    <w:color w:val="0070C0"/>
                    <w:sz w:val="20"/>
                    <w:szCs w:val="20"/>
                  </w:rPr>
                </w:rPrChange>
              </w:rPr>
              <w:t>%</w:t>
            </w:r>
          </w:p>
        </w:tc>
        <w:tc>
          <w:tcPr>
            <w:tcW w:w="1857" w:type="dxa"/>
            <w:vAlign w:val="center"/>
            <w:tcPrChange w:id="6583" w:author="Nozimjon Ortiqov" w:date="2026-02-23T20:25:00Z" w16du:dateUtc="2026-02-23T15:25:00Z">
              <w:tcPr>
                <w:tcW w:w="1857" w:type="dxa"/>
                <w:vAlign w:val="center"/>
              </w:tcPr>
            </w:tcPrChange>
          </w:tcPr>
          <w:p w14:paraId="1B56FEE8" w14:textId="77777777" w:rsidR="00484395" w:rsidRPr="009C4BAE" w:rsidRDefault="00484395" w:rsidP="001222C0">
            <w:pPr>
              <w:spacing w:after="80"/>
              <w:jc w:val="center"/>
              <w:rPr>
                <w:rFonts w:ascii="Roboto" w:hAnsi="Roboto"/>
                <w:b/>
                <w:bCs/>
                <w:sz w:val="20"/>
                <w:szCs w:val="20"/>
                <w:lang w:val="uz-Cyrl-UZ"/>
                <w:rPrChange w:id="658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58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3</w:t>
            </w:r>
            <w:r w:rsidRPr="009C4BAE">
              <w:rPr>
                <w:rFonts w:ascii="Roboto" w:hAnsi="Roboto"/>
                <w:b/>
                <w:bCs/>
                <w:color w:val="0070C0"/>
                <w:sz w:val="20"/>
                <w:szCs w:val="20"/>
                <w:lang w:val="uz-Cyrl-UZ"/>
                <w:rPrChange w:id="6586" w:author="Nozimjon Ortiqov" w:date="2026-02-24T09:31:00Z" w16du:dateUtc="2026-02-24T04:31:00Z">
                  <w:rPr>
                    <w:rFonts w:ascii="Roboto" w:hAnsi="Roboto"/>
                    <w:b/>
                    <w:bCs/>
                    <w:color w:val="0070C0"/>
                    <w:sz w:val="20"/>
                    <w:szCs w:val="20"/>
                  </w:rPr>
                </w:rPrChange>
              </w:rPr>
              <w:t>%</w:t>
            </w:r>
          </w:p>
        </w:tc>
        <w:tc>
          <w:tcPr>
            <w:tcW w:w="1858" w:type="dxa"/>
            <w:vAlign w:val="center"/>
            <w:tcPrChange w:id="6587" w:author="Nozimjon Ortiqov" w:date="2026-02-23T20:25:00Z" w16du:dateUtc="2026-02-23T15:25:00Z">
              <w:tcPr>
                <w:tcW w:w="1858" w:type="dxa"/>
                <w:gridSpan w:val="2"/>
                <w:vAlign w:val="center"/>
              </w:tcPr>
            </w:tcPrChange>
          </w:tcPr>
          <w:p w14:paraId="737DB86F" w14:textId="77777777" w:rsidR="00484395" w:rsidRPr="009C4BAE" w:rsidRDefault="00484395" w:rsidP="001222C0">
            <w:pPr>
              <w:spacing w:after="80"/>
              <w:jc w:val="center"/>
              <w:rPr>
                <w:rFonts w:ascii="Roboto" w:hAnsi="Roboto"/>
                <w:b/>
                <w:bCs/>
                <w:sz w:val="20"/>
                <w:szCs w:val="20"/>
                <w:lang w:val="uz-Cyrl-UZ"/>
                <w:rPrChange w:id="6588"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5</w:t>
            </w:r>
            <w:r w:rsidRPr="009C4BAE">
              <w:rPr>
                <w:rFonts w:ascii="Roboto" w:hAnsi="Roboto"/>
                <w:b/>
                <w:bCs/>
                <w:color w:val="C00000"/>
                <w:sz w:val="20"/>
                <w:szCs w:val="20"/>
                <w:lang w:val="uz-Cyrl-UZ"/>
                <w:rPrChange w:id="6589"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1</w:t>
            </w:r>
            <w:r w:rsidRPr="009C4BAE">
              <w:rPr>
                <w:rFonts w:ascii="Roboto" w:hAnsi="Roboto"/>
                <w:b/>
                <w:bCs/>
                <w:color w:val="0070C0"/>
                <w:sz w:val="20"/>
                <w:szCs w:val="20"/>
                <w:lang w:val="uz-Cyrl-UZ"/>
                <w:rPrChange w:id="6590" w:author="Nozimjon Ortiqov" w:date="2026-02-24T09:31:00Z" w16du:dateUtc="2026-02-24T04:31:00Z">
                  <w:rPr>
                    <w:rFonts w:ascii="Roboto" w:hAnsi="Roboto"/>
                    <w:b/>
                    <w:bCs/>
                    <w:color w:val="0070C0"/>
                    <w:sz w:val="20"/>
                    <w:szCs w:val="20"/>
                  </w:rPr>
                </w:rPrChange>
              </w:rPr>
              <w:t>%</w:t>
            </w:r>
          </w:p>
        </w:tc>
        <w:tc>
          <w:tcPr>
            <w:tcW w:w="1857" w:type="dxa"/>
            <w:vAlign w:val="center"/>
            <w:tcPrChange w:id="6591" w:author="Nozimjon Ortiqov" w:date="2026-02-23T20:25:00Z" w16du:dateUtc="2026-02-23T15:25:00Z">
              <w:tcPr>
                <w:tcW w:w="1857" w:type="dxa"/>
                <w:vAlign w:val="center"/>
              </w:tcPr>
            </w:tcPrChange>
          </w:tcPr>
          <w:p w14:paraId="39197655" w14:textId="77777777" w:rsidR="00484395" w:rsidRPr="009C4BAE" w:rsidRDefault="00484395" w:rsidP="001222C0">
            <w:pPr>
              <w:spacing w:after="80"/>
              <w:jc w:val="center"/>
              <w:rPr>
                <w:rFonts w:ascii="Roboto" w:hAnsi="Roboto"/>
                <w:b/>
                <w:bCs/>
                <w:sz w:val="20"/>
                <w:szCs w:val="20"/>
                <w:lang w:val="uz-Cyrl-UZ"/>
                <w:rPrChange w:id="6592"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593"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5</w:t>
            </w:r>
            <w:r w:rsidRPr="009C4BAE">
              <w:rPr>
                <w:rFonts w:ascii="Roboto" w:hAnsi="Roboto"/>
                <w:b/>
                <w:bCs/>
                <w:color w:val="0070C0"/>
                <w:sz w:val="20"/>
                <w:szCs w:val="20"/>
                <w:lang w:val="uz-Cyrl-UZ"/>
                <w:rPrChange w:id="6594" w:author="Nozimjon Ortiqov" w:date="2026-02-24T09:31:00Z" w16du:dateUtc="2026-02-24T04:31:00Z">
                  <w:rPr>
                    <w:rFonts w:ascii="Roboto" w:hAnsi="Roboto"/>
                    <w:b/>
                    <w:bCs/>
                    <w:color w:val="0070C0"/>
                    <w:sz w:val="20"/>
                    <w:szCs w:val="20"/>
                  </w:rPr>
                </w:rPrChange>
              </w:rPr>
              <w:t>%</w:t>
            </w:r>
          </w:p>
        </w:tc>
        <w:tc>
          <w:tcPr>
            <w:tcW w:w="1857" w:type="dxa"/>
            <w:vAlign w:val="center"/>
            <w:tcPrChange w:id="6595" w:author="Nozimjon Ortiqov" w:date="2026-02-23T20:25:00Z" w16du:dateUtc="2026-02-23T15:25:00Z">
              <w:tcPr>
                <w:tcW w:w="1857" w:type="dxa"/>
                <w:gridSpan w:val="2"/>
                <w:vAlign w:val="center"/>
              </w:tcPr>
            </w:tcPrChange>
          </w:tcPr>
          <w:p w14:paraId="20DD6609" w14:textId="77777777" w:rsidR="00484395" w:rsidRPr="009C4BAE" w:rsidRDefault="00484395" w:rsidP="001222C0">
            <w:pPr>
              <w:spacing w:after="80"/>
              <w:jc w:val="center"/>
              <w:rPr>
                <w:rFonts w:ascii="Roboto" w:hAnsi="Roboto"/>
                <w:b/>
                <w:bCs/>
                <w:sz w:val="20"/>
                <w:szCs w:val="20"/>
                <w:lang w:val="uz-Cyrl-UZ"/>
                <w:rPrChange w:id="659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97" w:author="Nozimjon Ortiqov" w:date="2026-02-24T09:31:00Z" w16du:dateUtc="2026-02-24T04:31:00Z">
                  <w:rPr>
                    <w:rFonts w:ascii="Roboto" w:hAnsi="Roboto"/>
                    <w:b/>
                    <w:bCs/>
                    <w:color w:val="C00000"/>
                    <w:sz w:val="20"/>
                    <w:szCs w:val="20"/>
                    <w:lang w:val="en-US"/>
                  </w:rPr>
                </w:rPrChange>
              </w:rPr>
              <w:t>1,9</w:t>
            </w:r>
            <w:r w:rsidRPr="009C4BAE">
              <w:rPr>
                <w:rFonts w:ascii="Roboto" w:hAnsi="Roboto"/>
                <w:b/>
                <w:bCs/>
                <w:color w:val="0070C0"/>
                <w:sz w:val="20"/>
                <w:szCs w:val="20"/>
                <w:lang w:val="uz-Cyrl-UZ"/>
                <w:rPrChange w:id="6598" w:author="Nozimjon Ortiqov" w:date="2026-02-24T09:31:00Z" w16du:dateUtc="2026-02-24T04:31:00Z">
                  <w:rPr>
                    <w:rFonts w:ascii="Roboto" w:hAnsi="Roboto"/>
                    <w:b/>
                    <w:bCs/>
                    <w:color w:val="0070C0"/>
                    <w:sz w:val="20"/>
                    <w:szCs w:val="20"/>
                    <w:lang w:val="en-US"/>
                  </w:rPr>
                </w:rPrChange>
              </w:rPr>
              <w:t>%</w:t>
            </w:r>
          </w:p>
        </w:tc>
        <w:tc>
          <w:tcPr>
            <w:tcW w:w="1858" w:type="dxa"/>
            <w:vAlign w:val="center"/>
            <w:tcPrChange w:id="6599" w:author="Nozimjon Ortiqov" w:date="2026-02-23T20:25:00Z" w16du:dateUtc="2026-02-23T15:25:00Z">
              <w:tcPr>
                <w:tcW w:w="1858" w:type="dxa"/>
                <w:vAlign w:val="center"/>
              </w:tcPr>
            </w:tcPrChange>
          </w:tcPr>
          <w:p w14:paraId="68A021DC" w14:textId="77777777" w:rsidR="00484395" w:rsidRPr="009C4BAE" w:rsidRDefault="00484395" w:rsidP="001222C0">
            <w:pPr>
              <w:spacing w:after="80"/>
              <w:jc w:val="center"/>
              <w:rPr>
                <w:rFonts w:ascii="Roboto" w:hAnsi="Roboto"/>
                <w:b/>
                <w:bCs/>
                <w:sz w:val="20"/>
                <w:szCs w:val="20"/>
                <w:lang w:val="uz-Cyrl-UZ"/>
                <w:rPrChange w:id="660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01" w:author="Nozimjon Ortiqov" w:date="2026-02-24T09:31:00Z" w16du:dateUtc="2026-02-24T04:31:00Z">
                  <w:rPr>
                    <w:rFonts w:ascii="Roboto" w:hAnsi="Roboto"/>
                    <w:b/>
                    <w:bCs/>
                    <w:color w:val="C00000"/>
                    <w:sz w:val="20"/>
                    <w:szCs w:val="20"/>
                    <w:lang w:val="en-US"/>
                  </w:rPr>
                </w:rPrChange>
              </w:rPr>
              <w:t>1,3</w:t>
            </w:r>
            <w:r w:rsidRPr="009C4BAE">
              <w:rPr>
                <w:rFonts w:ascii="Roboto" w:hAnsi="Roboto"/>
                <w:b/>
                <w:bCs/>
                <w:color w:val="0070C0"/>
                <w:sz w:val="20"/>
                <w:szCs w:val="20"/>
                <w:lang w:val="uz-Cyrl-UZ"/>
                <w:rPrChange w:id="6602" w:author="Nozimjon Ortiqov" w:date="2026-02-24T09:31:00Z" w16du:dateUtc="2026-02-24T04:31:00Z">
                  <w:rPr>
                    <w:rFonts w:ascii="Roboto" w:hAnsi="Roboto"/>
                    <w:b/>
                    <w:bCs/>
                    <w:color w:val="0070C0"/>
                    <w:sz w:val="20"/>
                    <w:szCs w:val="20"/>
                    <w:lang w:val="en-US"/>
                  </w:rPr>
                </w:rPrChange>
              </w:rPr>
              <w:t>%</w:t>
            </w:r>
          </w:p>
        </w:tc>
        <w:tc>
          <w:tcPr>
            <w:tcW w:w="1857" w:type="dxa"/>
            <w:vAlign w:val="center"/>
            <w:tcPrChange w:id="6603" w:author="Nozimjon Ortiqov" w:date="2026-02-23T20:25:00Z" w16du:dateUtc="2026-02-23T15:25:00Z">
              <w:tcPr>
                <w:tcW w:w="1857" w:type="dxa"/>
                <w:gridSpan w:val="2"/>
                <w:vAlign w:val="center"/>
              </w:tcPr>
            </w:tcPrChange>
          </w:tcPr>
          <w:p w14:paraId="623FF6C5" w14:textId="77777777" w:rsidR="00484395" w:rsidRPr="009C4BAE" w:rsidRDefault="00484395" w:rsidP="001222C0">
            <w:pPr>
              <w:spacing w:after="80"/>
              <w:jc w:val="center"/>
              <w:rPr>
                <w:rFonts w:ascii="Roboto" w:hAnsi="Roboto"/>
                <w:b/>
                <w:bCs/>
                <w:sz w:val="20"/>
                <w:szCs w:val="20"/>
                <w:lang w:val="uz-Cyrl-UZ"/>
                <w:rPrChange w:id="660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60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606" w:author="Nozimjon Ortiqov" w:date="2026-02-24T09:31:00Z" w16du:dateUtc="2026-02-24T04:31:00Z">
                  <w:rPr>
                    <w:rFonts w:ascii="Roboto" w:hAnsi="Roboto"/>
                    <w:b/>
                    <w:bCs/>
                    <w:color w:val="0070C0"/>
                    <w:sz w:val="20"/>
                    <w:szCs w:val="20"/>
                  </w:rPr>
                </w:rPrChange>
              </w:rPr>
              <w:t>%</w:t>
            </w:r>
          </w:p>
        </w:tc>
        <w:tc>
          <w:tcPr>
            <w:tcW w:w="1579" w:type="dxa"/>
            <w:vAlign w:val="center"/>
            <w:tcPrChange w:id="6607" w:author="Nozimjon Ortiqov" w:date="2026-02-23T20:25:00Z" w16du:dateUtc="2026-02-23T15:25:00Z">
              <w:tcPr>
                <w:tcW w:w="1858" w:type="dxa"/>
                <w:vAlign w:val="center"/>
              </w:tcPr>
            </w:tcPrChange>
          </w:tcPr>
          <w:p w14:paraId="4AEADB74" w14:textId="77777777" w:rsidR="00484395" w:rsidRPr="009C4BAE" w:rsidRDefault="00484395" w:rsidP="001222C0">
            <w:pPr>
              <w:spacing w:after="80"/>
              <w:jc w:val="center"/>
              <w:rPr>
                <w:rFonts w:ascii="Roboto" w:hAnsi="Roboto"/>
                <w:b/>
                <w:bCs/>
                <w:sz w:val="20"/>
                <w:szCs w:val="20"/>
                <w:lang w:val="uz-Cyrl-UZ"/>
                <w:rPrChange w:id="6608"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5</w:t>
            </w:r>
            <w:r w:rsidRPr="009C4BAE">
              <w:rPr>
                <w:rFonts w:ascii="Roboto" w:hAnsi="Roboto"/>
                <w:b/>
                <w:bCs/>
                <w:color w:val="C00000"/>
                <w:sz w:val="20"/>
                <w:szCs w:val="20"/>
                <w:lang w:val="uz-Cyrl-UZ"/>
                <w:rPrChange w:id="6609"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610" w:author="Nozimjon Ortiqov" w:date="2026-02-24T09:31:00Z" w16du:dateUtc="2026-02-24T04:31:00Z">
                  <w:rPr>
                    <w:rFonts w:ascii="Roboto" w:hAnsi="Roboto"/>
                    <w:b/>
                    <w:bCs/>
                    <w:color w:val="0070C0"/>
                    <w:sz w:val="20"/>
                    <w:szCs w:val="20"/>
                  </w:rPr>
                </w:rPrChange>
              </w:rPr>
              <w:t>%</w:t>
            </w:r>
          </w:p>
        </w:tc>
      </w:tr>
      <w:tr w:rsidR="00484395" w:rsidRPr="009C4BAE" w14:paraId="5F32AD1A" w14:textId="77777777" w:rsidTr="00765FD2">
        <w:trPr>
          <w:trHeight w:val="976"/>
          <w:trPrChange w:id="6611" w:author="Nozimjon Ortiqov" w:date="2026-02-23T20:25:00Z" w16du:dateUtc="2026-02-23T15:25:00Z">
            <w:trPr>
              <w:gridBefore w:val="2"/>
              <w:trHeight w:val="976"/>
            </w:trPr>
          </w:trPrChange>
        </w:trPr>
        <w:tc>
          <w:tcPr>
            <w:tcW w:w="1727" w:type="dxa"/>
            <w:shd w:val="clear" w:color="auto" w:fill="DEEAF6" w:themeFill="accent5" w:themeFillTint="33"/>
            <w:vAlign w:val="center"/>
            <w:tcPrChange w:id="6612" w:author="Nozimjon Ortiqov" w:date="2026-02-23T20:25:00Z" w16du:dateUtc="2026-02-23T15:25:00Z">
              <w:tcPr>
                <w:tcW w:w="1727" w:type="dxa"/>
                <w:shd w:val="clear" w:color="auto" w:fill="DEEAF6" w:themeFill="accent5" w:themeFillTint="33"/>
                <w:vAlign w:val="center"/>
              </w:tcPr>
            </w:tcPrChange>
          </w:tcPr>
          <w:p w14:paraId="0ADCE9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vAlign w:val="center"/>
            <w:tcPrChange w:id="6613" w:author="Nozimjon Ortiqov" w:date="2026-02-23T20:25:00Z" w16du:dateUtc="2026-02-23T15:25:00Z">
              <w:tcPr>
                <w:tcW w:w="3714" w:type="dxa"/>
                <w:gridSpan w:val="3"/>
                <w:vAlign w:val="center"/>
              </w:tcPr>
            </w:tcPrChange>
          </w:tcPr>
          <w:p w14:paraId="57FDCFF1" w14:textId="77777777" w:rsidR="00484395" w:rsidRPr="009C4BAE" w:rsidRDefault="00484395" w:rsidP="001222C0">
            <w:pPr>
              <w:spacing w:after="80"/>
              <w:jc w:val="center"/>
              <w:rPr>
                <w:rFonts w:ascii="Roboto" w:hAnsi="Roboto"/>
                <w:b/>
                <w:bCs/>
                <w:sz w:val="20"/>
                <w:szCs w:val="20"/>
                <w:lang w:val="uz-Cyrl-UZ"/>
                <w:rPrChange w:id="6614"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15"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
              <w:t>–</w:t>
            </w:r>
            <w:r w:rsidRPr="009C4BAE">
              <w:rPr>
                <w:rFonts w:ascii="Roboto" w:hAnsi="Roboto"/>
                <w:b/>
                <w:bCs/>
                <w:color w:val="0070C0"/>
                <w:sz w:val="20"/>
                <w:szCs w:val="20"/>
                <w:lang w:val="uz-Cyrl-UZ"/>
                <w:rPrChange w:id="6616"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17" w:author="Nozimjon Ortiqov" w:date="2026-02-24T09:31:00Z" w16du:dateUtc="2026-02-24T04:31:00Z">
                  <w:rPr>
                    <w:rFonts w:ascii="Roboto" w:hAnsi="Roboto"/>
                    <w:i/>
                    <w:iCs/>
                    <w:sz w:val="20"/>
                    <w:szCs w:val="20"/>
                  </w:rPr>
                </w:rPrChange>
              </w:rPr>
              <w:t>(Stable)</w:t>
            </w:r>
          </w:p>
        </w:tc>
        <w:tc>
          <w:tcPr>
            <w:tcW w:w="3715" w:type="dxa"/>
            <w:gridSpan w:val="2"/>
            <w:vAlign w:val="center"/>
            <w:tcPrChange w:id="6618" w:author="Nozimjon Ortiqov" w:date="2026-02-23T20:25:00Z" w16du:dateUtc="2026-02-23T15:25:00Z">
              <w:tcPr>
                <w:tcW w:w="3715" w:type="dxa"/>
                <w:gridSpan w:val="3"/>
                <w:vAlign w:val="center"/>
              </w:tcPr>
            </w:tcPrChange>
          </w:tcPr>
          <w:p w14:paraId="3F1F2392" w14:textId="77777777" w:rsidR="00484395" w:rsidRPr="009C4BAE" w:rsidRDefault="00484395" w:rsidP="001222C0">
            <w:pPr>
              <w:spacing w:after="80"/>
              <w:jc w:val="center"/>
              <w:rPr>
                <w:rFonts w:ascii="Roboto" w:hAnsi="Roboto"/>
                <w:sz w:val="20"/>
                <w:szCs w:val="20"/>
                <w:lang w:val="uz-Cyrl-UZ"/>
                <w:rPrChange w:id="6619"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6620"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6621"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22" w:author="Nozimjon Ortiqov" w:date="2026-02-24T09:31:00Z" w16du:dateUtc="2026-02-24T04:31:00Z">
                  <w:rPr>
                    <w:rFonts w:ascii="Roboto" w:hAnsi="Roboto"/>
                    <w:i/>
                    <w:iCs/>
                    <w:sz w:val="20"/>
                    <w:szCs w:val="20"/>
                  </w:rPr>
                </w:rPrChange>
              </w:rPr>
              <w:t>(Stable)</w:t>
            </w:r>
          </w:p>
        </w:tc>
        <w:tc>
          <w:tcPr>
            <w:tcW w:w="3715" w:type="dxa"/>
            <w:gridSpan w:val="2"/>
            <w:vAlign w:val="center"/>
            <w:tcPrChange w:id="6623" w:author="Nozimjon Ortiqov" w:date="2026-02-23T20:25:00Z" w16du:dateUtc="2026-02-23T15:25:00Z">
              <w:tcPr>
                <w:tcW w:w="3715" w:type="dxa"/>
                <w:gridSpan w:val="3"/>
                <w:vAlign w:val="center"/>
              </w:tcPr>
            </w:tcPrChange>
          </w:tcPr>
          <w:p w14:paraId="28A47BC5" w14:textId="77777777" w:rsidR="00484395" w:rsidRPr="009C4BAE" w:rsidRDefault="00484395" w:rsidP="001222C0">
            <w:pPr>
              <w:spacing w:after="80"/>
              <w:jc w:val="center"/>
              <w:rPr>
                <w:rFonts w:ascii="Roboto" w:hAnsi="Roboto"/>
                <w:b/>
                <w:bCs/>
                <w:sz w:val="20"/>
                <w:szCs w:val="20"/>
                <w:lang w:val="uz-Cyrl-UZ"/>
                <w:rPrChange w:id="6624"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25"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6626" w:author="Nozimjon Ortiqov" w:date="2026-02-24T09:31:00Z" w16du:dateUtc="2026-02-24T04:31:00Z">
                  <w:rPr>
                    <w:rFonts w:ascii="Roboto" w:hAnsi="Roboto"/>
                    <w:b/>
                    <w:bCs/>
                    <w:color w:val="0070C0"/>
                    <w:sz w:val="20"/>
                    <w:szCs w:val="20"/>
                    <w:lang w:val="en-US"/>
                  </w:rPr>
                </w:rPrChange>
              </w:rPr>
              <w:t>–</w:t>
            </w:r>
            <w:r w:rsidRPr="009C4BAE">
              <w:rPr>
                <w:rFonts w:ascii="Roboto" w:hAnsi="Roboto"/>
                <w:b/>
                <w:bCs/>
                <w:color w:val="0070C0"/>
                <w:sz w:val="20"/>
                <w:szCs w:val="20"/>
                <w:lang w:val="uz-Cyrl-UZ"/>
                <w:rPrChange w:id="6627"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28" w:author="Nozimjon Ortiqov" w:date="2026-02-24T09:31:00Z" w16du:dateUtc="2026-02-24T04:31:00Z">
                  <w:rPr>
                    <w:rFonts w:ascii="Roboto" w:hAnsi="Roboto"/>
                    <w:i/>
                    <w:iCs/>
                    <w:sz w:val="20"/>
                    <w:szCs w:val="20"/>
                  </w:rPr>
                </w:rPrChange>
              </w:rPr>
              <w:t>(Stable)**</w:t>
            </w:r>
          </w:p>
        </w:tc>
        <w:tc>
          <w:tcPr>
            <w:tcW w:w="3436" w:type="dxa"/>
            <w:gridSpan w:val="2"/>
            <w:vAlign w:val="center"/>
            <w:tcPrChange w:id="6629" w:author="Nozimjon Ortiqov" w:date="2026-02-23T20:25:00Z" w16du:dateUtc="2026-02-23T15:25:00Z">
              <w:tcPr>
                <w:tcW w:w="3715" w:type="dxa"/>
                <w:gridSpan w:val="3"/>
                <w:vAlign w:val="center"/>
              </w:tcPr>
            </w:tcPrChange>
          </w:tcPr>
          <w:p w14:paraId="492D0557" w14:textId="77777777" w:rsidR="00484395" w:rsidRPr="009C4BAE" w:rsidRDefault="00484395" w:rsidP="001222C0">
            <w:pPr>
              <w:spacing w:after="80"/>
              <w:jc w:val="center"/>
              <w:rPr>
                <w:rFonts w:ascii="Roboto" w:hAnsi="Roboto"/>
                <w:b/>
                <w:bCs/>
                <w:sz w:val="20"/>
                <w:szCs w:val="20"/>
                <w:lang w:val="uz-Cyrl-UZ"/>
                <w:rPrChange w:id="6630"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31"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
              <w:t>–</w:t>
            </w:r>
            <w:r w:rsidRPr="009C4BAE">
              <w:rPr>
                <w:rFonts w:ascii="Roboto" w:hAnsi="Roboto"/>
                <w:b/>
                <w:bCs/>
                <w:color w:val="0070C0"/>
                <w:sz w:val="20"/>
                <w:szCs w:val="20"/>
                <w:lang w:val="uz-Cyrl-UZ"/>
                <w:rPrChange w:id="6632"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33" w:author="Nozimjon Ortiqov" w:date="2026-02-24T09:31:00Z" w16du:dateUtc="2026-02-24T04:31:00Z">
                  <w:rPr>
                    <w:rFonts w:ascii="Roboto" w:hAnsi="Roboto"/>
                    <w:i/>
                    <w:iCs/>
                    <w:sz w:val="20"/>
                    <w:szCs w:val="20"/>
                  </w:rPr>
                </w:rPrChange>
              </w:rPr>
              <w:t>(Stable)</w:t>
            </w:r>
          </w:p>
        </w:tc>
      </w:tr>
      <w:tr w:rsidR="00484395" w:rsidRPr="009C4BAE" w14:paraId="38AFCEAF" w14:textId="77777777" w:rsidTr="00765FD2">
        <w:trPr>
          <w:trHeight w:val="1827"/>
          <w:trPrChange w:id="6634" w:author="Nozimjon Ortiqov" w:date="2026-02-23T20:25:00Z" w16du:dateUtc="2026-02-23T15:25:00Z">
            <w:trPr>
              <w:gridBefore w:val="2"/>
              <w:trHeight w:val="1827"/>
            </w:trPr>
          </w:trPrChange>
        </w:trPr>
        <w:tc>
          <w:tcPr>
            <w:tcW w:w="1727" w:type="dxa"/>
            <w:shd w:val="clear" w:color="auto" w:fill="DEEAF6" w:themeFill="accent5" w:themeFillTint="33"/>
            <w:tcPrChange w:id="6635" w:author="Nozimjon Ortiqov" w:date="2026-02-23T20:25:00Z" w16du:dateUtc="2026-02-23T15:25:00Z">
              <w:tcPr>
                <w:tcW w:w="1727" w:type="dxa"/>
                <w:shd w:val="clear" w:color="auto" w:fill="DEEAF6" w:themeFill="accent5" w:themeFillTint="33"/>
              </w:tcPr>
            </w:tcPrChange>
          </w:tcPr>
          <w:p w14:paraId="362797C3"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636" w:author="Nozimjon Ortiqov" w:date="2026-02-24T09:31:00Z" w16du:dateUtc="2026-02-24T04:31:00Z">
                  <w:rPr>
                    <w:rFonts w:ascii="Roboto" w:hAnsi="Roboto"/>
                    <w:b/>
                    <w:bCs/>
                    <w:sz w:val="20"/>
                    <w:szCs w:val="20"/>
                  </w:rPr>
                </w:rPrChange>
              </w:rPr>
              <w:t>Скоринг</w:t>
            </w:r>
          </w:p>
        </w:tc>
        <w:tc>
          <w:tcPr>
            <w:tcW w:w="3714" w:type="dxa"/>
            <w:gridSpan w:val="2"/>
            <w:tcPrChange w:id="6637" w:author="Nozimjon Ortiqov" w:date="2026-02-23T20:25:00Z" w16du:dateUtc="2026-02-23T15:25:00Z">
              <w:tcPr>
                <w:tcW w:w="3714" w:type="dxa"/>
                <w:gridSpan w:val="3"/>
              </w:tcPr>
            </w:tcPrChange>
          </w:tcPr>
          <w:p w14:paraId="27F5DB1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1DE31DF5"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p w14:paraId="2D010B9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Moliyachi</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иловасида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ҳақи</w:t>
            </w:r>
            <w:r w:rsidRPr="009C4BAE">
              <w:rPr>
                <w:rFonts w:ascii="Roboto" w:hAnsi="Roboto"/>
                <w:sz w:val="20"/>
                <w:szCs w:val="20"/>
                <w:lang w:val="uz-Cyrl-UZ"/>
              </w:rPr>
              <w:t xml:space="preserve"> тўловлари маълумотлари.</w:t>
            </w:r>
          </w:p>
        </w:tc>
        <w:tc>
          <w:tcPr>
            <w:tcW w:w="3715" w:type="dxa"/>
            <w:gridSpan w:val="2"/>
            <w:tcPrChange w:id="6638" w:author="Nozimjon Ortiqov" w:date="2026-02-23T20:25:00Z" w16du:dateUtc="2026-02-23T15:25:00Z">
              <w:tcPr>
                <w:tcW w:w="3715" w:type="dxa"/>
                <w:gridSpan w:val="3"/>
              </w:tcPr>
            </w:tcPrChange>
          </w:tcPr>
          <w:p w14:paraId="1C271DB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23ABB83E"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tc>
        <w:tc>
          <w:tcPr>
            <w:tcW w:w="3715" w:type="dxa"/>
            <w:gridSpan w:val="2"/>
            <w:tcPrChange w:id="6639" w:author="Nozimjon Ortiqov" w:date="2026-02-23T20:25:00Z" w16du:dateUtc="2026-02-23T15:25:00Z">
              <w:tcPr>
                <w:tcW w:w="3715" w:type="dxa"/>
                <w:gridSpan w:val="3"/>
              </w:tcPr>
            </w:tcPrChange>
          </w:tcPr>
          <w:p w14:paraId="0DC7F64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4B4077E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JSPP</w:t>
            </w:r>
            <w:r w:rsidRPr="009C4BAE">
              <w:rPr>
                <w:rFonts w:ascii="Roboto" w:hAnsi="Roboto"/>
                <w:color w:val="0070C0"/>
                <w:sz w:val="20"/>
                <w:szCs w:val="20"/>
                <w:lang w:val="uz-Cyrl-UZ"/>
              </w:rPr>
              <w:t xml:space="preserve"> </w:t>
            </w:r>
            <w:r w:rsidRPr="009C4BAE">
              <w:rPr>
                <w:rFonts w:ascii="Roboto" w:hAnsi="Roboto"/>
                <w:sz w:val="20"/>
                <w:szCs w:val="20"/>
                <w:lang w:val="uz-Cyrl-UZ"/>
              </w:rPr>
              <w:t>-</w:t>
            </w:r>
            <w:r w:rsidRPr="009C4BAE">
              <w:rPr>
                <w:rFonts w:ascii="Roboto" w:hAnsi="Roboto"/>
                <w:color w:val="0070C0"/>
                <w:sz w:val="20"/>
                <w:szCs w:val="20"/>
                <w:lang w:val="uz-Cyrl-UZ"/>
              </w:rPr>
              <w:t xml:space="preserve"> </w:t>
            </w:r>
            <w:r w:rsidRPr="009C4BAE">
              <w:rPr>
                <w:rFonts w:ascii="Roboto" w:hAnsi="Roboto"/>
                <w:sz w:val="20"/>
                <w:szCs w:val="20"/>
                <w:lang w:val="uz-Cyrl-UZ"/>
              </w:rPr>
              <w:t>мижознинг молиявий ҳолатини баҳолаш бўйича ички платформа.</w:t>
            </w:r>
          </w:p>
          <w:p w14:paraId="0345D9C1" w14:textId="77777777" w:rsidR="00484395" w:rsidRPr="009C4BAE" w:rsidRDefault="00484395" w:rsidP="001222C0">
            <w:pPr>
              <w:spacing w:after="80"/>
              <w:rPr>
                <w:rFonts w:ascii="Roboto" w:hAnsi="Roboto"/>
                <w:b/>
                <w:bCs/>
                <w:sz w:val="20"/>
                <w:szCs w:val="20"/>
                <w:lang w:val="uz-Cyrl-UZ"/>
                <w:rPrChange w:id="664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41"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
              <w:t>.</w:t>
            </w:r>
            <w:r w:rsidRPr="009C4BAE">
              <w:rPr>
                <w:rFonts w:ascii="Roboto" w:hAnsi="Roboto"/>
                <w:sz w:val="20"/>
                <w:szCs w:val="20"/>
                <w:lang w:val="uz-Cyrl-UZ"/>
                <w:rPrChange w:id="6642" w:author="Nozimjon Ortiqov" w:date="2026-02-24T09:31:00Z" w16du:dateUtc="2026-02-24T04:31:00Z">
                  <w:rPr>
                    <w:rFonts w:ascii="Roboto" w:hAnsi="Roboto"/>
                    <w:sz w:val="20"/>
                    <w:szCs w:val="20"/>
                    <w:lang w:val="en-US"/>
                  </w:rPr>
                </w:rPrChange>
              </w:rPr>
              <w:t> </w:t>
            </w:r>
            <w:r w:rsidRPr="009C4BAE">
              <w:rPr>
                <w:rFonts w:ascii="Roboto" w:hAnsi="Roboto"/>
                <w:b/>
                <w:bCs/>
                <w:color w:val="0070C0"/>
                <w:sz w:val="20"/>
                <w:szCs w:val="20"/>
                <w:lang w:val="uz-Cyrl-UZ"/>
                <w:rPrChange w:id="6643" w:author="Nozimjon Ortiqov" w:date="2026-02-24T09:31:00Z" w16du:dateUtc="2026-02-24T04:31:00Z">
                  <w:rPr>
                    <w:rFonts w:ascii="Roboto" w:hAnsi="Roboto"/>
                    <w:b/>
                    <w:bCs/>
                    <w:color w:val="0070C0"/>
                    <w:sz w:val="20"/>
                    <w:szCs w:val="20"/>
                  </w:rPr>
                </w:rPrChange>
              </w:rPr>
              <w:t>CLARA</w:t>
            </w:r>
            <w:r w:rsidRPr="009C4BAE">
              <w:rPr>
                <w:rFonts w:ascii="Roboto" w:hAnsi="Roboto"/>
                <w:sz w:val="20"/>
                <w:szCs w:val="20"/>
                <w:lang w:val="uz-Cyrl-UZ"/>
                <w:rPrChange w:id="6644"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645" w:author="Nozimjon Ortiqov" w:date="2026-02-24T09:31:00Z" w16du:dateUtc="2026-02-24T04:31:00Z">
                  <w:rPr>
                    <w:rFonts w:ascii="Roboto" w:hAnsi="Roboto"/>
                    <w:b/>
                    <w:bCs/>
                    <w:sz w:val="20"/>
                    <w:szCs w:val="20"/>
                  </w:rPr>
                </w:rPrChange>
              </w:rPr>
              <w:t>аграр сектор</w:t>
            </w:r>
            <w:r w:rsidRPr="009C4BAE">
              <w:rPr>
                <w:rFonts w:ascii="Roboto" w:hAnsi="Roboto"/>
                <w:sz w:val="20"/>
                <w:szCs w:val="20"/>
                <w:lang w:val="uz-Cyrl-UZ"/>
                <w:rPrChange w:id="6646" w:author="Nozimjon Ortiqov" w:date="2026-02-24T09:31:00Z" w16du:dateUtc="2026-02-24T04:31:00Z">
                  <w:rPr>
                    <w:rFonts w:ascii="Roboto" w:hAnsi="Roboto"/>
                    <w:sz w:val="20"/>
                    <w:szCs w:val="20"/>
                  </w:rPr>
                </w:rPrChange>
              </w:rPr>
              <w:t>нинг кредит рискларини баҳолаш тизими.</w:t>
            </w:r>
          </w:p>
        </w:tc>
        <w:tc>
          <w:tcPr>
            <w:tcW w:w="3436" w:type="dxa"/>
            <w:gridSpan w:val="2"/>
            <w:tcPrChange w:id="6647" w:author="Nozimjon Ortiqov" w:date="2026-02-23T20:25:00Z" w16du:dateUtc="2026-02-23T15:25:00Z">
              <w:tcPr>
                <w:tcW w:w="3715" w:type="dxa"/>
                <w:gridSpan w:val="3"/>
              </w:tcPr>
            </w:tcPrChange>
          </w:tcPr>
          <w:p w14:paraId="29BF70FF" w14:textId="77777777" w:rsidR="00484395" w:rsidRPr="009C4BAE" w:rsidRDefault="00484395" w:rsidP="001222C0">
            <w:pPr>
              <w:spacing w:after="80"/>
              <w:rPr>
                <w:rFonts w:ascii="Roboto" w:hAnsi="Roboto"/>
                <w:sz w:val="20"/>
                <w:szCs w:val="20"/>
                <w:lang w:val="uz-Cyrl-UZ"/>
                <w:rPrChange w:id="6648"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649" w:author="Nozimjon Ortiqov" w:date="2026-02-24T09:31:00Z" w16du:dateUtc="2026-02-24T04:31:00Z">
                  <w:rPr>
                    <w:rFonts w:ascii="Roboto" w:hAnsi="Roboto"/>
                    <w:sz w:val="20"/>
                    <w:szCs w:val="20"/>
                  </w:rPr>
                </w:rPrChange>
              </w:rPr>
              <w:t xml:space="preserve">Мижозни тўлов қобилиятини ҳисоблаш бўйича </w:t>
            </w:r>
            <w:r w:rsidRPr="009C4BAE">
              <w:rPr>
                <w:rFonts w:ascii="Roboto" w:hAnsi="Roboto"/>
                <w:b/>
                <w:bCs/>
                <w:color w:val="0070C0"/>
                <w:sz w:val="20"/>
                <w:szCs w:val="20"/>
                <w:lang w:val="uz-Cyrl-UZ"/>
                <w:rPrChange w:id="6650" w:author="Nozimjon Ortiqov" w:date="2026-02-24T09:31:00Z" w16du:dateUtc="2026-02-24T04:31:00Z">
                  <w:rPr>
                    <w:rFonts w:ascii="Roboto" w:hAnsi="Roboto"/>
                    <w:b/>
                    <w:bCs/>
                    <w:color w:val="0070C0"/>
                    <w:sz w:val="20"/>
                    <w:szCs w:val="20"/>
                  </w:rPr>
                </w:rPrChange>
              </w:rPr>
              <w:t>ўз модел</w:t>
            </w:r>
            <w:r w:rsidRPr="009C4BAE">
              <w:rPr>
                <w:rFonts w:ascii="Roboto" w:hAnsi="Roboto"/>
                <w:sz w:val="20"/>
                <w:szCs w:val="20"/>
                <w:lang w:val="uz-Cyrl-UZ"/>
                <w:rPrChange w:id="6651" w:author="Nozimjon Ortiqov" w:date="2026-02-24T09:31:00Z" w16du:dateUtc="2026-02-24T04:31:00Z">
                  <w:rPr>
                    <w:rFonts w:ascii="Roboto" w:hAnsi="Roboto"/>
                    <w:sz w:val="20"/>
                    <w:szCs w:val="20"/>
                  </w:rPr>
                </w:rPrChange>
              </w:rPr>
              <w:t xml:space="preserve">лари асосида </w:t>
            </w:r>
            <w:r w:rsidRPr="009C4BAE">
              <w:rPr>
                <w:rFonts w:ascii="Roboto" w:hAnsi="Roboto"/>
                <w:b/>
                <w:bCs/>
                <w:sz w:val="20"/>
                <w:szCs w:val="20"/>
                <w:lang w:val="uz-Cyrl-UZ"/>
                <w:rPrChange w:id="6652"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6653" w:author="Nozimjon Ortiqov" w:date="2026-02-24T09:31:00Z" w16du:dateUtc="2026-02-24T04:31:00Z">
                  <w:rPr>
                    <w:rFonts w:ascii="Roboto" w:hAnsi="Roboto"/>
                    <w:sz w:val="20"/>
                    <w:szCs w:val="20"/>
                  </w:rPr>
                </w:rPrChange>
              </w:rPr>
              <w:t>.</w:t>
            </w:r>
          </w:p>
          <w:p w14:paraId="305E9CBD" w14:textId="77777777" w:rsidR="00484395" w:rsidRPr="009C4BAE" w:rsidRDefault="00484395" w:rsidP="001222C0">
            <w:pPr>
              <w:spacing w:after="80"/>
              <w:rPr>
                <w:rFonts w:ascii="Roboto" w:hAnsi="Roboto"/>
                <w:sz w:val="20"/>
                <w:szCs w:val="20"/>
                <w:lang w:val="uz-Cyrl-UZ"/>
                <w:rPrChange w:id="6654"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6655" w:author="Nozimjon Ortiqov" w:date="2026-02-24T09:31:00Z" w16du:dateUtc="2026-02-24T04:31:00Z">
                  <w:rPr>
                    <w:rFonts w:ascii="Roboto" w:hAnsi="Roboto"/>
                    <w:b/>
                    <w:bCs/>
                    <w:color w:val="0070C0"/>
                    <w:sz w:val="20"/>
                    <w:szCs w:val="20"/>
                  </w:rPr>
                </w:rPrChange>
              </w:rPr>
              <w:t>КАТМ</w:t>
            </w:r>
            <w:r w:rsidRPr="009C4BAE">
              <w:rPr>
                <w:rFonts w:ascii="Roboto" w:hAnsi="Roboto"/>
                <w:color w:val="0070C0"/>
                <w:sz w:val="20"/>
                <w:szCs w:val="20"/>
                <w:lang w:val="uz-Cyrl-UZ"/>
                <w:rPrChange w:id="665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657" w:author="Nozimjon Ortiqov" w:date="2026-02-24T09:31:00Z" w16du:dateUtc="2026-02-24T04:31:00Z">
                  <w:rPr>
                    <w:rFonts w:ascii="Roboto" w:hAnsi="Roboto"/>
                    <w:sz w:val="20"/>
                    <w:szCs w:val="20"/>
                  </w:rPr>
                </w:rPrChange>
              </w:rPr>
              <w:t xml:space="preserve">тавсиявий хусусиятга эга </w:t>
            </w:r>
            <w:r w:rsidRPr="009C4BAE">
              <w:rPr>
                <w:rFonts w:ascii="Roboto" w:hAnsi="Roboto"/>
                <w:i/>
                <w:iCs/>
                <w:sz w:val="20"/>
                <w:szCs w:val="20"/>
                <w:lang w:val="uz-Cyrl-UZ"/>
                <w:rPrChange w:id="6658" w:author="Nozimjon Ortiqov" w:date="2026-02-24T09:31:00Z" w16du:dateUtc="2026-02-24T04:31:00Z">
                  <w:rPr>
                    <w:rFonts w:ascii="Roboto" w:hAnsi="Roboto"/>
                    <w:i/>
                    <w:iCs/>
                    <w:sz w:val="20"/>
                    <w:szCs w:val="20"/>
                  </w:rPr>
                </w:rPrChange>
              </w:rPr>
              <w:t>(асосан тўлов қобилияти йўқлиги аниқ бўлган фуқароларни кўрсатади).</w:t>
            </w:r>
          </w:p>
        </w:tc>
      </w:tr>
      <w:tr w:rsidR="00484395" w:rsidRPr="009C4BAE" w14:paraId="3613AD10" w14:textId="77777777" w:rsidTr="00765FD2">
        <w:trPr>
          <w:trHeight w:val="2012"/>
          <w:trPrChange w:id="6659" w:author="Nozimjon Ortiqov" w:date="2026-02-23T20:25:00Z" w16du:dateUtc="2026-02-23T15:25:00Z">
            <w:trPr>
              <w:gridBefore w:val="2"/>
              <w:trHeight w:val="2012"/>
            </w:trPr>
          </w:trPrChange>
        </w:trPr>
        <w:tc>
          <w:tcPr>
            <w:tcW w:w="1727" w:type="dxa"/>
            <w:shd w:val="clear" w:color="auto" w:fill="DEEAF6" w:themeFill="accent5" w:themeFillTint="33"/>
            <w:tcPrChange w:id="6660" w:author="Nozimjon Ortiqov" w:date="2026-02-23T20:25:00Z" w16du:dateUtc="2026-02-23T15:25:00Z">
              <w:tcPr>
                <w:tcW w:w="1727" w:type="dxa"/>
                <w:shd w:val="clear" w:color="auto" w:fill="DEEAF6" w:themeFill="accent5" w:themeFillTint="33"/>
              </w:tcPr>
            </w:tcPrChange>
          </w:tcPr>
          <w:p w14:paraId="4B98E91D"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661" w:author="Nozimjon Ortiqov" w:date="2026-02-24T09:31:00Z" w16du:dateUtc="2026-02-24T04:31:00Z">
                  <w:rPr>
                    <w:rFonts w:ascii="Roboto" w:hAnsi="Roboto"/>
                    <w:b/>
                    <w:bCs/>
                    <w:sz w:val="20"/>
                    <w:szCs w:val="20"/>
                  </w:rPr>
                </w:rPrChange>
              </w:rPr>
              <w:t>Pre-collection</w:t>
            </w:r>
          </w:p>
        </w:tc>
        <w:tc>
          <w:tcPr>
            <w:tcW w:w="3714" w:type="dxa"/>
            <w:gridSpan w:val="2"/>
            <w:tcPrChange w:id="6662" w:author="Nozimjon Ortiqov" w:date="2026-02-23T20:25:00Z" w16du:dateUtc="2026-02-23T15:25:00Z">
              <w:tcPr>
                <w:tcW w:w="3714" w:type="dxa"/>
                <w:gridSpan w:val="3"/>
              </w:tcPr>
            </w:tcPrChange>
          </w:tcPr>
          <w:p w14:paraId="4433D9B2" w14:textId="77777777" w:rsidR="00484395" w:rsidRPr="009C4BAE" w:rsidRDefault="00484395" w:rsidP="001222C0">
            <w:pPr>
              <w:spacing w:after="80"/>
              <w:rPr>
                <w:rFonts w:ascii="Roboto" w:hAnsi="Roboto"/>
                <w:sz w:val="20"/>
                <w:szCs w:val="20"/>
                <w:lang w:val="uz-Cyrl-UZ"/>
                <w:rPrChange w:id="6663"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664" w:author="Nozimjon Ortiqov" w:date="2026-02-24T09:31:00Z" w16du:dateUtc="2026-02-24T04:31:00Z">
                  <w:rPr>
                    <w:rFonts w:ascii="Roboto" w:hAnsi="Roboto"/>
                    <w:b/>
                    <w:bCs/>
                    <w:color w:val="C00000"/>
                    <w:sz w:val="20"/>
                    <w:szCs w:val="20"/>
                  </w:rPr>
                </w:rPrChange>
              </w:rPr>
              <w:t>1. </w:t>
            </w:r>
            <w:r w:rsidRPr="009C4BAE">
              <w:rPr>
                <w:rFonts w:ascii="Roboto" w:hAnsi="Roboto"/>
                <w:sz w:val="20"/>
                <w:szCs w:val="20"/>
                <w:lang w:val="uz-Cyrl-UZ"/>
                <w:rPrChange w:id="6665" w:author="Nozimjon Ortiqov" w:date="2026-02-24T09:31:00Z" w16du:dateUtc="2026-02-24T04:31:00Z">
                  <w:rPr>
                    <w:rFonts w:ascii="Roboto" w:hAnsi="Roboto"/>
                    <w:sz w:val="20"/>
                    <w:szCs w:val="20"/>
                  </w:rPr>
                </w:rPrChange>
              </w:rPr>
              <w:t xml:space="preserve">Тўлов санасидан </w:t>
            </w:r>
            <w:r w:rsidRPr="009C4BAE">
              <w:rPr>
                <w:rFonts w:ascii="Roboto" w:hAnsi="Roboto"/>
                <w:b/>
                <w:bCs/>
                <w:color w:val="C00000"/>
                <w:sz w:val="20"/>
                <w:szCs w:val="20"/>
                <w:lang w:val="uz-Cyrl-UZ"/>
                <w:rPrChange w:id="6666"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667"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668" w:author="Nozimjon Ortiqov" w:date="2026-02-24T09:31:00Z" w16du:dateUtc="2026-02-24T04:31:00Z">
                  <w:rPr>
                    <w:rFonts w:ascii="Roboto" w:hAnsi="Roboto"/>
                    <w:b/>
                    <w:bCs/>
                    <w:color w:val="0070C0"/>
                    <w:sz w:val="20"/>
                    <w:szCs w:val="20"/>
                  </w:rPr>
                </w:rPrChange>
              </w:rPr>
              <w:t>кун</w:t>
            </w:r>
            <w:r w:rsidRPr="009C4BAE">
              <w:rPr>
                <w:rFonts w:ascii="Roboto" w:hAnsi="Roboto"/>
                <w:color w:val="0070C0"/>
                <w:sz w:val="20"/>
                <w:szCs w:val="20"/>
                <w:lang w:val="uz-Cyrl-UZ"/>
                <w:rPrChange w:id="6669"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670" w:author="Nozimjon Ortiqov" w:date="2026-02-24T09:31:00Z" w16du:dateUtc="2026-02-24T04:31:00Z">
                  <w:rPr>
                    <w:rFonts w:ascii="Roboto" w:hAnsi="Roboto"/>
                    <w:sz w:val="20"/>
                    <w:szCs w:val="20"/>
                  </w:rPr>
                </w:rPrChange>
              </w:rPr>
              <w:t xml:space="preserve">олдин </w:t>
            </w:r>
            <w:r w:rsidRPr="009C4BAE">
              <w:rPr>
                <w:rFonts w:ascii="Roboto" w:hAnsi="Roboto"/>
                <w:b/>
                <w:bCs/>
                <w:color w:val="000000" w:themeColor="text1"/>
                <w:sz w:val="20"/>
                <w:szCs w:val="20"/>
                <w:lang w:val="uz-Cyrl-UZ"/>
                <w:rPrChange w:id="6671" w:author="Nozimjon Ortiqov" w:date="2026-02-24T09:31:00Z" w16du:dateUtc="2026-02-24T04:31:00Z">
                  <w:rPr>
                    <w:rFonts w:ascii="Roboto" w:hAnsi="Roboto"/>
                    <w:b/>
                    <w:bCs/>
                    <w:color w:val="000000" w:themeColor="text1"/>
                    <w:sz w:val="20"/>
                    <w:szCs w:val="20"/>
                  </w:rPr>
                </w:rPrChange>
              </w:rPr>
              <w:t>SMS</w:t>
            </w:r>
            <w:r w:rsidRPr="009C4BAE">
              <w:rPr>
                <w:rFonts w:ascii="Roboto" w:hAnsi="Roboto"/>
                <w:color w:val="000000" w:themeColor="text1"/>
                <w:sz w:val="20"/>
                <w:szCs w:val="20"/>
                <w:lang w:val="uz-Cyrl-UZ"/>
                <w:rPrChange w:id="6672"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sz w:val="20"/>
                <w:szCs w:val="20"/>
                <w:lang w:val="uz-Cyrl-UZ"/>
                <w:rPrChange w:id="6673" w:author="Nozimjon Ortiqov" w:date="2026-02-24T09:31:00Z" w16du:dateUtc="2026-02-24T04:31:00Z">
                  <w:rPr>
                    <w:rFonts w:ascii="Roboto" w:hAnsi="Roboto"/>
                    <w:sz w:val="20"/>
                    <w:szCs w:val="20"/>
                  </w:rPr>
                </w:rPrChange>
              </w:rPr>
              <w:t xml:space="preserve">ва </w:t>
            </w:r>
            <w:r w:rsidRPr="009C4BAE">
              <w:rPr>
                <w:rFonts w:ascii="Roboto" w:hAnsi="Roboto"/>
                <w:b/>
                <w:bCs/>
                <w:color w:val="000000" w:themeColor="text1"/>
                <w:sz w:val="20"/>
                <w:szCs w:val="20"/>
                <w:lang w:val="uz-Cyrl-UZ"/>
                <w:rPrChange w:id="6674" w:author="Nozimjon Ortiqov" w:date="2026-02-24T09:31:00Z" w16du:dateUtc="2026-02-24T04:31:00Z">
                  <w:rPr>
                    <w:rFonts w:ascii="Roboto" w:hAnsi="Roboto"/>
                    <w:b/>
                    <w:bCs/>
                    <w:color w:val="000000" w:themeColor="text1"/>
                    <w:sz w:val="20"/>
                    <w:szCs w:val="20"/>
                  </w:rPr>
                </w:rPrChange>
              </w:rPr>
              <w:t>push</w:t>
            </w:r>
            <w:r w:rsidRPr="009C4BAE">
              <w:rPr>
                <w:rFonts w:ascii="Roboto" w:hAnsi="Roboto"/>
                <w:sz w:val="20"/>
                <w:szCs w:val="20"/>
                <w:lang w:val="uz-Cyrl-UZ"/>
                <w:rPrChange w:id="6675" w:author="Nozimjon Ortiqov" w:date="2026-02-24T09:31:00Z" w16du:dateUtc="2026-02-24T04:31:00Z">
                  <w:rPr>
                    <w:rFonts w:ascii="Roboto" w:hAnsi="Roboto"/>
                    <w:sz w:val="20"/>
                    <w:szCs w:val="20"/>
                  </w:rPr>
                </w:rPrChange>
              </w:rPr>
              <w:t>-хабарнома юборилади.</w:t>
            </w:r>
          </w:p>
          <w:p w14:paraId="14336B8A" w14:textId="77777777" w:rsidR="00484395" w:rsidRPr="009C4BAE" w:rsidDel="00AE21CE" w:rsidRDefault="00484395" w:rsidP="001222C0">
            <w:pPr>
              <w:spacing w:after="80"/>
              <w:rPr>
                <w:del w:id="6676" w:author="Nozimjon Ortiqov" w:date="2026-02-24T09:39:00Z" w16du:dateUtc="2026-02-24T04:39:00Z"/>
                <w:rFonts w:ascii="Roboto" w:hAnsi="Roboto"/>
                <w:sz w:val="20"/>
                <w:szCs w:val="20"/>
                <w:lang w:val="uz-Cyrl-UZ"/>
                <w:rPrChange w:id="6677" w:author="Nozimjon Ortiqov" w:date="2026-02-24T09:31:00Z" w16du:dateUtc="2026-02-24T04:31:00Z">
                  <w:rPr>
                    <w:del w:id="6678" w:author="Nozimjon Ortiqov" w:date="2026-02-24T09:39:00Z" w16du:dateUtc="2026-02-24T04:39:00Z"/>
                    <w:rFonts w:ascii="Roboto" w:hAnsi="Roboto"/>
                    <w:sz w:val="20"/>
                    <w:szCs w:val="20"/>
                  </w:rPr>
                </w:rPrChange>
              </w:rPr>
            </w:pPr>
            <w:r w:rsidRPr="009C4BAE">
              <w:rPr>
                <w:rFonts w:ascii="Roboto" w:hAnsi="Roboto"/>
                <w:b/>
                <w:bCs/>
                <w:color w:val="C00000"/>
                <w:sz w:val="20"/>
                <w:szCs w:val="20"/>
                <w:lang w:val="uz-Cyrl-UZ"/>
                <w:rPrChange w:id="6679"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680" w:author="Nozimjon Ortiqov" w:date="2026-02-24T09:31:00Z" w16du:dateUtc="2026-02-24T04:31:00Z">
                  <w:rPr>
                    <w:rFonts w:ascii="Roboto" w:hAnsi="Roboto"/>
                    <w:sz w:val="20"/>
                    <w:szCs w:val="20"/>
                  </w:rPr>
                </w:rPrChange>
              </w:rPr>
              <w:t xml:space="preserve"> Сўнгги </w:t>
            </w:r>
            <w:r w:rsidRPr="009C4BAE">
              <w:rPr>
                <w:rFonts w:ascii="Roboto" w:hAnsi="Roboto"/>
                <w:b/>
                <w:bCs/>
                <w:color w:val="C00000"/>
                <w:sz w:val="20"/>
                <w:szCs w:val="20"/>
                <w:lang w:val="uz-Cyrl-UZ"/>
                <w:rPrChange w:id="6681"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68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683"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684" w:author="Nozimjon Ortiqov" w:date="2026-02-24T09:31:00Z" w16du:dateUtc="2026-02-24T04:31:00Z">
                  <w:rPr>
                    <w:rFonts w:ascii="Roboto" w:hAnsi="Roboto"/>
                    <w:sz w:val="20"/>
                    <w:szCs w:val="20"/>
                  </w:rPr>
                </w:rPrChange>
              </w:rPr>
              <w:t xml:space="preserve">да </w:t>
            </w:r>
            <w:r w:rsidRPr="009C4BAE">
              <w:rPr>
                <w:rFonts w:ascii="Roboto" w:hAnsi="Roboto"/>
                <w:b/>
                <w:bCs/>
                <w:sz w:val="20"/>
                <w:szCs w:val="20"/>
                <w:lang w:val="uz-Cyrl-UZ"/>
                <w:rPrChange w:id="6685" w:author="Nozimjon Ortiqov" w:date="2026-02-24T09:31:00Z" w16du:dateUtc="2026-02-24T04:31:00Z">
                  <w:rPr>
                    <w:rFonts w:ascii="Roboto" w:hAnsi="Roboto"/>
                    <w:b/>
                    <w:bCs/>
                    <w:sz w:val="20"/>
                    <w:szCs w:val="20"/>
                  </w:rPr>
                </w:rPrChange>
              </w:rPr>
              <w:t>иш ҳақи</w:t>
            </w:r>
            <w:r w:rsidRPr="009C4BAE">
              <w:rPr>
                <w:rFonts w:ascii="Roboto" w:hAnsi="Roboto"/>
                <w:sz w:val="20"/>
                <w:szCs w:val="20"/>
                <w:lang w:val="uz-Cyrl-UZ"/>
                <w:rPrChange w:id="6686" w:author="Nozimjon Ortiqov" w:date="2026-02-24T09:31:00Z" w16du:dateUtc="2026-02-24T04:31:00Z">
                  <w:rPr>
                    <w:rFonts w:ascii="Roboto" w:hAnsi="Roboto"/>
                    <w:sz w:val="20"/>
                    <w:szCs w:val="20"/>
                  </w:rPr>
                </w:rPrChange>
              </w:rPr>
              <w:t>ни олган, доимий кечиктиришларга эга мижозларга «</w:t>
            </w:r>
            <w:r w:rsidRPr="009C4BAE">
              <w:rPr>
                <w:rFonts w:ascii="Roboto" w:hAnsi="Roboto"/>
                <w:b/>
                <w:bCs/>
                <w:color w:val="0070C0"/>
                <w:sz w:val="20"/>
                <w:szCs w:val="20"/>
                <w:lang w:val="uz-Cyrl-UZ"/>
                <w:rPrChange w:id="6687"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6688" w:author="Nozimjon Ortiqov" w:date="2026-02-24T09:31:00Z" w16du:dateUtc="2026-02-24T04:31:00Z">
                  <w:rPr>
                    <w:rFonts w:ascii="Roboto" w:hAnsi="Roboto"/>
                    <w:sz w:val="20"/>
                    <w:szCs w:val="20"/>
                  </w:rPr>
                </w:rPrChange>
              </w:rPr>
              <w:t>» қўнғироқлари.</w:t>
            </w:r>
          </w:p>
          <w:p w14:paraId="13B159DD" w14:textId="77777777" w:rsidR="00484395" w:rsidRPr="009C4BAE" w:rsidRDefault="00484395" w:rsidP="001222C0">
            <w:pPr>
              <w:spacing w:after="80"/>
              <w:rPr>
                <w:rFonts w:ascii="Roboto" w:hAnsi="Roboto"/>
                <w:b/>
                <w:bCs/>
                <w:sz w:val="20"/>
                <w:szCs w:val="20"/>
                <w:lang w:val="uz-Cyrl-UZ"/>
                <w:rPrChange w:id="6689" w:author="Nozimjon Ortiqov" w:date="2026-02-24T09:31:00Z" w16du:dateUtc="2026-02-24T04:31:00Z">
                  <w:rPr>
                    <w:rFonts w:ascii="Roboto" w:hAnsi="Roboto"/>
                    <w:b/>
                    <w:bCs/>
                    <w:sz w:val="20"/>
                    <w:szCs w:val="20"/>
                  </w:rPr>
                </w:rPrChange>
              </w:rPr>
            </w:pPr>
          </w:p>
        </w:tc>
        <w:tc>
          <w:tcPr>
            <w:tcW w:w="3715" w:type="dxa"/>
            <w:gridSpan w:val="2"/>
            <w:tcPrChange w:id="6690" w:author="Nozimjon Ortiqov" w:date="2026-02-23T20:25:00Z" w16du:dateUtc="2026-02-23T15:25:00Z">
              <w:tcPr>
                <w:tcW w:w="3715" w:type="dxa"/>
                <w:gridSpan w:val="3"/>
              </w:tcPr>
            </w:tcPrChange>
          </w:tcPr>
          <w:p w14:paraId="15D126C4" w14:textId="77777777" w:rsidR="00484395" w:rsidRPr="009C4BAE" w:rsidRDefault="00484395" w:rsidP="001222C0">
            <w:pPr>
              <w:spacing w:after="80"/>
              <w:rPr>
                <w:rFonts w:ascii="Roboto" w:hAnsi="Roboto"/>
                <w:sz w:val="20"/>
                <w:szCs w:val="20"/>
                <w:lang w:val="uz-Cyrl-UZ"/>
                <w:rPrChange w:id="6691"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692"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693" w:author="Nozimjon Ortiqov" w:date="2026-02-24T09:31:00Z" w16du:dateUtc="2026-02-24T04:31:00Z">
                  <w:rPr>
                    <w:rFonts w:ascii="Roboto" w:hAnsi="Roboto"/>
                    <w:sz w:val="20"/>
                    <w:szCs w:val="20"/>
                  </w:rPr>
                </w:rPrChange>
              </w:rPr>
              <w:t xml:space="preserve"> Тўлов санасидан </w:t>
            </w:r>
            <w:r w:rsidRPr="009C4BAE">
              <w:rPr>
                <w:rFonts w:ascii="Roboto" w:hAnsi="Roboto"/>
                <w:b/>
                <w:bCs/>
                <w:color w:val="C00000"/>
                <w:sz w:val="20"/>
                <w:szCs w:val="20"/>
                <w:lang w:val="uz-Cyrl-UZ"/>
                <w:rPrChange w:id="6694" w:author="Nozimjon Ortiqov" w:date="2026-02-24T09:31:00Z" w16du:dateUtc="2026-02-24T04:31:00Z">
                  <w:rPr>
                    <w:rFonts w:ascii="Roboto" w:hAnsi="Roboto"/>
                    <w:b/>
                    <w:bCs/>
                    <w:color w:val="C00000"/>
                    <w:sz w:val="20"/>
                    <w:szCs w:val="20"/>
                  </w:rPr>
                </w:rPrChange>
              </w:rPr>
              <w:t>5</w:t>
            </w:r>
            <w:r w:rsidRPr="009C4BAE">
              <w:rPr>
                <w:rFonts w:ascii="Roboto" w:hAnsi="Roboto"/>
                <w:color w:val="C00000"/>
                <w:sz w:val="20"/>
                <w:szCs w:val="20"/>
                <w:lang w:val="uz-Cyrl-UZ"/>
                <w:rPrChange w:id="6695"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696" w:author="Nozimjon Ortiqov" w:date="2026-02-24T09:31:00Z" w16du:dateUtc="2026-02-24T04:31:00Z">
                  <w:rPr>
                    <w:rFonts w:ascii="Roboto" w:hAnsi="Roboto"/>
                    <w:b/>
                    <w:bCs/>
                    <w:color w:val="0070C0"/>
                    <w:sz w:val="20"/>
                    <w:szCs w:val="20"/>
                  </w:rPr>
                </w:rPrChange>
              </w:rPr>
              <w:t>кун</w:t>
            </w:r>
            <w:r w:rsidRPr="009C4BAE">
              <w:rPr>
                <w:rFonts w:ascii="Roboto" w:hAnsi="Roboto"/>
                <w:color w:val="0070C0"/>
                <w:sz w:val="20"/>
                <w:szCs w:val="20"/>
                <w:lang w:val="uz-Cyrl-UZ"/>
                <w:rPrChange w:id="6697"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698" w:author="Nozimjon Ortiqov" w:date="2026-02-24T09:31:00Z" w16du:dateUtc="2026-02-24T04:31:00Z">
                  <w:rPr>
                    <w:rFonts w:ascii="Roboto" w:hAnsi="Roboto"/>
                    <w:sz w:val="20"/>
                    <w:szCs w:val="20"/>
                  </w:rPr>
                </w:rPrChange>
              </w:rPr>
              <w:t xml:space="preserve">олдин </w:t>
            </w:r>
            <w:r w:rsidRPr="009C4BAE">
              <w:rPr>
                <w:rFonts w:ascii="Roboto" w:hAnsi="Roboto"/>
                <w:b/>
                <w:bCs/>
                <w:color w:val="000000" w:themeColor="text1"/>
                <w:sz w:val="20"/>
                <w:szCs w:val="20"/>
                <w:lang w:val="uz-Cyrl-UZ"/>
                <w:rPrChange w:id="6699" w:author="Nozimjon Ortiqov" w:date="2026-02-24T09:31:00Z" w16du:dateUtc="2026-02-24T04:31:00Z">
                  <w:rPr>
                    <w:rFonts w:ascii="Roboto" w:hAnsi="Roboto"/>
                    <w:b/>
                    <w:bCs/>
                    <w:color w:val="000000" w:themeColor="text1"/>
                    <w:sz w:val="20"/>
                    <w:szCs w:val="20"/>
                  </w:rPr>
                </w:rPrChange>
              </w:rPr>
              <w:t>SMS</w:t>
            </w:r>
            <w:r w:rsidRPr="009C4BAE">
              <w:rPr>
                <w:rFonts w:ascii="Roboto" w:hAnsi="Roboto"/>
                <w:color w:val="000000" w:themeColor="text1"/>
                <w:sz w:val="20"/>
                <w:szCs w:val="20"/>
                <w:lang w:val="uz-Cyrl-UZ"/>
                <w:rPrChange w:id="6700"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sz w:val="20"/>
                <w:szCs w:val="20"/>
                <w:lang w:val="uz-Cyrl-UZ"/>
                <w:rPrChange w:id="6701" w:author="Nozimjon Ortiqov" w:date="2026-02-24T09:31:00Z" w16du:dateUtc="2026-02-24T04:31:00Z">
                  <w:rPr>
                    <w:rFonts w:ascii="Roboto" w:hAnsi="Roboto"/>
                    <w:sz w:val="20"/>
                    <w:szCs w:val="20"/>
                  </w:rPr>
                </w:rPrChange>
              </w:rPr>
              <w:t xml:space="preserve">ва </w:t>
            </w:r>
            <w:r w:rsidRPr="009C4BAE">
              <w:rPr>
                <w:rFonts w:ascii="Roboto" w:hAnsi="Roboto"/>
                <w:b/>
                <w:bCs/>
                <w:color w:val="000000" w:themeColor="text1"/>
                <w:sz w:val="20"/>
                <w:szCs w:val="20"/>
                <w:lang w:val="uz-Cyrl-UZ"/>
                <w:rPrChange w:id="6702" w:author="Nozimjon Ortiqov" w:date="2026-02-24T09:31:00Z" w16du:dateUtc="2026-02-24T04:31:00Z">
                  <w:rPr>
                    <w:rFonts w:ascii="Roboto" w:hAnsi="Roboto"/>
                    <w:b/>
                    <w:bCs/>
                    <w:color w:val="000000" w:themeColor="text1"/>
                    <w:sz w:val="20"/>
                    <w:szCs w:val="20"/>
                  </w:rPr>
                </w:rPrChange>
              </w:rPr>
              <w:t>push</w:t>
            </w:r>
            <w:r w:rsidRPr="009C4BAE">
              <w:rPr>
                <w:rFonts w:ascii="Roboto" w:hAnsi="Roboto"/>
                <w:sz w:val="20"/>
                <w:szCs w:val="20"/>
                <w:lang w:val="uz-Cyrl-UZ"/>
                <w:rPrChange w:id="6703" w:author="Nozimjon Ortiqov" w:date="2026-02-24T09:31:00Z" w16du:dateUtc="2026-02-24T04:31:00Z">
                  <w:rPr>
                    <w:rFonts w:ascii="Roboto" w:hAnsi="Roboto"/>
                    <w:sz w:val="20"/>
                    <w:szCs w:val="20"/>
                  </w:rPr>
                </w:rPrChange>
              </w:rPr>
              <w:t>-хабарнома юборилади.</w:t>
            </w:r>
          </w:p>
          <w:p w14:paraId="13C8D88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b/>
                <w:bCs/>
                <w:sz w:val="20"/>
                <w:szCs w:val="20"/>
                <w:lang w:val="uz-Cyrl-UZ"/>
                <w:rPrChange w:id="6704"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705"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706" w:author="Nozimjon Ortiqov" w:date="2026-02-24T09:31:00Z" w16du:dateUtc="2026-02-24T04:31:00Z">
                  <w:rPr>
                    <w:rFonts w:ascii="Roboto" w:hAnsi="Roboto"/>
                    <w:b/>
                    <w:bCs/>
                    <w:sz w:val="20"/>
                    <w:szCs w:val="20"/>
                  </w:rPr>
                </w:rPrChange>
              </w:rPr>
              <w:t>2026</w:t>
            </w:r>
            <w:r w:rsidRPr="009C4BAE">
              <w:rPr>
                <w:rFonts w:ascii="Roboto" w:hAnsi="Roboto"/>
                <w:sz w:val="20"/>
                <w:szCs w:val="20"/>
                <w:lang w:val="uz-Cyrl-UZ"/>
                <w:rPrChange w:id="6707" w:author="Nozimjon Ortiqov" w:date="2026-02-24T09:31:00Z" w16du:dateUtc="2026-02-24T04:31:00Z">
                  <w:rPr>
                    <w:rFonts w:ascii="Roboto" w:hAnsi="Roboto"/>
                    <w:sz w:val="20"/>
                    <w:szCs w:val="20"/>
                  </w:rPr>
                </w:rPrChange>
              </w:rPr>
              <w:t xml:space="preserve"> йилдан мижозлар билан мулоқот қилиш учун </w:t>
            </w:r>
            <w:r w:rsidRPr="009C4BAE">
              <w:rPr>
                <w:rFonts w:ascii="Roboto" w:hAnsi="Roboto"/>
                <w:b/>
                <w:bCs/>
                <w:color w:val="0070C0"/>
                <w:sz w:val="20"/>
                <w:szCs w:val="20"/>
                <w:lang w:val="uz-Cyrl-UZ"/>
                <w:rPrChange w:id="6708" w:author="Nozimjon Ortiqov" w:date="2026-02-24T09:31:00Z" w16du:dateUtc="2026-02-24T04:31:00Z">
                  <w:rPr>
                    <w:rFonts w:ascii="Roboto" w:hAnsi="Roboto"/>
                    <w:b/>
                    <w:bCs/>
                    <w:color w:val="0070C0"/>
                    <w:sz w:val="20"/>
                    <w:szCs w:val="20"/>
                  </w:rPr>
                </w:rPrChange>
              </w:rPr>
              <w:t>AI</w:t>
            </w:r>
            <w:r w:rsidRPr="009C4BAE">
              <w:rPr>
                <w:rFonts w:ascii="Roboto" w:hAnsi="Roboto"/>
                <w:color w:val="0070C0"/>
                <w:sz w:val="20"/>
                <w:szCs w:val="20"/>
                <w:lang w:val="uz-Cyrl-UZ"/>
                <w:rPrChange w:id="6709"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710" w:author="Nozimjon Ortiqov" w:date="2026-02-24T09:31:00Z" w16du:dateUtc="2026-02-24T04:31:00Z">
                  <w:rPr>
                    <w:rFonts w:ascii="Roboto" w:hAnsi="Roboto"/>
                    <w:b/>
                    <w:bCs/>
                    <w:sz w:val="20"/>
                    <w:szCs w:val="20"/>
                  </w:rPr>
                </w:rPrChange>
              </w:rPr>
              <w:t>технологиялари</w:t>
            </w:r>
            <w:r w:rsidRPr="009C4BAE">
              <w:rPr>
                <w:rFonts w:ascii="Roboto" w:hAnsi="Roboto"/>
                <w:sz w:val="20"/>
                <w:szCs w:val="20"/>
                <w:lang w:val="uz-Cyrl-UZ"/>
                <w:rPrChange w:id="6711" w:author="Nozimjon Ortiqov" w:date="2026-02-24T09:31:00Z" w16du:dateUtc="2026-02-24T04:31:00Z">
                  <w:rPr>
                    <w:rFonts w:ascii="Roboto" w:hAnsi="Roboto"/>
                    <w:sz w:val="20"/>
                    <w:szCs w:val="20"/>
                  </w:rPr>
                </w:rPrChange>
              </w:rPr>
              <w:t>ни жорий этиш режалаштирилган.</w:t>
            </w:r>
          </w:p>
          <w:p w14:paraId="1B26F2FB"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xml:space="preserve">» қўнғироқлари фақат </w:t>
            </w:r>
            <w:r w:rsidRPr="009C4BAE">
              <w:rPr>
                <w:rFonts w:ascii="Roboto" w:hAnsi="Roboto"/>
                <w:b/>
                <w:bCs/>
                <w:sz w:val="20"/>
                <w:szCs w:val="20"/>
                <w:lang w:val="uz-Cyrl-UZ"/>
              </w:rPr>
              <w:t>доимий</w:t>
            </w:r>
            <w:r w:rsidRPr="009C4BAE">
              <w:rPr>
                <w:rFonts w:ascii="Roboto" w:hAnsi="Roboto"/>
                <w:sz w:val="20"/>
                <w:szCs w:val="20"/>
                <w:lang w:val="uz-Cyrl-UZ"/>
              </w:rPr>
              <w:t xml:space="preserve"> </w:t>
            </w:r>
            <w:r w:rsidRPr="009C4BAE">
              <w:rPr>
                <w:rFonts w:ascii="Roboto" w:hAnsi="Roboto"/>
                <w:b/>
                <w:bCs/>
                <w:sz w:val="20"/>
                <w:szCs w:val="20"/>
                <w:lang w:val="uz-Cyrl-UZ"/>
              </w:rPr>
              <w:t>кечиктиришларга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 xml:space="preserve"> </w:t>
            </w:r>
            <w:r w:rsidRPr="009C4BAE">
              <w:rPr>
                <w:rFonts w:ascii="Roboto" w:hAnsi="Roboto"/>
                <w:b/>
                <w:bCs/>
                <w:sz w:val="20"/>
                <w:szCs w:val="20"/>
                <w:lang w:val="uz-Cyrl-UZ"/>
              </w:rPr>
              <w:t>мижозлар</w:t>
            </w:r>
            <w:r w:rsidRPr="009C4BAE">
              <w:rPr>
                <w:rFonts w:ascii="Roboto" w:hAnsi="Roboto"/>
                <w:sz w:val="20"/>
                <w:szCs w:val="20"/>
                <w:lang w:val="uz-Cyrl-UZ"/>
              </w:rPr>
              <w:t xml:space="preserve"> учун.</w:t>
            </w:r>
          </w:p>
        </w:tc>
        <w:tc>
          <w:tcPr>
            <w:tcW w:w="3715" w:type="dxa"/>
            <w:gridSpan w:val="2"/>
            <w:tcPrChange w:id="6712" w:author="Nozimjon Ortiqov" w:date="2026-02-23T20:25:00Z" w16du:dateUtc="2026-02-23T15:25:00Z">
              <w:tcPr>
                <w:tcW w:w="3715" w:type="dxa"/>
                <w:gridSpan w:val="3"/>
              </w:tcPr>
            </w:tcPrChange>
          </w:tcPr>
          <w:p w14:paraId="4044556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Янги ва риск гуруҳидаги мижозлар учун кредит тўлов санаси яқинлашганда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юборилади.</w:t>
            </w:r>
          </w:p>
          <w:p w14:paraId="188D68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доимий кечиктиришларга эга мижозлар учун.</w:t>
            </w:r>
          </w:p>
        </w:tc>
        <w:tc>
          <w:tcPr>
            <w:tcW w:w="3436" w:type="dxa"/>
            <w:gridSpan w:val="2"/>
            <w:tcPrChange w:id="6713" w:author="Nozimjon Ortiqov" w:date="2026-02-23T20:25:00Z" w16du:dateUtc="2026-02-23T15:25:00Z">
              <w:tcPr>
                <w:tcW w:w="3715" w:type="dxa"/>
                <w:gridSpan w:val="3"/>
              </w:tcPr>
            </w:tcPrChange>
          </w:tcPr>
          <w:p w14:paraId="03FE0B8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color w:val="000000" w:themeColor="text1"/>
                <w:sz w:val="20"/>
                <w:szCs w:val="20"/>
                <w:lang w:val="uz-Cyrl-UZ"/>
              </w:rPr>
              <w:t>Early Warning тизими (тўлов кечикиши рискларини эрта аниқлаш).</w:t>
            </w:r>
          </w:p>
          <w:p w14:paraId="440D414A"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 xml:space="preserve">Welcome call </w:t>
            </w:r>
            <w:r w:rsidRPr="009C4BAE">
              <w:rPr>
                <w:rFonts w:ascii="Roboto" w:hAnsi="Roboto"/>
                <w:sz w:val="20"/>
                <w:szCs w:val="20"/>
                <w:lang w:val="uz-Cyrl-UZ"/>
              </w:rPr>
              <w:t xml:space="preserve">тизими — кредит олинганидан сўнг дарҳол қўнғироқ қилиш - </w:t>
            </w:r>
            <w:r w:rsidRPr="009C4BAE">
              <w:rPr>
                <w:rFonts w:ascii="Roboto" w:hAnsi="Roboto"/>
                <w:b/>
                <w:bCs/>
                <w:sz w:val="20"/>
                <w:szCs w:val="20"/>
                <w:lang w:val="uz-Cyrl-UZ"/>
              </w:rPr>
              <w:t>фирибгарликка</w:t>
            </w:r>
            <w:r w:rsidRPr="009C4BAE">
              <w:rPr>
                <w:rFonts w:ascii="Roboto" w:hAnsi="Roboto"/>
                <w:sz w:val="20"/>
                <w:szCs w:val="20"/>
                <w:lang w:val="uz-Cyrl-UZ"/>
              </w:rPr>
              <w:t xml:space="preserve"> қарши кураш.</w:t>
            </w:r>
          </w:p>
          <w:p w14:paraId="4B8E8867"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xml:space="preserve"> Тўлов кунидан </w:t>
            </w:r>
            <w:r w:rsidRPr="009C4BAE">
              <w:rPr>
                <w:rFonts w:ascii="Roboto" w:hAnsi="Roboto"/>
                <w:b/>
                <w:bCs/>
                <w:color w:val="C00000"/>
                <w:sz w:val="20"/>
                <w:szCs w:val="20"/>
                <w:lang w:val="uz-Cyrl-UZ"/>
              </w:rPr>
              <w:t>5</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w:t>
            </w:r>
            <w:r w:rsidRPr="009C4BAE">
              <w:rPr>
                <w:rFonts w:ascii="Roboto" w:hAnsi="Roboto"/>
                <w:b/>
                <w:bCs/>
                <w:sz w:val="20"/>
                <w:szCs w:val="20"/>
                <w:lang w:val="uz-Cyrl-UZ"/>
              </w:rPr>
              <w:t>push</w:t>
            </w:r>
            <w:r w:rsidRPr="009C4BAE">
              <w:rPr>
                <w:rFonts w:ascii="Roboto" w:hAnsi="Roboto"/>
                <w:sz w:val="20"/>
                <w:szCs w:val="20"/>
                <w:lang w:val="uz-Cyrl-UZ"/>
              </w:rPr>
              <w:t>-хабарнома ва «</w:t>
            </w:r>
            <w:r w:rsidRPr="009C4BAE">
              <w:rPr>
                <w:rFonts w:ascii="Roboto" w:hAnsi="Roboto"/>
                <w:b/>
                <w:bCs/>
                <w:sz w:val="20"/>
                <w:szCs w:val="20"/>
                <w:lang w:val="uz-Cyrl-UZ"/>
              </w:rPr>
              <w:t>робот</w:t>
            </w:r>
            <w:r w:rsidRPr="009C4BAE">
              <w:rPr>
                <w:rFonts w:ascii="Roboto" w:hAnsi="Roboto"/>
                <w:sz w:val="20"/>
                <w:szCs w:val="20"/>
                <w:lang w:val="uz-Cyrl-UZ"/>
              </w:rPr>
              <w:t>» қўнғироқлари (“автодозвон” тизими).</w:t>
            </w:r>
          </w:p>
        </w:tc>
      </w:tr>
    </w:tbl>
    <w:p w14:paraId="2BE309E4" w14:textId="13822A9A" w:rsidR="00484395" w:rsidRPr="009C4BAE" w:rsidDel="00E45AAF" w:rsidRDefault="00484395">
      <w:pPr>
        <w:pStyle w:val="aff5"/>
        <w:rPr>
          <w:del w:id="6714" w:author="Nozimjon Ortiqov" w:date="2026-02-23T20:23:00Z" w16du:dateUtc="2026-02-23T15:23:00Z"/>
          <w:rFonts w:ascii="Roboto" w:hAnsi="Roboto"/>
          <w:b/>
          <w:bCs/>
          <w:color w:val="0070C0"/>
          <w:sz w:val="26"/>
          <w:szCs w:val="26"/>
          <w:lang w:val="uz-Cyrl-UZ"/>
        </w:rPr>
        <w:pPrChange w:id="6715" w:author="Nozimjon Ortiqov" w:date="2026-02-23T18:41:00Z" w16du:dateUtc="2026-02-23T13:41:00Z">
          <w:pPr>
            <w:pStyle w:val="aff5"/>
            <w:jc w:val="center"/>
          </w:pPr>
        </w:pPrChange>
      </w:pPr>
    </w:p>
    <w:p w14:paraId="3FFF49D1" w14:textId="77777777" w:rsidR="00484395" w:rsidRPr="009C4BAE" w:rsidDel="00E45AAF" w:rsidRDefault="00484395" w:rsidP="00484395">
      <w:pPr>
        <w:rPr>
          <w:del w:id="6716" w:author="Nozimjon Ortiqov" w:date="2026-02-23T20:22:00Z" w16du:dateUtc="2026-02-23T15:22:00Z"/>
          <w:rFonts w:ascii="Roboto" w:hAnsi="Roboto"/>
          <w:b/>
          <w:bCs/>
          <w:i/>
          <w:iCs/>
          <w:color w:val="0070C0"/>
          <w:sz w:val="26"/>
          <w:szCs w:val="26"/>
          <w:lang w:val="uz-Cyrl-UZ"/>
        </w:rPr>
      </w:pPr>
      <w:r w:rsidRPr="009C4BAE">
        <w:rPr>
          <w:rFonts w:ascii="Roboto" w:hAnsi="Roboto"/>
          <w:b/>
          <w:bCs/>
          <w:color w:val="0070C0"/>
          <w:sz w:val="26"/>
          <w:szCs w:val="26"/>
          <w:lang w:val="uz-Cyrl-UZ"/>
        </w:rPr>
        <w:br w:type="page"/>
      </w:r>
    </w:p>
    <w:p w14:paraId="3FBFB689" w14:textId="6448F631" w:rsidR="00484395" w:rsidRPr="009C4BAE" w:rsidRDefault="00484395">
      <w:pPr>
        <w:rPr>
          <w:rFonts w:ascii="Roboto" w:hAnsi="Roboto"/>
          <w:lang w:val="uz-Cyrl-UZ"/>
          <w:rPrChange w:id="6717" w:author="Nozimjon Ortiqov" w:date="2026-02-24T09:31:00Z" w16du:dateUtc="2026-02-24T04:31:00Z">
            <w:rPr>
              <w:rFonts w:ascii="Roboto" w:hAnsi="Roboto" w:cstheme="minorHAnsi"/>
              <w:b/>
              <w:bCs/>
              <w:color w:val="002060"/>
              <w:lang w:val="uz-Cyrl-UZ"/>
            </w:rPr>
          </w:rPrChange>
        </w:rPr>
        <w:pPrChange w:id="6718" w:author="Nozimjon Ortiqov" w:date="2026-02-23T20:22:00Z" w16du:dateUtc="2026-02-23T15:22:00Z">
          <w:pPr>
            <w:pStyle w:val="1"/>
            <w:spacing w:after="240" w:line="288" w:lineRule="auto"/>
            <w:ind w:firstLine="567"/>
            <w:jc w:val="center"/>
          </w:pPr>
        </w:pPrChange>
      </w:pPr>
      <w:del w:id="6719" w:author="Nozimjon Ortiqov" w:date="2026-02-23T20:22:00Z" w16du:dateUtc="2026-02-23T15:22:00Z">
        <w:r w:rsidRPr="009C4BAE" w:rsidDel="00E45AAF">
          <w:rPr>
            <w:rFonts w:ascii="Roboto" w:hAnsi="Roboto"/>
            <w:lang w:val="uz-Cyrl-UZ"/>
            <w:rPrChange w:id="6720" w:author="Nozimjon Ortiqov" w:date="2026-02-24T09:31:00Z" w16du:dateUtc="2026-02-24T04:31:00Z">
              <w:rPr>
                <w:rFonts w:ascii="Roboto" w:hAnsi="Roboto" w:cstheme="minorHAnsi"/>
                <w:b/>
                <w:bCs/>
                <w:color w:val="002060"/>
                <w:lang w:val="uz-Cyrl-UZ"/>
              </w:rPr>
            </w:rPrChange>
          </w:rPr>
          <w:delText xml:space="preserve">7-илова. </w:delText>
        </w:r>
        <w:r w:rsidR="00B76C54" w:rsidRPr="009C4BAE" w:rsidDel="00E45AAF">
          <w:rPr>
            <w:rFonts w:ascii="Roboto" w:hAnsi="Roboto"/>
            <w:lang w:val="uz-Cyrl-UZ"/>
            <w:rPrChange w:id="6721" w:author="Nozimjon Ortiqov" w:date="2026-02-24T09:31:00Z" w16du:dateUtc="2026-02-24T04:31:00Z">
              <w:rPr>
                <w:rFonts w:ascii="Roboto" w:hAnsi="Roboto" w:cstheme="minorHAnsi"/>
                <w:b/>
                <w:bCs/>
                <w:color w:val="002060"/>
                <w:lang w:val="uz-Cyrl-UZ"/>
              </w:rPr>
            </w:rPrChange>
          </w:rPr>
          <w:delText>Мижоз</w:delText>
        </w:r>
        <w:r w:rsidRPr="009C4BAE" w:rsidDel="00E45AAF">
          <w:rPr>
            <w:rFonts w:ascii="Roboto" w:hAnsi="Roboto"/>
            <w:lang w:val="uz-Cyrl-UZ"/>
            <w:rPrChange w:id="6722" w:author="Nozimjon Ortiqov" w:date="2026-02-24T09:31:00Z" w16du:dateUtc="2026-02-24T04:31:00Z">
              <w:rPr>
                <w:rFonts w:ascii="Roboto" w:hAnsi="Roboto" w:cstheme="minorHAnsi"/>
                <w:b/>
                <w:bCs/>
                <w:color w:val="002060"/>
                <w:lang w:val="uz-Cyrl-UZ"/>
              </w:rPr>
            </w:rPrChange>
          </w:rPr>
          <w:delText>ларнинг тўлов қобилиятини баҳолаш тизимлари ва банкларда қарздорликни ундириш босқичлари (давоми)</w:delText>
        </w:r>
      </w:del>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6723" w:author="Nozimjon Ortiqov" w:date="2026-02-23T20:23:00Z" w16du:dateUtc="2026-02-23T15:23: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3714"/>
        <w:gridCol w:w="3715"/>
        <w:gridCol w:w="3715"/>
        <w:gridCol w:w="3436"/>
        <w:tblGridChange w:id="6724">
          <w:tblGrid>
            <w:gridCol w:w="1727"/>
            <w:gridCol w:w="269"/>
            <w:gridCol w:w="1727"/>
            <w:gridCol w:w="1718"/>
            <w:gridCol w:w="1996"/>
            <w:gridCol w:w="1719"/>
            <w:gridCol w:w="1996"/>
            <w:gridCol w:w="1719"/>
            <w:gridCol w:w="1996"/>
            <w:gridCol w:w="1440"/>
            <w:gridCol w:w="2275"/>
          </w:tblGrid>
        </w:tblGridChange>
      </w:tblGrid>
      <w:tr w:rsidR="00484395" w:rsidRPr="009C4BAE" w14:paraId="303C5748" w14:textId="77777777" w:rsidTr="00E45AAF">
        <w:trPr>
          <w:trHeight w:val="599"/>
          <w:trPrChange w:id="6725" w:author="Nozimjon Ortiqov" w:date="2026-02-23T20:23:00Z" w16du:dateUtc="2026-02-23T15:23:00Z">
            <w:trPr>
              <w:gridBefore w:val="2"/>
              <w:trHeight w:val="599"/>
            </w:trPr>
          </w:trPrChange>
        </w:trPr>
        <w:tc>
          <w:tcPr>
            <w:tcW w:w="1727" w:type="dxa"/>
            <w:shd w:val="clear" w:color="auto" w:fill="9CC2E5" w:themeFill="accent5" w:themeFillTint="99"/>
            <w:vAlign w:val="center"/>
            <w:tcPrChange w:id="6726" w:author="Nozimjon Ortiqov" w:date="2026-02-23T20:23:00Z" w16du:dateUtc="2026-02-23T15:23:00Z">
              <w:tcPr>
                <w:tcW w:w="1727" w:type="dxa"/>
                <w:shd w:val="clear" w:color="auto" w:fill="9CC2E5" w:themeFill="accent5" w:themeFillTint="99"/>
                <w:vAlign w:val="center"/>
              </w:tcPr>
            </w:tcPrChange>
          </w:tcPr>
          <w:p w14:paraId="38CA76E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lastRenderedPageBreak/>
              <w:t>Банк</w:t>
            </w:r>
          </w:p>
        </w:tc>
        <w:tc>
          <w:tcPr>
            <w:tcW w:w="3714" w:type="dxa"/>
            <w:shd w:val="clear" w:color="auto" w:fill="9CC2E5" w:themeFill="accent5" w:themeFillTint="99"/>
            <w:vAlign w:val="center"/>
            <w:tcPrChange w:id="6727" w:author="Nozimjon Ortiqov" w:date="2026-02-23T20:23:00Z" w16du:dateUtc="2026-02-23T15:23:00Z">
              <w:tcPr>
                <w:tcW w:w="3714" w:type="dxa"/>
                <w:gridSpan w:val="2"/>
                <w:shd w:val="clear" w:color="auto" w:fill="9CC2E5" w:themeFill="accent5" w:themeFillTint="99"/>
                <w:vAlign w:val="center"/>
              </w:tcPr>
            </w:tcPrChange>
          </w:tcPr>
          <w:p w14:paraId="4A40E458" w14:textId="5AB7671F" w:rsidR="00484395" w:rsidRPr="009C4BAE" w:rsidRDefault="00484395" w:rsidP="001222C0">
            <w:pPr>
              <w:spacing w:after="80"/>
              <w:jc w:val="center"/>
              <w:rPr>
                <w:rFonts w:ascii="Roboto" w:hAnsi="Roboto"/>
                <w:b/>
                <w:bCs/>
                <w:sz w:val="20"/>
                <w:szCs w:val="20"/>
                <w:lang w:val="uz-Cyrl-UZ"/>
              </w:rPr>
            </w:pPr>
            <w:del w:id="6728" w:author="Nozimjon Ortiqov" w:date="2026-02-23T17:48:00Z" w16du:dateUtc="2026-02-23T12:48:00Z">
              <w:r w:rsidRPr="009C4BAE" w:rsidDel="002D235A">
                <w:rPr>
                  <w:rFonts w:ascii="Roboto" w:hAnsi="Roboto"/>
                  <w:b/>
                  <w:bCs/>
                  <w:sz w:val="20"/>
                  <w:szCs w:val="20"/>
                  <w:lang w:val="uz-Cyrl-UZ"/>
                </w:rPr>
                <w:delText>SQB</w:delText>
              </w:r>
            </w:del>
            <w:ins w:id="6729" w:author="Nozimjon Ortiqov" w:date="2026-02-23T20:24:00Z" w16du:dateUtc="2026-02-23T15:24:00Z">
              <w:r w:rsidR="00E45AAF" w:rsidRPr="009C4BAE">
                <w:rPr>
                  <w:rFonts w:ascii="Roboto" w:hAnsi="Roboto"/>
                  <w:b/>
                  <w:bCs/>
                  <w:sz w:val="20"/>
                  <w:szCs w:val="20"/>
                  <w:lang w:val="uz-Cyrl-UZ"/>
                </w:rPr>
                <w:t>Ўзсаноатқурилишбанк</w:t>
              </w:r>
            </w:ins>
          </w:p>
        </w:tc>
        <w:tc>
          <w:tcPr>
            <w:tcW w:w="3715" w:type="dxa"/>
            <w:shd w:val="clear" w:color="auto" w:fill="9CC2E5" w:themeFill="accent5" w:themeFillTint="99"/>
            <w:vAlign w:val="center"/>
            <w:tcPrChange w:id="6730" w:author="Nozimjon Ortiqov" w:date="2026-02-23T20:23:00Z" w16du:dateUtc="2026-02-23T15:23:00Z">
              <w:tcPr>
                <w:tcW w:w="3715" w:type="dxa"/>
                <w:gridSpan w:val="2"/>
                <w:shd w:val="clear" w:color="auto" w:fill="9CC2E5" w:themeFill="accent5" w:themeFillTint="99"/>
                <w:vAlign w:val="center"/>
              </w:tcPr>
            </w:tcPrChange>
          </w:tcPr>
          <w:p w14:paraId="3684EF0B" w14:textId="7166B8FD" w:rsidR="00484395" w:rsidRPr="009C4BAE" w:rsidRDefault="00484395" w:rsidP="001222C0">
            <w:pPr>
              <w:spacing w:after="80"/>
              <w:jc w:val="center"/>
              <w:rPr>
                <w:rFonts w:ascii="Roboto" w:hAnsi="Roboto"/>
                <w:b/>
                <w:bCs/>
                <w:sz w:val="20"/>
                <w:szCs w:val="20"/>
                <w:lang w:val="uz-Cyrl-UZ"/>
              </w:rPr>
            </w:pPr>
            <w:del w:id="6731" w:author="Nozimjon Ortiqov" w:date="2026-02-23T17:48:00Z" w16du:dateUtc="2026-02-23T12:48:00Z">
              <w:r w:rsidRPr="009C4BAE" w:rsidDel="002D235A">
                <w:rPr>
                  <w:rFonts w:ascii="Roboto" w:hAnsi="Roboto"/>
                  <w:b/>
                  <w:bCs/>
                  <w:sz w:val="20"/>
                  <w:szCs w:val="20"/>
                  <w:lang w:val="uz-Cyrl-UZ"/>
                </w:rPr>
                <w:delText>Xalq Bank</w:delText>
              </w:r>
            </w:del>
            <w:ins w:id="6732" w:author="Nozimjon Ortiqov" w:date="2026-02-23T17:48:00Z" w16du:dateUtc="2026-02-23T12:48:00Z">
              <w:r w:rsidR="002D235A" w:rsidRPr="009C4BAE">
                <w:rPr>
                  <w:rFonts w:ascii="Roboto" w:hAnsi="Roboto"/>
                  <w:b/>
                  <w:bCs/>
                  <w:sz w:val="20"/>
                  <w:szCs w:val="20"/>
                  <w:lang w:val="uz-Cyrl-UZ"/>
                </w:rPr>
                <w:t>Халқ банк</w:t>
              </w:r>
            </w:ins>
          </w:p>
        </w:tc>
        <w:tc>
          <w:tcPr>
            <w:tcW w:w="3715" w:type="dxa"/>
            <w:shd w:val="clear" w:color="auto" w:fill="9CC2E5" w:themeFill="accent5" w:themeFillTint="99"/>
            <w:vAlign w:val="center"/>
            <w:tcPrChange w:id="6733" w:author="Nozimjon Ortiqov" w:date="2026-02-23T20:23:00Z" w16du:dateUtc="2026-02-23T15:23:00Z">
              <w:tcPr>
                <w:tcW w:w="3715" w:type="dxa"/>
                <w:gridSpan w:val="2"/>
                <w:shd w:val="clear" w:color="auto" w:fill="9CC2E5" w:themeFill="accent5" w:themeFillTint="99"/>
                <w:vAlign w:val="center"/>
              </w:tcPr>
            </w:tcPrChange>
          </w:tcPr>
          <w:p w14:paraId="24D34221" w14:textId="2CAFFEA2" w:rsidR="00484395" w:rsidRPr="009C4BAE" w:rsidRDefault="00484395" w:rsidP="001222C0">
            <w:pPr>
              <w:spacing w:after="80"/>
              <w:jc w:val="center"/>
              <w:rPr>
                <w:rFonts w:ascii="Roboto" w:hAnsi="Roboto"/>
                <w:b/>
                <w:bCs/>
                <w:sz w:val="20"/>
                <w:szCs w:val="20"/>
                <w:lang w:val="uz-Cyrl-UZ"/>
              </w:rPr>
            </w:pPr>
            <w:del w:id="6734" w:author="Nozimjon Ortiqov" w:date="2026-02-23T17:48:00Z" w16du:dateUtc="2026-02-23T12:48:00Z">
              <w:r w:rsidRPr="009C4BAE" w:rsidDel="002D235A">
                <w:rPr>
                  <w:rFonts w:ascii="Roboto" w:hAnsi="Roboto"/>
                  <w:b/>
                  <w:bCs/>
                  <w:sz w:val="20"/>
                  <w:szCs w:val="20"/>
                  <w:lang w:val="uz-Cyrl-UZ"/>
                </w:rPr>
                <w:delText xml:space="preserve">Hamkorbank </w:delText>
              </w:r>
            </w:del>
            <w:ins w:id="6735" w:author="Nozimjon Ortiqov" w:date="2026-02-23T17:48:00Z" w16du:dateUtc="2026-02-23T12:48:00Z">
              <w:r w:rsidR="002D235A" w:rsidRPr="009C4BAE">
                <w:rPr>
                  <w:rFonts w:ascii="Roboto" w:hAnsi="Roboto"/>
                  <w:b/>
                  <w:bCs/>
                  <w:sz w:val="20"/>
                  <w:szCs w:val="20"/>
                  <w:lang w:val="uz-Cyrl-UZ"/>
                </w:rPr>
                <w:t>Хамкорбанк</w:t>
              </w:r>
            </w:ins>
          </w:p>
        </w:tc>
        <w:tc>
          <w:tcPr>
            <w:tcW w:w="3436" w:type="dxa"/>
            <w:shd w:val="clear" w:color="auto" w:fill="9CC2E5" w:themeFill="accent5" w:themeFillTint="99"/>
            <w:vAlign w:val="center"/>
            <w:tcPrChange w:id="6736" w:author="Nozimjon Ortiqov" w:date="2026-02-23T20:23:00Z" w16du:dateUtc="2026-02-23T15:23:00Z">
              <w:tcPr>
                <w:tcW w:w="3715" w:type="dxa"/>
                <w:gridSpan w:val="2"/>
                <w:shd w:val="clear" w:color="auto" w:fill="9CC2E5" w:themeFill="accent5" w:themeFillTint="99"/>
                <w:vAlign w:val="center"/>
              </w:tcPr>
            </w:tcPrChange>
          </w:tcPr>
          <w:p w14:paraId="579CAA41" w14:textId="346A79D8" w:rsidR="00484395" w:rsidRPr="009C4BAE" w:rsidRDefault="00484395" w:rsidP="001222C0">
            <w:pPr>
              <w:spacing w:after="80"/>
              <w:jc w:val="center"/>
              <w:rPr>
                <w:rFonts w:ascii="Roboto" w:hAnsi="Roboto"/>
                <w:b/>
                <w:bCs/>
                <w:sz w:val="20"/>
                <w:szCs w:val="20"/>
                <w:lang w:val="uz-Cyrl-UZ"/>
              </w:rPr>
            </w:pPr>
            <w:del w:id="6737" w:author="Nozimjon Ortiqov" w:date="2026-02-23T17:48:00Z" w16du:dateUtc="2026-02-23T12:48:00Z">
              <w:r w:rsidRPr="009C4BAE" w:rsidDel="002D235A">
                <w:rPr>
                  <w:rFonts w:ascii="Roboto" w:hAnsi="Roboto"/>
                  <w:b/>
                  <w:bCs/>
                  <w:sz w:val="20"/>
                  <w:szCs w:val="20"/>
                  <w:lang w:val="uz-Cyrl-UZ"/>
                </w:rPr>
                <w:delText>TBC</w:delText>
              </w:r>
            </w:del>
            <w:ins w:id="6738" w:author="Nozimjon Ortiqov" w:date="2026-02-23T17:48:00Z" w16du:dateUtc="2026-02-23T12:48:00Z">
              <w:r w:rsidR="002D235A" w:rsidRPr="009C4BAE">
                <w:rPr>
                  <w:rFonts w:ascii="Roboto" w:hAnsi="Roboto"/>
                  <w:b/>
                  <w:bCs/>
                  <w:sz w:val="20"/>
                  <w:szCs w:val="20"/>
                  <w:lang w:val="uz-Cyrl-UZ"/>
                </w:rPr>
                <w:t>ТБС банк</w:t>
              </w:r>
            </w:ins>
          </w:p>
        </w:tc>
      </w:tr>
      <w:tr w:rsidR="00484395" w:rsidRPr="009C4BAE" w14:paraId="2AC8B66A" w14:textId="77777777" w:rsidTr="00E45AAF">
        <w:trPr>
          <w:trHeight w:val="1122"/>
          <w:trPrChange w:id="6739" w:author="Nozimjon Ortiqov" w:date="2026-02-23T20:23:00Z" w16du:dateUtc="2026-02-23T15:23:00Z">
            <w:trPr>
              <w:gridBefore w:val="2"/>
              <w:trHeight w:val="1122"/>
            </w:trPr>
          </w:trPrChange>
        </w:trPr>
        <w:tc>
          <w:tcPr>
            <w:tcW w:w="1727" w:type="dxa"/>
            <w:shd w:val="clear" w:color="auto" w:fill="DEEAF6" w:themeFill="accent5" w:themeFillTint="33"/>
            <w:tcPrChange w:id="6740" w:author="Nozimjon Ortiqov" w:date="2026-02-23T20:23:00Z" w16du:dateUtc="2026-02-23T15:23:00Z">
              <w:tcPr>
                <w:tcW w:w="1727" w:type="dxa"/>
                <w:shd w:val="clear" w:color="auto" w:fill="DEEAF6" w:themeFill="accent5" w:themeFillTint="33"/>
              </w:tcPr>
            </w:tcPrChange>
          </w:tcPr>
          <w:p w14:paraId="15ED2C9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741" w:author="Nozimjon Ortiqov" w:date="2026-02-24T09:31:00Z" w16du:dateUtc="2026-02-24T04:31:00Z">
                  <w:rPr>
                    <w:rFonts w:ascii="Roboto" w:hAnsi="Roboto"/>
                    <w:b/>
                    <w:bCs/>
                    <w:sz w:val="20"/>
                    <w:szCs w:val="20"/>
                  </w:rPr>
                </w:rPrChange>
              </w:rPr>
              <w:t>Soft collection</w:t>
            </w:r>
          </w:p>
        </w:tc>
        <w:tc>
          <w:tcPr>
            <w:tcW w:w="3714" w:type="dxa"/>
            <w:tcPrChange w:id="6742" w:author="Nozimjon Ortiqov" w:date="2026-02-23T20:23:00Z" w16du:dateUtc="2026-02-23T15:23:00Z">
              <w:tcPr>
                <w:tcW w:w="3714" w:type="dxa"/>
                <w:gridSpan w:val="2"/>
              </w:tcPr>
            </w:tcPrChange>
          </w:tcPr>
          <w:p w14:paraId="46D36E1F" w14:textId="77777777" w:rsidR="00484395" w:rsidRPr="009C4BAE" w:rsidRDefault="00484395">
            <w:pPr>
              <w:spacing w:before="120"/>
              <w:jc w:val="both"/>
              <w:rPr>
                <w:rFonts w:ascii="Roboto" w:hAnsi="Roboto"/>
                <w:sz w:val="20"/>
                <w:szCs w:val="20"/>
                <w:lang w:val="uz-Cyrl-UZ"/>
              </w:rPr>
              <w:pPrChange w:id="6743"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b/>
                <w:bCs/>
                <w:sz w:val="20"/>
                <w:szCs w:val="20"/>
                <w:lang w:val="uz-Cyrl-UZ"/>
              </w:rPr>
              <w:t>.</w:t>
            </w:r>
            <w:r w:rsidRPr="009C4BAE">
              <w:rPr>
                <w:rFonts w:ascii="Roboto" w:hAnsi="Roboto"/>
                <w:sz w:val="20"/>
                <w:szCs w:val="20"/>
                <w:lang w:val="uz-Cyrl-UZ"/>
              </w:rPr>
              <w:t xml:space="preserve"> 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30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83484FD" w14:textId="77777777" w:rsidR="00484395" w:rsidRPr="009C4BAE" w:rsidRDefault="00484395">
            <w:pPr>
              <w:spacing w:before="120"/>
              <w:jc w:val="both"/>
              <w:rPr>
                <w:rFonts w:ascii="Roboto" w:hAnsi="Roboto"/>
                <w:sz w:val="20"/>
                <w:szCs w:val="20"/>
                <w:lang w:val="uz-Cyrl-UZ"/>
              </w:rPr>
              <w:pPrChange w:id="6744"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
              <w:t>Оператор қўнғироқ</w:t>
            </w:r>
            <w:r w:rsidRPr="009C4BAE">
              <w:rPr>
                <w:rFonts w:ascii="Roboto" w:hAnsi="Roboto"/>
                <w:sz w:val="20"/>
                <w:szCs w:val="20"/>
                <w:lang w:val="uz-Cyrl-UZ"/>
              </w:rPr>
              <w:t xml:space="preserve">лари қарздорликнинг </w:t>
            </w:r>
            <w:r w:rsidRPr="009C4BAE">
              <w:rPr>
                <w:rFonts w:ascii="Roboto" w:hAnsi="Roboto"/>
                <w:b/>
                <w:bCs/>
                <w:color w:val="C00000"/>
                <w:sz w:val="20"/>
                <w:szCs w:val="20"/>
                <w:lang w:val="uz-Cyrl-UZ"/>
              </w:rPr>
              <w:t>31</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бошланади. </w:t>
            </w:r>
          </w:p>
          <w:p w14:paraId="51DE9CB3" w14:textId="77777777" w:rsidR="00484395" w:rsidRPr="009C4BAE" w:rsidRDefault="00484395">
            <w:pPr>
              <w:spacing w:before="120"/>
              <w:jc w:val="both"/>
              <w:rPr>
                <w:rFonts w:ascii="Roboto" w:hAnsi="Roboto"/>
                <w:sz w:val="20"/>
                <w:szCs w:val="20"/>
                <w:lang w:val="uz-Cyrl-UZ"/>
              </w:rPr>
              <w:pPrChange w:id="6745"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6746"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6747" w:author="Nozimjon Ortiqov" w:date="2026-02-24T09:31:00Z" w16du:dateUtc="2026-02-24T04:31:00Z">
                  <w:rPr>
                    <w:rFonts w:ascii="Roboto" w:hAnsi="Roboto"/>
                    <w:b/>
                    <w:bCs/>
                    <w:color w:val="C00000"/>
                    <w:sz w:val="20"/>
                    <w:szCs w:val="20"/>
                  </w:rPr>
                </w:rPrChange>
              </w:rPr>
              <w:t>31</w:t>
            </w:r>
            <w:r w:rsidRPr="009C4BAE">
              <w:rPr>
                <w:rFonts w:ascii="Roboto" w:hAnsi="Roboto"/>
                <w:sz w:val="20"/>
                <w:szCs w:val="20"/>
                <w:lang w:val="uz-Cyrl-UZ"/>
                <w:rPrChange w:id="6748"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74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750" w:author="Nozimjon Ortiqov" w:date="2026-02-24T09:31:00Z" w16du:dateUtc="2026-02-24T04:31:00Z">
                  <w:rPr>
                    <w:rFonts w:ascii="Roboto" w:hAnsi="Roboto"/>
                    <w:sz w:val="20"/>
                    <w:szCs w:val="20"/>
                  </w:rPr>
                </w:rPrChange>
              </w:rPr>
              <w:t xml:space="preserve">и ва </w:t>
            </w:r>
            <w:r w:rsidRPr="009C4BAE">
              <w:rPr>
                <w:rFonts w:ascii="Roboto" w:hAnsi="Roboto"/>
                <w:b/>
                <w:bCs/>
                <w:color w:val="C00000"/>
                <w:sz w:val="20"/>
                <w:szCs w:val="20"/>
                <w:lang w:val="uz-Cyrl-UZ"/>
                <w:rPrChange w:id="6751" w:author="Nozimjon Ortiqov" w:date="2026-02-24T09:31:00Z" w16du:dateUtc="2026-02-24T04:31:00Z">
                  <w:rPr>
                    <w:rFonts w:ascii="Roboto" w:hAnsi="Roboto"/>
                    <w:b/>
                    <w:bCs/>
                    <w:color w:val="C00000"/>
                    <w:sz w:val="20"/>
                    <w:szCs w:val="20"/>
                  </w:rPr>
                </w:rPrChange>
              </w:rPr>
              <w:t>60</w:t>
            </w:r>
            <w:r w:rsidRPr="009C4BAE">
              <w:rPr>
                <w:rFonts w:ascii="Roboto" w:hAnsi="Roboto"/>
                <w:sz w:val="20"/>
                <w:szCs w:val="20"/>
                <w:lang w:val="uz-Cyrl-UZ"/>
                <w:rPrChange w:id="6752"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753"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754" w:author="Nozimjon Ortiqov" w:date="2026-02-24T09:31:00Z" w16du:dateUtc="2026-02-24T04:31:00Z">
                  <w:rPr>
                    <w:rFonts w:ascii="Roboto" w:hAnsi="Roboto"/>
                    <w:sz w:val="20"/>
                    <w:szCs w:val="20"/>
                  </w:rPr>
                </w:rPrChange>
              </w:rPr>
              <w:t>ида қарздор манзилига хат юборилади.</w:t>
            </w:r>
          </w:p>
          <w:p w14:paraId="642E611B" w14:textId="77777777" w:rsidR="00484395" w:rsidRPr="009C4BAE" w:rsidRDefault="00484395">
            <w:pPr>
              <w:spacing w:before="120"/>
              <w:jc w:val="both"/>
              <w:rPr>
                <w:rFonts w:ascii="Roboto" w:hAnsi="Roboto"/>
                <w:b/>
                <w:bCs/>
                <w:sz w:val="20"/>
                <w:szCs w:val="20"/>
                <w:lang w:val="uz-Cyrl-UZ"/>
                <w:rPrChange w:id="6755" w:author="Nozimjon Ortiqov" w:date="2026-02-24T09:31:00Z" w16du:dateUtc="2026-02-24T04:31:00Z">
                  <w:rPr>
                    <w:rFonts w:ascii="Roboto" w:hAnsi="Roboto"/>
                    <w:b/>
                    <w:bCs/>
                    <w:sz w:val="20"/>
                    <w:szCs w:val="20"/>
                  </w:rPr>
                </w:rPrChange>
              </w:rPr>
              <w:pPrChange w:id="6756" w:author="Nozimjon Ortiqov" w:date="2026-02-24T09:39:00Z" w16du:dateUtc="2026-02-24T04:39:00Z">
                <w:pPr>
                  <w:spacing w:after="80"/>
                </w:pPr>
              </w:pPrChange>
            </w:pPr>
            <w:r w:rsidRPr="009C4BAE">
              <w:rPr>
                <w:rFonts w:ascii="Roboto" w:hAnsi="Roboto"/>
                <w:b/>
                <w:bCs/>
                <w:color w:val="C00000"/>
                <w:sz w:val="20"/>
                <w:szCs w:val="20"/>
                <w:lang w:val="uz-Cyrl-UZ"/>
              </w:rPr>
              <w:t>4</w:t>
            </w:r>
            <w:r w:rsidRPr="009C4BAE">
              <w:rPr>
                <w:rFonts w:ascii="Roboto" w:hAnsi="Roboto"/>
                <w:sz w:val="20"/>
                <w:szCs w:val="20"/>
                <w:lang w:val="uz-Cyrl-UZ"/>
              </w:rPr>
              <w:t>. </w:t>
            </w:r>
            <w:r w:rsidRPr="009C4BAE">
              <w:rPr>
                <w:rFonts w:ascii="Roboto" w:hAnsi="Roboto"/>
                <w:b/>
                <w:bCs/>
                <w:sz w:val="20"/>
                <w:szCs w:val="20"/>
                <w:lang w:val="uz-Cyrl-UZ"/>
                <w:rPrChange w:id="6757"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758" w:author="Nozimjon Ortiqov" w:date="2026-02-24T09:31:00Z" w16du:dateUtc="2026-02-24T04:31:00Z">
                  <w:rPr>
                    <w:rFonts w:ascii="Roboto" w:hAnsi="Roboto"/>
                    <w:sz w:val="20"/>
                    <w:szCs w:val="20"/>
                  </w:rPr>
                </w:rPrChange>
              </w:rPr>
              <w:t>сидан автоматик ечиб олиш.</w:t>
            </w:r>
          </w:p>
        </w:tc>
        <w:tc>
          <w:tcPr>
            <w:tcW w:w="3715" w:type="dxa"/>
            <w:tcPrChange w:id="6759" w:author="Nozimjon Ortiqov" w:date="2026-02-23T20:23:00Z" w16du:dateUtc="2026-02-23T15:23:00Z">
              <w:tcPr>
                <w:tcW w:w="3715" w:type="dxa"/>
                <w:gridSpan w:val="2"/>
              </w:tcPr>
            </w:tcPrChange>
          </w:tcPr>
          <w:p w14:paraId="62504018" w14:textId="77777777" w:rsidR="00484395" w:rsidRPr="009C4BAE" w:rsidRDefault="00484395">
            <w:pPr>
              <w:spacing w:before="120"/>
              <w:jc w:val="both"/>
              <w:rPr>
                <w:rFonts w:ascii="Roboto" w:hAnsi="Roboto"/>
                <w:sz w:val="20"/>
                <w:szCs w:val="20"/>
                <w:lang w:val="uz-Cyrl-UZ"/>
              </w:rPr>
              <w:pPrChange w:id="6760" w:author="Nozimjon Ortiqov" w:date="2026-02-24T09:39:00Z" w16du:dateUtc="2026-02-24T04:39:00Z">
                <w:pPr>
                  <w:spacing w:after="80"/>
                </w:pPr>
              </w:pPrChange>
            </w:pPr>
            <w:r w:rsidRPr="009C4BAE">
              <w:rPr>
                <w:rFonts w:ascii="Roboto" w:hAnsi="Roboto"/>
                <w:b/>
                <w:bCs/>
                <w:color w:val="C00000"/>
                <w:sz w:val="20"/>
                <w:szCs w:val="20"/>
                <w:lang w:val="uz-Cyrl-UZ"/>
                <w:rPrChange w:id="6761"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6762"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763" w:author="Nozimjon Ortiqov" w:date="2026-02-24T09:31:00Z" w16du:dateUtc="2026-02-24T04:31:00Z">
                  <w:rPr>
                    <w:rFonts w:ascii="Roboto" w:hAnsi="Roboto"/>
                    <w:sz w:val="20"/>
                    <w:szCs w:val="20"/>
                  </w:rPr>
                </w:rPrChange>
              </w:rPr>
              <w:t> </w:t>
            </w:r>
            <w:r w:rsidRPr="009C4BAE">
              <w:rPr>
                <w:rFonts w:ascii="Roboto" w:hAnsi="Roboto"/>
                <w:sz w:val="20"/>
                <w:szCs w:val="20"/>
                <w:lang w:val="uz-Cyrl-UZ"/>
              </w:rPr>
              <w:t xml:space="preserve">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7</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BB7B927" w14:textId="77777777" w:rsidR="00484395" w:rsidRPr="009C4BAE" w:rsidRDefault="00484395">
            <w:pPr>
              <w:spacing w:before="120"/>
              <w:jc w:val="both"/>
              <w:rPr>
                <w:rFonts w:ascii="Roboto" w:hAnsi="Roboto"/>
                <w:i/>
                <w:iCs/>
                <w:sz w:val="20"/>
                <w:szCs w:val="20"/>
                <w:lang w:val="uz-Cyrl-UZ"/>
              </w:rPr>
              <w:pPrChange w:id="6764"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765"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6766" w:author="Nozimjon Ortiqov" w:date="2026-02-24T09:31:00Z" w16du:dateUtc="2026-02-24T04:31:00Z">
                  <w:rPr>
                    <w:rFonts w:ascii="Roboto" w:hAnsi="Roboto"/>
                    <w:sz w:val="20"/>
                    <w:szCs w:val="20"/>
                  </w:rPr>
                </w:rPrChange>
              </w:rPr>
              <w:t xml:space="preserve"> қўнғироқлари қарздорликнинг </w:t>
            </w:r>
            <w:r w:rsidRPr="009C4BAE">
              <w:rPr>
                <w:rFonts w:ascii="Roboto" w:hAnsi="Roboto"/>
                <w:b/>
                <w:bCs/>
                <w:color w:val="C00000"/>
                <w:sz w:val="20"/>
                <w:szCs w:val="20"/>
                <w:lang w:val="uz-Cyrl-UZ"/>
                <w:rPrChange w:id="6767" w:author="Nozimjon Ortiqov" w:date="2026-02-24T09:31:00Z" w16du:dateUtc="2026-02-24T04:31:00Z">
                  <w:rPr>
                    <w:rFonts w:ascii="Roboto" w:hAnsi="Roboto"/>
                    <w:b/>
                    <w:bCs/>
                    <w:color w:val="C00000"/>
                    <w:sz w:val="20"/>
                    <w:szCs w:val="20"/>
                  </w:rPr>
                </w:rPrChange>
              </w:rPr>
              <w:t>10</w:t>
            </w:r>
            <w:r w:rsidRPr="009C4BAE">
              <w:rPr>
                <w:rFonts w:ascii="Roboto" w:hAnsi="Roboto"/>
                <w:sz w:val="20"/>
                <w:szCs w:val="20"/>
                <w:lang w:val="uz-Cyrl-UZ"/>
                <w:rPrChange w:id="6768"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76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770" w:author="Nozimjon Ortiqov" w:date="2026-02-24T09:31:00Z" w16du:dateUtc="2026-02-24T04:31:00Z">
                  <w:rPr>
                    <w:rFonts w:ascii="Roboto" w:hAnsi="Roboto"/>
                    <w:sz w:val="20"/>
                    <w:szCs w:val="20"/>
                  </w:rPr>
                </w:rPrChange>
              </w:rPr>
              <w:t>идан бошланади.</w:t>
            </w:r>
          </w:p>
          <w:p w14:paraId="1246DE3E" w14:textId="77777777" w:rsidR="00484395" w:rsidRPr="009C4BAE" w:rsidRDefault="00484395">
            <w:pPr>
              <w:spacing w:before="120"/>
              <w:jc w:val="both"/>
              <w:rPr>
                <w:rFonts w:ascii="Roboto" w:hAnsi="Roboto"/>
                <w:i/>
                <w:iCs/>
                <w:sz w:val="20"/>
                <w:szCs w:val="20"/>
                <w:lang w:val="uz-Cyrl-UZ"/>
              </w:rPr>
              <w:pPrChange w:id="6771"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Change w:id="6772"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773" w:author="Nozimjon Ortiqov" w:date="2026-02-24T09:31:00Z" w16du:dateUtc="2026-02-24T04:31:00Z">
                  <w:rPr>
                    <w:rFonts w:ascii="Roboto" w:hAnsi="Roboto"/>
                    <w:sz w:val="20"/>
                    <w:szCs w:val="20"/>
                  </w:rPr>
                </w:rPrChange>
              </w:rPr>
              <w:t>сидан автоматик ечиб олиш.</w:t>
            </w:r>
          </w:p>
          <w:p w14:paraId="43C8B888" w14:textId="77777777" w:rsidR="00484395" w:rsidRPr="009C4BAE" w:rsidRDefault="00484395">
            <w:pPr>
              <w:spacing w:before="120"/>
              <w:jc w:val="both"/>
              <w:rPr>
                <w:rFonts w:ascii="Roboto" w:hAnsi="Roboto"/>
                <w:sz w:val="20"/>
                <w:szCs w:val="20"/>
                <w:lang w:val="uz-Cyrl-UZ"/>
                <w:rPrChange w:id="6774" w:author="Nozimjon Ortiqov" w:date="2026-02-24T09:31:00Z" w16du:dateUtc="2026-02-24T04:31:00Z">
                  <w:rPr>
                    <w:rFonts w:ascii="Roboto" w:hAnsi="Roboto"/>
                    <w:sz w:val="20"/>
                    <w:szCs w:val="20"/>
                  </w:rPr>
                </w:rPrChange>
              </w:rPr>
              <w:pPrChange w:id="6775" w:author="Nozimjon Ortiqov" w:date="2026-02-24T09:39:00Z" w16du:dateUtc="2026-02-24T04:39:00Z">
                <w:pPr>
                  <w:spacing w:after="80"/>
                </w:pPr>
              </w:pPrChange>
            </w:pPr>
            <w:r w:rsidRPr="009C4BAE">
              <w:rPr>
                <w:rFonts w:ascii="Roboto" w:hAnsi="Roboto"/>
                <w:b/>
                <w:bCs/>
                <w:color w:val="C00000"/>
                <w:sz w:val="20"/>
                <w:szCs w:val="20"/>
                <w:lang w:val="uz-Cyrl-UZ"/>
              </w:rPr>
              <w:t>4</w:t>
            </w:r>
            <w:r w:rsidRPr="009C4BAE">
              <w:rPr>
                <w:rFonts w:ascii="Roboto" w:hAnsi="Roboto"/>
                <w:sz w:val="20"/>
                <w:szCs w:val="20"/>
                <w:lang w:val="uz-Cyrl-UZ"/>
              </w:rPr>
              <w:t>. </w:t>
            </w:r>
            <w:r w:rsidRPr="009C4BAE">
              <w:rPr>
                <w:rFonts w:ascii="Roboto" w:hAnsi="Roboto"/>
                <w:sz w:val="20"/>
                <w:szCs w:val="20"/>
                <w:lang w:val="uz-Cyrl-UZ"/>
                <w:rPrChange w:id="6776" w:author="Nozimjon Ortiqov" w:date="2026-02-24T09:31:00Z" w16du:dateUtc="2026-02-24T04:31:00Z">
                  <w:rPr>
                    <w:rFonts w:ascii="Roboto" w:hAnsi="Roboto"/>
                    <w:sz w:val="20"/>
                    <w:szCs w:val="20"/>
                  </w:rPr>
                </w:rPrChange>
              </w:rPr>
              <w:t xml:space="preserve">Алоқа марказида </w:t>
            </w:r>
            <w:r w:rsidRPr="009C4BAE">
              <w:rPr>
                <w:rFonts w:ascii="Roboto" w:hAnsi="Roboto"/>
                <w:b/>
                <w:bCs/>
                <w:color w:val="C00000"/>
                <w:sz w:val="20"/>
                <w:szCs w:val="20"/>
                <w:lang w:val="uz-Cyrl-UZ"/>
                <w:rPrChange w:id="6777" w:author="Nozimjon Ortiqov" w:date="2026-02-24T09:31:00Z" w16du:dateUtc="2026-02-24T04:31:00Z">
                  <w:rPr>
                    <w:rFonts w:ascii="Roboto" w:hAnsi="Roboto"/>
                    <w:b/>
                    <w:bCs/>
                    <w:color w:val="C00000"/>
                    <w:sz w:val="20"/>
                    <w:szCs w:val="20"/>
                  </w:rPr>
                </w:rPrChange>
              </w:rPr>
              <w:t>104</w:t>
            </w:r>
            <w:r w:rsidRPr="009C4BAE">
              <w:rPr>
                <w:rFonts w:ascii="Roboto" w:hAnsi="Roboto"/>
                <w:color w:val="C00000"/>
                <w:sz w:val="20"/>
                <w:szCs w:val="20"/>
                <w:lang w:val="uz-Cyrl-UZ"/>
                <w:rPrChange w:id="677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779"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780"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781" w:author="Nozimjon Ortiqov" w:date="2026-02-24T09:31:00Z" w16du:dateUtc="2026-02-24T04:31:00Z">
                  <w:rPr>
                    <w:rFonts w:ascii="Roboto" w:hAnsi="Roboto"/>
                    <w:sz w:val="20"/>
                    <w:szCs w:val="20"/>
                  </w:rPr>
                </w:rPrChange>
              </w:rPr>
              <w:t>оператор иш билан таъминланган.</w:t>
            </w:r>
          </w:p>
        </w:tc>
        <w:tc>
          <w:tcPr>
            <w:tcW w:w="3715" w:type="dxa"/>
            <w:tcPrChange w:id="6782" w:author="Nozimjon Ortiqov" w:date="2026-02-23T20:23:00Z" w16du:dateUtc="2026-02-23T15:23:00Z">
              <w:tcPr>
                <w:tcW w:w="3715" w:type="dxa"/>
                <w:gridSpan w:val="2"/>
              </w:tcPr>
            </w:tcPrChange>
          </w:tcPr>
          <w:p w14:paraId="065C023E" w14:textId="77777777" w:rsidR="00484395" w:rsidRPr="009C4BAE" w:rsidRDefault="00484395">
            <w:pPr>
              <w:spacing w:before="120"/>
              <w:jc w:val="both"/>
              <w:rPr>
                <w:rFonts w:ascii="Roboto" w:hAnsi="Roboto"/>
                <w:sz w:val="20"/>
                <w:szCs w:val="20"/>
                <w:lang w:val="uz-Cyrl-UZ"/>
              </w:rPr>
              <w:pPrChange w:id="6783" w:author="Nozimjon Ortiqov" w:date="2026-02-24T09:39:00Z" w16du:dateUtc="2026-02-24T04:39:00Z">
                <w:pPr>
                  <w:spacing w:after="80"/>
                </w:pPr>
              </w:pPrChange>
            </w:pPr>
            <w:r w:rsidRPr="009C4BAE">
              <w:rPr>
                <w:rFonts w:ascii="Roboto" w:hAnsi="Roboto"/>
                <w:b/>
                <w:bCs/>
                <w:color w:val="C00000"/>
                <w:sz w:val="20"/>
                <w:szCs w:val="20"/>
                <w:lang w:val="uz-Cyrl-UZ"/>
                <w:rPrChange w:id="6784"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6785"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786" w:author="Nozimjon Ortiqov" w:date="2026-02-24T09:31:00Z" w16du:dateUtc="2026-02-24T04:31:00Z">
                  <w:rPr>
                    <w:rFonts w:ascii="Roboto" w:hAnsi="Roboto"/>
                    <w:sz w:val="20"/>
                    <w:szCs w:val="20"/>
                  </w:rPr>
                </w:rPrChange>
              </w:rPr>
              <w:t xml:space="preserve"> Қарздорликнинг дастлабки </w:t>
            </w:r>
            <w:r w:rsidRPr="009C4BAE">
              <w:rPr>
                <w:rFonts w:ascii="Roboto" w:hAnsi="Roboto"/>
                <w:b/>
                <w:bCs/>
                <w:color w:val="C00000"/>
                <w:sz w:val="20"/>
                <w:szCs w:val="20"/>
                <w:lang w:val="uz-Cyrl-UZ"/>
                <w:rPrChange w:id="6787"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788"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6789"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790"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791" w:author="Nozimjon Ortiqov" w:date="2026-02-24T09:31:00Z" w16du:dateUtc="2026-02-24T04:31:00Z">
                  <w:rPr>
                    <w:rFonts w:ascii="Roboto" w:hAnsi="Roboto"/>
                    <w:b/>
                    <w:bCs/>
                    <w:color w:val="0070C0"/>
                    <w:sz w:val="20"/>
                    <w:szCs w:val="20"/>
                  </w:rPr>
                </w:rPrChange>
              </w:rPr>
              <w:t>ойи</w:t>
            </w:r>
            <w:r w:rsidRPr="009C4BAE">
              <w:rPr>
                <w:rFonts w:ascii="Roboto" w:hAnsi="Roboto"/>
                <w:sz w:val="20"/>
                <w:szCs w:val="20"/>
                <w:lang w:val="uz-Cyrl-UZ"/>
                <w:rPrChange w:id="6792" w:author="Nozimjon Ortiqov" w:date="2026-02-24T09:31:00Z" w16du:dateUtc="2026-02-24T04:31:00Z">
                  <w:rPr>
                    <w:rFonts w:ascii="Roboto" w:hAnsi="Roboto"/>
                    <w:sz w:val="20"/>
                    <w:szCs w:val="20"/>
                  </w:rPr>
                </w:rPrChange>
              </w:rPr>
              <w:t xml:space="preserve">да </w:t>
            </w:r>
            <w:r w:rsidRPr="009C4BAE">
              <w:rPr>
                <w:rFonts w:ascii="Roboto" w:hAnsi="Roboto"/>
                <w:b/>
                <w:bCs/>
                <w:sz w:val="20"/>
                <w:szCs w:val="20"/>
                <w:lang w:val="uz-Cyrl-UZ"/>
                <w:rPrChange w:id="6793" w:author="Nozimjon Ortiqov" w:date="2026-02-24T09:31:00Z" w16du:dateUtc="2026-02-24T04:31:00Z">
                  <w:rPr>
                    <w:rFonts w:ascii="Roboto" w:hAnsi="Roboto"/>
                    <w:b/>
                    <w:bCs/>
                    <w:sz w:val="20"/>
                    <w:szCs w:val="20"/>
                  </w:rPr>
                </w:rPrChange>
              </w:rPr>
              <w:t>SMS</w:t>
            </w:r>
            <w:r w:rsidRPr="009C4BAE">
              <w:rPr>
                <w:rFonts w:ascii="Roboto" w:hAnsi="Roboto"/>
                <w:sz w:val="20"/>
                <w:szCs w:val="20"/>
                <w:lang w:val="uz-Cyrl-UZ"/>
                <w:rPrChange w:id="6794" w:author="Nozimjon Ortiqov" w:date="2026-02-24T09:31:00Z" w16du:dateUtc="2026-02-24T04:31:00Z">
                  <w:rPr>
                    <w:rFonts w:ascii="Roboto" w:hAnsi="Roboto"/>
                    <w:sz w:val="20"/>
                    <w:szCs w:val="20"/>
                  </w:rPr>
                </w:rPrChange>
              </w:rPr>
              <w:t xml:space="preserve"> ва </w:t>
            </w:r>
            <w:r w:rsidRPr="009C4BAE">
              <w:rPr>
                <w:rFonts w:ascii="Roboto" w:hAnsi="Roboto"/>
                <w:b/>
                <w:bCs/>
                <w:sz w:val="20"/>
                <w:szCs w:val="20"/>
                <w:lang w:val="uz-Cyrl-UZ"/>
                <w:rPrChange w:id="6795" w:author="Nozimjon Ortiqov" w:date="2026-02-24T09:31:00Z" w16du:dateUtc="2026-02-24T04:31:00Z">
                  <w:rPr>
                    <w:rFonts w:ascii="Roboto" w:hAnsi="Roboto"/>
                    <w:b/>
                    <w:bCs/>
                    <w:sz w:val="20"/>
                    <w:szCs w:val="20"/>
                  </w:rPr>
                </w:rPrChange>
              </w:rPr>
              <w:t>push</w:t>
            </w:r>
            <w:r w:rsidRPr="009C4BAE">
              <w:rPr>
                <w:rFonts w:ascii="Roboto" w:hAnsi="Roboto"/>
                <w:sz w:val="20"/>
                <w:szCs w:val="20"/>
                <w:lang w:val="uz-Cyrl-UZ"/>
                <w:rPrChange w:id="6796" w:author="Nozimjon Ortiqov" w:date="2026-02-24T09:31:00Z" w16du:dateUtc="2026-02-24T04:31:00Z">
                  <w:rPr>
                    <w:rFonts w:ascii="Roboto" w:hAnsi="Roboto"/>
                    <w:sz w:val="20"/>
                    <w:szCs w:val="20"/>
                  </w:rPr>
                </w:rPrChange>
              </w:rPr>
              <w:t>-хабарномалар, шунингдек «</w:t>
            </w:r>
            <w:r w:rsidRPr="009C4BAE">
              <w:rPr>
                <w:rFonts w:ascii="Roboto" w:hAnsi="Roboto"/>
                <w:b/>
                <w:bCs/>
                <w:color w:val="0070C0"/>
                <w:sz w:val="20"/>
                <w:szCs w:val="20"/>
                <w:lang w:val="uz-Cyrl-UZ"/>
                <w:rPrChange w:id="6797"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6798" w:author="Nozimjon Ortiqov" w:date="2026-02-24T09:31:00Z" w16du:dateUtc="2026-02-24T04:31:00Z">
                  <w:rPr>
                    <w:rFonts w:ascii="Roboto" w:hAnsi="Roboto"/>
                    <w:sz w:val="20"/>
                    <w:szCs w:val="20"/>
                  </w:rPr>
                </w:rPrChange>
              </w:rPr>
              <w:t>» орқали автоматик қўнғироқлар орқали хабардор қилиш.</w:t>
            </w:r>
          </w:p>
          <w:p w14:paraId="12CEA6EB" w14:textId="77777777" w:rsidR="00484395" w:rsidRPr="009C4BAE" w:rsidRDefault="00484395">
            <w:pPr>
              <w:spacing w:before="120"/>
              <w:jc w:val="both"/>
              <w:rPr>
                <w:rFonts w:ascii="Roboto" w:hAnsi="Roboto"/>
                <w:i/>
                <w:iCs/>
                <w:sz w:val="20"/>
                <w:szCs w:val="20"/>
                <w:lang w:val="uz-Cyrl-UZ"/>
              </w:rPr>
              <w:pPrChange w:id="6799"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800"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6801" w:author="Nozimjon Ortiqov" w:date="2026-02-24T09:31:00Z" w16du:dateUtc="2026-02-24T04:31:00Z">
                  <w:rPr>
                    <w:rFonts w:ascii="Roboto" w:hAnsi="Roboto"/>
                    <w:sz w:val="20"/>
                    <w:szCs w:val="20"/>
                  </w:rPr>
                </w:rPrChange>
              </w:rPr>
              <w:t xml:space="preserve"> қўнғироқлари қарздорликнинг </w:t>
            </w:r>
            <w:r w:rsidRPr="009C4BAE">
              <w:rPr>
                <w:rFonts w:ascii="Roboto" w:hAnsi="Roboto"/>
                <w:b/>
                <w:bCs/>
                <w:color w:val="C00000"/>
                <w:sz w:val="20"/>
                <w:szCs w:val="20"/>
                <w:lang w:val="uz-Cyrl-UZ"/>
                <w:rPrChange w:id="6802" w:author="Nozimjon Ortiqov" w:date="2026-02-24T09:31:00Z" w16du:dateUtc="2026-02-24T04:31:00Z">
                  <w:rPr>
                    <w:rFonts w:ascii="Roboto" w:hAnsi="Roboto"/>
                    <w:b/>
                    <w:bCs/>
                    <w:color w:val="C00000"/>
                    <w:sz w:val="20"/>
                    <w:szCs w:val="20"/>
                  </w:rPr>
                </w:rPrChange>
              </w:rPr>
              <w:t>10</w:t>
            </w:r>
            <w:r w:rsidRPr="009C4BAE">
              <w:rPr>
                <w:rFonts w:ascii="Roboto" w:hAnsi="Roboto"/>
                <w:sz w:val="20"/>
                <w:szCs w:val="20"/>
                <w:lang w:val="uz-Cyrl-UZ"/>
                <w:rPrChange w:id="6803"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804"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805" w:author="Nozimjon Ortiqov" w:date="2026-02-24T09:31:00Z" w16du:dateUtc="2026-02-24T04:31:00Z">
                  <w:rPr>
                    <w:rFonts w:ascii="Roboto" w:hAnsi="Roboto"/>
                    <w:sz w:val="20"/>
                    <w:szCs w:val="20"/>
                  </w:rPr>
                </w:rPrChange>
              </w:rPr>
              <w:t>идан бошланади.</w:t>
            </w:r>
          </w:p>
          <w:p w14:paraId="1CE64729" w14:textId="77777777" w:rsidR="00484395" w:rsidRPr="009C4BAE" w:rsidRDefault="00484395">
            <w:pPr>
              <w:spacing w:before="120"/>
              <w:jc w:val="both"/>
              <w:rPr>
                <w:rFonts w:ascii="Roboto" w:hAnsi="Roboto"/>
                <w:b/>
                <w:bCs/>
                <w:sz w:val="20"/>
                <w:szCs w:val="20"/>
                <w:lang w:val="uz-Cyrl-UZ"/>
                <w:rPrChange w:id="6806" w:author="Nozimjon Ortiqov" w:date="2026-02-24T09:31:00Z" w16du:dateUtc="2026-02-24T04:31:00Z">
                  <w:rPr>
                    <w:rFonts w:ascii="Roboto" w:hAnsi="Roboto"/>
                    <w:b/>
                    <w:bCs/>
                    <w:sz w:val="20"/>
                    <w:szCs w:val="20"/>
                  </w:rPr>
                </w:rPrChange>
              </w:rPr>
              <w:pPrChange w:id="6807"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Change w:id="6808"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809" w:author="Nozimjon Ortiqov" w:date="2026-02-24T09:31:00Z" w16du:dateUtc="2026-02-24T04:31:00Z">
                  <w:rPr>
                    <w:rFonts w:ascii="Roboto" w:hAnsi="Roboto"/>
                    <w:sz w:val="20"/>
                    <w:szCs w:val="20"/>
                  </w:rPr>
                </w:rPrChange>
              </w:rPr>
              <w:t>сидан автоматик ечиб олиш.</w:t>
            </w:r>
          </w:p>
        </w:tc>
        <w:tc>
          <w:tcPr>
            <w:tcW w:w="3436" w:type="dxa"/>
            <w:tcPrChange w:id="6810" w:author="Nozimjon Ortiqov" w:date="2026-02-23T20:23:00Z" w16du:dateUtc="2026-02-23T15:23:00Z">
              <w:tcPr>
                <w:tcW w:w="3715" w:type="dxa"/>
                <w:gridSpan w:val="2"/>
              </w:tcPr>
            </w:tcPrChange>
          </w:tcPr>
          <w:p w14:paraId="4944B5CD" w14:textId="77777777" w:rsidR="00484395" w:rsidRPr="009C4BAE" w:rsidRDefault="00484395">
            <w:pPr>
              <w:spacing w:before="120"/>
              <w:jc w:val="both"/>
              <w:rPr>
                <w:rFonts w:ascii="Roboto" w:hAnsi="Roboto"/>
                <w:sz w:val="20"/>
                <w:szCs w:val="20"/>
                <w:lang w:val="uz-Cyrl-UZ"/>
              </w:rPr>
              <w:pPrChange w:id="6811" w:author="Nozimjon Ortiqov" w:date="2026-02-24T09:39:00Z" w16du:dateUtc="2026-02-24T04:39:00Z">
                <w:pPr>
                  <w:spacing w:after="80"/>
                </w:pPr>
              </w:pPrChange>
            </w:pPr>
            <w:r w:rsidRPr="009C4BAE">
              <w:rPr>
                <w:rFonts w:ascii="Roboto" w:hAnsi="Roboto"/>
                <w:b/>
                <w:bCs/>
                <w:color w:val="C00000"/>
                <w:sz w:val="20"/>
                <w:szCs w:val="20"/>
                <w:lang w:val="uz-Cyrl-UZ"/>
                <w:rPrChange w:id="6812"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813" w:author="Nozimjon Ortiqov" w:date="2026-02-24T09:31:00Z" w16du:dateUtc="2026-02-24T04:31:00Z">
                  <w:rPr>
                    <w:rFonts w:ascii="Roboto" w:hAnsi="Roboto"/>
                    <w:sz w:val="20"/>
                    <w:szCs w:val="20"/>
                  </w:rPr>
                </w:rPrChange>
              </w:rPr>
              <w:t xml:space="preserve">. Мижозга тўловларни амалга ошириш зарурлиги ҳақида </w:t>
            </w:r>
            <w:r w:rsidRPr="009C4BAE">
              <w:rPr>
                <w:rFonts w:ascii="Roboto" w:hAnsi="Roboto"/>
                <w:b/>
                <w:bCs/>
                <w:sz w:val="20"/>
                <w:szCs w:val="20"/>
                <w:lang w:val="uz-Cyrl-UZ"/>
                <w:rPrChange w:id="6814" w:author="Nozimjon Ortiqov" w:date="2026-02-24T09:31:00Z" w16du:dateUtc="2026-02-24T04:31:00Z">
                  <w:rPr>
                    <w:rFonts w:ascii="Roboto" w:hAnsi="Roboto"/>
                    <w:b/>
                    <w:bCs/>
                    <w:sz w:val="20"/>
                    <w:szCs w:val="20"/>
                  </w:rPr>
                </w:rPrChange>
              </w:rPr>
              <w:t>ҳар</w:t>
            </w:r>
            <w:r w:rsidRPr="009C4BAE">
              <w:rPr>
                <w:rFonts w:ascii="Roboto" w:hAnsi="Roboto"/>
                <w:sz w:val="20"/>
                <w:szCs w:val="20"/>
                <w:lang w:val="uz-Cyrl-UZ"/>
                <w:rPrChange w:id="6815"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816" w:author="Nozimjon Ortiqov" w:date="2026-02-24T09:31:00Z" w16du:dateUtc="2026-02-24T04:31:00Z">
                  <w:rPr>
                    <w:rFonts w:ascii="Roboto" w:hAnsi="Roboto"/>
                    <w:b/>
                    <w:bCs/>
                    <w:sz w:val="20"/>
                    <w:szCs w:val="20"/>
                  </w:rPr>
                </w:rPrChange>
              </w:rPr>
              <w:t>куни</w:t>
            </w:r>
            <w:r w:rsidRPr="009C4BAE">
              <w:rPr>
                <w:rFonts w:ascii="Roboto" w:hAnsi="Roboto"/>
                <w:sz w:val="20"/>
                <w:szCs w:val="20"/>
                <w:lang w:val="uz-Cyrl-UZ"/>
                <w:rPrChange w:id="6817" w:author="Nozimjon Ortiqov" w:date="2026-02-24T09:31:00Z" w16du:dateUtc="2026-02-24T04:31:00Z">
                  <w:rPr>
                    <w:rFonts w:ascii="Roboto" w:hAnsi="Roboto"/>
                    <w:sz w:val="20"/>
                    <w:szCs w:val="20"/>
                  </w:rPr>
                </w:rPrChange>
              </w:rPr>
              <w:t xml:space="preserve"> эслатмалар юбориш </w:t>
            </w:r>
            <w:r w:rsidRPr="009C4BAE">
              <w:rPr>
                <w:rFonts w:ascii="Roboto" w:hAnsi="Roboto"/>
                <w:i/>
                <w:iCs/>
                <w:sz w:val="20"/>
                <w:szCs w:val="20"/>
                <w:lang w:val="uz-Cyrl-UZ"/>
                <w:rPrChange w:id="6818" w:author="Nozimjon Ortiqov" w:date="2026-02-24T09:31:00Z" w16du:dateUtc="2026-02-24T04:31:00Z">
                  <w:rPr>
                    <w:rFonts w:ascii="Roboto" w:hAnsi="Roboto"/>
                    <w:i/>
                    <w:iCs/>
                    <w:sz w:val="20"/>
                    <w:szCs w:val="20"/>
                  </w:rPr>
                </w:rPrChange>
              </w:rPr>
              <w:t>(</w:t>
            </w:r>
            <w:r w:rsidRPr="009C4BAE">
              <w:rPr>
                <w:rFonts w:ascii="Roboto" w:hAnsi="Roboto"/>
                <w:b/>
                <w:bCs/>
                <w:i/>
                <w:iCs/>
                <w:sz w:val="20"/>
                <w:szCs w:val="20"/>
                <w:lang w:val="uz-Cyrl-UZ"/>
                <w:rPrChange w:id="6819" w:author="Nozimjon Ortiqov" w:date="2026-02-24T09:31:00Z" w16du:dateUtc="2026-02-24T04:31:00Z">
                  <w:rPr>
                    <w:rFonts w:ascii="Roboto" w:hAnsi="Roboto"/>
                    <w:b/>
                    <w:bCs/>
                    <w:i/>
                    <w:iCs/>
                    <w:sz w:val="20"/>
                    <w:szCs w:val="20"/>
                  </w:rPr>
                </w:rPrChange>
              </w:rPr>
              <w:t>SMS</w:t>
            </w:r>
            <w:r w:rsidRPr="009C4BAE">
              <w:rPr>
                <w:rFonts w:ascii="Roboto" w:hAnsi="Roboto"/>
                <w:i/>
                <w:iCs/>
                <w:sz w:val="20"/>
                <w:szCs w:val="20"/>
                <w:lang w:val="uz-Cyrl-UZ"/>
                <w:rPrChange w:id="6820" w:author="Nozimjon Ortiqov" w:date="2026-02-24T09:31:00Z" w16du:dateUtc="2026-02-24T04:31:00Z">
                  <w:rPr>
                    <w:rFonts w:ascii="Roboto" w:hAnsi="Roboto"/>
                    <w:i/>
                    <w:iCs/>
                    <w:sz w:val="20"/>
                    <w:szCs w:val="20"/>
                  </w:rPr>
                </w:rPrChange>
              </w:rPr>
              <w:t xml:space="preserve">, </w:t>
            </w:r>
            <w:r w:rsidRPr="009C4BAE">
              <w:rPr>
                <w:rFonts w:ascii="Roboto" w:hAnsi="Roboto"/>
                <w:b/>
                <w:bCs/>
                <w:i/>
                <w:iCs/>
                <w:sz w:val="20"/>
                <w:szCs w:val="20"/>
                <w:lang w:val="uz-Cyrl-UZ"/>
                <w:rPrChange w:id="6821" w:author="Nozimjon Ortiqov" w:date="2026-02-24T09:31:00Z" w16du:dateUtc="2026-02-24T04:31:00Z">
                  <w:rPr>
                    <w:rFonts w:ascii="Roboto" w:hAnsi="Roboto"/>
                    <w:b/>
                    <w:bCs/>
                    <w:i/>
                    <w:iCs/>
                    <w:sz w:val="20"/>
                    <w:szCs w:val="20"/>
                  </w:rPr>
                </w:rPrChange>
              </w:rPr>
              <w:t>push</w:t>
            </w:r>
            <w:r w:rsidRPr="009C4BAE">
              <w:rPr>
                <w:rFonts w:ascii="Roboto" w:hAnsi="Roboto"/>
                <w:i/>
                <w:iCs/>
                <w:sz w:val="20"/>
                <w:szCs w:val="20"/>
                <w:lang w:val="uz-Cyrl-UZ"/>
                <w:rPrChange w:id="6822" w:author="Nozimjon Ortiqov" w:date="2026-02-24T09:31:00Z" w16du:dateUtc="2026-02-24T04:31:00Z">
                  <w:rPr>
                    <w:rFonts w:ascii="Roboto" w:hAnsi="Roboto"/>
                    <w:i/>
                    <w:iCs/>
                    <w:sz w:val="20"/>
                    <w:szCs w:val="20"/>
                  </w:rPr>
                </w:rPrChange>
              </w:rPr>
              <w:t>-хабарномалар, «</w:t>
            </w:r>
            <w:r w:rsidRPr="009C4BAE">
              <w:rPr>
                <w:rFonts w:ascii="Roboto" w:hAnsi="Roboto"/>
                <w:b/>
                <w:bCs/>
                <w:i/>
                <w:iCs/>
                <w:sz w:val="20"/>
                <w:szCs w:val="20"/>
                <w:lang w:val="uz-Cyrl-UZ"/>
                <w:rPrChange w:id="6823" w:author="Nozimjon Ortiqov" w:date="2026-02-24T09:31:00Z" w16du:dateUtc="2026-02-24T04:31:00Z">
                  <w:rPr>
                    <w:rFonts w:ascii="Roboto" w:hAnsi="Roboto"/>
                    <w:b/>
                    <w:bCs/>
                    <w:i/>
                    <w:iCs/>
                    <w:sz w:val="20"/>
                    <w:szCs w:val="20"/>
                  </w:rPr>
                </w:rPrChange>
              </w:rPr>
              <w:t>робот</w:t>
            </w:r>
            <w:r w:rsidRPr="009C4BAE">
              <w:rPr>
                <w:rFonts w:ascii="Roboto" w:hAnsi="Roboto"/>
                <w:i/>
                <w:iCs/>
                <w:sz w:val="20"/>
                <w:szCs w:val="20"/>
                <w:lang w:val="uz-Cyrl-UZ"/>
                <w:rPrChange w:id="6824" w:author="Nozimjon Ortiqov" w:date="2026-02-24T09:31:00Z" w16du:dateUtc="2026-02-24T04:31:00Z">
                  <w:rPr>
                    <w:rFonts w:ascii="Roboto" w:hAnsi="Roboto"/>
                    <w:i/>
                    <w:iCs/>
                    <w:sz w:val="20"/>
                    <w:szCs w:val="20"/>
                  </w:rPr>
                </w:rPrChange>
              </w:rPr>
              <w:t>» қўнғироқлари).</w:t>
            </w:r>
          </w:p>
          <w:p w14:paraId="6BFF655E" w14:textId="77777777" w:rsidR="00484395" w:rsidRPr="009C4BAE" w:rsidRDefault="00484395">
            <w:pPr>
              <w:spacing w:before="120"/>
              <w:jc w:val="both"/>
              <w:rPr>
                <w:rFonts w:ascii="Roboto" w:hAnsi="Roboto"/>
                <w:sz w:val="20"/>
                <w:szCs w:val="20"/>
                <w:lang w:val="uz-Cyrl-UZ"/>
              </w:rPr>
              <w:pPrChange w:id="6825"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Қарздорликнинг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идан </w:t>
            </w:r>
            <w:r w:rsidRPr="009C4BAE">
              <w:rPr>
                <w:rFonts w:ascii="Roboto" w:hAnsi="Roboto"/>
                <w:b/>
                <w:bCs/>
                <w:sz w:val="20"/>
                <w:szCs w:val="20"/>
                <w:lang w:val="uz-Cyrl-UZ"/>
              </w:rPr>
              <w:t>бошлаб</w:t>
            </w:r>
            <w:r w:rsidRPr="009C4BAE">
              <w:rPr>
                <w:rFonts w:ascii="Roboto" w:hAnsi="Roboto"/>
                <w:sz w:val="20"/>
                <w:szCs w:val="20"/>
                <w:lang w:val="uz-Cyrl-UZ"/>
              </w:rPr>
              <w:t xml:space="preserve"> оператор томонидан тез-тез қўнғироқ қилиш ва </w:t>
            </w:r>
            <w:r w:rsidRPr="009C4BAE">
              <w:rPr>
                <w:rFonts w:ascii="Roboto" w:hAnsi="Roboto"/>
                <w:b/>
                <w:bCs/>
                <w:sz w:val="20"/>
                <w:szCs w:val="20"/>
                <w:lang w:val="uz-Cyrl-UZ"/>
              </w:rPr>
              <w:t>индивидуал ёндашув</w:t>
            </w:r>
            <w:r w:rsidRPr="009C4BAE">
              <w:rPr>
                <w:rFonts w:ascii="Roboto" w:hAnsi="Roboto"/>
                <w:sz w:val="20"/>
                <w:szCs w:val="20"/>
                <w:lang w:val="uz-Cyrl-UZ"/>
              </w:rPr>
              <w:t>ни қўллаш</w:t>
            </w:r>
            <w:r w:rsidRPr="009C4BAE">
              <w:rPr>
                <w:rFonts w:ascii="Roboto" w:hAnsi="Roboto"/>
                <w:i/>
                <w:iCs/>
                <w:sz w:val="20"/>
                <w:szCs w:val="20"/>
                <w:lang w:val="uz-Cyrl-UZ"/>
              </w:rPr>
              <w:t xml:space="preserve"> (ёши, олдинги алоқалар, оилавий ҳолатига қараб)</w:t>
            </w:r>
            <w:r w:rsidRPr="009C4BAE">
              <w:rPr>
                <w:rFonts w:ascii="Roboto" w:hAnsi="Roboto"/>
                <w:sz w:val="20"/>
                <w:szCs w:val="20"/>
                <w:lang w:val="uz-Cyrl-UZ"/>
              </w:rPr>
              <w:t>.</w:t>
            </w:r>
          </w:p>
          <w:p w14:paraId="3FE0B691" w14:textId="77777777" w:rsidR="00484395" w:rsidRPr="009C4BAE" w:rsidRDefault="00484395">
            <w:pPr>
              <w:spacing w:before="120"/>
              <w:jc w:val="both"/>
              <w:rPr>
                <w:rFonts w:ascii="Roboto" w:hAnsi="Roboto"/>
                <w:b/>
                <w:bCs/>
                <w:sz w:val="20"/>
                <w:szCs w:val="20"/>
                <w:lang w:val="uz-Cyrl-UZ"/>
              </w:rPr>
              <w:pPrChange w:id="6826"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Карта</w:t>
            </w:r>
            <w:r w:rsidRPr="009C4BAE">
              <w:rPr>
                <w:rFonts w:ascii="Roboto" w:hAnsi="Roboto"/>
                <w:sz w:val="20"/>
                <w:szCs w:val="20"/>
                <w:lang w:val="uz-Cyrl-UZ"/>
              </w:rPr>
              <w:t>сидан автоматик ечиб олиш.</w:t>
            </w:r>
          </w:p>
        </w:tc>
      </w:tr>
      <w:tr w:rsidR="00484395" w:rsidRPr="009C4BAE" w14:paraId="35BD76AC" w14:textId="77777777" w:rsidTr="00E45AAF">
        <w:trPr>
          <w:trHeight w:val="1122"/>
          <w:trPrChange w:id="6827" w:author="Nozimjon Ortiqov" w:date="2026-02-23T20:23:00Z" w16du:dateUtc="2026-02-23T15:23:00Z">
            <w:trPr>
              <w:gridBefore w:val="2"/>
              <w:trHeight w:val="1122"/>
            </w:trPr>
          </w:trPrChange>
        </w:trPr>
        <w:tc>
          <w:tcPr>
            <w:tcW w:w="1727" w:type="dxa"/>
            <w:shd w:val="clear" w:color="auto" w:fill="DEEAF6" w:themeFill="accent5" w:themeFillTint="33"/>
            <w:tcPrChange w:id="6828" w:author="Nozimjon Ortiqov" w:date="2026-02-23T20:23:00Z" w16du:dateUtc="2026-02-23T15:23:00Z">
              <w:tcPr>
                <w:tcW w:w="1727" w:type="dxa"/>
                <w:shd w:val="clear" w:color="auto" w:fill="DEEAF6" w:themeFill="accent5" w:themeFillTint="33"/>
              </w:tcPr>
            </w:tcPrChange>
          </w:tcPr>
          <w:p w14:paraId="710ABC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829" w:author="Nozimjon Ortiqov" w:date="2026-02-24T09:31:00Z" w16du:dateUtc="2026-02-24T04:31:00Z">
                  <w:rPr>
                    <w:rFonts w:ascii="Roboto" w:hAnsi="Roboto"/>
                    <w:b/>
                    <w:bCs/>
                    <w:sz w:val="20"/>
                    <w:szCs w:val="20"/>
                  </w:rPr>
                </w:rPrChange>
              </w:rPr>
              <w:t>Hard collection</w:t>
            </w:r>
          </w:p>
        </w:tc>
        <w:tc>
          <w:tcPr>
            <w:tcW w:w="3714" w:type="dxa"/>
            <w:tcPrChange w:id="6830" w:author="Nozimjon Ortiqov" w:date="2026-02-23T20:23:00Z" w16du:dateUtc="2026-02-23T15:23:00Z">
              <w:tcPr>
                <w:tcW w:w="3714" w:type="dxa"/>
                <w:gridSpan w:val="2"/>
              </w:tcPr>
            </w:tcPrChange>
          </w:tcPr>
          <w:p w14:paraId="43FDACD4" w14:textId="74A09730" w:rsidR="00484395" w:rsidRPr="009C4BAE" w:rsidDel="00E45AAF" w:rsidRDefault="00484395">
            <w:pPr>
              <w:spacing w:before="120"/>
              <w:jc w:val="both"/>
              <w:rPr>
                <w:del w:id="6831" w:author="Nozimjon Ortiqov" w:date="2026-02-23T20:23:00Z" w16du:dateUtc="2026-02-23T15:23:00Z"/>
                <w:rFonts w:ascii="Roboto" w:hAnsi="Roboto"/>
                <w:sz w:val="20"/>
                <w:szCs w:val="20"/>
                <w:lang w:val="uz-Cyrl-UZ"/>
              </w:rPr>
              <w:pPrChange w:id="6832"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xml:space="preserve"> Ундириш ишларини </w:t>
            </w:r>
            <w:r w:rsidRPr="009C4BAE">
              <w:rPr>
                <w:rFonts w:ascii="Roboto" w:hAnsi="Roboto"/>
                <w:b/>
                <w:bCs/>
                <w:color w:val="0070C0"/>
                <w:sz w:val="20"/>
                <w:szCs w:val="20"/>
                <w:lang w:val="uz-Cyrl-UZ"/>
              </w:rPr>
              <w:t>Spectrum</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Collection</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компаниясига </w:t>
            </w:r>
            <w:r w:rsidRPr="009C4BAE">
              <w:rPr>
                <w:rFonts w:ascii="Roboto" w:hAnsi="Roboto"/>
                <w:b/>
                <w:bCs/>
                <w:sz w:val="20"/>
                <w:szCs w:val="20"/>
                <w:lang w:val="uz-Cyrl-UZ"/>
              </w:rPr>
              <w:t>аутсорсинг</w:t>
            </w:r>
            <w:r w:rsidRPr="009C4BAE">
              <w:rPr>
                <w:rFonts w:ascii="Roboto" w:hAnsi="Roboto"/>
                <w:sz w:val="20"/>
                <w:szCs w:val="20"/>
                <w:lang w:val="uz-Cyrl-UZ"/>
              </w:rPr>
              <w:t xml:space="preserve"> қилиш </w:t>
            </w:r>
            <w:del w:id="6833" w:author="Nozimjon Ortiqov" w:date="2026-02-23T20:23:00Z" w16du:dateUtc="2026-02-23T15:23:00Z">
              <w:r w:rsidRPr="009C4BAE" w:rsidDel="00E45AAF">
                <w:rPr>
                  <w:rFonts w:ascii="Roboto" w:hAnsi="Roboto"/>
                  <w:sz w:val="20"/>
                  <w:szCs w:val="20"/>
                  <w:lang w:val="uz-Cyrl-UZ"/>
                </w:rPr>
                <w:br/>
              </w:r>
            </w:del>
            <w:r w:rsidRPr="009C4BAE">
              <w:rPr>
                <w:rFonts w:ascii="Roboto" w:hAnsi="Roboto"/>
                <w:i/>
                <w:iCs/>
                <w:sz w:val="20"/>
                <w:szCs w:val="20"/>
                <w:lang w:val="uz-Cyrl-UZ"/>
              </w:rPr>
              <w:t>(кўчма ундириш учун ҳужжатлар пакети тайёрланади ва аутсорсерга топширилади).</w:t>
            </w:r>
          </w:p>
          <w:p w14:paraId="75DC22CB" w14:textId="77777777" w:rsidR="00484395" w:rsidRPr="009C4BAE" w:rsidRDefault="00484395">
            <w:pPr>
              <w:spacing w:before="120"/>
              <w:jc w:val="both"/>
              <w:rPr>
                <w:rFonts w:ascii="Roboto" w:hAnsi="Roboto"/>
                <w:b/>
                <w:bCs/>
                <w:sz w:val="20"/>
                <w:szCs w:val="20"/>
                <w:lang w:val="uz-Cyrl-UZ"/>
              </w:rPr>
              <w:pPrChange w:id="6834" w:author="Nozimjon Ortiqov" w:date="2026-02-24T09:39:00Z" w16du:dateUtc="2026-02-24T04:39:00Z">
                <w:pPr>
                  <w:spacing w:after="80"/>
                </w:pPr>
              </w:pPrChange>
            </w:pPr>
          </w:p>
        </w:tc>
        <w:tc>
          <w:tcPr>
            <w:tcW w:w="3715" w:type="dxa"/>
            <w:tcPrChange w:id="6835" w:author="Nozimjon Ortiqov" w:date="2026-02-23T20:23:00Z" w16du:dateUtc="2026-02-23T15:23:00Z">
              <w:tcPr>
                <w:tcW w:w="3715" w:type="dxa"/>
                <w:gridSpan w:val="2"/>
              </w:tcPr>
            </w:tcPrChange>
          </w:tcPr>
          <w:p w14:paraId="192FC786" w14:textId="77777777" w:rsidR="00484395" w:rsidRPr="009C4BAE" w:rsidRDefault="00484395">
            <w:pPr>
              <w:spacing w:before="120"/>
              <w:jc w:val="both"/>
              <w:rPr>
                <w:rFonts w:ascii="Roboto" w:hAnsi="Roboto"/>
                <w:sz w:val="20"/>
                <w:szCs w:val="20"/>
                <w:lang w:val="uz-Cyrl-UZ"/>
              </w:rPr>
              <w:pPrChange w:id="6836"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837" w:author="Nozimjon Ortiqov" w:date="2026-02-24T09:31:00Z" w16du:dateUtc="2026-02-24T04:31:00Z">
                  <w:rPr>
                    <w:rFonts w:ascii="Roboto" w:hAnsi="Roboto"/>
                    <w:sz w:val="20"/>
                    <w:szCs w:val="20"/>
                  </w:rPr>
                </w:rPrChange>
              </w:rPr>
              <w:t xml:space="preserve">Қарздорлар билан коммуникацияларни назорат қилиш учун </w:t>
            </w:r>
            <w:r w:rsidRPr="009C4BAE">
              <w:rPr>
                <w:rFonts w:ascii="Roboto" w:hAnsi="Roboto"/>
                <w:b/>
                <w:bCs/>
                <w:color w:val="0070C0"/>
                <w:sz w:val="20"/>
                <w:szCs w:val="20"/>
                <w:lang w:val="uz-Cyrl-UZ"/>
                <w:rPrChange w:id="6838" w:author="Nozimjon Ortiqov" w:date="2026-02-24T09:31:00Z" w16du:dateUtc="2026-02-24T04:31:00Z">
                  <w:rPr>
                    <w:rFonts w:ascii="Roboto" w:hAnsi="Roboto"/>
                    <w:b/>
                    <w:bCs/>
                    <w:color w:val="0070C0"/>
                    <w:sz w:val="20"/>
                    <w:szCs w:val="20"/>
                  </w:rPr>
                </w:rPrChange>
              </w:rPr>
              <w:t>FILT</w:t>
            </w:r>
            <w:r w:rsidRPr="009C4BAE">
              <w:rPr>
                <w:rFonts w:ascii="Roboto" w:hAnsi="Roboto"/>
                <w:color w:val="0070C0"/>
                <w:sz w:val="20"/>
                <w:szCs w:val="20"/>
                <w:lang w:val="uz-Cyrl-UZ"/>
                <w:rPrChange w:id="6839"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840" w:author="Nozimjon Ortiqov" w:date="2026-02-24T09:31:00Z" w16du:dateUtc="2026-02-24T04:31:00Z">
                  <w:rPr>
                    <w:rFonts w:ascii="Roboto" w:hAnsi="Roboto"/>
                    <w:b/>
                    <w:bCs/>
                    <w:sz w:val="20"/>
                    <w:szCs w:val="20"/>
                  </w:rPr>
                </w:rPrChange>
              </w:rPr>
              <w:t>иловаси</w:t>
            </w:r>
            <w:r w:rsidRPr="009C4BAE">
              <w:rPr>
                <w:rFonts w:ascii="Roboto" w:hAnsi="Roboto"/>
                <w:sz w:val="20"/>
                <w:szCs w:val="20"/>
                <w:lang w:val="uz-Cyrl-UZ"/>
                <w:rPrChange w:id="6841" w:author="Nozimjon Ortiqov" w:date="2026-02-24T09:31:00Z" w16du:dateUtc="2026-02-24T04:31:00Z">
                  <w:rPr>
                    <w:rFonts w:ascii="Roboto" w:hAnsi="Roboto"/>
                    <w:sz w:val="20"/>
                    <w:szCs w:val="20"/>
                  </w:rPr>
                </w:rPrChange>
              </w:rPr>
              <w:t xml:space="preserve"> амал қилади.</w:t>
            </w:r>
          </w:p>
          <w:p w14:paraId="59062A3B" w14:textId="77777777" w:rsidR="00484395" w:rsidRPr="009C4BAE" w:rsidRDefault="00484395">
            <w:pPr>
              <w:spacing w:before="120"/>
              <w:jc w:val="both"/>
              <w:rPr>
                <w:rFonts w:ascii="Roboto" w:hAnsi="Roboto"/>
                <w:sz w:val="20"/>
                <w:szCs w:val="20"/>
                <w:lang w:val="uz-Cyrl-UZ"/>
                <w:rPrChange w:id="6842" w:author="Nozimjon Ortiqov" w:date="2026-02-24T09:31:00Z" w16du:dateUtc="2026-02-24T04:31:00Z">
                  <w:rPr>
                    <w:rFonts w:ascii="Roboto" w:hAnsi="Roboto"/>
                    <w:sz w:val="20"/>
                    <w:szCs w:val="20"/>
                  </w:rPr>
                </w:rPrChange>
              </w:rPr>
              <w:pPrChange w:id="6843"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6844" w:author="Nozimjon Ortiqov" w:date="2026-02-24T09:31:00Z" w16du:dateUtc="2026-02-24T04:31:00Z">
                  <w:rPr>
                    <w:rFonts w:ascii="Roboto" w:hAnsi="Roboto"/>
                    <w:sz w:val="20"/>
                    <w:szCs w:val="20"/>
                  </w:rPr>
                </w:rPrChange>
              </w:rPr>
              <w:t xml:space="preserve">Шартномалар асосида </w:t>
            </w:r>
            <w:r w:rsidRPr="009C4BAE">
              <w:rPr>
                <w:rFonts w:ascii="Roboto" w:hAnsi="Roboto"/>
                <w:b/>
                <w:bCs/>
                <w:color w:val="C00000"/>
                <w:sz w:val="20"/>
                <w:szCs w:val="20"/>
                <w:lang w:val="uz-Cyrl-UZ"/>
                <w:rPrChange w:id="6845" w:author="Nozimjon Ortiqov" w:date="2026-02-24T09:31:00Z" w16du:dateUtc="2026-02-24T04:31:00Z">
                  <w:rPr>
                    <w:rFonts w:ascii="Roboto" w:hAnsi="Roboto"/>
                    <w:b/>
                    <w:bCs/>
                    <w:color w:val="C00000"/>
                    <w:sz w:val="20"/>
                    <w:szCs w:val="20"/>
                  </w:rPr>
                </w:rPrChange>
              </w:rPr>
              <w:t>973</w:t>
            </w:r>
            <w:r w:rsidRPr="009C4BAE">
              <w:rPr>
                <w:rFonts w:ascii="Roboto" w:hAnsi="Roboto"/>
                <w:color w:val="C00000"/>
                <w:sz w:val="20"/>
                <w:szCs w:val="20"/>
                <w:lang w:val="uz-Cyrl-UZ"/>
                <w:rPrChange w:id="6846"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847"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848"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849" w:author="Nozimjon Ortiqov" w:date="2026-02-24T09:31:00Z" w16du:dateUtc="2026-02-24T04:31:00Z">
                  <w:rPr>
                    <w:rFonts w:ascii="Roboto" w:hAnsi="Roboto"/>
                    <w:sz w:val="20"/>
                    <w:szCs w:val="20"/>
                  </w:rPr>
                </w:rPrChange>
              </w:rPr>
              <w:t>ходим иш билан таъминланган.</w:t>
            </w:r>
          </w:p>
        </w:tc>
        <w:tc>
          <w:tcPr>
            <w:tcW w:w="3715" w:type="dxa"/>
            <w:tcPrChange w:id="6850" w:author="Nozimjon Ortiqov" w:date="2026-02-23T20:23:00Z" w16du:dateUtc="2026-02-23T15:23:00Z">
              <w:tcPr>
                <w:tcW w:w="3715" w:type="dxa"/>
                <w:gridSpan w:val="2"/>
              </w:tcPr>
            </w:tcPrChange>
          </w:tcPr>
          <w:p w14:paraId="5C8F0F5F" w14:textId="77777777" w:rsidR="00484395" w:rsidRPr="009C4BAE" w:rsidRDefault="00484395">
            <w:pPr>
              <w:spacing w:before="120"/>
              <w:jc w:val="both"/>
              <w:rPr>
                <w:rFonts w:ascii="Roboto" w:hAnsi="Roboto"/>
                <w:sz w:val="20"/>
                <w:szCs w:val="20"/>
                <w:lang w:val="uz-Cyrl-UZ"/>
              </w:rPr>
              <w:pPrChange w:id="6851"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C00000"/>
                <w:sz w:val="20"/>
                <w:szCs w:val="20"/>
                <w:lang w:val="uz-Cyrl-UZ"/>
                <w:rPrChange w:id="6852" w:author="Nozimjon Ortiqov" w:date="2026-02-24T09:31:00Z" w16du:dateUtc="2026-02-24T04:31:00Z">
                  <w:rPr>
                    <w:rFonts w:ascii="Roboto" w:hAnsi="Roboto"/>
                    <w:b/>
                    <w:bCs/>
                    <w:color w:val="C00000"/>
                    <w:sz w:val="20"/>
                    <w:szCs w:val="20"/>
                  </w:rPr>
                </w:rPrChange>
              </w:rPr>
              <w:t>Биринчи</w:t>
            </w:r>
            <w:r w:rsidRPr="009C4BAE">
              <w:rPr>
                <w:rFonts w:ascii="Roboto" w:hAnsi="Roboto"/>
                <w:color w:val="C00000"/>
                <w:sz w:val="20"/>
                <w:szCs w:val="20"/>
                <w:lang w:val="uz-Cyrl-UZ"/>
                <w:rPrChange w:id="6853"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854" w:author="Nozimjon Ortiqov" w:date="2026-02-24T09:31:00Z" w16du:dateUtc="2026-02-24T04:31:00Z">
                  <w:rPr>
                    <w:rFonts w:ascii="Roboto" w:hAnsi="Roboto"/>
                    <w:b/>
                    <w:bCs/>
                    <w:color w:val="0070C0"/>
                    <w:sz w:val="20"/>
                    <w:szCs w:val="20"/>
                  </w:rPr>
                </w:rPrChange>
              </w:rPr>
              <w:t>ой</w:t>
            </w:r>
            <w:r w:rsidRPr="009C4BAE">
              <w:rPr>
                <w:rFonts w:ascii="Roboto" w:hAnsi="Roboto"/>
                <w:sz w:val="20"/>
                <w:szCs w:val="20"/>
                <w:lang w:val="uz-Cyrl-UZ"/>
                <w:rPrChange w:id="6855" w:author="Nozimjon Ortiqov" w:date="2026-02-24T09:31:00Z" w16du:dateUtc="2026-02-24T04:31:00Z">
                  <w:rPr>
                    <w:rFonts w:ascii="Roboto" w:hAnsi="Roboto"/>
                    <w:sz w:val="20"/>
                    <w:szCs w:val="20"/>
                  </w:rPr>
                </w:rPrChange>
              </w:rPr>
              <w:t>дан бошлаб қарз олувчиларнинг яшаш манзилига чиқиб борилади.</w:t>
            </w:r>
            <w:r w:rsidRPr="009C4BAE">
              <w:rPr>
                <w:rFonts w:ascii="Roboto" w:hAnsi="Roboto"/>
                <w:sz w:val="20"/>
                <w:szCs w:val="20"/>
                <w:lang w:val="uz-Cyrl-UZ"/>
              </w:rPr>
              <w:t xml:space="preserve"> </w:t>
            </w:r>
          </w:p>
          <w:p w14:paraId="774D859A" w14:textId="77777777" w:rsidR="00484395" w:rsidRPr="009C4BAE" w:rsidRDefault="00484395">
            <w:pPr>
              <w:spacing w:before="120"/>
              <w:jc w:val="both"/>
              <w:rPr>
                <w:rFonts w:ascii="Roboto" w:hAnsi="Roboto"/>
                <w:sz w:val="20"/>
                <w:szCs w:val="20"/>
                <w:lang w:val="uz-Cyrl-UZ"/>
              </w:rPr>
              <w:pPrChange w:id="6856"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6857" w:author="Nozimjon Ortiqov" w:date="2026-02-24T09:31:00Z" w16du:dateUtc="2026-02-24T04:31:00Z">
                  <w:rPr>
                    <w:rFonts w:ascii="Roboto" w:hAnsi="Roboto"/>
                    <w:sz w:val="20"/>
                    <w:szCs w:val="20"/>
                  </w:rPr>
                </w:rPrChange>
              </w:rPr>
              <w:t xml:space="preserve">Почта орқали </w:t>
            </w:r>
            <w:r w:rsidRPr="009C4BAE">
              <w:rPr>
                <w:rFonts w:ascii="Roboto" w:hAnsi="Roboto"/>
                <w:b/>
                <w:bCs/>
                <w:sz w:val="20"/>
                <w:szCs w:val="20"/>
                <w:lang w:val="uz-Cyrl-UZ"/>
                <w:rPrChange w:id="6858" w:author="Nozimjon Ortiqov" w:date="2026-02-24T09:31:00Z" w16du:dateUtc="2026-02-24T04:31:00Z">
                  <w:rPr>
                    <w:rFonts w:ascii="Roboto" w:hAnsi="Roboto"/>
                    <w:b/>
                    <w:bCs/>
                    <w:sz w:val="20"/>
                    <w:szCs w:val="20"/>
                  </w:rPr>
                </w:rPrChange>
              </w:rPr>
              <w:t>хатлар</w:t>
            </w:r>
            <w:r w:rsidRPr="009C4BAE">
              <w:rPr>
                <w:rFonts w:ascii="Roboto" w:hAnsi="Roboto"/>
                <w:sz w:val="20"/>
                <w:szCs w:val="20"/>
                <w:lang w:val="uz-Cyrl-UZ"/>
                <w:rPrChange w:id="6859" w:author="Nozimjon Ortiqov" w:date="2026-02-24T09:31:00Z" w16du:dateUtc="2026-02-24T04:31:00Z">
                  <w:rPr>
                    <w:rFonts w:ascii="Roboto" w:hAnsi="Roboto"/>
                    <w:sz w:val="20"/>
                    <w:szCs w:val="20"/>
                  </w:rPr>
                </w:rPrChange>
              </w:rPr>
              <w:t xml:space="preserve"> юборилади.</w:t>
            </w:r>
          </w:p>
          <w:p w14:paraId="740B59D5" w14:textId="77777777" w:rsidR="00484395" w:rsidRPr="009C4BAE" w:rsidRDefault="00484395">
            <w:pPr>
              <w:spacing w:before="120"/>
              <w:jc w:val="both"/>
              <w:rPr>
                <w:rFonts w:ascii="Roboto" w:hAnsi="Roboto"/>
                <w:b/>
                <w:bCs/>
                <w:sz w:val="20"/>
                <w:szCs w:val="20"/>
                <w:lang w:val="uz-Cyrl-UZ"/>
                <w:rPrChange w:id="6860" w:author="Nozimjon Ortiqov" w:date="2026-02-24T09:31:00Z" w16du:dateUtc="2026-02-24T04:31:00Z">
                  <w:rPr>
                    <w:rFonts w:ascii="Roboto" w:hAnsi="Roboto"/>
                    <w:b/>
                    <w:bCs/>
                    <w:sz w:val="20"/>
                    <w:szCs w:val="20"/>
                  </w:rPr>
                </w:rPrChange>
              </w:rPr>
              <w:pPrChange w:id="6861"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6862" w:author="Nozimjon Ortiqov" w:date="2026-02-24T09:31:00Z" w16du:dateUtc="2026-02-24T04:31:00Z">
                  <w:rPr>
                    <w:rFonts w:ascii="Roboto" w:hAnsi="Roboto"/>
                    <w:sz w:val="20"/>
                    <w:szCs w:val="20"/>
                  </w:rPr>
                </w:rPrChange>
              </w:rPr>
              <w:t xml:space="preserve">Республика ҳар бир </w:t>
            </w:r>
            <w:r w:rsidRPr="009C4BAE">
              <w:rPr>
                <w:rFonts w:ascii="Roboto" w:hAnsi="Roboto"/>
                <w:b/>
                <w:bCs/>
                <w:sz w:val="20"/>
                <w:szCs w:val="20"/>
                <w:lang w:val="uz-Cyrl-UZ"/>
                <w:rPrChange w:id="6863" w:author="Nozimjon Ortiqov" w:date="2026-02-24T09:31:00Z" w16du:dateUtc="2026-02-24T04:31:00Z">
                  <w:rPr>
                    <w:rFonts w:ascii="Roboto" w:hAnsi="Roboto"/>
                    <w:b/>
                    <w:bCs/>
                    <w:sz w:val="20"/>
                    <w:szCs w:val="20"/>
                  </w:rPr>
                </w:rPrChange>
              </w:rPr>
              <w:t>ҳудудида</w:t>
            </w:r>
            <w:r w:rsidRPr="009C4BAE">
              <w:rPr>
                <w:rFonts w:ascii="Roboto" w:hAnsi="Roboto"/>
                <w:sz w:val="20"/>
                <w:szCs w:val="20"/>
                <w:lang w:val="uz-Cyrl-UZ"/>
                <w:rPrChange w:id="6864" w:author="Nozimjon Ortiqov" w:date="2026-02-24T09:31:00Z" w16du:dateUtc="2026-02-24T04:31:00Z">
                  <w:rPr>
                    <w:rFonts w:ascii="Roboto" w:hAnsi="Roboto"/>
                    <w:sz w:val="20"/>
                    <w:szCs w:val="20"/>
                  </w:rPr>
                </w:rPrChange>
              </w:rPr>
              <w:t xml:space="preserve"> </w:t>
            </w:r>
            <w:r w:rsidRPr="009C4BAE">
              <w:rPr>
                <w:rFonts w:ascii="Roboto" w:hAnsi="Roboto"/>
                <w:b/>
                <w:bCs/>
                <w:color w:val="C00000"/>
                <w:sz w:val="20"/>
                <w:szCs w:val="20"/>
                <w:lang w:val="uz-Cyrl-UZ"/>
                <w:rPrChange w:id="6865" w:author="Nozimjon Ortiqov" w:date="2026-02-24T09:31:00Z" w16du:dateUtc="2026-02-24T04:31:00Z">
                  <w:rPr>
                    <w:rFonts w:ascii="Roboto" w:hAnsi="Roboto"/>
                    <w:b/>
                    <w:bCs/>
                    <w:color w:val="C00000"/>
                    <w:sz w:val="20"/>
                    <w:szCs w:val="20"/>
                  </w:rPr>
                </w:rPrChange>
              </w:rPr>
              <w:t>50</w:t>
            </w:r>
            <w:r w:rsidRPr="009C4BAE">
              <w:rPr>
                <w:rFonts w:ascii="Roboto" w:hAnsi="Roboto"/>
                <w:sz w:val="20"/>
                <w:szCs w:val="20"/>
                <w:lang w:val="uz-Cyrl-UZ"/>
                <w:rPrChange w:id="6866"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6867" w:author="Nozimjon Ortiqov" w:date="2026-02-24T09:31:00Z" w16du:dateUtc="2026-02-24T04:31:00Z">
                  <w:rPr>
                    <w:rFonts w:ascii="Roboto" w:hAnsi="Roboto"/>
                    <w:b/>
                    <w:bCs/>
                    <w:color w:val="C00000"/>
                    <w:sz w:val="20"/>
                    <w:szCs w:val="20"/>
                  </w:rPr>
                </w:rPrChange>
              </w:rPr>
              <w:t>57</w:t>
            </w:r>
            <w:r w:rsidRPr="009C4BAE">
              <w:rPr>
                <w:rFonts w:ascii="Roboto" w:hAnsi="Roboto"/>
                <w:color w:val="C00000"/>
                <w:sz w:val="20"/>
                <w:szCs w:val="20"/>
                <w:lang w:val="uz-Cyrl-UZ"/>
                <w:rPrChange w:id="686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869"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870"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871" w:author="Nozimjon Ortiqov" w:date="2026-02-24T09:31:00Z" w16du:dateUtc="2026-02-24T04:31:00Z">
                  <w:rPr>
                    <w:rFonts w:ascii="Roboto" w:hAnsi="Roboto"/>
                    <w:sz w:val="20"/>
                    <w:szCs w:val="20"/>
                  </w:rPr>
                </w:rPrChange>
              </w:rPr>
              <w:t>алоқа маркази ходими иш билан таъминланган.</w:t>
            </w:r>
          </w:p>
        </w:tc>
        <w:tc>
          <w:tcPr>
            <w:tcW w:w="3436" w:type="dxa"/>
            <w:tcPrChange w:id="6872" w:author="Nozimjon Ortiqov" w:date="2026-02-23T20:23:00Z" w16du:dateUtc="2026-02-23T15:23:00Z">
              <w:tcPr>
                <w:tcW w:w="3715" w:type="dxa"/>
                <w:gridSpan w:val="2"/>
              </w:tcPr>
            </w:tcPrChange>
          </w:tcPr>
          <w:p w14:paraId="72822801" w14:textId="77777777" w:rsidR="00484395" w:rsidRPr="009C4BAE" w:rsidRDefault="00484395">
            <w:pPr>
              <w:spacing w:before="120"/>
              <w:jc w:val="both"/>
              <w:rPr>
                <w:rFonts w:ascii="Roboto" w:hAnsi="Roboto"/>
                <w:sz w:val="20"/>
                <w:szCs w:val="20"/>
                <w:lang w:val="uz-Cyrl-UZ"/>
              </w:rPr>
              <w:pPrChange w:id="6873"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Change w:id="6874" w:author="Nozimjon Ortiqov" w:date="2026-02-24T09:31:00Z" w16du:dateUtc="2026-02-24T04:31:00Z">
                  <w:rPr>
                    <w:rFonts w:ascii="Roboto" w:hAnsi="Roboto"/>
                    <w:b/>
                    <w:bCs/>
                    <w:sz w:val="20"/>
                    <w:szCs w:val="20"/>
                  </w:rPr>
                </w:rPrChange>
              </w:rPr>
              <w:t>Реструктуризация</w:t>
            </w:r>
            <w:r w:rsidRPr="009C4BAE">
              <w:rPr>
                <w:rFonts w:ascii="Roboto" w:hAnsi="Roboto"/>
                <w:sz w:val="20"/>
                <w:szCs w:val="20"/>
                <w:lang w:val="uz-Cyrl-UZ"/>
                <w:rPrChange w:id="6875" w:author="Nozimjon Ortiqov" w:date="2026-02-24T09:31:00Z" w16du:dateUtc="2026-02-24T04:31:00Z">
                  <w:rPr>
                    <w:rFonts w:ascii="Roboto" w:hAnsi="Roboto"/>
                    <w:sz w:val="20"/>
                    <w:szCs w:val="20"/>
                  </w:rPr>
                </w:rPrChange>
              </w:rPr>
              <w:t xml:space="preserve"> қарздорнинг аризасисиз ҳам таклиф қилинади.</w:t>
            </w:r>
          </w:p>
          <w:p w14:paraId="0645904C" w14:textId="77777777" w:rsidR="00484395" w:rsidRPr="009C4BAE" w:rsidRDefault="00484395">
            <w:pPr>
              <w:spacing w:before="120"/>
              <w:jc w:val="both"/>
              <w:rPr>
                <w:rFonts w:ascii="Roboto" w:hAnsi="Roboto"/>
                <w:b/>
                <w:bCs/>
                <w:sz w:val="20"/>
                <w:szCs w:val="20"/>
                <w:lang w:val="uz-Cyrl-UZ"/>
                <w:rPrChange w:id="6876" w:author="Nozimjon Ortiqov" w:date="2026-02-24T09:31:00Z" w16du:dateUtc="2026-02-24T04:31:00Z">
                  <w:rPr>
                    <w:rFonts w:ascii="Roboto" w:hAnsi="Roboto"/>
                    <w:b/>
                    <w:bCs/>
                    <w:sz w:val="20"/>
                    <w:szCs w:val="20"/>
                  </w:rPr>
                </w:rPrChange>
              </w:rPr>
              <w:pPrChange w:id="6877" w:author="Nozimjon Ortiqov" w:date="2026-02-24T09:39:00Z" w16du:dateUtc="2026-02-24T04:39:00Z">
                <w:pPr>
                  <w:spacing w:after="80"/>
                </w:pPr>
              </w:pPrChange>
            </w:pPr>
            <w:r w:rsidRPr="009C4BAE">
              <w:rPr>
                <w:rFonts w:ascii="Roboto" w:hAnsi="Roboto"/>
                <w:b/>
                <w:bCs/>
                <w:color w:val="C00000"/>
                <w:sz w:val="20"/>
                <w:szCs w:val="20"/>
                <w:lang w:val="uz-Cyrl-UZ"/>
              </w:rPr>
              <w:t>2. </w:t>
            </w:r>
            <w:r w:rsidRPr="009C4BAE">
              <w:rPr>
                <w:rFonts w:ascii="Roboto" w:hAnsi="Roboto"/>
                <w:sz w:val="20"/>
                <w:szCs w:val="20"/>
                <w:lang w:val="uz-Cyrl-UZ"/>
              </w:rPr>
              <w:t xml:space="preserve">Тахминан </w:t>
            </w:r>
            <w:r w:rsidRPr="009C4BAE">
              <w:rPr>
                <w:rFonts w:ascii="Roboto" w:hAnsi="Roboto"/>
                <w:b/>
                <w:bCs/>
                <w:color w:val="C00000"/>
                <w:sz w:val="20"/>
                <w:szCs w:val="20"/>
                <w:lang w:val="uz-Cyrl-UZ"/>
              </w:rPr>
              <w:t>400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нафар</w:t>
            </w:r>
            <w:r w:rsidRPr="009C4BAE">
              <w:rPr>
                <w:rFonts w:ascii="Roboto" w:hAnsi="Roboto"/>
                <w:color w:val="0070C0"/>
                <w:sz w:val="20"/>
                <w:szCs w:val="20"/>
                <w:lang w:val="uz-Cyrl-UZ"/>
              </w:rPr>
              <w:t xml:space="preserve"> </w:t>
            </w:r>
            <w:r w:rsidRPr="009C4BAE">
              <w:rPr>
                <w:rFonts w:ascii="Roboto" w:hAnsi="Roboto"/>
                <w:sz w:val="20"/>
                <w:szCs w:val="20"/>
                <w:lang w:val="uz-Cyrl-UZ"/>
              </w:rPr>
              <w:t>ходим иш билан таъминланган.</w:t>
            </w:r>
          </w:p>
        </w:tc>
      </w:tr>
      <w:tr w:rsidR="00484395" w:rsidRPr="009C4BAE" w14:paraId="09AD9B3C" w14:textId="77777777" w:rsidTr="00E45AAF">
        <w:trPr>
          <w:trHeight w:val="1122"/>
          <w:trPrChange w:id="6878" w:author="Nozimjon Ortiqov" w:date="2026-02-23T20:23:00Z" w16du:dateUtc="2026-02-23T15:23:00Z">
            <w:trPr>
              <w:gridBefore w:val="2"/>
              <w:trHeight w:val="1122"/>
            </w:trPr>
          </w:trPrChange>
        </w:trPr>
        <w:tc>
          <w:tcPr>
            <w:tcW w:w="1727" w:type="dxa"/>
            <w:shd w:val="clear" w:color="auto" w:fill="DEEAF6" w:themeFill="accent5" w:themeFillTint="33"/>
            <w:tcPrChange w:id="6879" w:author="Nozimjon Ortiqov" w:date="2026-02-23T20:23:00Z" w16du:dateUtc="2026-02-23T15:23:00Z">
              <w:tcPr>
                <w:tcW w:w="1727" w:type="dxa"/>
                <w:shd w:val="clear" w:color="auto" w:fill="DEEAF6" w:themeFill="accent5" w:themeFillTint="33"/>
              </w:tcPr>
            </w:tcPrChange>
          </w:tcPr>
          <w:p w14:paraId="407E6DC4" w14:textId="77777777" w:rsidR="00484395" w:rsidRPr="009C4BAE" w:rsidRDefault="00484395" w:rsidP="001222C0">
            <w:pPr>
              <w:spacing w:after="80"/>
              <w:rPr>
                <w:rFonts w:ascii="Roboto" w:hAnsi="Roboto"/>
                <w:b/>
                <w:bCs/>
                <w:sz w:val="20"/>
                <w:szCs w:val="20"/>
                <w:lang w:val="uz-Cyrl-UZ"/>
                <w:rPrChange w:id="6880"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881" w:author="Nozimjon Ortiqov" w:date="2026-02-24T09:31:00Z" w16du:dateUtc="2026-02-24T04:31:00Z">
                  <w:rPr>
                    <w:rFonts w:ascii="Roboto" w:hAnsi="Roboto"/>
                    <w:b/>
                    <w:bCs/>
                    <w:sz w:val="20"/>
                    <w:szCs w:val="20"/>
                  </w:rPr>
                </w:rPrChange>
              </w:rPr>
              <w:t>Legal collection</w:t>
            </w:r>
          </w:p>
        </w:tc>
        <w:tc>
          <w:tcPr>
            <w:tcW w:w="3714" w:type="dxa"/>
            <w:tcPrChange w:id="6882" w:author="Nozimjon Ortiqov" w:date="2026-02-23T20:23:00Z" w16du:dateUtc="2026-02-23T15:23:00Z">
              <w:tcPr>
                <w:tcW w:w="3714" w:type="dxa"/>
                <w:gridSpan w:val="2"/>
              </w:tcPr>
            </w:tcPrChange>
          </w:tcPr>
          <w:p w14:paraId="4D45C468" w14:textId="77777777" w:rsidR="00484395" w:rsidRPr="009C4BAE" w:rsidRDefault="00484395">
            <w:pPr>
              <w:spacing w:before="120"/>
              <w:jc w:val="both"/>
              <w:rPr>
                <w:rFonts w:ascii="Roboto" w:hAnsi="Roboto"/>
                <w:sz w:val="20"/>
                <w:szCs w:val="20"/>
                <w:lang w:val="uz-Cyrl-UZ"/>
                <w:rPrChange w:id="6883" w:author="Nozimjon Ortiqov" w:date="2026-02-24T09:31:00Z" w16du:dateUtc="2026-02-24T04:31:00Z">
                  <w:rPr>
                    <w:rFonts w:ascii="Roboto" w:hAnsi="Roboto"/>
                    <w:sz w:val="20"/>
                    <w:szCs w:val="20"/>
                  </w:rPr>
                </w:rPrChange>
              </w:rPr>
              <w:pPrChange w:id="6884"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885"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886"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887"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888"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889" w:author="Nozimjon Ortiqov" w:date="2026-02-24T09:31:00Z" w16du:dateUtc="2026-02-24T04:31:00Z">
                  <w:rPr>
                    <w:rFonts w:ascii="Roboto" w:hAnsi="Roboto"/>
                    <w:sz w:val="20"/>
                    <w:szCs w:val="20"/>
                  </w:rPr>
                </w:rPrChange>
              </w:rPr>
              <w:t xml:space="preserve"> амалга оширилади.</w:t>
            </w:r>
          </w:p>
          <w:p w14:paraId="088C9935" w14:textId="77777777" w:rsidR="00484395" w:rsidRPr="009C4BAE" w:rsidRDefault="00484395">
            <w:pPr>
              <w:spacing w:before="120"/>
              <w:jc w:val="both"/>
              <w:rPr>
                <w:rFonts w:ascii="Roboto" w:hAnsi="Roboto"/>
                <w:b/>
                <w:bCs/>
                <w:sz w:val="20"/>
                <w:szCs w:val="20"/>
                <w:lang w:val="uz-Cyrl-UZ"/>
                <w:rPrChange w:id="6890" w:author="Nozimjon Ortiqov" w:date="2026-02-24T09:31:00Z" w16du:dateUtc="2026-02-24T04:31:00Z">
                  <w:rPr>
                    <w:rFonts w:ascii="Roboto" w:hAnsi="Roboto"/>
                    <w:b/>
                    <w:bCs/>
                    <w:sz w:val="20"/>
                    <w:szCs w:val="20"/>
                  </w:rPr>
                </w:rPrChange>
              </w:rPr>
              <w:pPrChange w:id="6891" w:author="Nozimjon Ortiqov" w:date="2026-02-24T09:39:00Z" w16du:dateUtc="2026-02-24T04:39:00Z">
                <w:pPr>
                  <w:spacing w:after="80"/>
                </w:pPr>
              </w:pPrChange>
            </w:pPr>
            <w:r w:rsidRPr="009C4BAE">
              <w:rPr>
                <w:rFonts w:ascii="Roboto" w:hAnsi="Roboto"/>
                <w:b/>
                <w:bCs/>
                <w:color w:val="C00000"/>
                <w:sz w:val="20"/>
                <w:szCs w:val="20"/>
                <w:lang w:val="uz-Cyrl-UZ"/>
                <w:rPrChange w:id="6892"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893"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894"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895"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896" w:author="Nozimjon Ortiqov" w:date="2026-02-24T09:31:00Z" w16du:dateUtc="2026-02-24T04:31:00Z">
                  <w:rPr>
                    <w:rFonts w:ascii="Roboto" w:hAnsi="Roboto"/>
                    <w:b/>
                    <w:bCs/>
                    <w:sz w:val="20"/>
                    <w:szCs w:val="20"/>
                  </w:rPr>
                </w:rPrChange>
              </w:rPr>
              <w:t>тизимга уланмаган.</w:t>
            </w:r>
          </w:p>
        </w:tc>
        <w:tc>
          <w:tcPr>
            <w:tcW w:w="3715" w:type="dxa"/>
            <w:tcPrChange w:id="6897" w:author="Nozimjon Ortiqov" w:date="2026-02-23T20:23:00Z" w16du:dateUtc="2026-02-23T15:23:00Z">
              <w:tcPr>
                <w:tcW w:w="3715" w:type="dxa"/>
                <w:gridSpan w:val="2"/>
              </w:tcPr>
            </w:tcPrChange>
          </w:tcPr>
          <w:p w14:paraId="14DE4E6A" w14:textId="77777777" w:rsidR="00484395" w:rsidRPr="009C4BAE" w:rsidRDefault="00484395">
            <w:pPr>
              <w:spacing w:before="120"/>
              <w:jc w:val="both"/>
              <w:rPr>
                <w:rFonts w:ascii="Roboto" w:hAnsi="Roboto"/>
                <w:sz w:val="20"/>
                <w:szCs w:val="20"/>
                <w:lang w:val="uz-Cyrl-UZ"/>
              </w:rPr>
              <w:pPrChange w:id="6898"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899"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00"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01"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02"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03" w:author="Nozimjon Ortiqov" w:date="2026-02-24T09:31:00Z" w16du:dateUtc="2026-02-24T04:31:00Z">
                  <w:rPr>
                    <w:rFonts w:ascii="Roboto" w:hAnsi="Roboto"/>
                    <w:sz w:val="20"/>
                    <w:szCs w:val="20"/>
                  </w:rPr>
                </w:rPrChange>
              </w:rPr>
              <w:t xml:space="preserve"> амалга оширилади.</w:t>
            </w:r>
          </w:p>
          <w:p w14:paraId="2F72E8EA" w14:textId="77777777" w:rsidR="00484395" w:rsidRPr="009C4BAE" w:rsidRDefault="00484395">
            <w:pPr>
              <w:spacing w:before="120"/>
              <w:jc w:val="both"/>
              <w:rPr>
                <w:rFonts w:ascii="Roboto" w:hAnsi="Roboto"/>
                <w:sz w:val="20"/>
                <w:szCs w:val="20"/>
                <w:lang w:val="uz-Cyrl-UZ"/>
              </w:rPr>
              <w:pPrChange w:id="6904" w:author="Nozimjon Ortiqov" w:date="2026-02-24T09:39:00Z" w16du:dateUtc="2026-02-24T04:39:00Z">
                <w:pPr>
                  <w:spacing w:after="80"/>
                </w:pPr>
              </w:pPrChange>
            </w:pPr>
            <w:r w:rsidRPr="009C4BAE">
              <w:rPr>
                <w:rFonts w:ascii="Roboto" w:hAnsi="Roboto"/>
                <w:b/>
                <w:bCs/>
                <w:color w:val="C00000"/>
                <w:sz w:val="20"/>
                <w:szCs w:val="20"/>
                <w:lang w:val="uz-Cyrl-UZ"/>
                <w:rPrChange w:id="6905"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06" w:author="Nozimjon Ortiqov" w:date="2026-02-24T09:31:00Z" w16du:dateUtc="2026-02-24T04:31:00Z">
                  <w:rPr>
                    <w:rFonts w:ascii="Roboto" w:hAnsi="Roboto"/>
                    <w:sz w:val="20"/>
                    <w:szCs w:val="20"/>
                  </w:rPr>
                </w:rPrChange>
              </w:rPr>
              <w:t xml:space="preserve"> Ҳужжатларни </w:t>
            </w:r>
            <w:r w:rsidRPr="009C4BAE">
              <w:rPr>
                <w:rFonts w:ascii="Roboto" w:hAnsi="Roboto"/>
                <w:b/>
                <w:bCs/>
                <w:color w:val="0070C0"/>
                <w:sz w:val="20"/>
                <w:szCs w:val="20"/>
                <w:lang w:val="uz-Cyrl-UZ"/>
                <w:rPrChange w:id="6907" w:author="Nozimjon Ortiqov" w:date="2026-02-24T09:31:00Z" w16du:dateUtc="2026-02-24T04:31:00Z">
                  <w:rPr>
                    <w:rFonts w:ascii="Roboto" w:hAnsi="Roboto"/>
                    <w:b/>
                    <w:bCs/>
                    <w:color w:val="0070C0"/>
                    <w:sz w:val="20"/>
                    <w:szCs w:val="20"/>
                  </w:rPr>
                </w:rPrChange>
              </w:rPr>
              <w:t>онлайн</w:t>
            </w:r>
            <w:r w:rsidRPr="009C4BAE">
              <w:rPr>
                <w:rFonts w:ascii="Roboto" w:hAnsi="Roboto"/>
                <w:color w:val="0070C0"/>
                <w:sz w:val="20"/>
                <w:szCs w:val="20"/>
                <w:lang w:val="uz-Cyrl-UZ"/>
                <w:rPrChange w:id="6908"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909" w:author="Nozimjon Ortiqov" w:date="2026-02-24T09:31:00Z" w16du:dateUtc="2026-02-24T04:31:00Z">
                  <w:rPr>
                    <w:rFonts w:ascii="Roboto" w:hAnsi="Roboto"/>
                    <w:b/>
                    <w:bCs/>
                    <w:color w:val="0070C0"/>
                    <w:sz w:val="20"/>
                    <w:szCs w:val="20"/>
                  </w:rPr>
                </w:rPrChange>
              </w:rPr>
              <w:t>топшириш</w:t>
            </w:r>
            <w:r w:rsidRPr="009C4BAE">
              <w:rPr>
                <w:rFonts w:ascii="Roboto" w:hAnsi="Roboto"/>
                <w:color w:val="0070C0"/>
                <w:sz w:val="20"/>
                <w:szCs w:val="20"/>
                <w:lang w:val="uz-Cyrl-UZ"/>
                <w:rPrChange w:id="6910"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911" w:author="Nozimjon Ortiqov" w:date="2026-02-24T09:31:00Z" w16du:dateUtc="2026-02-24T04:31:00Z">
                  <w:rPr>
                    <w:rFonts w:ascii="Roboto" w:hAnsi="Roboto"/>
                    <w:b/>
                    <w:bCs/>
                    <w:sz w:val="20"/>
                    <w:szCs w:val="20"/>
                  </w:rPr>
                </w:rPrChange>
              </w:rPr>
              <w:t>имконияти</w:t>
            </w:r>
            <w:r w:rsidRPr="009C4BAE">
              <w:rPr>
                <w:rFonts w:ascii="Roboto" w:hAnsi="Roboto"/>
                <w:sz w:val="20"/>
                <w:szCs w:val="20"/>
                <w:lang w:val="uz-Cyrl-UZ"/>
                <w:rPrChange w:id="6912" w:author="Nozimjon Ortiqov" w:date="2026-02-24T09:31:00Z" w16du:dateUtc="2026-02-24T04:31:00Z">
                  <w:rPr>
                    <w:rFonts w:ascii="Roboto" w:hAnsi="Roboto"/>
                    <w:sz w:val="20"/>
                    <w:szCs w:val="20"/>
                  </w:rPr>
                </w:rPrChange>
              </w:rPr>
              <w:t xml:space="preserve"> жуда </w:t>
            </w:r>
            <w:r w:rsidRPr="009C4BAE">
              <w:rPr>
                <w:rFonts w:ascii="Roboto" w:hAnsi="Roboto"/>
                <w:b/>
                <w:bCs/>
                <w:sz w:val="20"/>
                <w:szCs w:val="20"/>
                <w:lang w:val="uz-Cyrl-UZ"/>
                <w:rPrChange w:id="6913" w:author="Nozimjon Ortiqov" w:date="2026-02-24T09:31:00Z" w16du:dateUtc="2026-02-24T04:31:00Z">
                  <w:rPr>
                    <w:rFonts w:ascii="Roboto" w:hAnsi="Roboto"/>
                    <w:b/>
                    <w:bCs/>
                    <w:sz w:val="20"/>
                    <w:szCs w:val="20"/>
                  </w:rPr>
                </w:rPrChange>
              </w:rPr>
              <w:t>чекланган</w:t>
            </w:r>
            <w:r w:rsidRPr="009C4BAE">
              <w:rPr>
                <w:rFonts w:ascii="Roboto" w:hAnsi="Roboto"/>
                <w:sz w:val="20"/>
                <w:szCs w:val="20"/>
                <w:lang w:val="uz-Cyrl-UZ"/>
                <w:rPrChange w:id="6914" w:author="Nozimjon Ortiqov" w:date="2026-02-24T09:31:00Z" w16du:dateUtc="2026-02-24T04:31:00Z">
                  <w:rPr>
                    <w:rFonts w:ascii="Roboto" w:hAnsi="Roboto"/>
                    <w:sz w:val="20"/>
                    <w:szCs w:val="20"/>
                  </w:rPr>
                </w:rPrChange>
              </w:rPr>
              <w:t>.</w:t>
            </w:r>
          </w:p>
          <w:p w14:paraId="665E1985" w14:textId="77777777" w:rsidR="00484395" w:rsidRPr="009C4BAE" w:rsidRDefault="00484395">
            <w:pPr>
              <w:spacing w:before="120"/>
              <w:jc w:val="both"/>
              <w:rPr>
                <w:rFonts w:ascii="Roboto" w:hAnsi="Roboto"/>
                <w:sz w:val="20"/>
                <w:szCs w:val="20"/>
                <w:lang w:val="uz-Cyrl-UZ"/>
                <w:rPrChange w:id="6915" w:author="Nozimjon Ortiqov" w:date="2026-02-24T09:31:00Z" w16du:dateUtc="2026-02-24T04:31:00Z">
                  <w:rPr>
                    <w:rFonts w:ascii="Roboto" w:hAnsi="Roboto"/>
                    <w:sz w:val="20"/>
                    <w:szCs w:val="20"/>
                  </w:rPr>
                </w:rPrChange>
              </w:rPr>
              <w:pPrChange w:id="6916" w:author="Nozimjon Ortiqov" w:date="2026-02-24T09:39:00Z" w16du:dateUtc="2026-02-24T04:39:00Z">
                <w:pPr>
                  <w:spacing w:after="80"/>
                </w:pPr>
              </w:pPrChange>
            </w:pPr>
            <w:r w:rsidRPr="009C4BAE">
              <w:rPr>
                <w:rFonts w:ascii="Roboto" w:hAnsi="Roboto"/>
                <w:b/>
                <w:bCs/>
                <w:color w:val="C00000"/>
                <w:sz w:val="20"/>
                <w:szCs w:val="20"/>
                <w:lang w:val="uz-Cyrl-UZ"/>
                <w:rPrChange w:id="6917"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6918"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19"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20"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21" w:author="Nozimjon Ortiqov" w:date="2026-02-24T09:31:00Z" w16du:dateUtc="2026-02-24T04:31:00Z">
                  <w:rPr>
                    <w:rFonts w:ascii="Roboto" w:hAnsi="Roboto"/>
                    <w:b/>
                    <w:bCs/>
                    <w:sz w:val="20"/>
                    <w:szCs w:val="20"/>
                  </w:rPr>
                </w:rPrChange>
              </w:rPr>
              <w:t>тизимга уланмаган.</w:t>
            </w:r>
          </w:p>
        </w:tc>
        <w:tc>
          <w:tcPr>
            <w:tcW w:w="3715" w:type="dxa"/>
            <w:tcPrChange w:id="6922" w:author="Nozimjon Ortiqov" w:date="2026-02-23T20:23:00Z" w16du:dateUtc="2026-02-23T15:23:00Z">
              <w:tcPr>
                <w:tcW w:w="3715" w:type="dxa"/>
                <w:gridSpan w:val="2"/>
              </w:tcPr>
            </w:tcPrChange>
          </w:tcPr>
          <w:p w14:paraId="4305EC37" w14:textId="77777777" w:rsidR="00484395" w:rsidRPr="009C4BAE" w:rsidRDefault="00484395">
            <w:pPr>
              <w:spacing w:before="120"/>
              <w:jc w:val="both"/>
              <w:rPr>
                <w:rFonts w:ascii="Roboto" w:hAnsi="Roboto"/>
                <w:sz w:val="20"/>
                <w:szCs w:val="20"/>
                <w:lang w:val="uz-Cyrl-UZ"/>
                <w:rPrChange w:id="6923" w:author="Nozimjon Ortiqov" w:date="2026-02-24T09:31:00Z" w16du:dateUtc="2026-02-24T04:31:00Z">
                  <w:rPr>
                    <w:rFonts w:ascii="Roboto" w:hAnsi="Roboto"/>
                    <w:sz w:val="20"/>
                    <w:szCs w:val="20"/>
                  </w:rPr>
                </w:rPrChange>
              </w:rPr>
              <w:pPrChange w:id="6924"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25"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26"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27"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28"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29" w:author="Nozimjon Ortiqov" w:date="2026-02-24T09:31:00Z" w16du:dateUtc="2026-02-24T04:31:00Z">
                  <w:rPr>
                    <w:rFonts w:ascii="Roboto" w:hAnsi="Roboto"/>
                    <w:sz w:val="20"/>
                    <w:szCs w:val="20"/>
                  </w:rPr>
                </w:rPrChange>
              </w:rPr>
              <w:t xml:space="preserve"> амалга оширилади. </w:t>
            </w:r>
          </w:p>
          <w:p w14:paraId="5543DF35" w14:textId="77777777" w:rsidR="00484395" w:rsidRPr="009C4BAE" w:rsidRDefault="00484395">
            <w:pPr>
              <w:spacing w:before="120"/>
              <w:jc w:val="both"/>
              <w:rPr>
                <w:rFonts w:ascii="Roboto" w:hAnsi="Roboto"/>
                <w:b/>
                <w:bCs/>
                <w:sz w:val="20"/>
                <w:szCs w:val="20"/>
                <w:lang w:val="uz-Cyrl-UZ"/>
                <w:rPrChange w:id="6930" w:author="Nozimjon Ortiqov" w:date="2026-02-24T09:31:00Z" w16du:dateUtc="2026-02-24T04:31:00Z">
                  <w:rPr>
                    <w:rFonts w:ascii="Roboto" w:hAnsi="Roboto"/>
                    <w:b/>
                    <w:bCs/>
                    <w:sz w:val="20"/>
                    <w:szCs w:val="20"/>
                  </w:rPr>
                </w:rPrChange>
              </w:rPr>
              <w:pPrChange w:id="6931" w:author="Nozimjon Ortiqov" w:date="2026-02-24T09:39:00Z" w16du:dateUtc="2026-02-24T04:39:00Z">
                <w:pPr>
                  <w:spacing w:after="80"/>
                </w:pPr>
              </w:pPrChange>
            </w:pPr>
            <w:r w:rsidRPr="009C4BAE">
              <w:rPr>
                <w:rFonts w:ascii="Roboto" w:hAnsi="Roboto"/>
                <w:b/>
                <w:bCs/>
                <w:color w:val="C00000"/>
                <w:sz w:val="20"/>
                <w:szCs w:val="20"/>
                <w:lang w:val="uz-Cyrl-UZ"/>
                <w:rPrChange w:id="6932"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33"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34"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35"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36" w:author="Nozimjon Ortiqov" w:date="2026-02-24T09:31:00Z" w16du:dateUtc="2026-02-24T04:31:00Z">
                  <w:rPr>
                    <w:rFonts w:ascii="Roboto" w:hAnsi="Roboto"/>
                    <w:b/>
                    <w:bCs/>
                    <w:sz w:val="20"/>
                    <w:szCs w:val="20"/>
                  </w:rPr>
                </w:rPrChange>
              </w:rPr>
              <w:t>тизимга уланмаган.</w:t>
            </w:r>
            <w:r w:rsidRPr="009C4BAE">
              <w:rPr>
                <w:rFonts w:ascii="Roboto" w:hAnsi="Roboto"/>
                <w:sz w:val="20"/>
                <w:szCs w:val="20"/>
                <w:lang w:val="uz-Cyrl-UZ"/>
                <w:rPrChange w:id="6937" w:author="Nozimjon Ortiqov" w:date="2026-02-24T09:31:00Z" w16du:dateUtc="2026-02-24T04:31:00Z">
                  <w:rPr>
                    <w:rFonts w:ascii="Roboto" w:hAnsi="Roboto"/>
                    <w:sz w:val="20"/>
                    <w:szCs w:val="20"/>
                  </w:rPr>
                </w:rPrChange>
              </w:rPr>
              <w:t>.</w:t>
            </w:r>
          </w:p>
        </w:tc>
        <w:tc>
          <w:tcPr>
            <w:tcW w:w="3436" w:type="dxa"/>
            <w:tcPrChange w:id="6938" w:author="Nozimjon Ortiqov" w:date="2026-02-23T20:23:00Z" w16du:dateUtc="2026-02-23T15:23:00Z">
              <w:tcPr>
                <w:tcW w:w="3715" w:type="dxa"/>
                <w:gridSpan w:val="2"/>
              </w:tcPr>
            </w:tcPrChange>
          </w:tcPr>
          <w:p w14:paraId="27D6DD4E" w14:textId="77777777" w:rsidR="00484395" w:rsidRPr="009C4BAE" w:rsidRDefault="00484395">
            <w:pPr>
              <w:spacing w:before="120"/>
              <w:jc w:val="both"/>
              <w:rPr>
                <w:rFonts w:ascii="Roboto" w:hAnsi="Roboto"/>
                <w:sz w:val="20"/>
                <w:szCs w:val="20"/>
                <w:lang w:val="uz-Cyrl-UZ"/>
              </w:rPr>
              <w:pPrChange w:id="6939"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40"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41"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4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43"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44" w:author="Nozimjon Ortiqov" w:date="2026-02-24T09:31:00Z" w16du:dateUtc="2026-02-24T04:31:00Z">
                  <w:rPr>
                    <w:rFonts w:ascii="Roboto" w:hAnsi="Roboto"/>
                    <w:sz w:val="20"/>
                    <w:szCs w:val="20"/>
                  </w:rPr>
                </w:rPrChange>
              </w:rPr>
              <w:t xml:space="preserve"> амалга оширилади.</w:t>
            </w:r>
          </w:p>
          <w:p w14:paraId="78F4C622" w14:textId="77777777" w:rsidR="00484395" w:rsidRPr="009C4BAE" w:rsidRDefault="00484395">
            <w:pPr>
              <w:spacing w:before="120"/>
              <w:jc w:val="both"/>
              <w:rPr>
                <w:rFonts w:ascii="Roboto" w:hAnsi="Roboto"/>
                <w:sz w:val="20"/>
                <w:szCs w:val="20"/>
                <w:lang w:val="uz-Cyrl-UZ"/>
              </w:rPr>
              <w:pPrChange w:id="6945" w:author="Nozimjon Ortiqov" w:date="2026-02-24T09:39:00Z" w16du:dateUtc="2026-02-24T04:39:00Z">
                <w:pPr>
                  <w:spacing w:after="80"/>
                </w:pPr>
              </w:pPrChange>
            </w:pPr>
            <w:r w:rsidRPr="009C4BAE">
              <w:rPr>
                <w:rFonts w:ascii="Roboto" w:hAnsi="Roboto"/>
                <w:b/>
                <w:bCs/>
                <w:color w:val="C00000"/>
                <w:sz w:val="20"/>
                <w:szCs w:val="20"/>
                <w:lang w:val="uz-Cyrl-UZ"/>
                <w:rPrChange w:id="6946"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47" w:author="Nozimjon Ortiqov" w:date="2026-02-24T09:31:00Z" w16du:dateUtc="2026-02-24T04:31:00Z">
                  <w:rPr>
                    <w:rFonts w:ascii="Roboto" w:hAnsi="Roboto"/>
                    <w:sz w:val="20"/>
                    <w:szCs w:val="20"/>
                  </w:rPr>
                </w:rPrChange>
              </w:rPr>
              <w:t xml:space="preserve"> Ҳужжатларни </w:t>
            </w:r>
            <w:r w:rsidRPr="009C4BAE">
              <w:rPr>
                <w:rFonts w:ascii="Roboto" w:hAnsi="Roboto"/>
                <w:b/>
                <w:bCs/>
                <w:color w:val="0070C0"/>
                <w:sz w:val="20"/>
                <w:szCs w:val="20"/>
                <w:lang w:val="uz-Cyrl-UZ"/>
                <w:rPrChange w:id="6948" w:author="Nozimjon Ortiqov" w:date="2026-02-24T09:31:00Z" w16du:dateUtc="2026-02-24T04:31:00Z">
                  <w:rPr>
                    <w:rFonts w:ascii="Roboto" w:hAnsi="Roboto"/>
                    <w:b/>
                    <w:bCs/>
                    <w:color w:val="0070C0"/>
                    <w:sz w:val="20"/>
                    <w:szCs w:val="20"/>
                  </w:rPr>
                </w:rPrChange>
              </w:rPr>
              <w:t>онлайн</w:t>
            </w:r>
            <w:r w:rsidRPr="009C4BAE">
              <w:rPr>
                <w:rFonts w:ascii="Roboto" w:hAnsi="Roboto"/>
                <w:color w:val="0070C0"/>
                <w:sz w:val="20"/>
                <w:szCs w:val="20"/>
                <w:lang w:val="uz-Cyrl-UZ"/>
                <w:rPrChange w:id="6949"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950" w:author="Nozimjon Ortiqov" w:date="2026-02-24T09:31:00Z" w16du:dateUtc="2026-02-24T04:31:00Z">
                  <w:rPr>
                    <w:rFonts w:ascii="Roboto" w:hAnsi="Roboto"/>
                    <w:b/>
                    <w:bCs/>
                    <w:color w:val="0070C0"/>
                    <w:sz w:val="20"/>
                    <w:szCs w:val="20"/>
                  </w:rPr>
                </w:rPrChange>
              </w:rPr>
              <w:t>топшириш</w:t>
            </w:r>
            <w:r w:rsidRPr="009C4BAE">
              <w:rPr>
                <w:rFonts w:ascii="Roboto" w:hAnsi="Roboto"/>
                <w:color w:val="0070C0"/>
                <w:sz w:val="20"/>
                <w:szCs w:val="20"/>
                <w:lang w:val="uz-Cyrl-UZ"/>
                <w:rPrChange w:id="6951"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952" w:author="Nozimjon Ortiqov" w:date="2026-02-24T09:31:00Z" w16du:dateUtc="2026-02-24T04:31:00Z">
                  <w:rPr>
                    <w:rFonts w:ascii="Roboto" w:hAnsi="Roboto"/>
                    <w:b/>
                    <w:bCs/>
                    <w:sz w:val="20"/>
                    <w:szCs w:val="20"/>
                  </w:rPr>
                </w:rPrChange>
              </w:rPr>
              <w:t>имконияти</w:t>
            </w:r>
            <w:r w:rsidRPr="009C4BAE">
              <w:rPr>
                <w:rFonts w:ascii="Roboto" w:hAnsi="Roboto"/>
                <w:sz w:val="20"/>
                <w:szCs w:val="20"/>
                <w:lang w:val="uz-Cyrl-UZ"/>
                <w:rPrChange w:id="6953" w:author="Nozimjon Ortiqov" w:date="2026-02-24T09:31:00Z" w16du:dateUtc="2026-02-24T04:31:00Z">
                  <w:rPr>
                    <w:rFonts w:ascii="Roboto" w:hAnsi="Roboto"/>
                    <w:sz w:val="20"/>
                    <w:szCs w:val="20"/>
                  </w:rPr>
                </w:rPrChange>
              </w:rPr>
              <w:t xml:space="preserve"> жуда </w:t>
            </w:r>
            <w:r w:rsidRPr="009C4BAE">
              <w:rPr>
                <w:rFonts w:ascii="Roboto" w:hAnsi="Roboto"/>
                <w:b/>
                <w:bCs/>
                <w:sz w:val="20"/>
                <w:szCs w:val="20"/>
                <w:lang w:val="uz-Cyrl-UZ"/>
                <w:rPrChange w:id="6954" w:author="Nozimjon Ortiqov" w:date="2026-02-24T09:31:00Z" w16du:dateUtc="2026-02-24T04:31:00Z">
                  <w:rPr>
                    <w:rFonts w:ascii="Roboto" w:hAnsi="Roboto"/>
                    <w:b/>
                    <w:bCs/>
                    <w:sz w:val="20"/>
                    <w:szCs w:val="20"/>
                  </w:rPr>
                </w:rPrChange>
              </w:rPr>
              <w:t>чекланган</w:t>
            </w:r>
            <w:r w:rsidRPr="009C4BAE">
              <w:rPr>
                <w:rFonts w:ascii="Roboto" w:hAnsi="Roboto"/>
                <w:sz w:val="20"/>
                <w:szCs w:val="20"/>
                <w:lang w:val="uz-Cyrl-UZ"/>
                <w:rPrChange w:id="6955" w:author="Nozimjon Ortiqov" w:date="2026-02-24T09:31:00Z" w16du:dateUtc="2026-02-24T04:31:00Z">
                  <w:rPr>
                    <w:rFonts w:ascii="Roboto" w:hAnsi="Roboto"/>
                    <w:sz w:val="20"/>
                    <w:szCs w:val="20"/>
                  </w:rPr>
                </w:rPrChange>
              </w:rPr>
              <w:t>.</w:t>
            </w:r>
          </w:p>
          <w:p w14:paraId="61620D85" w14:textId="77777777" w:rsidR="00484395" w:rsidRPr="009C4BAE" w:rsidRDefault="00484395">
            <w:pPr>
              <w:spacing w:before="120"/>
              <w:jc w:val="both"/>
              <w:rPr>
                <w:rFonts w:ascii="Roboto" w:hAnsi="Roboto"/>
                <w:b/>
                <w:bCs/>
                <w:sz w:val="20"/>
                <w:szCs w:val="20"/>
                <w:lang w:val="uz-Cyrl-UZ"/>
                <w:rPrChange w:id="6956" w:author="Nozimjon Ortiqov" w:date="2026-02-24T09:31:00Z" w16du:dateUtc="2026-02-24T04:31:00Z">
                  <w:rPr>
                    <w:rFonts w:ascii="Roboto" w:hAnsi="Roboto"/>
                    <w:b/>
                    <w:bCs/>
                    <w:sz w:val="20"/>
                    <w:szCs w:val="20"/>
                  </w:rPr>
                </w:rPrChange>
              </w:rPr>
              <w:pPrChange w:id="6957" w:author="Nozimjon Ortiqov" w:date="2026-02-24T09:39:00Z" w16du:dateUtc="2026-02-24T04:39:00Z">
                <w:pPr>
                  <w:spacing w:after="80"/>
                </w:pPr>
              </w:pPrChange>
            </w:pPr>
            <w:r w:rsidRPr="009C4BAE">
              <w:rPr>
                <w:rFonts w:ascii="Roboto" w:hAnsi="Roboto"/>
                <w:b/>
                <w:bCs/>
                <w:color w:val="C00000"/>
                <w:sz w:val="20"/>
                <w:szCs w:val="20"/>
                <w:lang w:val="uz-Cyrl-UZ"/>
                <w:rPrChange w:id="6958"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6959"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60"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61"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62" w:author="Nozimjon Ortiqov" w:date="2026-02-24T09:31:00Z" w16du:dateUtc="2026-02-24T04:31:00Z">
                  <w:rPr>
                    <w:rFonts w:ascii="Roboto" w:hAnsi="Roboto"/>
                    <w:b/>
                    <w:bCs/>
                    <w:sz w:val="20"/>
                    <w:szCs w:val="20"/>
                  </w:rPr>
                </w:rPrChange>
              </w:rPr>
              <w:t>тизимга уланмаган.</w:t>
            </w:r>
          </w:p>
        </w:tc>
      </w:tr>
    </w:tbl>
    <w:p w14:paraId="64290032" w14:textId="337EA597" w:rsidR="00484395" w:rsidRPr="009C4BAE" w:rsidDel="00AE21CE" w:rsidRDefault="00484395" w:rsidP="00484395">
      <w:pPr>
        <w:rPr>
          <w:del w:id="6963" w:author="Nozimjon Ortiqov" w:date="2026-02-24T09:39:00Z" w16du:dateUtc="2026-02-24T04:39:00Z"/>
          <w:rFonts w:ascii="Roboto" w:eastAsia="Times New Roman" w:hAnsi="Roboto" w:cstheme="minorHAnsi"/>
          <w:b/>
          <w:bCs/>
          <w:color w:val="C00000"/>
          <w:sz w:val="26"/>
          <w:szCs w:val="26"/>
          <w:lang w:val="uz-Cyrl-UZ" w:eastAsia="ru-RU"/>
          <w:rPrChange w:id="6964" w:author="Nozimjon Ortiqov" w:date="2026-02-24T09:31:00Z" w16du:dateUtc="2026-02-24T04:31:00Z">
            <w:rPr>
              <w:del w:id="6965" w:author="Nozimjon Ortiqov" w:date="2026-02-24T09:39:00Z" w16du:dateUtc="2026-02-24T04:39:00Z"/>
              <w:rFonts w:ascii="Roboto" w:eastAsia="Times New Roman" w:hAnsi="Roboto" w:cstheme="minorHAnsi"/>
              <w:b/>
              <w:bCs/>
              <w:color w:val="C00000"/>
              <w:sz w:val="26"/>
              <w:szCs w:val="26"/>
              <w:lang w:eastAsia="ru-RU"/>
            </w:rPr>
          </w:rPrChange>
        </w:rPr>
      </w:pPr>
    </w:p>
    <w:p w14:paraId="13F96F3C" w14:textId="77777777" w:rsidR="00484395" w:rsidRPr="009C4BAE" w:rsidRDefault="00484395" w:rsidP="00484395">
      <w:pPr>
        <w:rPr>
          <w:rFonts w:ascii="Roboto" w:eastAsia="Times New Roman" w:hAnsi="Roboto" w:cstheme="minorHAnsi"/>
          <w:b/>
          <w:bCs/>
          <w:color w:val="C00000"/>
          <w:sz w:val="26"/>
          <w:szCs w:val="26"/>
          <w:lang w:val="uz-Cyrl-UZ" w:eastAsia="ru-RU"/>
          <w:rPrChange w:id="6966" w:author="Nozimjon Ortiqov" w:date="2026-02-24T09:31:00Z" w16du:dateUtc="2026-02-24T04:31:00Z">
            <w:rPr>
              <w:rFonts w:ascii="Roboto" w:eastAsia="Times New Roman" w:hAnsi="Roboto" w:cstheme="minorHAnsi"/>
              <w:b/>
              <w:bCs/>
              <w:color w:val="C00000"/>
              <w:sz w:val="26"/>
              <w:szCs w:val="26"/>
              <w:lang w:eastAsia="ru-RU"/>
            </w:rPr>
          </w:rPrChange>
        </w:rPr>
      </w:pPr>
      <w:r w:rsidRPr="009C4BAE">
        <w:rPr>
          <w:rFonts w:ascii="Roboto" w:eastAsia="Times New Roman" w:hAnsi="Roboto" w:cstheme="minorHAnsi"/>
          <w:b/>
          <w:bCs/>
          <w:color w:val="C00000"/>
          <w:sz w:val="26"/>
          <w:szCs w:val="26"/>
          <w:lang w:val="uz-Cyrl-UZ" w:eastAsia="ru-RU"/>
          <w:rPrChange w:id="6967" w:author="Nozimjon Ortiqov" w:date="2026-02-24T09:31:00Z" w16du:dateUtc="2026-02-24T04:31:00Z">
            <w:rPr>
              <w:rFonts w:ascii="Roboto" w:eastAsia="Times New Roman" w:hAnsi="Roboto" w:cstheme="minorHAnsi"/>
              <w:b/>
              <w:bCs/>
              <w:color w:val="C00000"/>
              <w:sz w:val="26"/>
              <w:szCs w:val="26"/>
              <w:lang w:eastAsia="ru-RU"/>
            </w:rPr>
          </w:rPrChange>
        </w:rPr>
        <w:br w:type="page"/>
      </w:r>
    </w:p>
    <w:p w14:paraId="632D07F1" w14:textId="0890D5DE" w:rsidR="00484395" w:rsidRPr="00AE21CE" w:rsidRDefault="00484395" w:rsidP="00B76C54">
      <w:pPr>
        <w:pStyle w:val="1"/>
        <w:spacing w:after="240" w:line="288" w:lineRule="auto"/>
        <w:ind w:firstLine="567"/>
        <w:jc w:val="center"/>
        <w:rPr>
          <w:rFonts w:ascii="Roboto" w:hAnsi="Roboto" w:cstheme="minorHAnsi"/>
          <w:i/>
          <w:iCs/>
          <w:color w:val="002060"/>
          <w:sz w:val="26"/>
          <w:szCs w:val="26"/>
          <w:lang w:val="uz-Cyrl-UZ"/>
          <w:rPrChange w:id="6968" w:author="Nozimjon Ortiqov" w:date="2026-02-24T09:39:00Z" w16du:dateUtc="2026-02-24T04:39:00Z">
            <w:rPr>
              <w:rFonts w:ascii="Roboto" w:hAnsi="Roboto" w:cstheme="minorHAnsi"/>
              <w:b/>
              <w:bCs/>
              <w:color w:val="002060"/>
              <w:lang w:val="uz-Cyrl-UZ"/>
            </w:rPr>
          </w:rPrChange>
        </w:rPr>
      </w:pPr>
      <w:r w:rsidRPr="00AE21CE">
        <w:rPr>
          <w:rFonts w:ascii="Roboto" w:hAnsi="Roboto" w:cstheme="minorHAnsi"/>
          <w:b/>
          <w:bCs/>
          <w:color w:val="002060"/>
          <w:sz w:val="26"/>
          <w:szCs w:val="26"/>
          <w:lang w:val="uz-Cyrl-UZ"/>
          <w:rPrChange w:id="6969" w:author="Nozimjon Ortiqov" w:date="2026-02-24T09:39:00Z" w16du:dateUtc="2026-02-24T04:39:00Z">
            <w:rPr>
              <w:rFonts w:ascii="Roboto" w:hAnsi="Roboto" w:cstheme="minorHAnsi"/>
              <w:b/>
              <w:bCs/>
              <w:color w:val="002060"/>
              <w:lang w:val="uz-Cyrl-UZ"/>
            </w:rPr>
          </w:rPrChange>
        </w:rPr>
        <w:lastRenderedPageBreak/>
        <w:t xml:space="preserve">8-илова. </w:t>
      </w:r>
      <w:r w:rsidR="00B76C54" w:rsidRPr="00AE21CE">
        <w:rPr>
          <w:rFonts w:ascii="Roboto" w:hAnsi="Roboto" w:cstheme="minorHAnsi"/>
          <w:b/>
          <w:bCs/>
          <w:color w:val="002060"/>
          <w:sz w:val="26"/>
          <w:szCs w:val="26"/>
          <w:lang w:val="uz-Cyrl-UZ"/>
          <w:rPrChange w:id="6970" w:author="Nozimjon Ortiqov" w:date="2026-02-24T09:39:00Z" w16du:dateUtc="2026-02-24T04:39:00Z">
            <w:rPr>
              <w:rFonts w:ascii="Roboto" w:hAnsi="Roboto" w:cstheme="minorHAnsi"/>
              <w:b/>
              <w:bCs/>
              <w:color w:val="002060"/>
              <w:lang w:val="uz-Cyrl-UZ"/>
            </w:rPr>
          </w:rPrChange>
        </w:rPr>
        <w:t>Мижоз</w:t>
      </w:r>
      <w:r w:rsidRPr="00AE21CE">
        <w:rPr>
          <w:rFonts w:ascii="Roboto" w:hAnsi="Roboto" w:cstheme="minorHAnsi"/>
          <w:b/>
          <w:bCs/>
          <w:color w:val="002060"/>
          <w:sz w:val="26"/>
          <w:szCs w:val="26"/>
          <w:lang w:val="uz-Cyrl-UZ"/>
          <w:rPrChange w:id="6971" w:author="Nozimjon Ortiqov" w:date="2026-02-24T09:39:00Z" w16du:dateUtc="2026-02-24T04:39:00Z">
            <w:rPr>
              <w:rFonts w:ascii="Roboto" w:hAnsi="Roboto" w:cstheme="minorHAnsi"/>
              <w:b/>
              <w:bCs/>
              <w:color w:val="002060"/>
              <w:lang w:val="uz-Cyrl-UZ"/>
            </w:rPr>
          </w:rPrChange>
        </w:rPr>
        <w:t xml:space="preserve">ларнинг тўлов қобилиятини баҳолаш тизимлари ва банкларда қарздорликни ундириш босқичлари </w:t>
      </w:r>
      <w:r w:rsidRPr="00AE21CE">
        <w:rPr>
          <w:rFonts w:ascii="Roboto" w:hAnsi="Roboto" w:cstheme="minorHAnsi"/>
          <w:i/>
          <w:iCs/>
          <w:color w:val="002060"/>
          <w:sz w:val="26"/>
          <w:szCs w:val="26"/>
          <w:lang w:val="uz-Cyrl-UZ"/>
          <w:rPrChange w:id="6972" w:author="Nozimjon Ortiqov" w:date="2026-02-24T09:39:00Z" w16du:dateUtc="2026-02-24T04:39:00Z">
            <w:rPr>
              <w:rFonts w:ascii="Roboto" w:hAnsi="Roboto" w:cstheme="minorHAnsi"/>
              <w:b/>
              <w:bCs/>
              <w:color w:val="002060"/>
              <w:lang w:val="uz-Cyrl-UZ"/>
            </w:rPr>
          </w:rPrChange>
        </w:rPr>
        <w:t>(давоми)</w:t>
      </w:r>
    </w:p>
    <w:tbl>
      <w:tblPr>
        <w:tblStyle w:val="af8"/>
        <w:tblW w:w="1616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6973" w:author="Nozimjon Ortiqov" w:date="2026-02-23T20:25:00Z" w16du:dateUtc="2026-02-23T15:25: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1857"/>
        <w:gridCol w:w="1857"/>
        <w:gridCol w:w="1858"/>
        <w:gridCol w:w="1857"/>
        <w:gridCol w:w="3715"/>
        <w:gridCol w:w="3295"/>
        <w:tblGridChange w:id="6974">
          <w:tblGrid>
            <w:gridCol w:w="1727"/>
            <w:gridCol w:w="269"/>
            <w:gridCol w:w="1727"/>
            <w:gridCol w:w="1718"/>
            <w:gridCol w:w="139"/>
            <w:gridCol w:w="1857"/>
            <w:gridCol w:w="1719"/>
            <w:gridCol w:w="139"/>
            <w:gridCol w:w="1857"/>
            <w:gridCol w:w="3715"/>
            <w:gridCol w:w="1299"/>
            <w:gridCol w:w="2416"/>
          </w:tblGrid>
        </w:tblGridChange>
      </w:tblGrid>
      <w:tr w:rsidR="00484395" w:rsidRPr="009C4BAE" w14:paraId="4653203A" w14:textId="77777777" w:rsidTr="00765FD2">
        <w:trPr>
          <w:trHeight w:val="435"/>
          <w:trPrChange w:id="6975" w:author="Nozimjon Ortiqov" w:date="2026-02-23T20:25:00Z" w16du:dateUtc="2026-02-23T15:25:00Z">
            <w:trPr>
              <w:gridBefore w:val="2"/>
              <w:trHeight w:val="435"/>
            </w:trPr>
          </w:trPrChange>
        </w:trPr>
        <w:tc>
          <w:tcPr>
            <w:tcW w:w="1727" w:type="dxa"/>
            <w:vMerge w:val="restart"/>
            <w:shd w:val="clear" w:color="auto" w:fill="9CC2E5" w:themeFill="accent5" w:themeFillTint="99"/>
            <w:vAlign w:val="center"/>
            <w:tcPrChange w:id="6976" w:author="Nozimjon Ortiqov" w:date="2026-02-23T20:25:00Z" w16du:dateUtc="2026-02-23T15:25:00Z">
              <w:tcPr>
                <w:tcW w:w="1727" w:type="dxa"/>
                <w:vMerge w:val="restart"/>
                <w:shd w:val="clear" w:color="auto" w:fill="9CC2E5" w:themeFill="accent5" w:themeFillTint="99"/>
                <w:vAlign w:val="center"/>
              </w:tcPr>
            </w:tcPrChange>
          </w:tcPr>
          <w:p w14:paraId="51969CC4"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vMerge w:val="restart"/>
            <w:shd w:val="clear" w:color="auto" w:fill="9CC2E5" w:themeFill="accent5" w:themeFillTint="99"/>
            <w:vAlign w:val="center"/>
            <w:tcPrChange w:id="6977" w:author="Nozimjon Ortiqov" w:date="2026-02-23T20:25:00Z" w16du:dateUtc="2026-02-23T15:25:00Z">
              <w:tcPr>
                <w:tcW w:w="3714" w:type="dxa"/>
                <w:gridSpan w:val="3"/>
                <w:vMerge w:val="restart"/>
                <w:shd w:val="clear" w:color="auto" w:fill="9CC2E5" w:themeFill="accent5" w:themeFillTint="99"/>
                <w:vAlign w:val="center"/>
              </w:tcPr>
            </w:tcPrChange>
          </w:tcPr>
          <w:p w14:paraId="1A08DA7B" w14:textId="5D0CA876" w:rsidR="00484395" w:rsidRPr="009C4BAE" w:rsidRDefault="00484395" w:rsidP="001222C0">
            <w:pPr>
              <w:spacing w:after="80"/>
              <w:jc w:val="center"/>
              <w:rPr>
                <w:rFonts w:ascii="Roboto" w:hAnsi="Roboto"/>
                <w:b/>
                <w:bCs/>
                <w:color w:val="000000" w:themeColor="text1"/>
                <w:sz w:val="20"/>
                <w:szCs w:val="20"/>
                <w:lang w:val="uz-Cyrl-UZ"/>
              </w:rPr>
            </w:pPr>
            <w:del w:id="6978" w:author="Nozimjon Ortiqov" w:date="2026-02-23T18:29:00Z" w16du:dateUtc="2026-02-23T13:29:00Z">
              <w:r w:rsidRPr="009C4BAE" w:rsidDel="00196C9D">
                <w:rPr>
                  <w:rFonts w:ascii="Roboto" w:hAnsi="Roboto"/>
                  <w:b/>
                  <w:bCs/>
                  <w:color w:val="000000" w:themeColor="text1"/>
                  <w:sz w:val="20"/>
                  <w:szCs w:val="20"/>
                  <w:highlight w:val="yellow"/>
                  <w:lang w:val="uz-Cyrl-UZ"/>
                  <w:rPrChange w:id="6979" w:author="Nozimjon Ortiqov" w:date="2026-02-24T09:31:00Z" w16du:dateUtc="2026-02-24T04:31:00Z">
                    <w:rPr>
                      <w:rFonts w:ascii="Roboto" w:hAnsi="Roboto"/>
                      <w:b/>
                      <w:bCs/>
                      <w:color w:val="000000" w:themeColor="text1"/>
                      <w:sz w:val="20"/>
                      <w:szCs w:val="20"/>
                    </w:rPr>
                  </w:rPrChange>
                </w:rPr>
                <w:delText>OTP</w:delText>
              </w:r>
              <w:r w:rsidRPr="009C4BAE" w:rsidDel="00196C9D">
                <w:rPr>
                  <w:rFonts w:ascii="Roboto" w:hAnsi="Roboto"/>
                  <w:b/>
                  <w:bCs/>
                  <w:color w:val="000000" w:themeColor="text1"/>
                  <w:sz w:val="20"/>
                  <w:szCs w:val="20"/>
                  <w:lang w:val="uz-Cyrl-UZ"/>
                  <w:rPrChange w:id="6980" w:author="Nozimjon Ortiqov" w:date="2026-02-24T09:31:00Z" w16du:dateUtc="2026-02-24T04:31:00Z">
                    <w:rPr>
                      <w:rFonts w:ascii="Roboto" w:hAnsi="Roboto"/>
                      <w:b/>
                      <w:bCs/>
                      <w:color w:val="000000" w:themeColor="text1"/>
                      <w:sz w:val="20"/>
                      <w:szCs w:val="20"/>
                      <w:lang w:val="en-US"/>
                    </w:rPr>
                  </w:rPrChange>
                </w:rPr>
                <w:delText xml:space="preserve"> </w:delText>
              </w:r>
            </w:del>
            <w:ins w:id="6981" w:author="Nozimjon Ortiqov" w:date="2026-02-23T18:29:00Z" w16du:dateUtc="2026-02-23T13:29:00Z">
              <w:r w:rsidR="00196C9D" w:rsidRPr="009C4BAE">
                <w:rPr>
                  <w:rFonts w:ascii="Roboto" w:hAnsi="Roboto"/>
                  <w:b/>
                  <w:bCs/>
                  <w:color w:val="000000" w:themeColor="text1"/>
                  <w:sz w:val="20"/>
                  <w:szCs w:val="20"/>
                  <w:lang w:val="uz-Cyrl-UZ"/>
                  <w:rPrChange w:id="6982" w:author="Nozimjon Ortiqov" w:date="2026-02-24T09:31:00Z" w16du:dateUtc="2026-02-24T04:31:00Z">
                    <w:rPr>
                      <w:rFonts w:ascii="Roboto" w:hAnsi="Roboto"/>
                      <w:color w:val="000000" w:themeColor="text1"/>
                      <w:sz w:val="20"/>
                      <w:szCs w:val="20"/>
                      <w:lang w:val="uz-Cyrl-UZ"/>
                    </w:rPr>
                  </w:rPrChange>
                </w:rPr>
                <w:t>Ипоте</w:t>
              </w:r>
            </w:ins>
            <w:ins w:id="6983" w:author="Nozimjon Ortiqov" w:date="2026-02-23T18:30:00Z" w16du:dateUtc="2026-02-23T13:30:00Z">
              <w:r w:rsidR="00196C9D" w:rsidRPr="009C4BAE">
                <w:rPr>
                  <w:rFonts w:ascii="Roboto" w:hAnsi="Roboto"/>
                  <w:b/>
                  <w:bCs/>
                  <w:color w:val="000000" w:themeColor="text1"/>
                  <w:sz w:val="20"/>
                  <w:szCs w:val="20"/>
                  <w:lang w:val="uz-Cyrl-UZ"/>
                  <w:rPrChange w:id="6984" w:author="Nozimjon Ortiqov" w:date="2026-02-24T09:31:00Z" w16du:dateUtc="2026-02-24T04:31:00Z">
                    <w:rPr>
                      <w:rFonts w:ascii="Roboto" w:hAnsi="Roboto"/>
                      <w:color w:val="000000" w:themeColor="text1"/>
                      <w:sz w:val="20"/>
                      <w:szCs w:val="20"/>
                      <w:lang w:val="uz-Cyrl-UZ"/>
                    </w:rPr>
                  </w:rPrChange>
                </w:rPr>
                <w:t>ка банк</w:t>
              </w:r>
            </w:ins>
          </w:p>
        </w:tc>
        <w:tc>
          <w:tcPr>
            <w:tcW w:w="3715" w:type="dxa"/>
            <w:gridSpan w:val="2"/>
            <w:vMerge w:val="restart"/>
            <w:shd w:val="clear" w:color="auto" w:fill="9CC2E5" w:themeFill="accent5" w:themeFillTint="99"/>
            <w:vAlign w:val="center"/>
            <w:tcPrChange w:id="6985" w:author="Nozimjon Ortiqov" w:date="2026-02-23T20:25:00Z" w16du:dateUtc="2026-02-23T15:25:00Z">
              <w:tcPr>
                <w:tcW w:w="3715" w:type="dxa"/>
                <w:gridSpan w:val="3"/>
                <w:vMerge w:val="restart"/>
                <w:shd w:val="clear" w:color="auto" w:fill="9CC2E5" w:themeFill="accent5" w:themeFillTint="99"/>
                <w:vAlign w:val="center"/>
              </w:tcPr>
            </w:tcPrChange>
          </w:tcPr>
          <w:p w14:paraId="60B25AE7" w14:textId="36AFCF30" w:rsidR="00484395" w:rsidRPr="009C4BAE" w:rsidRDefault="00484395" w:rsidP="001222C0">
            <w:pPr>
              <w:spacing w:after="80"/>
              <w:jc w:val="center"/>
              <w:rPr>
                <w:rFonts w:ascii="Roboto" w:hAnsi="Roboto"/>
                <w:b/>
                <w:bCs/>
                <w:color w:val="000000" w:themeColor="text1"/>
                <w:sz w:val="20"/>
                <w:szCs w:val="20"/>
                <w:lang w:val="uz-Cyrl-UZ"/>
              </w:rPr>
            </w:pPr>
            <w:del w:id="6986" w:author="Nozimjon Ortiqov" w:date="2026-02-23T17:48:00Z" w16du:dateUtc="2026-02-23T12:48:00Z">
              <w:r w:rsidRPr="009C4BAE" w:rsidDel="002D235A">
                <w:rPr>
                  <w:rFonts w:ascii="Roboto" w:hAnsi="Roboto"/>
                  <w:b/>
                  <w:bCs/>
                  <w:color w:val="000000" w:themeColor="text1"/>
                  <w:sz w:val="20"/>
                  <w:szCs w:val="20"/>
                  <w:lang w:val="uz-Cyrl-UZ"/>
                  <w:rPrChange w:id="6987" w:author="Nozimjon Ortiqov" w:date="2026-02-24T09:31:00Z" w16du:dateUtc="2026-02-24T04:31:00Z">
                    <w:rPr>
                      <w:rFonts w:ascii="Roboto" w:hAnsi="Roboto"/>
                      <w:b/>
                      <w:bCs/>
                      <w:color w:val="000000" w:themeColor="text1"/>
                      <w:sz w:val="20"/>
                      <w:szCs w:val="20"/>
                      <w:lang w:val="en-US"/>
                    </w:rPr>
                  </w:rPrChange>
                </w:rPr>
                <w:delText>BRB</w:delText>
              </w:r>
            </w:del>
            <w:ins w:id="6988" w:author="Nozimjon Ortiqov" w:date="2026-02-23T17:48:00Z" w16du:dateUtc="2026-02-23T12:48:00Z">
              <w:r w:rsidR="002D235A" w:rsidRPr="009C4BAE">
                <w:rPr>
                  <w:rFonts w:ascii="Roboto" w:hAnsi="Roboto"/>
                  <w:b/>
                  <w:bCs/>
                  <w:color w:val="000000" w:themeColor="text1"/>
                  <w:sz w:val="20"/>
                  <w:szCs w:val="20"/>
                  <w:lang w:val="uz-Cyrl-UZ"/>
                </w:rPr>
                <w:t>Бизнесни ривожлантириш банки</w:t>
              </w:r>
            </w:ins>
          </w:p>
        </w:tc>
        <w:tc>
          <w:tcPr>
            <w:tcW w:w="7010" w:type="dxa"/>
            <w:gridSpan w:val="2"/>
            <w:shd w:val="clear" w:color="auto" w:fill="9CC2E5" w:themeFill="accent5" w:themeFillTint="99"/>
            <w:vAlign w:val="center"/>
            <w:tcPrChange w:id="6989" w:author="Nozimjon Ortiqov" w:date="2026-02-23T20:25:00Z" w16du:dateUtc="2026-02-23T15:25:00Z">
              <w:tcPr>
                <w:tcW w:w="7430" w:type="dxa"/>
                <w:gridSpan w:val="3"/>
                <w:shd w:val="clear" w:color="auto" w:fill="9CC2E5" w:themeFill="accent5" w:themeFillTint="99"/>
                <w:vAlign w:val="center"/>
              </w:tcPr>
            </w:tcPrChange>
          </w:tcPr>
          <w:p w14:paraId="35562EEE" w14:textId="77777777" w:rsidR="00484395" w:rsidRPr="009C4BAE" w:rsidRDefault="00484395" w:rsidP="001222C0">
            <w:pPr>
              <w:spacing w:after="80"/>
              <w:jc w:val="center"/>
              <w:rPr>
                <w:rFonts w:ascii="Roboto" w:hAnsi="Roboto"/>
                <w:b/>
                <w:bCs/>
                <w:color w:val="000000" w:themeColor="text1"/>
                <w:sz w:val="20"/>
                <w:szCs w:val="20"/>
                <w:lang w:val="uz-Cyrl-UZ"/>
                <w:rPrChange w:id="6990" w:author="Nozimjon Ortiqov" w:date="2026-02-24T09:31:00Z" w16du:dateUtc="2026-02-24T04:31:00Z">
                  <w:rPr>
                    <w:rFonts w:ascii="Roboto" w:hAnsi="Roboto"/>
                    <w:b/>
                    <w:bCs/>
                    <w:color w:val="000000" w:themeColor="text1"/>
                    <w:sz w:val="20"/>
                    <w:szCs w:val="20"/>
                  </w:rPr>
                </w:rPrChange>
              </w:rPr>
            </w:pPr>
            <w:r w:rsidRPr="009C4BAE">
              <w:rPr>
                <w:rFonts w:ascii="Roboto" w:hAnsi="Roboto"/>
                <w:b/>
                <w:bCs/>
                <w:color w:val="000000" w:themeColor="text1"/>
                <w:sz w:val="20"/>
                <w:szCs w:val="20"/>
                <w:lang w:val="uz-Cyrl-UZ"/>
                <w:rPrChange w:id="6991" w:author="Nozimjon Ortiqov" w:date="2026-02-24T09:31:00Z" w16du:dateUtc="2026-02-24T04:31:00Z">
                  <w:rPr>
                    <w:rFonts w:ascii="Roboto" w:hAnsi="Roboto"/>
                    <w:b/>
                    <w:bCs/>
                    <w:color w:val="000000" w:themeColor="text1"/>
                    <w:sz w:val="20"/>
                    <w:szCs w:val="20"/>
                  </w:rPr>
                </w:rPrChange>
              </w:rPr>
              <w:t>Халқаро тажриба</w:t>
            </w:r>
          </w:p>
        </w:tc>
      </w:tr>
      <w:tr w:rsidR="00484395" w:rsidRPr="009C4BAE" w14:paraId="026A6439" w14:textId="77777777" w:rsidTr="00765FD2">
        <w:trPr>
          <w:trHeight w:val="434"/>
          <w:trPrChange w:id="6992" w:author="Nozimjon Ortiqov" w:date="2026-02-23T20:25:00Z" w16du:dateUtc="2026-02-23T15:25:00Z">
            <w:trPr>
              <w:gridBefore w:val="2"/>
              <w:trHeight w:val="434"/>
            </w:trPr>
          </w:trPrChange>
        </w:trPr>
        <w:tc>
          <w:tcPr>
            <w:tcW w:w="1727" w:type="dxa"/>
            <w:vMerge/>
            <w:shd w:val="clear" w:color="auto" w:fill="9CC2E5" w:themeFill="accent5" w:themeFillTint="99"/>
            <w:vAlign w:val="center"/>
            <w:tcPrChange w:id="6993" w:author="Nozimjon Ortiqov" w:date="2026-02-23T20:25:00Z" w16du:dateUtc="2026-02-23T15:25:00Z">
              <w:tcPr>
                <w:tcW w:w="1727" w:type="dxa"/>
                <w:vMerge/>
                <w:shd w:val="clear" w:color="auto" w:fill="9CC2E5" w:themeFill="accent5" w:themeFillTint="99"/>
                <w:vAlign w:val="center"/>
              </w:tcPr>
            </w:tcPrChange>
          </w:tcPr>
          <w:p w14:paraId="7E081AA5" w14:textId="77777777" w:rsidR="00484395" w:rsidRPr="009C4BAE" w:rsidRDefault="00484395" w:rsidP="001222C0">
            <w:pPr>
              <w:spacing w:after="80"/>
              <w:jc w:val="center"/>
              <w:rPr>
                <w:rFonts w:ascii="Roboto" w:hAnsi="Roboto"/>
                <w:b/>
                <w:bCs/>
                <w:sz w:val="20"/>
                <w:szCs w:val="20"/>
                <w:lang w:val="uz-Cyrl-UZ"/>
              </w:rPr>
            </w:pPr>
          </w:p>
        </w:tc>
        <w:tc>
          <w:tcPr>
            <w:tcW w:w="3714" w:type="dxa"/>
            <w:gridSpan w:val="2"/>
            <w:vMerge/>
            <w:shd w:val="clear" w:color="auto" w:fill="9CC2E5" w:themeFill="accent5" w:themeFillTint="99"/>
            <w:vAlign w:val="center"/>
            <w:tcPrChange w:id="6994" w:author="Nozimjon Ortiqov" w:date="2026-02-23T20:25:00Z" w16du:dateUtc="2026-02-23T15:25:00Z">
              <w:tcPr>
                <w:tcW w:w="3714" w:type="dxa"/>
                <w:gridSpan w:val="3"/>
                <w:vMerge/>
                <w:shd w:val="clear" w:color="auto" w:fill="9CC2E5" w:themeFill="accent5" w:themeFillTint="99"/>
                <w:vAlign w:val="center"/>
              </w:tcPr>
            </w:tcPrChange>
          </w:tcPr>
          <w:p w14:paraId="17F33A62" w14:textId="77777777" w:rsidR="00484395" w:rsidRPr="009C4BAE" w:rsidRDefault="00484395" w:rsidP="001222C0">
            <w:pPr>
              <w:spacing w:after="80"/>
              <w:jc w:val="center"/>
              <w:rPr>
                <w:rFonts w:ascii="Roboto" w:hAnsi="Roboto"/>
                <w:b/>
                <w:bCs/>
                <w:color w:val="000000" w:themeColor="text1"/>
                <w:sz w:val="20"/>
                <w:szCs w:val="20"/>
                <w:lang w:val="uz-Cyrl-UZ"/>
                <w:rPrChange w:id="6995" w:author="Nozimjon Ortiqov" w:date="2026-02-24T09:31:00Z" w16du:dateUtc="2026-02-24T04:31:00Z">
                  <w:rPr>
                    <w:rFonts w:ascii="Roboto" w:hAnsi="Roboto"/>
                    <w:b/>
                    <w:bCs/>
                    <w:color w:val="000000" w:themeColor="text1"/>
                    <w:sz w:val="20"/>
                    <w:szCs w:val="20"/>
                  </w:rPr>
                </w:rPrChange>
              </w:rPr>
            </w:pPr>
          </w:p>
        </w:tc>
        <w:tc>
          <w:tcPr>
            <w:tcW w:w="3715" w:type="dxa"/>
            <w:gridSpan w:val="2"/>
            <w:vMerge/>
            <w:shd w:val="clear" w:color="auto" w:fill="9CC2E5" w:themeFill="accent5" w:themeFillTint="99"/>
            <w:vAlign w:val="center"/>
            <w:tcPrChange w:id="6996" w:author="Nozimjon Ortiqov" w:date="2026-02-23T20:25:00Z" w16du:dateUtc="2026-02-23T15:25:00Z">
              <w:tcPr>
                <w:tcW w:w="3715" w:type="dxa"/>
                <w:gridSpan w:val="3"/>
                <w:vMerge/>
                <w:shd w:val="clear" w:color="auto" w:fill="9CC2E5" w:themeFill="accent5" w:themeFillTint="99"/>
                <w:vAlign w:val="center"/>
              </w:tcPr>
            </w:tcPrChange>
          </w:tcPr>
          <w:p w14:paraId="6913809D" w14:textId="77777777" w:rsidR="00484395" w:rsidRPr="009C4BAE" w:rsidRDefault="00484395" w:rsidP="001222C0">
            <w:pPr>
              <w:spacing w:after="80"/>
              <w:jc w:val="center"/>
              <w:rPr>
                <w:rFonts w:ascii="Roboto" w:hAnsi="Roboto"/>
                <w:b/>
                <w:bCs/>
                <w:color w:val="000000" w:themeColor="text1"/>
                <w:sz w:val="20"/>
                <w:szCs w:val="20"/>
                <w:lang w:val="uz-Cyrl-UZ"/>
                <w:rPrChange w:id="6997" w:author="Nozimjon Ortiqov" w:date="2026-02-24T09:31:00Z" w16du:dateUtc="2026-02-24T04:31:00Z">
                  <w:rPr>
                    <w:rFonts w:ascii="Roboto" w:hAnsi="Roboto"/>
                    <w:b/>
                    <w:bCs/>
                    <w:color w:val="000000" w:themeColor="text1"/>
                    <w:sz w:val="20"/>
                    <w:szCs w:val="20"/>
                    <w:lang w:val="en-US"/>
                  </w:rPr>
                </w:rPrChange>
              </w:rPr>
            </w:pPr>
          </w:p>
        </w:tc>
        <w:tc>
          <w:tcPr>
            <w:tcW w:w="3715" w:type="dxa"/>
            <w:shd w:val="clear" w:color="auto" w:fill="9CC2E5" w:themeFill="accent5" w:themeFillTint="99"/>
            <w:vAlign w:val="center"/>
            <w:tcPrChange w:id="6998" w:author="Nozimjon Ortiqov" w:date="2026-02-23T20:25:00Z" w16du:dateUtc="2026-02-23T15:25:00Z">
              <w:tcPr>
                <w:tcW w:w="3715" w:type="dxa"/>
                <w:shd w:val="clear" w:color="auto" w:fill="9CC2E5" w:themeFill="accent5" w:themeFillTint="99"/>
                <w:vAlign w:val="center"/>
              </w:tcPr>
            </w:tcPrChange>
          </w:tcPr>
          <w:p w14:paraId="2C39FE06" w14:textId="77777777" w:rsidR="00484395" w:rsidRPr="009C4BAE" w:rsidRDefault="00484395" w:rsidP="001222C0">
            <w:pPr>
              <w:spacing w:after="80"/>
              <w:jc w:val="center"/>
              <w:rPr>
                <w:rFonts w:ascii="Roboto" w:hAnsi="Roboto"/>
                <w:b/>
                <w:bCs/>
                <w:color w:val="000000" w:themeColor="text1"/>
                <w:sz w:val="20"/>
                <w:szCs w:val="20"/>
                <w:lang w:val="uz-Cyrl-UZ"/>
                <w:rPrChange w:id="6999"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000"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001"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002"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003"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004" w:author="Nozimjon Ortiqov" w:date="2026-02-24T09:31:00Z" w16du:dateUtc="2026-02-24T04:31:00Z">
                  <w:rPr>
                    <w:rFonts w:ascii="Roboto" w:hAnsi="Roboto"/>
                    <w:i/>
                    <w:iCs/>
                    <w:color w:val="000000" w:themeColor="text1"/>
                    <w:sz w:val="20"/>
                    <w:szCs w:val="20"/>
                  </w:rPr>
                </w:rPrChange>
              </w:rPr>
              <w:t>)</w:t>
            </w:r>
          </w:p>
        </w:tc>
        <w:tc>
          <w:tcPr>
            <w:tcW w:w="3295" w:type="dxa"/>
            <w:shd w:val="clear" w:color="auto" w:fill="9CC2E5" w:themeFill="accent5" w:themeFillTint="99"/>
            <w:vAlign w:val="center"/>
            <w:tcPrChange w:id="7005" w:author="Nozimjon Ortiqov" w:date="2026-02-23T20:25:00Z" w16du:dateUtc="2026-02-23T15:25:00Z">
              <w:tcPr>
                <w:tcW w:w="3715" w:type="dxa"/>
                <w:gridSpan w:val="2"/>
                <w:shd w:val="clear" w:color="auto" w:fill="9CC2E5" w:themeFill="accent5" w:themeFillTint="99"/>
                <w:vAlign w:val="center"/>
              </w:tcPr>
            </w:tcPrChange>
          </w:tcPr>
          <w:p w14:paraId="47D2F0BD" w14:textId="77777777" w:rsidR="00484395" w:rsidRPr="009C4BAE" w:rsidRDefault="00484395" w:rsidP="001222C0">
            <w:pPr>
              <w:spacing w:after="80"/>
              <w:jc w:val="center"/>
              <w:rPr>
                <w:rFonts w:ascii="Roboto" w:hAnsi="Roboto"/>
                <w:b/>
                <w:bCs/>
                <w:color w:val="000000" w:themeColor="text1"/>
                <w:sz w:val="20"/>
                <w:szCs w:val="20"/>
                <w:lang w:val="uz-Cyrl-UZ"/>
                <w:rPrChange w:id="7006"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007" w:author="Nozimjon Ortiqov" w:date="2026-02-24T09:31:00Z" w16du:dateUtc="2026-02-24T04:31:00Z">
                  <w:rPr>
                    <w:rFonts w:ascii="Roboto" w:hAnsi="Roboto"/>
                    <w:b/>
                    <w:bCs/>
                    <w:color w:val="000000" w:themeColor="text1"/>
                    <w:sz w:val="20"/>
                    <w:szCs w:val="20"/>
                    <w:lang w:val="en-US"/>
                  </w:rPr>
                </w:rPrChange>
              </w:rPr>
              <w:t>Industrial and Commercial Bank of China</w:t>
            </w:r>
            <w:r w:rsidRPr="009C4BAE">
              <w:rPr>
                <w:rFonts w:ascii="Roboto" w:hAnsi="Roboto"/>
                <w:i/>
                <w:iCs/>
                <w:color w:val="000000" w:themeColor="text1"/>
                <w:sz w:val="20"/>
                <w:szCs w:val="20"/>
                <w:lang w:val="uz-Cyrl-UZ"/>
                <w:rPrChange w:id="7008" w:author="Nozimjon Ortiqov" w:date="2026-02-24T09:31:00Z" w16du:dateUtc="2026-02-24T04:31:00Z">
                  <w:rPr>
                    <w:rFonts w:ascii="Roboto" w:hAnsi="Roboto"/>
                    <w:i/>
                    <w:iCs/>
                    <w:color w:val="000000" w:themeColor="text1"/>
                    <w:sz w:val="20"/>
                    <w:szCs w:val="20"/>
                    <w:lang w:val="en-US"/>
                  </w:rPr>
                </w:rPrChange>
              </w:rPr>
              <w:t xml:space="preserve"> </w:t>
            </w:r>
            <w:r w:rsidRPr="009C4BAE">
              <w:rPr>
                <w:rFonts w:ascii="Roboto" w:hAnsi="Roboto"/>
                <w:i/>
                <w:iCs/>
                <w:color w:val="000000" w:themeColor="text1"/>
                <w:sz w:val="20"/>
                <w:szCs w:val="20"/>
                <w:lang w:val="uz-Cyrl-UZ"/>
                <w:rPrChange w:id="7009" w:author="Nozimjon Ortiqov" w:date="2026-02-24T09:31:00Z" w16du:dateUtc="2026-02-24T04:31:00Z">
                  <w:rPr>
                    <w:rFonts w:ascii="Roboto" w:hAnsi="Roboto"/>
                    <w:i/>
                    <w:iCs/>
                    <w:color w:val="000000" w:themeColor="text1"/>
                    <w:sz w:val="20"/>
                    <w:szCs w:val="20"/>
                    <w:lang w:val="en-US"/>
                  </w:rPr>
                </w:rPrChange>
              </w:rPr>
              <w:br/>
              <w:t>(</w:t>
            </w:r>
            <w:r w:rsidRPr="009C4BAE">
              <w:rPr>
                <w:rFonts w:ascii="Roboto" w:hAnsi="Roboto"/>
                <w:b/>
                <w:bCs/>
                <w:i/>
                <w:iCs/>
                <w:color w:val="0070C0"/>
                <w:sz w:val="20"/>
                <w:szCs w:val="20"/>
                <w:lang w:val="uz-Cyrl-UZ"/>
              </w:rPr>
              <w:t>Хитой</w:t>
            </w:r>
            <w:r w:rsidRPr="009C4BAE">
              <w:rPr>
                <w:rFonts w:ascii="Roboto" w:hAnsi="Roboto"/>
                <w:i/>
                <w:iCs/>
                <w:color w:val="000000" w:themeColor="text1"/>
                <w:sz w:val="20"/>
                <w:szCs w:val="20"/>
                <w:lang w:val="uz-Cyrl-UZ"/>
                <w:rPrChange w:id="7010" w:author="Nozimjon Ortiqov" w:date="2026-02-24T09:31:00Z" w16du:dateUtc="2026-02-24T04:31:00Z">
                  <w:rPr>
                    <w:rFonts w:ascii="Roboto" w:hAnsi="Roboto"/>
                    <w:i/>
                    <w:iCs/>
                    <w:color w:val="000000" w:themeColor="text1"/>
                    <w:sz w:val="20"/>
                    <w:szCs w:val="20"/>
                    <w:lang w:val="en-US"/>
                  </w:rPr>
                </w:rPrChange>
              </w:rPr>
              <w:t>)</w:t>
            </w:r>
          </w:p>
        </w:tc>
      </w:tr>
      <w:tr w:rsidR="00484395" w:rsidRPr="009C4BAE" w14:paraId="5BBB8EE7" w14:textId="77777777" w:rsidTr="00765FD2">
        <w:trPr>
          <w:trHeight w:val="601"/>
          <w:trPrChange w:id="7011" w:author="Nozimjon Ortiqov" w:date="2026-02-23T20:25:00Z" w16du:dateUtc="2026-02-23T15:25:00Z">
            <w:trPr>
              <w:gridBefore w:val="2"/>
              <w:trHeight w:val="601"/>
            </w:trPr>
          </w:trPrChange>
        </w:trPr>
        <w:tc>
          <w:tcPr>
            <w:tcW w:w="1727" w:type="dxa"/>
            <w:shd w:val="clear" w:color="auto" w:fill="DEEAF6" w:themeFill="accent5" w:themeFillTint="33"/>
            <w:vAlign w:val="center"/>
            <w:tcPrChange w:id="7012" w:author="Nozimjon Ortiqov" w:date="2026-02-23T20:25:00Z" w16du:dateUtc="2026-02-23T15:25:00Z">
              <w:tcPr>
                <w:tcW w:w="1727" w:type="dxa"/>
                <w:shd w:val="clear" w:color="auto" w:fill="DEEAF6" w:themeFill="accent5" w:themeFillTint="33"/>
                <w:vAlign w:val="center"/>
              </w:tcPr>
            </w:tcPrChange>
          </w:tcPr>
          <w:p w14:paraId="46937EDA" w14:textId="03CFAA7A"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 xml:space="preserve">Мулкчилик </w:t>
            </w:r>
            <w:ins w:id="7013" w:author="Nozimjon Ortiqov" w:date="2026-02-23T20:46:00Z" w16du:dateUtc="2026-02-23T15:46:00Z">
              <w:r w:rsidR="000B477D" w:rsidRPr="009C4BAE">
                <w:rPr>
                  <w:rFonts w:ascii="Roboto" w:hAnsi="Roboto"/>
                  <w:b/>
                  <w:bCs/>
                  <w:sz w:val="20"/>
                  <w:szCs w:val="20"/>
                  <w:lang w:val="uz-Cyrl-UZ"/>
                </w:rPr>
                <w:t>шакли</w:t>
              </w:r>
            </w:ins>
            <w:del w:id="7014" w:author="Nozimjon Ortiqov" w:date="2026-02-23T20:46:00Z" w16du:dateUtc="2026-02-23T15:46:00Z">
              <w:r w:rsidRPr="009C4BAE" w:rsidDel="000B477D">
                <w:rPr>
                  <w:rFonts w:ascii="Roboto" w:hAnsi="Roboto"/>
                  <w:b/>
                  <w:bCs/>
                  <w:sz w:val="20"/>
                  <w:szCs w:val="20"/>
                  <w:lang w:val="uz-Cyrl-UZ"/>
                </w:rPr>
                <w:delText>шаклии</w:delText>
              </w:r>
            </w:del>
          </w:p>
        </w:tc>
        <w:tc>
          <w:tcPr>
            <w:tcW w:w="3714" w:type="dxa"/>
            <w:gridSpan w:val="2"/>
            <w:vAlign w:val="center"/>
            <w:tcPrChange w:id="7015" w:author="Nozimjon Ortiqov" w:date="2026-02-23T20:25:00Z" w16du:dateUtc="2026-02-23T15:25:00Z">
              <w:tcPr>
                <w:tcW w:w="3714" w:type="dxa"/>
                <w:gridSpan w:val="3"/>
                <w:vAlign w:val="center"/>
              </w:tcPr>
            </w:tcPrChange>
          </w:tcPr>
          <w:p w14:paraId="2376481E"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Change w:id="7016" w:author="Nozimjon Ortiqov" w:date="2026-02-24T09:31:00Z" w16du:dateUtc="2026-02-24T04:31:00Z">
                  <w:rPr>
                    <w:rFonts w:ascii="Roboto" w:hAnsi="Roboto"/>
                    <w:b/>
                    <w:bCs/>
                    <w:sz w:val="20"/>
                    <w:szCs w:val="20"/>
                  </w:rPr>
                </w:rPrChange>
              </w:rPr>
              <w:t>Хусусий банк</w:t>
            </w:r>
          </w:p>
        </w:tc>
        <w:tc>
          <w:tcPr>
            <w:tcW w:w="3715" w:type="dxa"/>
            <w:gridSpan w:val="2"/>
            <w:vAlign w:val="center"/>
            <w:tcPrChange w:id="7017" w:author="Nozimjon Ortiqov" w:date="2026-02-23T20:25:00Z" w16du:dateUtc="2026-02-23T15:25:00Z">
              <w:tcPr>
                <w:tcW w:w="3715" w:type="dxa"/>
                <w:gridSpan w:val="3"/>
                <w:vAlign w:val="center"/>
              </w:tcPr>
            </w:tcPrChange>
          </w:tcPr>
          <w:p w14:paraId="0BB965FE"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18" w:author="Nozimjon Ortiqov" w:date="2026-02-24T09:31:00Z" w16du:dateUtc="2026-02-24T04:31:00Z">
                  <w:rPr>
                    <w:rFonts w:ascii="Roboto" w:hAnsi="Roboto"/>
                    <w:b/>
                    <w:bCs/>
                    <w:sz w:val="20"/>
                    <w:szCs w:val="20"/>
                  </w:rPr>
                </w:rPrChange>
              </w:rPr>
              <w:t>Давлат банки</w:t>
            </w:r>
          </w:p>
        </w:tc>
        <w:tc>
          <w:tcPr>
            <w:tcW w:w="3715" w:type="dxa"/>
            <w:vAlign w:val="center"/>
            <w:tcPrChange w:id="7019" w:author="Nozimjon Ortiqov" w:date="2026-02-23T20:25:00Z" w16du:dateUtc="2026-02-23T15:25:00Z">
              <w:tcPr>
                <w:tcW w:w="3715" w:type="dxa"/>
                <w:vAlign w:val="center"/>
              </w:tcPr>
            </w:tcPrChange>
          </w:tcPr>
          <w:p w14:paraId="628A7280"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20" w:author="Nozimjon Ortiqov" w:date="2026-02-24T09:31:00Z" w16du:dateUtc="2026-02-24T04:31:00Z">
                  <w:rPr>
                    <w:rFonts w:ascii="Roboto" w:hAnsi="Roboto"/>
                    <w:b/>
                    <w:bCs/>
                    <w:sz w:val="20"/>
                    <w:szCs w:val="20"/>
                  </w:rPr>
                </w:rPrChange>
              </w:rPr>
              <w:t>Хусусий банк</w:t>
            </w:r>
          </w:p>
        </w:tc>
        <w:tc>
          <w:tcPr>
            <w:tcW w:w="3295" w:type="dxa"/>
            <w:vAlign w:val="center"/>
            <w:tcPrChange w:id="7021" w:author="Nozimjon Ortiqov" w:date="2026-02-23T20:25:00Z" w16du:dateUtc="2026-02-23T15:25:00Z">
              <w:tcPr>
                <w:tcW w:w="3715" w:type="dxa"/>
                <w:gridSpan w:val="2"/>
                <w:vAlign w:val="center"/>
              </w:tcPr>
            </w:tcPrChange>
          </w:tcPr>
          <w:p w14:paraId="74577F4C"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22" w:author="Nozimjon Ortiqov" w:date="2026-02-24T09:31:00Z" w16du:dateUtc="2026-02-24T04:31:00Z">
                  <w:rPr>
                    <w:rFonts w:ascii="Roboto" w:hAnsi="Roboto"/>
                    <w:b/>
                    <w:bCs/>
                    <w:sz w:val="20"/>
                    <w:szCs w:val="20"/>
                  </w:rPr>
                </w:rPrChange>
              </w:rPr>
              <w:t>Давлат банки</w:t>
            </w:r>
          </w:p>
        </w:tc>
      </w:tr>
      <w:tr w:rsidR="00484395" w:rsidRPr="009C4BAE" w14:paraId="7FEB83B1" w14:textId="77777777" w:rsidTr="00765FD2">
        <w:trPr>
          <w:trHeight w:val="746"/>
          <w:trPrChange w:id="7023" w:author="Nozimjon Ortiqov" w:date="2026-02-23T20:25:00Z" w16du:dateUtc="2026-02-23T15:25:00Z">
            <w:trPr>
              <w:gridBefore w:val="2"/>
              <w:trHeight w:val="746"/>
            </w:trPr>
          </w:trPrChange>
        </w:trPr>
        <w:tc>
          <w:tcPr>
            <w:tcW w:w="1727" w:type="dxa"/>
            <w:vMerge w:val="restart"/>
            <w:shd w:val="clear" w:color="auto" w:fill="DEEAF6" w:themeFill="accent5" w:themeFillTint="33"/>
            <w:vAlign w:val="center"/>
            <w:tcPrChange w:id="7024" w:author="Nozimjon Ortiqov" w:date="2026-02-23T20:25:00Z" w16du:dateUtc="2026-02-23T15:25:00Z">
              <w:tcPr>
                <w:tcW w:w="1727" w:type="dxa"/>
                <w:vMerge w:val="restart"/>
                <w:shd w:val="clear" w:color="auto" w:fill="DEEAF6" w:themeFill="accent5" w:themeFillTint="33"/>
                <w:vAlign w:val="center"/>
              </w:tcPr>
            </w:tcPrChange>
          </w:tcPr>
          <w:p w14:paraId="45661D5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vAlign w:val="center"/>
            <w:tcPrChange w:id="7025" w:author="Nozimjon Ortiqov" w:date="2026-02-23T20:25:00Z" w16du:dateUtc="2026-02-23T15:25:00Z">
              <w:tcPr>
                <w:tcW w:w="1857" w:type="dxa"/>
                <w:gridSpan w:val="2"/>
                <w:vAlign w:val="center"/>
              </w:tcPr>
            </w:tcPrChange>
          </w:tcPr>
          <w:p w14:paraId="7980823F"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7026" w:author="Nozimjon Ortiqov" w:date="2026-02-23T20:25:00Z" w16du:dateUtc="2026-02-23T15:25:00Z">
              <w:tcPr>
                <w:tcW w:w="1857" w:type="dxa"/>
                <w:vAlign w:val="center"/>
              </w:tcPr>
            </w:tcPrChange>
          </w:tcPr>
          <w:p w14:paraId="52119D7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9C4BAE">
              <w:rPr>
                <w:rFonts w:ascii="Roboto" w:hAnsi="Roboto"/>
                <w:b/>
                <w:bCs/>
                <w:sz w:val="20"/>
                <w:szCs w:val="20"/>
                <w:lang w:val="uz-Cyrl-UZ"/>
                <w:rPrChange w:id="7027" w:author="Nozimjon Ortiqov" w:date="2026-02-24T09:31:00Z" w16du:dateUtc="2026-02-24T04:31:00Z">
                  <w:rPr>
                    <w:rFonts w:ascii="Roboto" w:hAnsi="Roboto"/>
                    <w:b/>
                    <w:bCs/>
                    <w:sz w:val="20"/>
                    <w:szCs w:val="20"/>
                    <w:lang w:val="en-US"/>
                  </w:rPr>
                </w:rPrChange>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7028" w:author="Nozimjon Ortiqov" w:date="2026-02-23T20:25:00Z" w16du:dateUtc="2026-02-23T15:25:00Z">
              <w:tcPr>
                <w:tcW w:w="1858" w:type="dxa"/>
                <w:gridSpan w:val="2"/>
                <w:vAlign w:val="center"/>
              </w:tcPr>
            </w:tcPrChange>
          </w:tcPr>
          <w:p w14:paraId="08D23AA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7029" w:author="Nozimjon Ortiqov" w:date="2026-02-23T20:25:00Z" w16du:dateUtc="2026-02-23T15:25:00Z">
              <w:tcPr>
                <w:tcW w:w="1857" w:type="dxa"/>
                <w:vAlign w:val="center"/>
              </w:tcPr>
            </w:tcPrChange>
          </w:tcPr>
          <w:p w14:paraId="042074B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9C4BAE">
              <w:rPr>
                <w:rFonts w:ascii="Roboto" w:hAnsi="Roboto"/>
                <w:b/>
                <w:bCs/>
                <w:sz w:val="20"/>
                <w:szCs w:val="20"/>
                <w:lang w:val="uz-Cyrl-UZ"/>
                <w:rPrChange w:id="7030" w:author="Nozimjon Ortiqov" w:date="2026-02-24T09:31:00Z" w16du:dateUtc="2026-02-24T04:31:00Z">
                  <w:rPr>
                    <w:rFonts w:ascii="Roboto" w:hAnsi="Roboto"/>
                    <w:b/>
                    <w:bCs/>
                    <w:sz w:val="20"/>
                    <w:szCs w:val="20"/>
                    <w:lang w:val="en-US"/>
                  </w:rPr>
                </w:rPrChange>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3715" w:type="dxa"/>
            <w:vAlign w:val="center"/>
            <w:tcPrChange w:id="7031" w:author="Nozimjon Ortiqov" w:date="2026-02-23T20:25:00Z" w16du:dateUtc="2026-02-23T15:25:00Z">
              <w:tcPr>
                <w:tcW w:w="3715" w:type="dxa"/>
                <w:vAlign w:val="center"/>
              </w:tcPr>
            </w:tcPrChange>
          </w:tcPr>
          <w:p w14:paraId="6C29F00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color w:val="C00000"/>
                <w:sz w:val="20"/>
                <w:szCs w:val="20"/>
                <w:lang w:val="uz-Cyrl-UZ"/>
                <w:rPrChange w:id="7032" w:author="Nozimjon Ortiqov" w:date="2026-02-24T09:31:00Z" w16du:dateUtc="2026-02-24T04:31:00Z">
                  <w:rPr>
                    <w:rFonts w:ascii="Roboto" w:hAnsi="Roboto"/>
                    <w:b/>
                    <w:bCs/>
                    <w:color w:val="C00000"/>
                    <w:sz w:val="20"/>
                    <w:szCs w:val="20"/>
                  </w:rPr>
                </w:rPrChange>
              </w:rPr>
              <w:t>238 </w:t>
            </w:r>
            <w:r w:rsidRPr="009C4BAE">
              <w:rPr>
                <w:rFonts w:ascii="Roboto" w:hAnsi="Roboto"/>
                <w:b/>
                <w:bCs/>
                <w:color w:val="0070C0"/>
                <w:sz w:val="20"/>
                <w:szCs w:val="20"/>
                <w:lang w:val="uz-Cyrl-UZ"/>
                <w:rPrChange w:id="7033" w:author="Nozimjon Ortiqov" w:date="2026-02-24T09:31:00Z" w16du:dateUtc="2026-02-24T04:31:00Z">
                  <w:rPr>
                    <w:rFonts w:ascii="Roboto" w:hAnsi="Roboto"/>
                    <w:b/>
                    <w:bCs/>
                    <w:color w:val="0070C0"/>
                    <w:sz w:val="20"/>
                    <w:szCs w:val="20"/>
                  </w:rPr>
                </w:rPrChange>
              </w:rPr>
              <w:t>млрд долл.</w:t>
            </w:r>
            <w:r w:rsidRPr="009C4BAE">
              <w:rPr>
                <w:rFonts w:ascii="Roboto" w:hAnsi="Roboto"/>
                <w:b/>
                <w:bCs/>
                <w:color w:val="0070C0"/>
                <w:sz w:val="20"/>
                <w:szCs w:val="20"/>
                <w:lang w:val="uz-Cyrl-UZ"/>
                <w:rPrChange w:id="7034" w:author="Nozimjon Ortiqov" w:date="2026-02-24T09:31:00Z" w16du:dateUtc="2026-02-24T04:31:00Z">
                  <w:rPr>
                    <w:rFonts w:ascii="Roboto" w:hAnsi="Roboto"/>
                    <w:b/>
                    <w:bCs/>
                    <w:color w:val="0070C0"/>
                    <w:sz w:val="20"/>
                    <w:szCs w:val="20"/>
                  </w:rPr>
                </w:rPrChange>
              </w:rPr>
              <w:br/>
            </w:r>
            <w:r w:rsidRPr="009C4BAE">
              <w:rPr>
                <w:rFonts w:ascii="Roboto" w:hAnsi="Roboto"/>
                <w:i/>
                <w:iCs/>
                <w:sz w:val="20"/>
                <w:szCs w:val="20"/>
                <w:lang w:val="uz-Cyrl-UZ"/>
              </w:rPr>
              <w:t>(2024)</w:t>
            </w:r>
          </w:p>
        </w:tc>
        <w:tc>
          <w:tcPr>
            <w:tcW w:w="3295" w:type="dxa"/>
            <w:vAlign w:val="center"/>
            <w:tcPrChange w:id="7035" w:author="Nozimjon Ortiqov" w:date="2026-02-23T20:25:00Z" w16du:dateUtc="2026-02-23T15:25:00Z">
              <w:tcPr>
                <w:tcW w:w="3715" w:type="dxa"/>
                <w:gridSpan w:val="2"/>
                <w:vAlign w:val="center"/>
              </w:tcPr>
            </w:tcPrChange>
          </w:tcPr>
          <w:p w14:paraId="1FEA7086" w14:textId="77777777" w:rsidR="00484395" w:rsidRPr="009C4BAE" w:rsidRDefault="00484395" w:rsidP="001222C0">
            <w:pPr>
              <w:spacing w:after="80"/>
              <w:jc w:val="center"/>
              <w:rPr>
                <w:rFonts w:ascii="Roboto" w:hAnsi="Roboto"/>
                <w:sz w:val="20"/>
                <w:szCs w:val="20"/>
                <w:lang w:val="uz-Cyrl-UZ"/>
                <w:rPrChange w:id="7036"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 xml:space="preserve">3,8 </w:t>
            </w:r>
            <w:r w:rsidRPr="009C4BAE">
              <w:rPr>
                <w:rFonts w:ascii="Roboto" w:hAnsi="Roboto"/>
                <w:b/>
                <w:bCs/>
                <w:color w:val="0070C0"/>
                <w:sz w:val="20"/>
                <w:szCs w:val="20"/>
                <w:lang w:val="uz-Cyrl-UZ"/>
              </w:rPr>
              <w:t>трлн долл</w:t>
            </w:r>
            <w:r w:rsidRPr="009C4BAE">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5BE91630" w14:textId="77777777" w:rsidTr="00765FD2">
        <w:trPr>
          <w:trHeight w:val="770"/>
          <w:trPrChange w:id="7037" w:author="Nozimjon Ortiqov" w:date="2026-02-23T20:25:00Z" w16du:dateUtc="2026-02-23T15:25:00Z">
            <w:trPr>
              <w:gridBefore w:val="2"/>
              <w:trHeight w:val="770"/>
            </w:trPr>
          </w:trPrChange>
        </w:trPr>
        <w:tc>
          <w:tcPr>
            <w:tcW w:w="1727" w:type="dxa"/>
            <w:vMerge/>
            <w:shd w:val="clear" w:color="auto" w:fill="DEEAF6" w:themeFill="accent5" w:themeFillTint="33"/>
            <w:vAlign w:val="center"/>
            <w:tcPrChange w:id="7038" w:author="Nozimjon Ortiqov" w:date="2026-02-23T20:25:00Z" w16du:dateUtc="2026-02-23T15:25:00Z">
              <w:tcPr>
                <w:tcW w:w="1727" w:type="dxa"/>
                <w:vMerge/>
                <w:shd w:val="clear" w:color="auto" w:fill="DEEAF6" w:themeFill="accent5" w:themeFillTint="33"/>
                <w:vAlign w:val="center"/>
              </w:tcPr>
            </w:tcPrChange>
          </w:tcPr>
          <w:p w14:paraId="0928144A" w14:textId="77777777" w:rsidR="00484395" w:rsidRPr="009C4BAE" w:rsidRDefault="00484395" w:rsidP="001222C0">
            <w:pPr>
              <w:spacing w:after="80"/>
              <w:rPr>
                <w:rFonts w:ascii="Roboto" w:hAnsi="Roboto"/>
                <w:b/>
                <w:bCs/>
                <w:sz w:val="20"/>
                <w:szCs w:val="20"/>
                <w:lang w:val="uz-Cyrl-UZ"/>
              </w:rPr>
            </w:pPr>
          </w:p>
        </w:tc>
        <w:tc>
          <w:tcPr>
            <w:tcW w:w="1857" w:type="dxa"/>
            <w:vAlign w:val="center"/>
            <w:tcPrChange w:id="7039" w:author="Nozimjon Ortiqov" w:date="2026-02-23T20:25:00Z" w16du:dateUtc="2026-02-23T15:25:00Z">
              <w:tcPr>
                <w:tcW w:w="1857" w:type="dxa"/>
                <w:gridSpan w:val="2"/>
                <w:vAlign w:val="center"/>
              </w:tcPr>
            </w:tcPrChange>
          </w:tcPr>
          <w:p w14:paraId="619F1F71" w14:textId="77777777" w:rsidR="00484395" w:rsidRPr="009C4BAE" w:rsidRDefault="00484395" w:rsidP="001222C0">
            <w:pPr>
              <w:spacing w:after="80"/>
              <w:jc w:val="center"/>
              <w:rPr>
                <w:rFonts w:ascii="Roboto" w:hAnsi="Roboto"/>
                <w:b/>
                <w:bCs/>
                <w:sz w:val="20"/>
                <w:szCs w:val="20"/>
                <w:lang w:val="uz-Cyrl-UZ"/>
                <w:rPrChange w:id="704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41" w:author="Nozimjon Ortiqov" w:date="2026-02-24T09:31:00Z" w16du:dateUtc="2026-02-24T04:31:00Z">
                  <w:rPr>
                    <w:rFonts w:ascii="Roboto" w:hAnsi="Roboto"/>
                    <w:b/>
                    <w:bCs/>
                    <w:color w:val="C00000"/>
                    <w:sz w:val="20"/>
                    <w:szCs w:val="20"/>
                    <w:lang w:val="en-US"/>
                  </w:rPr>
                </w:rPrChange>
              </w:rPr>
              <w:t>35</w:t>
            </w:r>
            <w:r w:rsidRPr="009C4BAE">
              <w:rPr>
                <w:rFonts w:ascii="Roboto" w:hAnsi="Roboto"/>
                <w:b/>
                <w:bCs/>
                <w:color w:val="C00000"/>
                <w:sz w:val="20"/>
                <w:szCs w:val="20"/>
                <w:lang w:val="uz-Cyrl-UZ"/>
                <w:rPrChange w:id="7042"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43"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7044" w:author="Nozimjon Ortiqov" w:date="2026-02-23T20:25:00Z" w16du:dateUtc="2026-02-23T15:25:00Z">
              <w:tcPr>
                <w:tcW w:w="1857" w:type="dxa"/>
                <w:vAlign w:val="center"/>
              </w:tcPr>
            </w:tcPrChange>
          </w:tcPr>
          <w:p w14:paraId="3086139C" w14:textId="77777777" w:rsidR="00484395" w:rsidRPr="009C4BAE" w:rsidRDefault="00484395" w:rsidP="001222C0">
            <w:pPr>
              <w:spacing w:after="80"/>
              <w:jc w:val="center"/>
              <w:rPr>
                <w:rFonts w:ascii="Roboto" w:hAnsi="Roboto"/>
                <w:b/>
                <w:bCs/>
                <w:sz w:val="20"/>
                <w:szCs w:val="20"/>
                <w:lang w:val="uz-Cyrl-UZ"/>
                <w:rPrChange w:id="704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46" w:author="Nozimjon Ortiqov" w:date="2026-02-24T09:31:00Z" w16du:dateUtc="2026-02-24T04:31:00Z">
                  <w:rPr>
                    <w:rFonts w:ascii="Roboto" w:hAnsi="Roboto"/>
                    <w:b/>
                    <w:bCs/>
                    <w:color w:val="C00000"/>
                    <w:sz w:val="20"/>
                    <w:szCs w:val="20"/>
                    <w:lang w:val="en-US"/>
                  </w:rPr>
                </w:rPrChange>
              </w:rPr>
              <w:t>35</w:t>
            </w:r>
            <w:r w:rsidRPr="009C4BAE">
              <w:rPr>
                <w:rFonts w:ascii="Roboto" w:hAnsi="Roboto"/>
                <w:b/>
                <w:bCs/>
                <w:color w:val="C00000"/>
                <w:sz w:val="20"/>
                <w:szCs w:val="20"/>
                <w:lang w:val="uz-Cyrl-UZ"/>
                <w:rPrChange w:id="7047"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48" w:author="Nozimjon Ortiqov" w:date="2026-02-24T09:31:00Z" w16du:dateUtc="2026-02-24T04:31:00Z">
                  <w:rPr>
                    <w:rFonts w:ascii="Roboto" w:hAnsi="Roboto"/>
                    <w:b/>
                    <w:bCs/>
                    <w:color w:val="0070C0"/>
                    <w:sz w:val="20"/>
                    <w:szCs w:val="20"/>
                  </w:rPr>
                </w:rPrChange>
              </w:rPr>
              <w:t>трлн сум</w:t>
            </w:r>
          </w:p>
        </w:tc>
        <w:tc>
          <w:tcPr>
            <w:tcW w:w="1858" w:type="dxa"/>
            <w:vAlign w:val="center"/>
            <w:tcPrChange w:id="7049" w:author="Nozimjon Ortiqov" w:date="2026-02-23T20:25:00Z" w16du:dateUtc="2026-02-23T15:25:00Z">
              <w:tcPr>
                <w:tcW w:w="1858" w:type="dxa"/>
                <w:gridSpan w:val="2"/>
                <w:vAlign w:val="center"/>
              </w:tcPr>
            </w:tcPrChange>
          </w:tcPr>
          <w:p w14:paraId="22AB0E2E" w14:textId="77777777" w:rsidR="00484395" w:rsidRPr="009C4BAE" w:rsidRDefault="00484395" w:rsidP="001222C0">
            <w:pPr>
              <w:spacing w:after="80"/>
              <w:jc w:val="center"/>
              <w:rPr>
                <w:rFonts w:ascii="Roboto" w:hAnsi="Roboto"/>
                <w:b/>
                <w:bCs/>
                <w:sz w:val="20"/>
                <w:szCs w:val="20"/>
                <w:lang w:val="uz-Cyrl-UZ"/>
                <w:rPrChange w:id="705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51" w:author="Nozimjon Ortiqov" w:date="2026-02-24T09:31:00Z" w16du:dateUtc="2026-02-24T04:31:00Z">
                  <w:rPr>
                    <w:rFonts w:ascii="Roboto" w:hAnsi="Roboto"/>
                    <w:b/>
                    <w:bCs/>
                    <w:color w:val="C00000"/>
                    <w:sz w:val="20"/>
                    <w:szCs w:val="20"/>
                    <w:lang w:val="en-US"/>
                  </w:rPr>
                </w:rPrChange>
              </w:rPr>
              <w:t>27</w:t>
            </w:r>
            <w:r w:rsidRPr="009C4BAE">
              <w:rPr>
                <w:rFonts w:ascii="Roboto" w:hAnsi="Roboto"/>
                <w:b/>
                <w:bCs/>
                <w:color w:val="C00000"/>
                <w:sz w:val="20"/>
                <w:szCs w:val="20"/>
                <w:lang w:val="uz-Cyrl-UZ"/>
                <w:rPrChange w:id="7052"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53"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7054" w:author="Nozimjon Ortiqov" w:date="2026-02-23T20:25:00Z" w16du:dateUtc="2026-02-23T15:25:00Z">
              <w:tcPr>
                <w:tcW w:w="1857" w:type="dxa"/>
                <w:vAlign w:val="center"/>
              </w:tcPr>
            </w:tcPrChange>
          </w:tcPr>
          <w:p w14:paraId="174BD1A1" w14:textId="77777777" w:rsidR="00484395" w:rsidRPr="009C4BAE" w:rsidRDefault="00484395" w:rsidP="001222C0">
            <w:pPr>
              <w:spacing w:after="80"/>
              <w:jc w:val="center"/>
              <w:rPr>
                <w:rFonts w:ascii="Roboto" w:hAnsi="Roboto"/>
                <w:b/>
                <w:bCs/>
                <w:sz w:val="20"/>
                <w:szCs w:val="20"/>
                <w:lang w:val="uz-Cyrl-UZ"/>
                <w:rPrChange w:id="705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56" w:author="Nozimjon Ortiqov" w:date="2026-02-24T09:31:00Z" w16du:dateUtc="2026-02-24T04:31:00Z">
                  <w:rPr>
                    <w:rFonts w:ascii="Roboto" w:hAnsi="Roboto"/>
                    <w:b/>
                    <w:bCs/>
                    <w:color w:val="C00000"/>
                    <w:sz w:val="20"/>
                    <w:szCs w:val="20"/>
                    <w:lang w:val="en-US"/>
                  </w:rPr>
                </w:rPrChange>
              </w:rPr>
              <w:t>24</w:t>
            </w:r>
            <w:r w:rsidRPr="009C4BAE">
              <w:rPr>
                <w:rFonts w:ascii="Roboto" w:hAnsi="Roboto"/>
                <w:b/>
                <w:bCs/>
                <w:color w:val="C00000"/>
                <w:sz w:val="20"/>
                <w:szCs w:val="20"/>
                <w:lang w:val="uz-Cyrl-UZ"/>
                <w:rPrChange w:id="7057"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58" w:author="Nozimjon Ortiqov" w:date="2026-02-24T09:31:00Z" w16du:dateUtc="2026-02-24T04:31:00Z">
                  <w:rPr>
                    <w:rFonts w:ascii="Roboto" w:hAnsi="Roboto"/>
                    <w:b/>
                    <w:bCs/>
                    <w:color w:val="0070C0"/>
                    <w:sz w:val="20"/>
                    <w:szCs w:val="20"/>
                  </w:rPr>
                </w:rPrChange>
              </w:rPr>
              <w:t>трлн сум</w:t>
            </w:r>
          </w:p>
        </w:tc>
        <w:tc>
          <w:tcPr>
            <w:tcW w:w="3715" w:type="dxa"/>
            <w:vAlign w:val="center"/>
            <w:tcPrChange w:id="7059" w:author="Nozimjon Ortiqov" w:date="2026-02-23T20:25:00Z" w16du:dateUtc="2026-02-23T15:25:00Z">
              <w:tcPr>
                <w:tcW w:w="3715" w:type="dxa"/>
                <w:vAlign w:val="center"/>
              </w:tcPr>
            </w:tcPrChange>
          </w:tcPr>
          <w:p w14:paraId="52B5DBF0" w14:textId="77777777" w:rsidR="00484395" w:rsidRPr="009C4BAE" w:rsidRDefault="00484395" w:rsidP="001222C0">
            <w:pPr>
              <w:spacing w:after="80"/>
              <w:jc w:val="center"/>
              <w:rPr>
                <w:rFonts w:ascii="Roboto" w:hAnsi="Roboto"/>
                <w:b/>
                <w:bCs/>
                <w:sz w:val="20"/>
                <w:szCs w:val="20"/>
                <w:lang w:val="uz-Cyrl-UZ"/>
                <w:rPrChange w:id="706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61" w:author="Nozimjon Ortiqov" w:date="2026-02-24T09:31:00Z" w16du:dateUtc="2026-02-24T04:31:00Z">
                  <w:rPr>
                    <w:rFonts w:ascii="Roboto" w:hAnsi="Roboto"/>
                    <w:b/>
                    <w:bCs/>
                    <w:color w:val="C00000"/>
                    <w:sz w:val="20"/>
                    <w:szCs w:val="20"/>
                    <w:lang w:val="en-US"/>
                  </w:rPr>
                </w:rPrChange>
              </w:rPr>
              <w:t>19 </w:t>
            </w:r>
            <w:r w:rsidRPr="009C4BAE">
              <w:rPr>
                <w:rFonts w:ascii="Roboto" w:hAnsi="Roboto"/>
                <w:b/>
                <w:bCs/>
                <w:color w:val="0070C0"/>
                <w:sz w:val="20"/>
                <w:szCs w:val="20"/>
                <w:lang w:val="uz-Cyrl-UZ"/>
                <w:rPrChange w:id="7062" w:author="Nozimjon Ortiqov" w:date="2026-02-24T09:31:00Z" w16du:dateUtc="2026-02-24T04:31:00Z">
                  <w:rPr>
                    <w:rFonts w:ascii="Roboto" w:hAnsi="Roboto"/>
                    <w:b/>
                    <w:bCs/>
                    <w:color w:val="0070C0"/>
                    <w:sz w:val="20"/>
                    <w:szCs w:val="20"/>
                  </w:rPr>
                </w:rPrChange>
              </w:rPr>
              <w:t>трлн сум</w:t>
            </w:r>
          </w:p>
          <w:p w14:paraId="25C366D9" w14:textId="77777777" w:rsidR="00484395" w:rsidRPr="009C4BAE" w:rsidRDefault="00484395" w:rsidP="001222C0">
            <w:pPr>
              <w:spacing w:after="80"/>
              <w:jc w:val="center"/>
              <w:rPr>
                <w:rFonts w:ascii="Roboto" w:hAnsi="Roboto"/>
                <w:b/>
                <w:bCs/>
                <w:sz w:val="20"/>
                <w:szCs w:val="20"/>
                <w:lang w:val="uz-Cyrl-UZ"/>
                <w:rPrChange w:id="706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64" w:author="Nozimjon Ortiqov" w:date="2026-02-24T09:31:00Z" w16du:dateUtc="2026-02-24T04:31:00Z">
                  <w:rPr>
                    <w:rFonts w:ascii="Roboto" w:hAnsi="Roboto"/>
                    <w:b/>
                    <w:bCs/>
                    <w:color w:val="C00000"/>
                    <w:sz w:val="20"/>
                    <w:szCs w:val="20"/>
                    <w:lang w:val="en-US"/>
                  </w:rPr>
                </w:rPrChange>
              </w:rPr>
              <w:t>23 </w:t>
            </w:r>
            <w:r w:rsidRPr="009C4BAE">
              <w:rPr>
                <w:rFonts w:ascii="Roboto" w:hAnsi="Roboto"/>
                <w:b/>
                <w:bCs/>
                <w:color w:val="0070C0"/>
                <w:sz w:val="20"/>
                <w:szCs w:val="20"/>
                <w:lang w:val="uz-Cyrl-UZ"/>
                <w:rPrChange w:id="7065" w:author="Nozimjon Ortiqov" w:date="2026-02-24T09:31:00Z" w16du:dateUtc="2026-02-24T04:31:00Z">
                  <w:rPr>
                    <w:rFonts w:ascii="Roboto" w:hAnsi="Roboto"/>
                    <w:b/>
                    <w:bCs/>
                    <w:color w:val="0070C0"/>
                    <w:sz w:val="20"/>
                    <w:szCs w:val="20"/>
                  </w:rPr>
                </w:rPrChange>
              </w:rPr>
              <w:t>трлн сум</w:t>
            </w:r>
          </w:p>
        </w:tc>
        <w:tc>
          <w:tcPr>
            <w:tcW w:w="3295" w:type="dxa"/>
            <w:vAlign w:val="center"/>
            <w:tcPrChange w:id="7066" w:author="Nozimjon Ortiqov" w:date="2026-02-23T20:25:00Z" w16du:dateUtc="2026-02-23T15:25:00Z">
              <w:tcPr>
                <w:tcW w:w="3715" w:type="dxa"/>
                <w:gridSpan w:val="2"/>
                <w:vAlign w:val="center"/>
              </w:tcPr>
            </w:tcPrChange>
          </w:tcPr>
          <w:p w14:paraId="544D5272" w14:textId="77777777" w:rsidR="00484395" w:rsidRPr="009C4BAE" w:rsidRDefault="00484395" w:rsidP="001222C0">
            <w:pPr>
              <w:spacing w:after="80"/>
              <w:jc w:val="center"/>
              <w:rPr>
                <w:rFonts w:ascii="Roboto" w:hAnsi="Roboto"/>
                <w:b/>
                <w:bCs/>
                <w:sz w:val="20"/>
                <w:szCs w:val="20"/>
                <w:lang w:val="uz-Cyrl-UZ"/>
                <w:rPrChange w:id="706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68" w:author="Nozimjon Ortiqov" w:date="2026-02-24T09:31:00Z" w16du:dateUtc="2026-02-24T04:31:00Z">
                  <w:rPr>
                    <w:rFonts w:ascii="Roboto" w:hAnsi="Roboto"/>
                    <w:b/>
                    <w:bCs/>
                    <w:color w:val="C00000"/>
                    <w:sz w:val="20"/>
                    <w:szCs w:val="20"/>
                    <w:lang w:val="en-US"/>
                  </w:rPr>
                </w:rPrChange>
              </w:rPr>
              <w:t>6</w:t>
            </w:r>
            <w:r w:rsidRPr="009C4BAE">
              <w:rPr>
                <w:rFonts w:ascii="Roboto" w:hAnsi="Roboto"/>
                <w:b/>
                <w:bCs/>
                <w:color w:val="C00000"/>
                <w:sz w:val="20"/>
                <w:szCs w:val="20"/>
                <w:lang w:val="uz-Cyrl-UZ"/>
                <w:rPrChange w:id="7069"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70" w:author="Nozimjon Ortiqov" w:date="2026-02-24T09:31:00Z" w16du:dateUtc="2026-02-24T04:31:00Z">
                  <w:rPr>
                    <w:rFonts w:ascii="Roboto" w:hAnsi="Roboto"/>
                    <w:b/>
                    <w:bCs/>
                    <w:color w:val="0070C0"/>
                    <w:sz w:val="20"/>
                    <w:szCs w:val="20"/>
                  </w:rPr>
                </w:rPrChange>
              </w:rPr>
              <w:t>трлн сум</w:t>
            </w:r>
          </w:p>
          <w:p w14:paraId="3560C16C" w14:textId="77777777" w:rsidR="00484395" w:rsidRPr="009C4BAE" w:rsidRDefault="00484395" w:rsidP="001222C0">
            <w:pPr>
              <w:spacing w:after="80"/>
              <w:jc w:val="center"/>
              <w:rPr>
                <w:rFonts w:ascii="Roboto" w:hAnsi="Roboto"/>
                <w:b/>
                <w:bCs/>
                <w:sz w:val="20"/>
                <w:szCs w:val="20"/>
                <w:lang w:val="uz-Cyrl-UZ"/>
                <w:rPrChange w:id="707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72" w:author="Nozimjon Ortiqov" w:date="2026-02-24T09:31:00Z" w16du:dateUtc="2026-02-24T04:31:00Z">
                  <w:rPr>
                    <w:rFonts w:ascii="Roboto" w:hAnsi="Roboto"/>
                    <w:b/>
                    <w:bCs/>
                    <w:color w:val="C00000"/>
                    <w:sz w:val="20"/>
                    <w:szCs w:val="20"/>
                  </w:rPr>
                </w:rPrChange>
              </w:rPr>
              <w:t>11 </w:t>
            </w:r>
            <w:r w:rsidRPr="009C4BAE">
              <w:rPr>
                <w:rFonts w:ascii="Roboto" w:hAnsi="Roboto"/>
                <w:b/>
                <w:bCs/>
                <w:color w:val="0070C0"/>
                <w:sz w:val="20"/>
                <w:szCs w:val="20"/>
                <w:lang w:val="uz-Cyrl-UZ"/>
                <w:rPrChange w:id="7073" w:author="Nozimjon Ortiqov" w:date="2026-02-24T09:31:00Z" w16du:dateUtc="2026-02-24T04:31:00Z">
                  <w:rPr>
                    <w:rFonts w:ascii="Roboto" w:hAnsi="Roboto"/>
                    <w:b/>
                    <w:bCs/>
                    <w:color w:val="0070C0"/>
                    <w:sz w:val="20"/>
                    <w:szCs w:val="20"/>
                  </w:rPr>
                </w:rPrChange>
              </w:rPr>
              <w:t>трлн сум</w:t>
            </w:r>
          </w:p>
        </w:tc>
      </w:tr>
      <w:tr w:rsidR="00484395" w:rsidRPr="009C4BAE" w14:paraId="507B511B" w14:textId="77777777" w:rsidTr="00765FD2">
        <w:trPr>
          <w:trHeight w:val="710"/>
          <w:trPrChange w:id="7074" w:author="Nozimjon Ortiqov" w:date="2026-02-23T20:25:00Z" w16du:dateUtc="2026-02-23T15:25:00Z">
            <w:trPr>
              <w:gridBefore w:val="2"/>
              <w:trHeight w:val="710"/>
            </w:trPr>
          </w:trPrChange>
        </w:trPr>
        <w:tc>
          <w:tcPr>
            <w:tcW w:w="1727" w:type="dxa"/>
            <w:shd w:val="clear" w:color="auto" w:fill="DEEAF6" w:themeFill="accent5" w:themeFillTint="33"/>
            <w:vAlign w:val="center"/>
            <w:tcPrChange w:id="7075" w:author="Nozimjon Ortiqov" w:date="2026-02-23T20:25:00Z" w16du:dateUtc="2026-02-23T15:25:00Z">
              <w:tcPr>
                <w:tcW w:w="1727" w:type="dxa"/>
                <w:shd w:val="clear" w:color="auto" w:fill="DEEAF6" w:themeFill="accent5" w:themeFillTint="33"/>
                <w:vAlign w:val="center"/>
              </w:tcPr>
            </w:tcPrChange>
          </w:tcPr>
          <w:p w14:paraId="180513FE"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vAlign w:val="center"/>
            <w:tcPrChange w:id="7076" w:author="Nozimjon Ortiqov" w:date="2026-02-23T20:25:00Z" w16du:dateUtc="2026-02-23T15:25:00Z">
              <w:tcPr>
                <w:tcW w:w="1857" w:type="dxa"/>
                <w:gridSpan w:val="2"/>
                <w:vAlign w:val="center"/>
              </w:tcPr>
            </w:tcPrChange>
          </w:tcPr>
          <w:p w14:paraId="15DCC7F9" w14:textId="77777777" w:rsidR="00484395" w:rsidRPr="009C4BAE" w:rsidRDefault="00484395" w:rsidP="001222C0">
            <w:pPr>
              <w:spacing w:after="80"/>
              <w:jc w:val="center"/>
              <w:rPr>
                <w:rFonts w:ascii="Roboto" w:hAnsi="Roboto"/>
                <w:b/>
                <w:bCs/>
                <w:sz w:val="20"/>
                <w:szCs w:val="20"/>
                <w:lang w:val="uz-Cyrl-UZ"/>
                <w:rPrChange w:id="707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78" w:author="Nozimjon Ortiqov" w:date="2026-02-24T09:31:00Z" w16du:dateUtc="2026-02-24T04:31:00Z">
                  <w:rPr>
                    <w:rFonts w:ascii="Roboto" w:hAnsi="Roboto"/>
                    <w:b/>
                    <w:bCs/>
                    <w:color w:val="C00000"/>
                    <w:sz w:val="20"/>
                    <w:szCs w:val="20"/>
                    <w:lang w:val="en-US"/>
                  </w:rPr>
                </w:rPrChange>
              </w:rPr>
              <w:t>11</w:t>
            </w:r>
            <w:r w:rsidRPr="009C4BAE">
              <w:rPr>
                <w:rFonts w:ascii="Roboto" w:hAnsi="Roboto"/>
                <w:b/>
                <w:bCs/>
                <w:color w:val="C00000"/>
                <w:sz w:val="20"/>
                <w:szCs w:val="20"/>
                <w:lang w:val="uz-Cyrl-UZ"/>
                <w:rPrChange w:id="7079"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080" w:author="Nozimjon Ortiqov" w:date="2026-02-24T09:31:00Z" w16du:dateUtc="2026-02-24T04:31:00Z">
                  <w:rPr>
                    <w:rFonts w:ascii="Roboto" w:hAnsi="Roboto"/>
                    <w:b/>
                    <w:bCs/>
                    <w:color w:val="C00000"/>
                    <w:sz w:val="20"/>
                    <w:szCs w:val="20"/>
                    <w:lang w:val="en-US"/>
                  </w:rPr>
                </w:rPrChange>
              </w:rPr>
              <w:t>2</w:t>
            </w:r>
            <w:r w:rsidRPr="009C4BAE">
              <w:rPr>
                <w:rFonts w:ascii="Roboto" w:hAnsi="Roboto"/>
                <w:b/>
                <w:bCs/>
                <w:color w:val="0070C0"/>
                <w:sz w:val="20"/>
                <w:szCs w:val="20"/>
                <w:lang w:val="uz-Cyrl-UZ"/>
                <w:rPrChange w:id="7081" w:author="Nozimjon Ortiqov" w:date="2026-02-24T09:31:00Z" w16du:dateUtc="2026-02-24T04:31:00Z">
                  <w:rPr>
                    <w:rFonts w:ascii="Roboto" w:hAnsi="Roboto"/>
                    <w:b/>
                    <w:bCs/>
                    <w:color w:val="0070C0"/>
                    <w:sz w:val="20"/>
                    <w:szCs w:val="20"/>
                  </w:rPr>
                </w:rPrChange>
              </w:rPr>
              <w:t>%</w:t>
            </w:r>
          </w:p>
        </w:tc>
        <w:tc>
          <w:tcPr>
            <w:tcW w:w="1857" w:type="dxa"/>
            <w:vAlign w:val="center"/>
            <w:tcPrChange w:id="7082" w:author="Nozimjon Ortiqov" w:date="2026-02-23T20:25:00Z" w16du:dateUtc="2026-02-23T15:25:00Z">
              <w:tcPr>
                <w:tcW w:w="1857" w:type="dxa"/>
                <w:vAlign w:val="center"/>
              </w:tcPr>
            </w:tcPrChange>
          </w:tcPr>
          <w:p w14:paraId="51F066FC" w14:textId="77777777" w:rsidR="00484395" w:rsidRPr="009C4BAE" w:rsidRDefault="00484395" w:rsidP="001222C0">
            <w:pPr>
              <w:spacing w:after="80"/>
              <w:jc w:val="center"/>
              <w:rPr>
                <w:rFonts w:ascii="Roboto" w:hAnsi="Roboto"/>
                <w:b/>
                <w:bCs/>
                <w:sz w:val="20"/>
                <w:szCs w:val="20"/>
                <w:lang w:val="uz-Cyrl-UZ"/>
                <w:rPrChange w:id="708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84" w:author="Nozimjon Ortiqov" w:date="2026-02-24T09:31:00Z" w16du:dateUtc="2026-02-24T04:31:00Z">
                  <w:rPr>
                    <w:rFonts w:ascii="Roboto" w:hAnsi="Roboto"/>
                    <w:b/>
                    <w:bCs/>
                    <w:color w:val="C00000"/>
                    <w:sz w:val="20"/>
                    <w:szCs w:val="20"/>
                    <w:lang w:val="en-US"/>
                  </w:rPr>
                </w:rPrChange>
              </w:rPr>
              <w:t>11</w:t>
            </w:r>
            <w:r w:rsidRPr="009C4BAE">
              <w:rPr>
                <w:rFonts w:ascii="Roboto" w:hAnsi="Roboto"/>
                <w:b/>
                <w:bCs/>
                <w:color w:val="C00000"/>
                <w:sz w:val="20"/>
                <w:szCs w:val="20"/>
                <w:lang w:val="uz-Cyrl-UZ"/>
                <w:rPrChange w:id="708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086" w:author="Nozimjon Ortiqov" w:date="2026-02-24T09:31:00Z" w16du:dateUtc="2026-02-24T04:31:00Z">
                  <w:rPr>
                    <w:rFonts w:ascii="Roboto" w:hAnsi="Roboto"/>
                    <w:b/>
                    <w:bCs/>
                    <w:color w:val="C00000"/>
                    <w:sz w:val="20"/>
                    <w:szCs w:val="20"/>
                    <w:lang w:val="en-US"/>
                  </w:rPr>
                </w:rPrChange>
              </w:rPr>
              <w:t>2</w:t>
            </w:r>
            <w:r w:rsidRPr="009C4BAE">
              <w:rPr>
                <w:rFonts w:ascii="Roboto" w:hAnsi="Roboto"/>
                <w:b/>
                <w:bCs/>
                <w:color w:val="0070C0"/>
                <w:sz w:val="20"/>
                <w:szCs w:val="20"/>
                <w:lang w:val="uz-Cyrl-UZ"/>
                <w:rPrChange w:id="7087" w:author="Nozimjon Ortiqov" w:date="2026-02-24T09:31:00Z" w16du:dateUtc="2026-02-24T04:31:00Z">
                  <w:rPr>
                    <w:rFonts w:ascii="Roboto" w:hAnsi="Roboto"/>
                    <w:b/>
                    <w:bCs/>
                    <w:color w:val="0070C0"/>
                    <w:sz w:val="20"/>
                    <w:szCs w:val="20"/>
                  </w:rPr>
                </w:rPrChange>
              </w:rPr>
              <w:t>%</w:t>
            </w:r>
          </w:p>
        </w:tc>
        <w:tc>
          <w:tcPr>
            <w:tcW w:w="1858" w:type="dxa"/>
            <w:vAlign w:val="center"/>
            <w:tcPrChange w:id="7088" w:author="Nozimjon Ortiqov" w:date="2026-02-23T20:25:00Z" w16du:dateUtc="2026-02-23T15:25:00Z">
              <w:tcPr>
                <w:tcW w:w="1858" w:type="dxa"/>
                <w:gridSpan w:val="2"/>
                <w:vAlign w:val="center"/>
              </w:tcPr>
            </w:tcPrChange>
          </w:tcPr>
          <w:p w14:paraId="0EABAEFC" w14:textId="77777777" w:rsidR="00484395" w:rsidRPr="009C4BAE" w:rsidRDefault="00484395" w:rsidP="001222C0">
            <w:pPr>
              <w:spacing w:after="80"/>
              <w:jc w:val="center"/>
              <w:rPr>
                <w:rFonts w:ascii="Roboto" w:hAnsi="Roboto"/>
                <w:b/>
                <w:bCs/>
                <w:sz w:val="20"/>
                <w:szCs w:val="20"/>
                <w:lang w:val="uz-Cyrl-UZ"/>
                <w:rPrChange w:id="708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90" w:author="Nozimjon Ortiqov" w:date="2026-02-24T09:31:00Z" w16du:dateUtc="2026-02-24T04:31:00Z">
                  <w:rPr>
                    <w:rFonts w:ascii="Roboto" w:hAnsi="Roboto"/>
                    <w:b/>
                    <w:bCs/>
                    <w:color w:val="C00000"/>
                    <w:sz w:val="20"/>
                    <w:szCs w:val="20"/>
                    <w:lang w:val="en-US"/>
                  </w:rPr>
                </w:rPrChange>
              </w:rPr>
              <w:t>10</w:t>
            </w:r>
            <w:r w:rsidRPr="009C4BAE">
              <w:rPr>
                <w:rFonts w:ascii="Roboto" w:hAnsi="Roboto"/>
                <w:b/>
                <w:bCs/>
                <w:color w:val="C00000"/>
                <w:sz w:val="20"/>
                <w:szCs w:val="20"/>
                <w:lang w:val="uz-Cyrl-UZ"/>
                <w:rPrChange w:id="7091" w:author="Nozimjon Ortiqov" w:date="2026-02-24T09:31:00Z" w16du:dateUtc="2026-02-24T04:31:00Z">
                  <w:rPr>
                    <w:rFonts w:ascii="Roboto" w:hAnsi="Roboto"/>
                    <w:b/>
                    <w:bCs/>
                    <w:color w:val="C00000"/>
                    <w:sz w:val="20"/>
                    <w:szCs w:val="20"/>
                  </w:rPr>
                </w:rPrChange>
              </w:rPr>
              <w:t>.5</w:t>
            </w:r>
            <w:r w:rsidRPr="009C4BAE">
              <w:rPr>
                <w:rFonts w:ascii="Roboto" w:hAnsi="Roboto"/>
                <w:b/>
                <w:bCs/>
                <w:color w:val="0070C0"/>
                <w:sz w:val="20"/>
                <w:szCs w:val="20"/>
                <w:lang w:val="uz-Cyrl-UZ"/>
                <w:rPrChange w:id="7092" w:author="Nozimjon Ortiqov" w:date="2026-02-24T09:31:00Z" w16du:dateUtc="2026-02-24T04:31:00Z">
                  <w:rPr>
                    <w:rFonts w:ascii="Roboto" w:hAnsi="Roboto"/>
                    <w:b/>
                    <w:bCs/>
                    <w:color w:val="0070C0"/>
                    <w:sz w:val="20"/>
                    <w:szCs w:val="20"/>
                  </w:rPr>
                </w:rPrChange>
              </w:rPr>
              <w:t>%</w:t>
            </w:r>
          </w:p>
        </w:tc>
        <w:tc>
          <w:tcPr>
            <w:tcW w:w="1857" w:type="dxa"/>
            <w:vAlign w:val="center"/>
            <w:tcPrChange w:id="7093" w:author="Nozimjon Ortiqov" w:date="2026-02-23T20:25:00Z" w16du:dateUtc="2026-02-23T15:25:00Z">
              <w:tcPr>
                <w:tcW w:w="1857" w:type="dxa"/>
                <w:vAlign w:val="center"/>
              </w:tcPr>
            </w:tcPrChange>
          </w:tcPr>
          <w:p w14:paraId="6B64C06D" w14:textId="77777777" w:rsidR="00484395" w:rsidRPr="009C4BAE" w:rsidRDefault="00484395" w:rsidP="001222C0">
            <w:pPr>
              <w:spacing w:after="80"/>
              <w:jc w:val="center"/>
              <w:rPr>
                <w:rFonts w:ascii="Roboto" w:hAnsi="Roboto"/>
                <w:b/>
                <w:bCs/>
                <w:sz w:val="20"/>
                <w:szCs w:val="20"/>
                <w:lang w:val="uz-Cyrl-UZ"/>
                <w:rPrChange w:id="709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95" w:author="Nozimjon Ortiqov" w:date="2026-02-24T09:31:00Z" w16du:dateUtc="2026-02-24T04:31:00Z">
                  <w:rPr>
                    <w:rFonts w:ascii="Roboto" w:hAnsi="Roboto"/>
                    <w:b/>
                    <w:bCs/>
                    <w:color w:val="C00000"/>
                    <w:sz w:val="20"/>
                    <w:szCs w:val="20"/>
                    <w:lang w:val="en-US"/>
                  </w:rPr>
                </w:rPrChange>
              </w:rPr>
              <w:t>5</w:t>
            </w:r>
            <w:r w:rsidRPr="009C4BAE">
              <w:rPr>
                <w:rFonts w:ascii="Roboto" w:hAnsi="Roboto"/>
                <w:b/>
                <w:bCs/>
                <w:color w:val="C00000"/>
                <w:sz w:val="20"/>
                <w:szCs w:val="20"/>
                <w:lang w:val="uz-Cyrl-UZ"/>
                <w:rPrChange w:id="7096"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097" w:author="Nozimjon Ortiqov" w:date="2026-02-24T09:31:00Z" w16du:dateUtc="2026-02-24T04:31:00Z">
                  <w:rPr>
                    <w:rFonts w:ascii="Roboto" w:hAnsi="Roboto"/>
                    <w:b/>
                    <w:bCs/>
                    <w:color w:val="C00000"/>
                    <w:sz w:val="20"/>
                    <w:szCs w:val="20"/>
                    <w:lang w:val="en-US"/>
                  </w:rPr>
                </w:rPrChange>
              </w:rPr>
              <w:t>8</w:t>
            </w:r>
            <w:r w:rsidRPr="009C4BAE">
              <w:rPr>
                <w:rFonts w:ascii="Roboto" w:hAnsi="Roboto"/>
                <w:b/>
                <w:bCs/>
                <w:color w:val="0070C0"/>
                <w:sz w:val="20"/>
                <w:szCs w:val="20"/>
                <w:lang w:val="uz-Cyrl-UZ"/>
                <w:rPrChange w:id="7098" w:author="Nozimjon Ortiqov" w:date="2026-02-24T09:31:00Z" w16du:dateUtc="2026-02-24T04:31:00Z">
                  <w:rPr>
                    <w:rFonts w:ascii="Roboto" w:hAnsi="Roboto"/>
                    <w:b/>
                    <w:bCs/>
                    <w:color w:val="0070C0"/>
                    <w:sz w:val="20"/>
                    <w:szCs w:val="20"/>
                  </w:rPr>
                </w:rPrChange>
              </w:rPr>
              <w:t>%</w:t>
            </w:r>
          </w:p>
        </w:tc>
        <w:tc>
          <w:tcPr>
            <w:tcW w:w="3715" w:type="dxa"/>
            <w:vAlign w:val="center"/>
            <w:tcPrChange w:id="7099" w:author="Nozimjon Ortiqov" w:date="2026-02-23T20:25:00Z" w16du:dateUtc="2026-02-23T15:25:00Z">
              <w:tcPr>
                <w:tcW w:w="3715" w:type="dxa"/>
                <w:vAlign w:val="center"/>
              </w:tcPr>
            </w:tcPrChange>
          </w:tcPr>
          <w:p w14:paraId="13370F5C" w14:textId="77777777" w:rsidR="00484395" w:rsidRPr="009C4BAE" w:rsidRDefault="00484395" w:rsidP="001222C0">
            <w:pPr>
              <w:spacing w:after="80"/>
              <w:jc w:val="center"/>
              <w:rPr>
                <w:rFonts w:ascii="Roboto" w:hAnsi="Roboto"/>
                <w:b/>
                <w:bCs/>
                <w:sz w:val="20"/>
                <w:szCs w:val="20"/>
                <w:lang w:val="uz-Cyrl-UZ"/>
                <w:rPrChange w:id="710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01" w:author="Nozimjon Ortiqov" w:date="2026-02-24T09:31:00Z" w16du:dateUtc="2026-02-24T04:31:00Z">
                  <w:rPr>
                    <w:rFonts w:ascii="Roboto" w:hAnsi="Roboto"/>
                    <w:b/>
                    <w:bCs/>
                    <w:color w:val="C00000"/>
                    <w:sz w:val="20"/>
                    <w:szCs w:val="20"/>
                  </w:rPr>
                </w:rPrChange>
              </w:rPr>
              <w:t>2.1</w:t>
            </w:r>
            <w:r w:rsidRPr="009C4BAE">
              <w:rPr>
                <w:rFonts w:ascii="Roboto" w:hAnsi="Roboto"/>
                <w:b/>
                <w:bCs/>
                <w:color w:val="0070C0"/>
                <w:sz w:val="20"/>
                <w:szCs w:val="20"/>
                <w:lang w:val="uz-Cyrl-UZ"/>
                <w:rPrChange w:id="7102" w:author="Nozimjon Ortiqov" w:date="2026-02-24T09:31:00Z" w16du:dateUtc="2026-02-24T04:31:00Z">
                  <w:rPr>
                    <w:rFonts w:ascii="Roboto" w:hAnsi="Roboto"/>
                    <w:b/>
                    <w:bCs/>
                    <w:color w:val="0070C0"/>
                    <w:sz w:val="20"/>
                    <w:szCs w:val="20"/>
                  </w:rPr>
                </w:rPrChange>
              </w:rPr>
              <w:t>%</w:t>
            </w:r>
            <w:r w:rsidRPr="009C4BAE">
              <w:rPr>
                <w:rFonts w:ascii="Roboto" w:hAnsi="Roboto"/>
                <w:b/>
                <w:bCs/>
                <w:color w:val="0070C0"/>
                <w:sz w:val="20"/>
                <w:szCs w:val="20"/>
                <w:lang w:val="uz-Cyrl-UZ"/>
                <w:rPrChange w:id="7103"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
              <w:t>(2024)</w:t>
            </w:r>
          </w:p>
        </w:tc>
        <w:tc>
          <w:tcPr>
            <w:tcW w:w="3295" w:type="dxa"/>
            <w:vAlign w:val="center"/>
            <w:tcPrChange w:id="7104" w:author="Nozimjon Ortiqov" w:date="2026-02-23T20:25:00Z" w16du:dateUtc="2026-02-23T15:25:00Z">
              <w:tcPr>
                <w:tcW w:w="3715" w:type="dxa"/>
                <w:gridSpan w:val="2"/>
                <w:vAlign w:val="center"/>
              </w:tcPr>
            </w:tcPrChange>
          </w:tcPr>
          <w:p w14:paraId="4254F657" w14:textId="77777777" w:rsidR="00484395" w:rsidRPr="009C4BAE" w:rsidRDefault="00484395" w:rsidP="001222C0">
            <w:pPr>
              <w:spacing w:after="80"/>
              <w:jc w:val="center"/>
              <w:rPr>
                <w:rFonts w:ascii="Roboto" w:hAnsi="Roboto"/>
                <w:b/>
                <w:bCs/>
                <w:sz w:val="20"/>
                <w:szCs w:val="20"/>
                <w:lang w:val="uz-Cyrl-UZ"/>
                <w:rPrChange w:id="710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06" w:author="Nozimjon Ortiqov" w:date="2026-02-24T09:31:00Z" w16du:dateUtc="2026-02-24T04:31:00Z">
                  <w:rPr>
                    <w:rFonts w:ascii="Roboto" w:hAnsi="Roboto"/>
                    <w:b/>
                    <w:bCs/>
                    <w:color w:val="C00000"/>
                    <w:sz w:val="20"/>
                    <w:szCs w:val="20"/>
                  </w:rPr>
                </w:rPrChange>
              </w:rPr>
              <w:t>1,3</w:t>
            </w:r>
            <w:r w:rsidRPr="009C4BAE">
              <w:rPr>
                <w:rFonts w:ascii="Roboto" w:hAnsi="Roboto"/>
                <w:b/>
                <w:bCs/>
                <w:color w:val="0070C0"/>
                <w:sz w:val="20"/>
                <w:szCs w:val="20"/>
                <w:lang w:val="uz-Cyrl-UZ"/>
                <w:rPrChange w:id="7107" w:author="Nozimjon Ortiqov" w:date="2026-02-24T09:31:00Z" w16du:dateUtc="2026-02-24T04:31:00Z">
                  <w:rPr>
                    <w:rFonts w:ascii="Roboto" w:hAnsi="Roboto"/>
                    <w:b/>
                    <w:bCs/>
                    <w:color w:val="0070C0"/>
                    <w:sz w:val="20"/>
                    <w:szCs w:val="20"/>
                  </w:rPr>
                </w:rPrChange>
              </w:rPr>
              <w:t>%</w:t>
            </w:r>
            <w:r w:rsidRPr="009C4BAE">
              <w:rPr>
                <w:rFonts w:ascii="Roboto" w:hAnsi="Roboto"/>
                <w:b/>
                <w:bCs/>
                <w:color w:val="0070C0"/>
                <w:sz w:val="20"/>
                <w:szCs w:val="20"/>
                <w:lang w:val="uz-Cyrl-UZ"/>
                <w:rPrChange w:id="7108"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
              <w:t>(2024)</w:t>
            </w:r>
          </w:p>
        </w:tc>
      </w:tr>
      <w:tr w:rsidR="00484395" w:rsidRPr="009C4BAE" w14:paraId="0133ECBD" w14:textId="77777777" w:rsidTr="00765FD2">
        <w:trPr>
          <w:trHeight w:val="667"/>
          <w:trPrChange w:id="7109" w:author="Nozimjon Ortiqov" w:date="2026-02-23T20:25:00Z" w16du:dateUtc="2026-02-23T15:25:00Z">
            <w:trPr>
              <w:gridBefore w:val="2"/>
              <w:trHeight w:val="667"/>
            </w:trPr>
          </w:trPrChange>
        </w:trPr>
        <w:tc>
          <w:tcPr>
            <w:tcW w:w="1727" w:type="dxa"/>
            <w:shd w:val="clear" w:color="auto" w:fill="DEEAF6" w:themeFill="accent5" w:themeFillTint="33"/>
            <w:vAlign w:val="center"/>
            <w:tcPrChange w:id="7110" w:author="Nozimjon Ortiqov" w:date="2026-02-23T20:25:00Z" w16du:dateUtc="2026-02-23T15:25:00Z">
              <w:tcPr>
                <w:tcW w:w="1727" w:type="dxa"/>
                <w:shd w:val="clear" w:color="auto" w:fill="DEEAF6" w:themeFill="accent5" w:themeFillTint="33"/>
                <w:vAlign w:val="center"/>
              </w:tcPr>
            </w:tcPrChange>
          </w:tcPr>
          <w:p w14:paraId="25E3490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vAlign w:val="center"/>
            <w:tcPrChange w:id="7111" w:author="Nozimjon Ortiqov" w:date="2026-02-23T20:25:00Z" w16du:dateUtc="2026-02-23T15:25:00Z">
              <w:tcPr>
                <w:tcW w:w="3714" w:type="dxa"/>
                <w:gridSpan w:val="3"/>
                <w:vAlign w:val="center"/>
              </w:tcPr>
            </w:tcPrChange>
          </w:tcPr>
          <w:p w14:paraId="1B768C88" w14:textId="77777777" w:rsidR="00484395" w:rsidRPr="009C4BAE" w:rsidRDefault="00484395" w:rsidP="001222C0">
            <w:pPr>
              <w:spacing w:after="80"/>
              <w:jc w:val="center"/>
              <w:rPr>
                <w:rFonts w:ascii="Roboto" w:hAnsi="Roboto"/>
                <w:b/>
                <w:bCs/>
                <w:sz w:val="20"/>
                <w:szCs w:val="20"/>
                <w:lang w:val="uz-Cyrl-UZ"/>
                <w:rPrChange w:id="7112"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13"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7114"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7115" w:author="Nozimjon Ortiqov" w:date="2026-02-24T09:31:00Z" w16du:dateUtc="2026-02-24T04:31:00Z">
                  <w:rPr>
                    <w:rFonts w:ascii="Roboto" w:hAnsi="Roboto"/>
                    <w:i/>
                    <w:iCs/>
                    <w:sz w:val="20"/>
                    <w:szCs w:val="20"/>
                  </w:rPr>
                </w:rPrChange>
              </w:rPr>
              <w:t>(Stable)</w:t>
            </w:r>
          </w:p>
        </w:tc>
        <w:tc>
          <w:tcPr>
            <w:tcW w:w="3715" w:type="dxa"/>
            <w:gridSpan w:val="2"/>
            <w:vAlign w:val="center"/>
            <w:tcPrChange w:id="7116" w:author="Nozimjon Ortiqov" w:date="2026-02-23T20:25:00Z" w16du:dateUtc="2026-02-23T15:25:00Z">
              <w:tcPr>
                <w:tcW w:w="3715" w:type="dxa"/>
                <w:gridSpan w:val="3"/>
                <w:vAlign w:val="center"/>
              </w:tcPr>
            </w:tcPrChange>
          </w:tcPr>
          <w:p w14:paraId="2DFA0D35" w14:textId="77777777" w:rsidR="00484395" w:rsidRPr="009C4BAE" w:rsidRDefault="00484395" w:rsidP="001222C0">
            <w:pPr>
              <w:spacing w:after="80"/>
              <w:jc w:val="center"/>
              <w:rPr>
                <w:rFonts w:ascii="Roboto" w:hAnsi="Roboto"/>
                <w:sz w:val="20"/>
                <w:szCs w:val="20"/>
                <w:lang w:val="uz-Cyrl-UZ"/>
                <w:rPrChange w:id="7117"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7118"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7119"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7120" w:author="Nozimjon Ortiqov" w:date="2026-02-24T09:31:00Z" w16du:dateUtc="2026-02-24T04:31:00Z">
                  <w:rPr>
                    <w:rFonts w:ascii="Roboto" w:hAnsi="Roboto"/>
                    <w:i/>
                    <w:iCs/>
                    <w:sz w:val="20"/>
                    <w:szCs w:val="20"/>
                  </w:rPr>
                </w:rPrChange>
              </w:rPr>
              <w:t>(Stable)</w:t>
            </w:r>
          </w:p>
        </w:tc>
        <w:tc>
          <w:tcPr>
            <w:tcW w:w="3715" w:type="dxa"/>
            <w:vAlign w:val="center"/>
            <w:tcPrChange w:id="7121" w:author="Nozimjon Ortiqov" w:date="2026-02-23T20:25:00Z" w16du:dateUtc="2026-02-23T15:25:00Z">
              <w:tcPr>
                <w:tcW w:w="3715" w:type="dxa"/>
                <w:vAlign w:val="center"/>
              </w:tcPr>
            </w:tcPrChange>
          </w:tcPr>
          <w:p w14:paraId="6CD96EE3" w14:textId="77777777" w:rsidR="00484395" w:rsidRPr="009C4BAE" w:rsidRDefault="00484395" w:rsidP="001222C0">
            <w:pPr>
              <w:spacing w:after="80"/>
              <w:jc w:val="center"/>
              <w:rPr>
                <w:rFonts w:ascii="Roboto" w:hAnsi="Roboto"/>
                <w:b/>
                <w:bCs/>
                <w:sz w:val="20"/>
                <w:szCs w:val="20"/>
                <w:lang w:val="uz-Cyrl-UZ"/>
                <w:rPrChange w:id="7122"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23" w:author="Nozimjon Ortiqov" w:date="2026-02-24T09:31:00Z" w16du:dateUtc="2026-02-24T04:31:00Z">
                  <w:rPr>
                    <w:rFonts w:ascii="Roboto" w:hAnsi="Roboto"/>
                    <w:b/>
                    <w:bCs/>
                    <w:color w:val="0070C0"/>
                    <w:sz w:val="20"/>
                    <w:szCs w:val="20"/>
                  </w:rPr>
                </w:rPrChange>
              </w:rPr>
              <w:t>A+</w:t>
            </w:r>
            <w:r w:rsidRPr="009C4BAE">
              <w:rPr>
                <w:rFonts w:ascii="Roboto" w:hAnsi="Roboto"/>
                <w:b/>
                <w:bCs/>
                <w:color w:val="C00000"/>
                <w:sz w:val="20"/>
                <w:szCs w:val="20"/>
                <w:lang w:val="uz-Cyrl-UZ"/>
              </w:rPr>
              <w:t xml:space="preserve"> </w:t>
            </w:r>
            <w:r w:rsidRPr="009C4BAE">
              <w:rPr>
                <w:rFonts w:ascii="Roboto" w:hAnsi="Roboto"/>
                <w:b/>
                <w:bCs/>
                <w:color w:val="C00000"/>
                <w:sz w:val="20"/>
                <w:szCs w:val="20"/>
                <w:lang w:val="uz-Cyrl-UZ"/>
                <w:rPrChange w:id="7124" w:author="Nozimjon Ortiqov" w:date="2026-02-24T09:31:00Z" w16du:dateUtc="2026-02-24T04:31:00Z">
                  <w:rPr>
                    <w:rFonts w:ascii="Roboto" w:hAnsi="Roboto"/>
                    <w:b/>
                    <w:bCs/>
                    <w:color w:val="C00000"/>
                    <w:sz w:val="20"/>
                    <w:szCs w:val="20"/>
                    <w:lang w:val="en-US"/>
                  </w:rPr>
                </w:rPrChange>
              </w:rPr>
              <w:br/>
            </w:r>
            <w:r w:rsidRPr="009C4BAE">
              <w:rPr>
                <w:rFonts w:ascii="Roboto" w:hAnsi="Roboto"/>
                <w:i/>
                <w:iCs/>
                <w:sz w:val="20"/>
                <w:szCs w:val="20"/>
                <w:lang w:val="uz-Cyrl-UZ"/>
                <w:rPrChange w:id="7125" w:author="Nozimjon Ortiqov" w:date="2026-02-24T09:31:00Z" w16du:dateUtc="2026-02-24T04:31:00Z">
                  <w:rPr>
                    <w:rFonts w:ascii="Roboto" w:hAnsi="Roboto"/>
                    <w:i/>
                    <w:iCs/>
                    <w:sz w:val="20"/>
                    <w:szCs w:val="20"/>
                  </w:rPr>
                </w:rPrChange>
              </w:rPr>
              <w:t>(Stable)</w:t>
            </w:r>
          </w:p>
        </w:tc>
        <w:tc>
          <w:tcPr>
            <w:tcW w:w="3295" w:type="dxa"/>
            <w:vAlign w:val="center"/>
            <w:tcPrChange w:id="7126" w:author="Nozimjon Ortiqov" w:date="2026-02-23T20:25:00Z" w16du:dateUtc="2026-02-23T15:25:00Z">
              <w:tcPr>
                <w:tcW w:w="3715" w:type="dxa"/>
                <w:gridSpan w:val="2"/>
                <w:vAlign w:val="center"/>
              </w:tcPr>
            </w:tcPrChange>
          </w:tcPr>
          <w:p w14:paraId="6C7FE2FD" w14:textId="77777777" w:rsidR="00484395" w:rsidRPr="009C4BAE" w:rsidRDefault="00484395" w:rsidP="001222C0">
            <w:pPr>
              <w:spacing w:after="80"/>
              <w:jc w:val="center"/>
              <w:rPr>
                <w:rFonts w:ascii="Roboto" w:hAnsi="Roboto"/>
                <w:b/>
                <w:bCs/>
                <w:sz w:val="20"/>
                <w:szCs w:val="20"/>
                <w:lang w:val="uz-Cyrl-UZ"/>
                <w:rPrChange w:id="7127"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28" w:author="Nozimjon Ortiqov" w:date="2026-02-24T09:31:00Z" w16du:dateUtc="2026-02-24T04:31:00Z">
                  <w:rPr>
                    <w:rFonts w:ascii="Roboto" w:hAnsi="Roboto"/>
                    <w:b/>
                    <w:bCs/>
                    <w:color w:val="0070C0"/>
                    <w:sz w:val="20"/>
                    <w:szCs w:val="20"/>
                  </w:rPr>
                </w:rPrChange>
              </w:rPr>
              <w:t>A</w:t>
            </w:r>
            <w:r w:rsidRPr="009C4BAE">
              <w:rPr>
                <w:rFonts w:ascii="Roboto" w:hAnsi="Roboto"/>
                <w:b/>
                <w:bCs/>
                <w:color w:val="C00000"/>
                <w:sz w:val="20"/>
                <w:szCs w:val="20"/>
                <w:lang w:val="uz-Cyrl-UZ"/>
                <w:rPrChange w:id="7129" w:author="Nozimjon Ortiqov" w:date="2026-02-24T09:31:00Z" w16du:dateUtc="2026-02-24T04:31:00Z">
                  <w:rPr>
                    <w:rFonts w:ascii="Roboto" w:hAnsi="Roboto"/>
                    <w:b/>
                    <w:bCs/>
                    <w:color w:val="C00000"/>
                    <w:sz w:val="20"/>
                    <w:szCs w:val="20"/>
                    <w:lang w:val="en-US"/>
                  </w:rPr>
                </w:rPrChange>
              </w:rPr>
              <w:br/>
            </w:r>
            <w:r w:rsidRPr="009C4BAE">
              <w:rPr>
                <w:rFonts w:ascii="Roboto" w:hAnsi="Roboto"/>
                <w:i/>
                <w:iCs/>
                <w:sz w:val="20"/>
                <w:szCs w:val="20"/>
                <w:lang w:val="uz-Cyrl-UZ"/>
                <w:rPrChange w:id="7130" w:author="Nozimjon Ortiqov" w:date="2026-02-24T09:31:00Z" w16du:dateUtc="2026-02-24T04:31:00Z">
                  <w:rPr>
                    <w:rFonts w:ascii="Roboto" w:hAnsi="Roboto"/>
                    <w:i/>
                    <w:iCs/>
                    <w:sz w:val="20"/>
                    <w:szCs w:val="20"/>
                  </w:rPr>
                </w:rPrChange>
              </w:rPr>
              <w:t>(Stable)</w:t>
            </w:r>
          </w:p>
        </w:tc>
      </w:tr>
      <w:tr w:rsidR="00484395" w:rsidRPr="009C4BAE" w14:paraId="0B5F8F30" w14:textId="77777777" w:rsidTr="00765FD2">
        <w:trPr>
          <w:trHeight w:val="1827"/>
          <w:trPrChange w:id="7131" w:author="Nozimjon Ortiqov" w:date="2026-02-23T20:25:00Z" w16du:dateUtc="2026-02-23T15:25:00Z">
            <w:trPr>
              <w:gridBefore w:val="2"/>
              <w:trHeight w:val="1827"/>
            </w:trPr>
          </w:trPrChange>
        </w:trPr>
        <w:tc>
          <w:tcPr>
            <w:tcW w:w="1727" w:type="dxa"/>
            <w:shd w:val="clear" w:color="auto" w:fill="DEEAF6" w:themeFill="accent5" w:themeFillTint="33"/>
            <w:tcPrChange w:id="7132" w:author="Nozimjon Ortiqov" w:date="2026-02-23T20:25:00Z" w16du:dateUtc="2026-02-23T15:25:00Z">
              <w:tcPr>
                <w:tcW w:w="1727" w:type="dxa"/>
                <w:shd w:val="clear" w:color="auto" w:fill="DEEAF6" w:themeFill="accent5" w:themeFillTint="33"/>
              </w:tcPr>
            </w:tcPrChange>
          </w:tcPr>
          <w:p w14:paraId="400DC6A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133" w:author="Nozimjon Ortiqov" w:date="2026-02-24T09:31:00Z" w16du:dateUtc="2026-02-24T04:31:00Z">
                  <w:rPr>
                    <w:rFonts w:ascii="Roboto" w:hAnsi="Roboto"/>
                    <w:b/>
                    <w:bCs/>
                    <w:sz w:val="20"/>
                    <w:szCs w:val="20"/>
                  </w:rPr>
                </w:rPrChange>
              </w:rPr>
              <w:t>Скоринг</w:t>
            </w:r>
          </w:p>
        </w:tc>
        <w:tc>
          <w:tcPr>
            <w:tcW w:w="3714" w:type="dxa"/>
            <w:gridSpan w:val="2"/>
            <w:tcPrChange w:id="7134" w:author="Nozimjon Ortiqov" w:date="2026-02-23T20:25:00Z" w16du:dateUtc="2026-02-23T15:25:00Z">
              <w:tcPr>
                <w:tcW w:w="3714" w:type="dxa"/>
                <w:gridSpan w:val="3"/>
              </w:tcPr>
            </w:tcPrChange>
          </w:tcPr>
          <w:p w14:paraId="6B8A02A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135"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136"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137"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138"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139"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40"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141"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142" w:author="Nozimjon Ortiqov" w:date="2026-02-24T09:31:00Z" w16du:dateUtc="2026-02-24T04:31:00Z">
                  <w:rPr>
                    <w:rFonts w:ascii="Roboto" w:hAnsi="Roboto"/>
                    <w:sz w:val="20"/>
                    <w:szCs w:val="20"/>
                  </w:rPr>
                </w:rPrChange>
              </w:rPr>
              <w:t>.</w:t>
            </w:r>
          </w:p>
          <w:p w14:paraId="2893AE43"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143"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14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145"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14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47"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148"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4490F6A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gridSpan w:val="2"/>
            <w:tcPrChange w:id="7149" w:author="Nozimjon Ortiqov" w:date="2026-02-23T20:25:00Z" w16du:dateUtc="2026-02-23T15:25:00Z">
              <w:tcPr>
                <w:tcW w:w="3715" w:type="dxa"/>
                <w:gridSpan w:val="3"/>
              </w:tcPr>
            </w:tcPrChange>
          </w:tcPr>
          <w:p w14:paraId="0853A5B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150"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151"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152"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153"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154"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55"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156"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157" w:author="Nozimjon Ortiqov" w:date="2026-02-24T09:31:00Z" w16du:dateUtc="2026-02-24T04:31:00Z">
                  <w:rPr>
                    <w:rFonts w:ascii="Roboto" w:hAnsi="Roboto"/>
                    <w:sz w:val="20"/>
                    <w:szCs w:val="20"/>
                  </w:rPr>
                </w:rPrChange>
              </w:rPr>
              <w:t>.</w:t>
            </w:r>
          </w:p>
          <w:p w14:paraId="0C0800D2" w14:textId="77777777" w:rsidR="00484395" w:rsidRPr="009C4BAE" w:rsidRDefault="00484395" w:rsidP="001222C0">
            <w:pPr>
              <w:spacing w:after="80"/>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tcPrChange w:id="7158" w:author="Nozimjon Ortiqov" w:date="2026-02-23T20:25:00Z" w16du:dateUtc="2026-02-23T15:25:00Z">
              <w:tcPr>
                <w:tcW w:w="3715" w:type="dxa"/>
              </w:tcPr>
            </w:tcPrChange>
          </w:tcPr>
          <w:p w14:paraId="2A142E64"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159"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160"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161"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162"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163"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64"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165"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166" w:author="Nozimjon Ortiqov" w:date="2026-02-24T09:31:00Z" w16du:dateUtc="2026-02-24T04:31:00Z">
                  <w:rPr>
                    <w:rFonts w:ascii="Roboto" w:hAnsi="Roboto"/>
                    <w:sz w:val="20"/>
                    <w:szCs w:val="20"/>
                  </w:rPr>
                </w:rPrChange>
              </w:rPr>
              <w:t>.</w:t>
            </w:r>
          </w:p>
          <w:p w14:paraId="63446B59"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167"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168"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169"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170"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71"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172"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52D717F0" w14:textId="77777777" w:rsidR="00484395" w:rsidRPr="009C4BAE" w:rsidRDefault="00484395" w:rsidP="001222C0">
            <w:pPr>
              <w:spacing w:after="80"/>
              <w:rPr>
                <w:rFonts w:ascii="Roboto" w:hAnsi="Roboto"/>
                <w:b/>
                <w:bCs/>
                <w:sz w:val="20"/>
                <w:szCs w:val="20"/>
                <w:lang w:val="uz-Cyrl-UZ"/>
                <w:rPrChange w:id="717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0070C0"/>
                <w:sz w:val="20"/>
                <w:szCs w:val="20"/>
                <w:lang w:val="uz-Cyrl-UZ"/>
              </w:rPr>
              <w:t>. </w:t>
            </w:r>
            <w:r w:rsidRPr="009C4BAE">
              <w:rPr>
                <w:rFonts w:ascii="Roboto" w:hAnsi="Roboto"/>
                <w:b/>
                <w:bCs/>
                <w:color w:val="0070C0"/>
                <w:sz w:val="20"/>
                <w:szCs w:val="20"/>
                <w:lang w:val="uz-Cyrl-UZ"/>
                <w:rPrChange w:id="7174" w:author="Nozimjon Ortiqov" w:date="2026-02-24T09:31:00Z" w16du:dateUtc="2026-02-24T04:31:00Z">
                  <w:rPr>
                    <w:rFonts w:ascii="Roboto" w:hAnsi="Roboto"/>
                    <w:b/>
                    <w:bCs/>
                    <w:color w:val="0070C0"/>
                    <w:sz w:val="20"/>
                    <w:szCs w:val="20"/>
                  </w:rPr>
                </w:rPrChange>
              </w:rPr>
              <w:t>Мобил</w:t>
            </w:r>
            <w:r w:rsidRPr="009C4BAE">
              <w:rPr>
                <w:rFonts w:ascii="Roboto" w:hAnsi="Roboto"/>
                <w:color w:val="0070C0"/>
                <w:sz w:val="20"/>
                <w:szCs w:val="20"/>
                <w:lang w:val="uz-Cyrl-UZ"/>
                <w:rPrChange w:id="7175"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176" w:author="Nozimjon Ortiqov" w:date="2026-02-24T09:31:00Z" w16du:dateUtc="2026-02-24T04:31:00Z">
                  <w:rPr>
                    <w:rFonts w:ascii="Roboto" w:hAnsi="Roboto"/>
                    <w:b/>
                    <w:bCs/>
                    <w:color w:val="0070C0"/>
                    <w:sz w:val="20"/>
                    <w:szCs w:val="20"/>
                  </w:rPr>
                </w:rPrChange>
              </w:rPr>
              <w:t>илова</w:t>
            </w:r>
            <w:r w:rsidRPr="009C4BAE">
              <w:rPr>
                <w:rFonts w:ascii="Roboto" w:hAnsi="Roboto"/>
                <w:color w:val="0070C0"/>
                <w:sz w:val="20"/>
                <w:szCs w:val="20"/>
                <w:lang w:val="uz-Cyrl-UZ"/>
                <w:rPrChange w:id="7177"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78" w:author="Nozimjon Ortiqov" w:date="2026-02-24T09:31:00Z" w16du:dateUtc="2026-02-24T04:31:00Z">
                  <w:rPr>
                    <w:rFonts w:ascii="Roboto" w:hAnsi="Roboto"/>
                    <w:sz w:val="20"/>
                    <w:szCs w:val="20"/>
                  </w:rPr>
                </w:rPrChange>
              </w:rPr>
              <w:t xml:space="preserve">фойдаланилиши бўйича </w:t>
            </w:r>
            <w:r w:rsidRPr="009C4BAE">
              <w:rPr>
                <w:rFonts w:ascii="Roboto" w:hAnsi="Roboto"/>
                <w:b/>
                <w:bCs/>
                <w:sz w:val="20"/>
                <w:szCs w:val="20"/>
                <w:lang w:val="uz-Cyrl-UZ"/>
                <w:rPrChange w:id="7179" w:author="Nozimjon Ortiqov" w:date="2026-02-24T09:31:00Z" w16du:dateUtc="2026-02-24T04:31:00Z">
                  <w:rPr>
                    <w:rFonts w:ascii="Roboto" w:hAnsi="Roboto"/>
                    <w:b/>
                    <w:bCs/>
                    <w:sz w:val="20"/>
                    <w:szCs w:val="20"/>
                  </w:rPr>
                </w:rPrChange>
              </w:rPr>
              <w:t>хулқ</w:t>
            </w:r>
            <w:r w:rsidRPr="009C4BAE">
              <w:rPr>
                <w:rFonts w:ascii="Roboto" w:hAnsi="Roboto"/>
                <w:sz w:val="20"/>
                <w:szCs w:val="20"/>
                <w:lang w:val="uz-Cyrl-UZ"/>
                <w:rPrChange w:id="7180" w:author="Nozimjon Ortiqov" w:date="2026-02-24T09:31:00Z" w16du:dateUtc="2026-02-24T04:31:00Z">
                  <w:rPr>
                    <w:rFonts w:ascii="Roboto" w:hAnsi="Roboto"/>
                    <w:sz w:val="20"/>
                    <w:szCs w:val="20"/>
                  </w:rPr>
                </w:rPrChange>
              </w:rPr>
              <w:t>-</w:t>
            </w:r>
            <w:r w:rsidRPr="009C4BAE">
              <w:rPr>
                <w:rFonts w:ascii="Roboto" w:hAnsi="Roboto"/>
                <w:b/>
                <w:bCs/>
                <w:sz w:val="20"/>
                <w:szCs w:val="20"/>
                <w:lang w:val="uz-Cyrl-UZ"/>
                <w:rPrChange w:id="7181" w:author="Nozimjon Ortiqov" w:date="2026-02-24T09:31:00Z" w16du:dateUtc="2026-02-24T04:31:00Z">
                  <w:rPr>
                    <w:rFonts w:ascii="Roboto" w:hAnsi="Roboto"/>
                    <w:b/>
                    <w:bCs/>
                    <w:sz w:val="20"/>
                    <w:szCs w:val="20"/>
                  </w:rPr>
                </w:rPrChange>
              </w:rPr>
              <w:t>атвор</w:t>
            </w:r>
            <w:r w:rsidRPr="009C4BAE">
              <w:rPr>
                <w:rFonts w:ascii="Roboto" w:hAnsi="Roboto"/>
                <w:sz w:val="20"/>
                <w:szCs w:val="20"/>
                <w:lang w:val="uz-Cyrl-UZ"/>
                <w:rPrChange w:id="7182" w:author="Nozimjon Ortiqov" w:date="2026-02-24T09:31:00Z" w16du:dateUtc="2026-02-24T04:31:00Z">
                  <w:rPr>
                    <w:rFonts w:ascii="Roboto" w:hAnsi="Roboto"/>
                    <w:sz w:val="20"/>
                    <w:szCs w:val="20"/>
                  </w:rPr>
                </w:rPrChange>
              </w:rPr>
              <w:t xml:space="preserve"> аналитикаси.</w:t>
            </w:r>
          </w:p>
        </w:tc>
        <w:tc>
          <w:tcPr>
            <w:tcW w:w="3295" w:type="dxa"/>
            <w:tcPrChange w:id="7183" w:author="Nozimjon Ortiqov" w:date="2026-02-23T20:25:00Z" w16du:dateUtc="2026-02-23T15:25:00Z">
              <w:tcPr>
                <w:tcW w:w="3715" w:type="dxa"/>
                <w:gridSpan w:val="2"/>
              </w:tcPr>
            </w:tcPrChange>
          </w:tcPr>
          <w:p w14:paraId="20BE2D87"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Change w:id="7184"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185"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186"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187"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88"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189"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3AE557A1" w14:textId="77777777" w:rsidR="00484395" w:rsidRPr="009C4BAE" w:rsidRDefault="00484395" w:rsidP="001222C0">
            <w:pPr>
              <w:spacing w:after="80"/>
              <w:rPr>
                <w:rFonts w:ascii="Roboto" w:hAnsi="Roboto"/>
                <w:sz w:val="20"/>
                <w:szCs w:val="20"/>
                <w:lang w:val="uz-Cyrl-UZ"/>
                <w:rPrChange w:id="719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191" w:author="Nozimjon Ortiqov" w:date="2026-02-24T09:31:00Z" w16du:dateUtc="2026-02-24T04:31:00Z">
                  <w:rPr>
                    <w:rFonts w:ascii="Roboto" w:hAnsi="Roboto"/>
                    <w:b/>
                    <w:bCs/>
                    <w:color w:val="0070C0"/>
                    <w:sz w:val="20"/>
                    <w:szCs w:val="20"/>
                  </w:rPr>
                </w:rPrChange>
              </w:rPr>
              <w:t>Риск-назорат</w:t>
            </w:r>
            <w:r w:rsidRPr="009C4BAE">
              <w:rPr>
                <w:rFonts w:ascii="Roboto" w:hAnsi="Roboto"/>
                <w:sz w:val="20"/>
                <w:szCs w:val="20"/>
                <w:lang w:val="uz-Cyrl-UZ"/>
                <w:rPrChange w:id="7192" w:author="Nozimjon Ortiqov" w:date="2026-02-24T09:31:00Z" w16du:dateUtc="2026-02-24T04:31:00Z">
                  <w:rPr>
                    <w:rFonts w:ascii="Roboto" w:hAnsi="Roboto"/>
                    <w:sz w:val="20"/>
                    <w:szCs w:val="20"/>
                  </w:rPr>
                </w:rPrChange>
              </w:rPr>
              <w:t xml:space="preserve">га </w:t>
            </w:r>
            <w:r w:rsidRPr="009C4BAE">
              <w:rPr>
                <w:rFonts w:ascii="Roboto" w:hAnsi="Roboto"/>
                <w:b/>
                <w:bCs/>
                <w:sz w:val="20"/>
                <w:szCs w:val="20"/>
                <w:lang w:val="uz-Cyrl-UZ"/>
                <w:rPrChange w:id="7193" w:author="Nozimjon Ortiqov" w:date="2026-02-24T09:31:00Z" w16du:dateUtc="2026-02-24T04:31:00Z">
                  <w:rPr>
                    <w:rFonts w:ascii="Roboto" w:hAnsi="Roboto"/>
                    <w:b/>
                    <w:bCs/>
                    <w:sz w:val="20"/>
                    <w:szCs w:val="20"/>
                  </w:rPr>
                </w:rPrChange>
              </w:rPr>
              <w:t>замонавий</w:t>
            </w:r>
            <w:r w:rsidRPr="009C4BAE">
              <w:rPr>
                <w:rFonts w:ascii="Roboto" w:hAnsi="Roboto"/>
                <w:sz w:val="20"/>
                <w:szCs w:val="20"/>
                <w:lang w:val="uz-Cyrl-UZ"/>
                <w:rPrChange w:id="7194"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195" w:author="Nozimjon Ortiqov" w:date="2026-02-24T09:31:00Z" w16du:dateUtc="2026-02-24T04:31:00Z">
                  <w:rPr>
                    <w:rFonts w:ascii="Roboto" w:hAnsi="Roboto"/>
                    <w:b/>
                    <w:bCs/>
                    <w:sz w:val="20"/>
                    <w:szCs w:val="20"/>
                  </w:rPr>
                </w:rPrChange>
              </w:rPr>
              <w:t>технологияларни</w:t>
            </w:r>
            <w:r w:rsidRPr="009C4BAE">
              <w:rPr>
                <w:rFonts w:ascii="Roboto" w:hAnsi="Roboto"/>
                <w:sz w:val="20"/>
                <w:szCs w:val="20"/>
                <w:lang w:val="uz-Cyrl-UZ"/>
                <w:rPrChange w:id="7196"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197" w:author="Nozimjon Ortiqov" w:date="2026-02-24T09:31:00Z" w16du:dateUtc="2026-02-24T04:31:00Z">
                  <w:rPr>
                    <w:rFonts w:ascii="Roboto" w:hAnsi="Roboto"/>
                    <w:b/>
                    <w:bCs/>
                    <w:sz w:val="20"/>
                    <w:szCs w:val="20"/>
                  </w:rPr>
                </w:rPrChange>
              </w:rPr>
              <w:t>интеграция</w:t>
            </w:r>
            <w:r w:rsidRPr="009C4BAE">
              <w:rPr>
                <w:rFonts w:ascii="Roboto" w:hAnsi="Roboto"/>
                <w:sz w:val="20"/>
                <w:szCs w:val="20"/>
                <w:lang w:val="uz-Cyrl-UZ"/>
                <w:rPrChange w:id="7198" w:author="Nozimjon Ortiqov" w:date="2026-02-24T09:31:00Z" w16du:dateUtc="2026-02-24T04:31:00Z">
                  <w:rPr>
                    <w:rFonts w:ascii="Roboto" w:hAnsi="Roboto"/>
                    <w:sz w:val="20"/>
                    <w:szCs w:val="20"/>
                  </w:rPr>
                </w:rPrChange>
              </w:rPr>
              <w:t xml:space="preserve"> қилиш </w:t>
            </w:r>
            <w:r w:rsidRPr="009C4BAE">
              <w:rPr>
                <w:rFonts w:ascii="Roboto" w:hAnsi="Roboto"/>
                <w:i/>
                <w:iCs/>
                <w:sz w:val="20"/>
                <w:szCs w:val="20"/>
                <w:lang w:val="uz-Cyrl-UZ"/>
                <w:rPrChange w:id="7199" w:author="Nozimjon Ortiqov" w:date="2026-02-24T09:31:00Z" w16du:dateUtc="2026-02-24T04:31:00Z">
                  <w:rPr>
                    <w:rFonts w:ascii="Roboto" w:hAnsi="Roboto"/>
                    <w:i/>
                    <w:iCs/>
                    <w:sz w:val="20"/>
                    <w:szCs w:val="20"/>
                  </w:rPr>
                </w:rPrChange>
              </w:rPr>
              <w:t>(ML-моделлар, йирик моделлар ва ҳ.к.).</w:t>
            </w:r>
          </w:p>
        </w:tc>
      </w:tr>
      <w:tr w:rsidR="00484395" w:rsidRPr="009C4BAE" w14:paraId="3AB44814" w14:textId="77777777" w:rsidTr="00765FD2">
        <w:trPr>
          <w:trHeight w:val="1744"/>
          <w:trPrChange w:id="7200" w:author="Nozimjon Ortiqov" w:date="2026-02-23T20:25:00Z" w16du:dateUtc="2026-02-23T15:25:00Z">
            <w:trPr>
              <w:gridBefore w:val="2"/>
              <w:trHeight w:val="1744"/>
            </w:trPr>
          </w:trPrChange>
        </w:trPr>
        <w:tc>
          <w:tcPr>
            <w:tcW w:w="1727" w:type="dxa"/>
            <w:shd w:val="clear" w:color="auto" w:fill="DEEAF6" w:themeFill="accent5" w:themeFillTint="33"/>
            <w:tcPrChange w:id="7201" w:author="Nozimjon Ortiqov" w:date="2026-02-23T20:25:00Z" w16du:dateUtc="2026-02-23T15:25:00Z">
              <w:tcPr>
                <w:tcW w:w="1727" w:type="dxa"/>
                <w:shd w:val="clear" w:color="auto" w:fill="DEEAF6" w:themeFill="accent5" w:themeFillTint="33"/>
              </w:tcPr>
            </w:tcPrChange>
          </w:tcPr>
          <w:p w14:paraId="6C04D3C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202" w:author="Nozimjon Ortiqov" w:date="2026-02-24T09:31:00Z" w16du:dateUtc="2026-02-24T04:31:00Z">
                  <w:rPr>
                    <w:rFonts w:ascii="Roboto" w:hAnsi="Roboto"/>
                    <w:b/>
                    <w:bCs/>
                    <w:sz w:val="20"/>
                    <w:szCs w:val="20"/>
                  </w:rPr>
                </w:rPrChange>
              </w:rPr>
              <w:t>Pre-collection</w:t>
            </w:r>
          </w:p>
        </w:tc>
        <w:tc>
          <w:tcPr>
            <w:tcW w:w="3714" w:type="dxa"/>
            <w:gridSpan w:val="2"/>
            <w:tcPrChange w:id="7203" w:author="Nozimjon Ortiqov" w:date="2026-02-23T20:25:00Z" w16du:dateUtc="2026-02-23T15:25:00Z">
              <w:tcPr>
                <w:tcW w:w="3714" w:type="dxa"/>
                <w:gridSpan w:val="3"/>
              </w:tcPr>
            </w:tcPrChange>
          </w:tcPr>
          <w:p w14:paraId="103DE4C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5</w:t>
            </w:r>
            <w:r w:rsidRPr="009C4BAE">
              <w:rPr>
                <w:rFonts w:ascii="Roboto" w:hAnsi="Roboto"/>
                <w:sz w:val="20"/>
                <w:szCs w:val="20"/>
                <w:lang w:val="uz-Cyrl-UZ"/>
              </w:rPr>
              <w:t>–</w:t>
            </w:r>
            <w:r w:rsidRPr="009C4BAE">
              <w:rPr>
                <w:rFonts w:ascii="Roboto" w:hAnsi="Roboto"/>
                <w:b/>
                <w:bCs/>
                <w:color w:val="C00000"/>
                <w:sz w:val="20"/>
                <w:szCs w:val="20"/>
                <w:lang w:val="uz-Cyrl-UZ"/>
              </w:rPr>
              <w:t>6</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p>
          <w:p w14:paraId="317F15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gridSpan w:val="2"/>
            <w:tcPrChange w:id="7204" w:author="Nozimjon Ortiqov" w:date="2026-02-23T20:25:00Z" w16du:dateUtc="2026-02-23T15:25:00Z">
              <w:tcPr>
                <w:tcW w:w="3715" w:type="dxa"/>
                <w:gridSpan w:val="3"/>
              </w:tcPr>
            </w:tcPrChange>
          </w:tcPr>
          <w:p w14:paraId="736FE7E3"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10</w:t>
            </w:r>
            <w:r w:rsidRPr="009C4BAE">
              <w:rPr>
                <w:rFonts w:ascii="Roboto" w:hAnsi="Roboto"/>
                <w:sz w:val="20"/>
                <w:szCs w:val="20"/>
                <w:lang w:val="uz-Cyrl-UZ"/>
              </w:rPr>
              <w:t>–</w:t>
            </w:r>
            <w:r w:rsidRPr="009C4BAE">
              <w:rPr>
                <w:rFonts w:ascii="Roboto" w:hAnsi="Roboto"/>
                <w:b/>
                <w:bCs/>
                <w:color w:val="C00000"/>
                <w:sz w:val="20"/>
                <w:szCs w:val="20"/>
                <w:lang w:val="uz-Cyrl-UZ"/>
              </w:rPr>
              <w:t>3</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r w:rsidRPr="009C4BAE">
              <w:rPr>
                <w:rFonts w:ascii="Roboto" w:hAnsi="Roboto"/>
                <w:i/>
                <w:iCs/>
                <w:sz w:val="20"/>
                <w:szCs w:val="20"/>
                <w:lang w:val="uz-Cyrl-UZ"/>
              </w:rPr>
              <w:t xml:space="preserve"> </w:t>
            </w:r>
          </w:p>
          <w:p w14:paraId="271FDF5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tcPrChange w:id="7205" w:author="Nozimjon Ortiqov" w:date="2026-02-23T20:25:00Z" w16du:dateUtc="2026-02-23T15:25:00Z">
              <w:tcPr>
                <w:tcW w:w="3715" w:type="dxa"/>
              </w:tcPr>
            </w:tcPrChange>
          </w:tcPr>
          <w:p w14:paraId="0CC7A11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617AACD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c>
          <w:tcPr>
            <w:tcW w:w="3295" w:type="dxa"/>
            <w:tcPrChange w:id="7206" w:author="Nozimjon Ortiqov" w:date="2026-02-23T20:25:00Z" w16du:dateUtc="2026-02-23T15:25:00Z">
              <w:tcPr>
                <w:tcW w:w="3715" w:type="dxa"/>
                <w:gridSpan w:val="2"/>
              </w:tcPr>
            </w:tcPrChange>
          </w:tcPr>
          <w:p w14:paraId="3A459F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1C09B01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r>
    </w:tbl>
    <w:p w14:paraId="313E012E" w14:textId="6408DD39" w:rsidR="00484395" w:rsidRPr="009C4BAE" w:rsidDel="00765FD2" w:rsidRDefault="00484395" w:rsidP="00484395">
      <w:pPr>
        <w:rPr>
          <w:del w:id="7207" w:author="Nozimjon Ortiqov" w:date="2026-02-23T20:25:00Z" w16du:dateUtc="2026-02-23T15:25:00Z"/>
          <w:rFonts w:ascii="Roboto" w:hAnsi="Roboto"/>
          <w:lang w:val="uz-Cyrl-UZ"/>
          <w:rPrChange w:id="7208" w:author="Nozimjon Ortiqov" w:date="2026-02-24T09:31:00Z" w16du:dateUtc="2026-02-24T04:31:00Z">
            <w:rPr>
              <w:del w:id="7209" w:author="Nozimjon Ortiqov" w:date="2026-02-23T20:25:00Z" w16du:dateUtc="2026-02-23T15:25:00Z"/>
              <w:lang w:val="uz-Cyrl-UZ"/>
            </w:rPr>
          </w:rPrChange>
        </w:rPr>
      </w:pPr>
    </w:p>
    <w:p w14:paraId="32C01A5A" w14:textId="5CF6F501" w:rsidR="00484395" w:rsidRPr="009C4BAE" w:rsidRDefault="00484395" w:rsidP="00484395">
      <w:pPr>
        <w:pStyle w:val="aff5"/>
        <w:jc w:val="center"/>
        <w:rPr>
          <w:rFonts w:ascii="Roboto" w:eastAsiaTheme="majorEastAsia" w:hAnsi="Roboto" w:cstheme="minorHAnsi"/>
          <w:b/>
          <w:bCs/>
          <w:i w:val="0"/>
          <w:iCs w:val="0"/>
          <w:color w:val="002060"/>
          <w:sz w:val="28"/>
          <w:szCs w:val="28"/>
          <w:lang w:val="uz-Cyrl-UZ"/>
          <w:rPrChange w:id="7210" w:author="Nozimjon Ortiqov" w:date="2026-02-24T09:31:00Z" w16du:dateUtc="2026-02-24T04:31:00Z">
            <w:rPr>
              <w:rFonts w:ascii="Roboto" w:eastAsiaTheme="majorEastAsia" w:hAnsi="Roboto" w:cstheme="minorHAnsi"/>
              <w:b/>
              <w:bCs/>
              <w:i w:val="0"/>
              <w:iCs w:val="0"/>
              <w:color w:val="002060"/>
              <w:sz w:val="32"/>
              <w:szCs w:val="32"/>
              <w:lang w:val="uz-Cyrl-UZ"/>
            </w:rPr>
          </w:rPrChange>
        </w:rPr>
      </w:pPr>
      <w:del w:id="7211" w:author="Nozimjon Ortiqov" w:date="2026-02-23T18:30:00Z" w16du:dateUtc="2026-02-23T13:30:00Z">
        <w:r w:rsidRPr="009C4BAE" w:rsidDel="00196C9D">
          <w:rPr>
            <w:rFonts w:ascii="Roboto" w:hAnsi="Roboto"/>
            <w:b/>
            <w:bCs/>
            <w:i w:val="0"/>
            <w:iCs w:val="0"/>
            <w:color w:val="002060"/>
            <w:sz w:val="28"/>
            <w:szCs w:val="28"/>
            <w:lang w:val="uz-Cyrl-UZ"/>
          </w:rPr>
          <w:delText>9-</w:delText>
        </w:r>
        <w:r w:rsidRPr="009C4BAE" w:rsidDel="00196C9D">
          <w:rPr>
            <w:rFonts w:ascii="Roboto" w:eastAsiaTheme="majorEastAsia" w:hAnsi="Roboto" w:cstheme="minorHAnsi"/>
            <w:b/>
            <w:bCs/>
            <w:i w:val="0"/>
            <w:iCs w:val="0"/>
            <w:color w:val="002060"/>
            <w:sz w:val="28"/>
            <w:szCs w:val="28"/>
            <w:lang w:val="uz-Cyrl-UZ"/>
            <w:rPrChange w:id="7212"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 xml:space="preserve">илова. </w:delText>
        </w:r>
        <w:r w:rsidR="00B76C54" w:rsidRPr="009C4BAE" w:rsidDel="00196C9D">
          <w:rPr>
            <w:rFonts w:ascii="Roboto" w:eastAsiaTheme="majorEastAsia" w:hAnsi="Roboto" w:cstheme="minorHAnsi"/>
            <w:b/>
            <w:bCs/>
            <w:i w:val="0"/>
            <w:iCs w:val="0"/>
            <w:color w:val="002060"/>
            <w:sz w:val="28"/>
            <w:szCs w:val="28"/>
            <w:lang w:val="uz-Cyrl-UZ"/>
            <w:rPrChange w:id="7213"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Мижоз</w:delText>
        </w:r>
        <w:r w:rsidRPr="009C4BAE" w:rsidDel="00196C9D">
          <w:rPr>
            <w:rFonts w:ascii="Roboto" w:eastAsiaTheme="majorEastAsia" w:hAnsi="Roboto" w:cstheme="minorHAnsi"/>
            <w:b/>
            <w:bCs/>
            <w:i w:val="0"/>
            <w:iCs w:val="0"/>
            <w:color w:val="002060"/>
            <w:sz w:val="28"/>
            <w:szCs w:val="28"/>
            <w:lang w:val="uz-Cyrl-UZ"/>
            <w:rPrChange w:id="7214"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 xml:space="preserve">ларнинг тўлов қобилиятини баҳолаш тизимлари ва банкларда қарздорликни ундириш босқичлари </w:delText>
        </w:r>
        <w:r w:rsidRPr="009C4BAE" w:rsidDel="00196C9D">
          <w:rPr>
            <w:rFonts w:ascii="Roboto" w:eastAsiaTheme="majorEastAsia" w:hAnsi="Roboto" w:cstheme="minorHAnsi"/>
            <w:color w:val="002060"/>
            <w:sz w:val="28"/>
            <w:szCs w:val="28"/>
            <w:lang w:val="uz-Cyrl-UZ"/>
            <w:rPrChange w:id="7215"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(давоми)</w:delText>
        </w:r>
      </w:del>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3714"/>
        <w:gridCol w:w="3715"/>
        <w:gridCol w:w="3715"/>
        <w:gridCol w:w="3715"/>
      </w:tblGrid>
      <w:tr w:rsidR="00196C9D" w:rsidRPr="009C4BAE" w14:paraId="6DE2D409" w14:textId="77777777" w:rsidTr="001222C0">
        <w:trPr>
          <w:trHeight w:val="435"/>
        </w:trPr>
        <w:tc>
          <w:tcPr>
            <w:tcW w:w="1727" w:type="dxa"/>
            <w:vMerge w:val="restart"/>
            <w:shd w:val="clear" w:color="auto" w:fill="9CC2E5" w:themeFill="accent5" w:themeFillTint="99"/>
            <w:vAlign w:val="center"/>
          </w:tcPr>
          <w:p w14:paraId="0EBFC3F8" w14:textId="77777777" w:rsidR="00196C9D" w:rsidRPr="009C4BAE" w:rsidRDefault="00196C9D" w:rsidP="00196C9D">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vMerge w:val="restart"/>
            <w:shd w:val="clear" w:color="auto" w:fill="9CC2E5" w:themeFill="accent5" w:themeFillTint="99"/>
            <w:vAlign w:val="center"/>
          </w:tcPr>
          <w:p w14:paraId="6DCDA954" w14:textId="4258EFA1" w:rsidR="00196C9D" w:rsidRPr="009C4BAE" w:rsidRDefault="00196C9D" w:rsidP="00196C9D">
            <w:pPr>
              <w:spacing w:after="80"/>
              <w:jc w:val="center"/>
              <w:rPr>
                <w:rFonts w:ascii="Roboto" w:hAnsi="Roboto"/>
                <w:b/>
                <w:bCs/>
                <w:color w:val="000000" w:themeColor="text1"/>
                <w:sz w:val="20"/>
                <w:szCs w:val="20"/>
                <w:lang w:val="uz-Cyrl-UZ"/>
              </w:rPr>
            </w:pPr>
            <w:ins w:id="7216" w:author="Nozimjon Ortiqov" w:date="2026-02-23T18:30:00Z" w16du:dateUtc="2026-02-23T13:30:00Z">
              <w:r w:rsidRPr="009C4BAE">
                <w:rPr>
                  <w:rFonts w:ascii="Roboto" w:hAnsi="Roboto"/>
                  <w:color w:val="000000" w:themeColor="text1"/>
                  <w:sz w:val="20"/>
                  <w:szCs w:val="20"/>
                  <w:lang w:val="uz-Cyrl-UZ"/>
                </w:rPr>
                <w:t>Ипотека банк</w:t>
              </w:r>
            </w:ins>
            <w:del w:id="7217" w:author="Nozimjon Ortiqov" w:date="2026-02-23T18:30:00Z" w16du:dateUtc="2026-02-23T13:30:00Z">
              <w:r w:rsidRPr="009C4BAE" w:rsidDel="000926BE">
                <w:rPr>
                  <w:rFonts w:ascii="Roboto" w:hAnsi="Roboto"/>
                  <w:b/>
                  <w:bCs/>
                  <w:color w:val="000000" w:themeColor="text1"/>
                  <w:sz w:val="20"/>
                  <w:szCs w:val="20"/>
                  <w:lang w:val="uz-Cyrl-UZ"/>
                  <w:rPrChange w:id="7218" w:author="Nozimjon Ortiqov" w:date="2026-02-24T09:31:00Z" w16du:dateUtc="2026-02-24T04:31:00Z">
                    <w:rPr>
                      <w:rFonts w:ascii="Roboto" w:hAnsi="Roboto"/>
                      <w:b/>
                      <w:bCs/>
                      <w:color w:val="000000" w:themeColor="text1"/>
                      <w:sz w:val="20"/>
                      <w:szCs w:val="20"/>
                    </w:rPr>
                  </w:rPrChange>
                </w:rPr>
                <w:delText>OTP</w:delText>
              </w:r>
              <w:r w:rsidRPr="009C4BAE" w:rsidDel="000926BE">
                <w:rPr>
                  <w:rFonts w:ascii="Roboto" w:hAnsi="Roboto"/>
                  <w:b/>
                  <w:bCs/>
                  <w:color w:val="000000" w:themeColor="text1"/>
                  <w:sz w:val="20"/>
                  <w:szCs w:val="20"/>
                  <w:lang w:val="uz-Cyrl-UZ"/>
                  <w:rPrChange w:id="7219" w:author="Nozimjon Ortiqov" w:date="2026-02-24T09:31:00Z" w16du:dateUtc="2026-02-24T04:31:00Z">
                    <w:rPr>
                      <w:rFonts w:ascii="Roboto" w:hAnsi="Roboto"/>
                      <w:b/>
                      <w:bCs/>
                      <w:color w:val="000000" w:themeColor="text1"/>
                      <w:sz w:val="20"/>
                      <w:szCs w:val="20"/>
                      <w:lang w:val="en-US"/>
                    </w:rPr>
                  </w:rPrChange>
                </w:rPr>
                <w:delText xml:space="preserve"> </w:delText>
              </w:r>
            </w:del>
          </w:p>
        </w:tc>
        <w:tc>
          <w:tcPr>
            <w:tcW w:w="3715" w:type="dxa"/>
            <w:vMerge w:val="restart"/>
            <w:shd w:val="clear" w:color="auto" w:fill="9CC2E5" w:themeFill="accent5" w:themeFillTint="99"/>
            <w:vAlign w:val="center"/>
          </w:tcPr>
          <w:p w14:paraId="05E5EA1D" w14:textId="05F9408B" w:rsidR="00196C9D" w:rsidRPr="009C4BAE" w:rsidRDefault="00196C9D" w:rsidP="00196C9D">
            <w:pPr>
              <w:spacing w:after="80"/>
              <w:jc w:val="center"/>
              <w:rPr>
                <w:rFonts w:ascii="Roboto" w:hAnsi="Roboto"/>
                <w:b/>
                <w:bCs/>
                <w:color w:val="000000" w:themeColor="text1"/>
                <w:sz w:val="20"/>
                <w:szCs w:val="20"/>
                <w:lang w:val="uz-Cyrl-UZ"/>
              </w:rPr>
            </w:pPr>
            <w:ins w:id="7220" w:author="Nozimjon Ortiqov" w:date="2026-02-23T18:30:00Z" w16du:dateUtc="2026-02-23T13:30:00Z">
              <w:r w:rsidRPr="009C4BAE">
                <w:rPr>
                  <w:rFonts w:ascii="Roboto" w:hAnsi="Roboto"/>
                  <w:b/>
                  <w:bCs/>
                  <w:color w:val="000000" w:themeColor="text1"/>
                  <w:sz w:val="20"/>
                  <w:szCs w:val="20"/>
                  <w:lang w:val="uz-Cyrl-UZ"/>
                </w:rPr>
                <w:t>Бизнесни ривожлантириш банки</w:t>
              </w:r>
            </w:ins>
            <w:del w:id="7221" w:author="Nozimjon Ortiqov" w:date="2026-02-23T18:30:00Z" w16du:dateUtc="2026-02-23T13:30:00Z">
              <w:r w:rsidRPr="009C4BAE" w:rsidDel="000926BE">
                <w:rPr>
                  <w:rFonts w:ascii="Roboto" w:hAnsi="Roboto"/>
                  <w:b/>
                  <w:bCs/>
                  <w:color w:val="000000" w:themeColor="text1"/>
                  <w:sz w:val="20"/>
                  <w:szCs w:val="20"/>
                  <w:lang w:val="uz-Cyrl-UZ"/>
                  <w:rPrChange w:id="7222" w:author="Nozimjon Ortiqov" w:date="2026-02-24T09:31:00Z" w16du:dateUtc="2026-02-24T04:31:00Z">
                    <w:rPr>
                      <w:rFonts w:ascii="Roboto" w:hAnsi="Roboto"/>
                      <w:b/>
                      <w:bCs/>
                      <w:color w:val="000000" w:themeColor="text1"/>
                      <w:sz w:val="20"/>
                      <w:szCs w:val="20"/>
                      <w:lang w:val="en-US"/>
                    </w:rPr>
                  </w:rPrChange>
                </w:rPr>
                <w:delText>BRB</w:delText>
              </w:r>
            </w:del>
          </w:p>
        </w:tc>
        <w:tc>
          <w:tcPr>
            <w:tcW w:w="7430" w:type="dxa"/>
            <w:gridSpan w:val="2"/>
            <w:shd w:val="clear" w:color="auto" w:fill="9CC2E5" w:themeFill="accent5" w:themeFillTint="99"/>
            <w:vAlign w:val="center"/>
          </w:tcPr>
          <w:p w14:paraId="605311E8" w14:textId="77777777" w:rsidR="00196C9D" w:rsidRPr="009C4BAE" w:rsidRDefault="00196C9D" w:rsidP="00196C9D">
            <w:pPr>
              <w:spacing w:after="80"/>
              <w:jc w:val="center"/>
              <w:rPr>
                <w:rFonts w:ascii="Roboto" w:hAnsi="Roboto"/>
                <w:b/>
                <w:bCs/>
                <w:color w:val="000000" w:themeColor="text1"/>
                <w:sz w:val="20"/>
                <w:szCs w:val="20"/>
                <w:lang w:val="uz-Cyrl-UZ"/>
                <w:rPrChange w:id="7223" w:author="Nozimjon Ortiqov" w:date="2026-02-24T09:31:00Z" w16du:dateUtc="2026-02-24T04:31:00Z">
                  <w:rPr>
                    <w:rFonts w:ascii="Roboto" w:hAnsi="Roboto"/>
                    <w:b/>
                    <w:bCs/>
                    <w:color w:val="000000" w:themeColor="text1"/>
                    <w:sz w:val="20"/>
                    <w:szCs w:val="20"/>
                  </w:rPr>
                </w:rPrChange>
              </w:rPr>
            </w:pPr>
            <w:r w:rsidRPr="009C4BAE">
              <w:rPr>
                <w:rFonts w:ascii="Roboto" w:hAnsi="Roboto"/>
                <w:b/>
                <w:bCs/>
                <w:color w:val="000000" w:themeColor="text1"/>
                <w:sz w:val="20"/>
                <w:szCs w:val="20"/>
                <w:lang w:val="uz-Cyrl-UZ"/>
                <w:rPrChange w:id="7224" w:author="Nozimjon Ortiqov" w:date="2026-02-24T09:31:00Z" w16du:dateUtc="2026-02-24T04:31:00Z">
                  <w:rPr>
                    <w:rFonts w:ascii="Roboto" w:hAnsi="Roboto"/>
                    <w:b/>
                    <w:bCs/>
                    <w:color w:val="000000" w:themeColor="text1"/>
                    <w:sz w:val="20"/>
                    <w:szCs w:val="20"/>
                  </w:rPr>
                </w:rPrChange>
              </w:rPr>
              <w:t>Халқаро тажриба</w:t>
            </w:r>
          </w:p>
        </w:tc>
      </w:tr>
      <w:tr w:rsidR="00484395" w:rsidRPr="009C4BAE" w14:paraId="24633806" w14:textId="77777777" w:rsidTr="001222C0">
        <w:trPr>
          <w:trHeight w:val="434"/>
        </w:trPr>
        <w:tc>
          <w:tcPr>
            <w:tcW w:w="1727" w:type="dxa"/>
            <w:vMerge/>
            <w:shd w:val="clear" w:color="auto" w:fill="9CC2E5" w:themeFill="accent5" w:themeFillTint="99"/>
            <w:vAlign w:val="center"/>
          </w:tcPr>
          <w:p w14:paraId="31ED468C" w14:textId="77777777" w:rsidR="00484395" w:rsidRPr="009C4BAE" w:rsidRDefault="00484395" w:rsidP="001222C0">
            <w:pPr>
              <w:spacing w:after="80"/>
              <w:jc w:val="center"/>
              <w:rPr>
                <w:rFonts w:ascii="Roboto" w:hAnsi="Roboto"/>
                <w:b/>
                <w:bCs/>
                <w:sz w:val="20"/>
                <w:szCs w:val="20"/>
                <w:lang w:val="uz-Cyrl-UZ"/>
              </w:rPr>
            </w:pPr>
          </w:p>
        </w:tc>
        <w:tc>
          <w:tcPr>
            <w:tcW w:w="3714" w:type="dxa"/>
            <w:vMerge/>
            <w:shd w:val="clear" w:color="auto" w:fill="9CC2E5" w:themeFill="accent5" w:themeFillTint="99"/>
            <w:vAlign w:val="center"/>
          </w:tcPr>
          <w:p w14:paraId="76B82446" w14:textId="77777777" w:rsidR="00484395" w:rsidRPr="009C4BAE" w:rsidRDefault="00484395" w:rsidP="001222C0">
            <w:pPr>
              <w:spacing w:after="80"/>
              <w:jc w:val="center"/>
              <w:rPr>
                <w:rFonts w:ascii="Roboto" w:hAnsi="Roboto"/>
                <w:b/>
                <w:bCs/>
                <w:color w:val="000000" w:themeColor="text1"/>
                <w:sz w:val="20"/>
                <w:szCs w:val="20"/>
                <w:lang w:val="uz-Cyrl-UZ"/>
                <w:rPrChange w:id="7225" w:author="Nozimjon Ortiqov" w:date="2026-02-24T09:31:00Z" w16du:dateUtc="2026-02-24T04:31:00Z">
                  <w:rPr>
                    <w:rFonts w:ascii="Roboto" w:hAnsi="Roboto"/>
                    <w:b/>
                    <w:bCs/>
                    <w:color w:val="000000" w:themeColor="text1"/>
                    <w:sz w:val="20"/>
                    <w:szCs w:val="20"/>
                  </w:rPr>
                </w:rPrChange>
              </w:rPr>
            </w:pPr>
          </w:p>
        </w:tc>
        <w:tc>
          <w:tcPr>
            <w:tcW w:w="3715" w:type="dxa"/>
            <w:vMerge/>
            <w:shd w:val="clear" w:color="auto" w:fill="9CC2E5" w:themeFill="accent5" w:themeFillTint="99"/>
            <w:vAlign w:val="center"/>
          </w:tcPr>
          <w:p w14:paraId="11549335" w14:textId="77777777" w:rsidR="00484395" w:rsidRPr="009C4BAE" w:rsidRDefault="00484395" w:rsidP="001222C0">
            <w:pPr>
              <w:spacing w:after="80"/>
              <w:jc w:val="center"/>
              <w:rPr>
                <w:rFonts w:ascii="Roboto" w:hAnsi="Roboto"/>
                <w:b/>
                <w:bCs/>
                <w:color w:val="000000" w:themeColor="text1"/>
                <w:sz w:val="20"/>
                <w:szCs w:val="20"/>
                <w:lang w:val="uz-Cyrl-UZ"/>
                <w:rPrChange w:id="7226" w:author="Nozimjon Ortiqov" w:date="2026-02-24T09:31:00Z" w16du:dateUtc="2026-02-24T04:31:00Z">
                  <w:rPr>
                    <w:rFonts w:ascii="Roboto" w:hAnsi="Roboto"/>
                    <w:b/>
                    <w:bCs/>
                    <w:color w:val="000000" w:themeColor="text1"/>
                    <w:sz w:val="20"/>
                    <w:szCs w:val="20"/>
                    <w:lang w:val="en-US"/>
                  </w:rPr>
                </w:rPrChange>
              </w:rPr>
            </w:pPr>
          </w:p>
        </w:tc>
        <w:tc>
          <w:tcPr>
            <w:tcW w:w="3715" w:type="dxa"/>
            <w:shd w:val="clear" w:color="auto" w:fill="9CC2E5" w:themeFill="accent5" w:themeFillTint="99"/>
            <w:vAlign w:val="center"/>
          </w:tcPr>
          <w:p w14:paraId="74A022CE" w14:textId="77777777" w:rsidR="00484395" w:rsidRPr="009C4BAE" w:rsidRDefault="00484395" w:rsidP="001222C0">
            <w:pPr>
              <w:spacing w:after="80"/>
              <w:jc w:val="center"/>
              <w:rPr>
                <w:rFonts w:ascii="Roboto" w:hAnsi="Roboto"/>
                <w:b/>
                <w:bCs/>
                <w:color w:val="000000" w:themeColor="text1"/>
                <w:sz w:val="20"/>
                <w:szCs w:val="20"/>
                <w:lang w:val="uz-Cyrl-UZ"/>
                <w:rPrChange w:id="7227"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228"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229"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230"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231"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232" w:author="Nozimjon Ortiqov" w:date="2026-02-24T09:31:00Z" w16du:dateUtc="2026-02-24T04:31:00Z">
                  <w:rPr>
                    <w:rFonts w:ascii="Roboto" w:hAnsi="Roboto"/>
                    <w:i/>
                    <w:iCs/>
                    <w:color w:val="000000" w:themeColor="text1"/>
                    <w:sz w:val="20"/>
                    <w:szCs w:val="20"/>
                  </w:rPr>
                </w:rPrChange>
              </w:rPr>
              <w:t>)</w:t>
            </w:r>
          </w:p>
        </w:tc>
        <w:tc>
          <w:tcPr>
            <w:tcW w:w="3715" w:type="dxa"/>
            <w:shd w:val="clear" w:color="auto" w:fill="9CC2E5" w:themeFill="accent5" w:themeFillTint="99"/>
            <w:vAlign w:val="center"/>
          </w:tcPr>
          <w:p w14:paraId="3E642EC6" w14:textId="77777777" w:rsidR="00484395" w:rsidRPr="009C4BAE" w:rsidRDefault="00484395" w:rsidP="001222C0">
            <w:pPr>
              <w:spacing w:after="80"/>
              <w:jc w:val="center"/>
              <w:rPr>
                <w:rFonts w:ascii="Roboto" w:hAnsi="Roboto"/>
                <w:b/>
                <w:bCs/>
                <w:color w:val="000000" w:themeColor="text1"/>
                <w:sz w:val="20"/>
                <w:szCs w:val="20"/>
                <w:lang w:val="uz-Cyrl-UZ"/>
                <w:rPrChange w:id="7233"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234"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235"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236"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237"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238" w:author="Nozimjon Ortiqov" w:date="2026-02-24T09:31:00Z" w16du:dateUtc="2026-02-24T04:31:00Z">
                  <w:rPr>
                    <w:rFonts w:ascii="Roboto" w:hAnsi="Roboto"/>
                    <w:i/>
                    <w:iCs/>
                    <w:color w:val="000000" w:themeColor="text1"/>
                    <w:sz w:val="20"/>
                    <w:szCs w:val="20"/>
                  </w:rPr>
                </w:rPrChange>
              </w:rPr>
              <w:t>)</w:t>
            </w:r>
          </w:p>
        </w:tc>
      </w:tr>
      <w:tr w:rsidR="00484395" w:rsidRPr="009C4BAE" w14:paraId="4F12BAFB" w14:textId="77777777" w:rsidTr="001222C0">
        <w:trPr>
          <w:trHeight w:val="1122"/>
        </w:trPr>
        <w:tc>
          <w:tcPr>
            <w:tcW w:w="1727" w:type="dxa"/>
            <w:shd w:val="clear" w:color="auto" w:fill="DEEAF6" w:themeFill="accent5" w:themeFillTint="33"/>
          </w:tcPr>
          <w:p w14:paraId="0D690CB5"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239" w:author="Nozimjon Ortiqov" w:date="2026-02-24T09:31:00Z" w16du:dateUtc="2026-02-24T04:31:00Z">
                  <w:rPr>
                    <w:rFonts w:ascii="Roboto" w:hAnsi="Roboto"/>
                    <w:b/>
                    <w:bCs/>
                    <w:sz w:val="20"/>
                    <w:szCs w:val="20"/>
                  </w:rPr>
                </w:rPrChange>
              </w:rPr>
              <w:t>Soft collection</w:t>
            </w:r>
          </w:p>
        </w:tc>
        <w:tc>
          <w:tcPr>
            <w:tcW w:w="3714" w:type="dxa"/>
          </w:tcPr>
          <w:p w14:paraId="12193D0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 санасидан бошлаб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40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ичида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ҳамда оператор қўнғироқлари амалга оширилади.</w:t>
            </w:r>
          </w:p>
          <w:p w14:paraId="6D46A4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7240"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7241" w:author="Nozimjon Ortiqov" w:date="2026-02-24T09:31:00Z" w16du:dateUtc="2026-02-24T04:31:00Z">
                  <w:rPr>
                    <w:rFonts w:ascii="Roboto" w:hAnsi="Roboto"/>
                    <w:b/>
                    <w:bCs/>
                    <w:color w:val="C00000"/>
                    <w:sz w:val="20"/>
                    <w:szCs w:val="20"/>
                  </w:rPr>
                </w:rPrChange>
              </w:rPr>
              <w:t>41</w:t>
            </w:r>
            <w:r w:rsidRPr="009C4BAE">
              <w:rPr>
                <w:rFonts w:ascii="Roboto" w:hAnsi="Roboto"/>
                <w:sz w:val="20"/>
                <w:szCs w:val="20"/>
                <w:lang w:val="uz-Cyrl-UZ"/>
                <w:rPrChange w:id="7242"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243" w:author="Nozimjon Ortiqov" w:date="2026-02-24T09:31:00Z" w16du:dateUtc="2026-02-24T04:31:00Z">
                  <w:rPr>
                    <w:rFonts w:ascii="Roboto" w:hAnsi="Roboto"/>
                    <w:b/>
                    <w:bCs/>
                    <w:color w:val="C00000"/>
                    <w:sz w:val="20"/>
                    <w:szCs w:val="20"/>
                  </w:rPr>
                </w:rPrChange>
              </w:rPr>
              <w:t>90</w:t>
            </w:r>
            <w:r w:rsidRPr="009C4BAE">
              <w:rPr>
                <w:rFonts w:ascii="Roboto" w:hAnsi="Roboto"/>
                <w:color w:val="C00000"/>
                <w:sz w:val="20"/>
                <w:szCs w:val="20"/>
                <w:lang w:val="uz-Cyrl-UZ"/>
                <w:rPrChange w:id="7244"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245"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246" w:author="Nozimjon Ortiqov" w:date="2026-02-24T09:31:00Z" w16du:dateUtc="2026-02-24T04:31:00Z">
                  <w:rPr>
                    <w:rFonts w:ascii="Roboto" w:hAnsi="Roboto"/>
                    <w:sz w:val="20"/>
                    <w:szCs w:val="20"/>
                  </w:rPr>
                </w:rPrChange>
              </w:rPr>
              <w:t xml:space="preserve">ларида қарздор манзилига </w:t>
            </w:r>
            <w:r w:rsidRPr="009C4BAE">
              <w:rPr>
                <w:rFonts w:ascii="Roboto" w:hAnsi="Roboto"/>
                <w:b/>
                <w:bCs/>
                <w:sz w:val="20"/>
                <w:szCs w:val="20"/>
                <w:lang w:val="uz-Cyrl-UZ"/>
                <w:rPrChange w:id="7247" w:author="Nozimjon Ortiqov" w:date="2026-02-24T09:31:00Z" w16du:dateUtc="2026-02-24T04:31:00Z">
                  <w:rPr>
                    <w:rFonts w:ascii="Roboto" w:hAnsi="Roboto"/>
                    <w:b/>
                    <w:bCs/>
                    <w:sz w:val="20"/>
                    <w:szCs w:val="20"/>
                  </w:rPr>
                </w:rPrChange>
              </w:rPr>
              <w:t>хат</w:t>
            </w:r>
            <w:r w:rsidRPr="009C4BAE">
              <w:rPr>
                <w:rFonts w:ascii="Roboto" w:hAnsi="Roboto"/>
                <w:sz w:val="20"/>
                <w:szCs w:val="20"/>
                <w:lang w:val="uz-Cyrl-UZ"/>
                <w:rPrChange w:id="7248" w:author="Nozimjon Ortiqov" w:date="2026-02-24T09:31:00Z" w16du:dateUtc="2026-02-24T04:31:00Z">
                  <w:rPr>
                    <w:rFonts w:ascii="Roboto" w:hAnsi="Roboto"/>
                    <w:sz w:val="20"/>
                    <w:szCs w:val="20"/>
                  </w:rPr>
                </w:rPrChange>
              </w:rPr>
              <w:t xml:space="preserve"> юборилади.</w:t>
            </w:r>
          </w:p>
          <w:p w14:paraId="4A1A4D14" w14:textId="77777777" w:rsidR="00484395" w:rsidRPr="009C4BAE" w:rsidRDefault="00484395" w:rsidP="001222C0">
            <w:pPr>
              <w:spacing w:after="80"/>
              <w:rPr>
                <w:rFonts w:ascii="Roboto" w:hAnsi="Roboto"/>
                <w:b/>
                <w:bCs/>
                <w:sz w:val="20"/>
                <w:szCs w:val="20"/>
                <w:lang w:val="uz-Cyrl-UZ"/>
                <w:rPrChange w:id="724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7250" w:author="Nozimjon Ortiqov" w:date="2026-02-24T09:31:00Z" w16du:dateUtc="2026-02-24T04:31:00Z">
                  <w:rPr>
                    <w:rFonts w:ascii="Roboto" w:hAnsi="Roboto"/>
                    <w:sz w:val="20"/>
                    <w:szCs w:val="20"/>
                  </w:rPr>
                </w:rPrChange>
              </w:rPr>
              <w:t xml:space="preserve">Тахминан </w:t>
            </w:r>
            <w:r w:rsidRPr="009C4BAE">
              <w:rPr>
                <w:rFonts w:ascii="Roboto" w:hAnsi="Roboto"/>
                <w:b/>
                <w:bCs/>
                <w:color w:val="C00000"/>
                <w:sz w:val="20"/>
                <w:szCs w:val="20"/>
                <w:lang w:val="uz-Cyrl-UZ"/>
                <w:rPrChange w:id="7251" w:author="Nozimjon Ortiqov" w:date="2026-02-24T09:31:00Z" w16du:dateUtc="2026-02-24T04:31:00Z">
                  <w:rPr>
                    <w:rFonts w:ascii="Roboto" w:hAnsi="Roboto"/>
                    <w:b/>
                    <w:bCs/>
                    <w:color w:val="C00000"/>
                    <w:sz w:val="20"/>
                    <w:szCs w:val="20"/>
                  </w:rPr>
                </w:rPrChange>
              </w:rPr>
              <w:t>46</w:t>
            </w:r>
            <w:r w:rsidRPr="009C4BAE">
              <w:rPr>
                <w:rFonts w:ascii="Roboto" w:hAnsi="Roboto"/>
                <w:color w:val="C00000"/>
                <w:sz w:val="20"/>
                <w:szCs w:val="20"/>
                <w:lang w:val="uz-Cyrl-UZ"/>
                <w:rPrChange w:id="725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253"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254"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255"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7256"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6E0BE522" w14:textId="77777777" w:rsidR="00484395" w:rsidRPr="009C4BAE" w:rsidRDefault="00484395" w:rsidP="001222C0">
            <w:pPr>
              <w:spacing w:after="80"/>
              <w:rPr>
                <w:rFonts w:ascii="Roboto" w:hAnsi="Roboto"/>
                <w:b/>
                <w:bCs/>
                <w:color w:val="0070C0"/>
                <w:sz w:val="20"/>
                <w:szCs w:val="20"/>
                <w:lang w:val="uz-Cyrl-UZ"/>
              </w:rPr>
            </w:pPr>
            <w:r w:rsidRPr="009C4BAE">
              <w:rPr>
                <w:rFonts w:ascii="Roboto" w:hAnsi="Roboto"/>
                <w:b/>
                <w:bCs/>
                <w:color w:val="C00000"/>
                <w:sz w:val="20"/>
                <w:szCs w:val="20"/>
                <w:lang w:val="uz-Cyrl-UZ"/>
                <w:rPrChange w:id="7257"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258" w:author="Nozimjon Ortiqov" w:date="2026-02-24T09:31:00Z" w16du:dateUtc="2026-02-24T04:31:00Z">
                  <w:rPr>
                    <w:rFonts w:ascii="Roboto" w:hAnsi="Roboto"/>
                    <w:sz w:val="20"/>
                    <w:szCs w:val="20"/>
                  </w:rPr>
                </w:rPrChange>
              </w:rPr>
              <w:t xml:space="preserve"> Кечикишнинг дастлабки </w:t>
            </w:r>
            <w:r w:rsidRPr="009C4BAE">
              <w:rPr>
                <w:rFonts w:ascii="Roboto" w:hAnsi="Roboto"/>
                <w:b/>
                <w:bCs/>
                <w:color w:val="C00000"/>
                <w:sz w:val="20"/>
                <w:szCs w:val="20"/>
                <w:lang w:val="uz-Cyrl-UZ"/>
                <w:rPrChange w:id="7259"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260"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261" w:author="Nozimjon Ortiqov" w:date="2026-02-24T09:31:00Z" w16du:dateUtc="2026-02-24T04:31:00Z">
                  <w:rPr>
                    <w:rFonts w:ascii="Roboto" w:hAnsi="Roboto"/>
                    <w:b/>
                    <w:bCs/>
                    <w:color w:val="C00000"/>
                    <w:sz w:val="20"/>
                    <w:szCs w:val="20"/>
                  </w:rPr>
                </w:rPrChange>
              </w:rPr>
              <w:t>40</w:t>
            </w:r>
            <w:r w:rsidRPr="009C4BAE">
              <w:rPr>
                <w:rFonts w:ascii="Roboto" w:hAnsi="Roboto"/>
                <w:color w:val="C00000"/>
                <w:sz w:val="20"/>
                <w:szCs w:val="20"/>
                <w:lang w:val="uz-Cyrl-UZ"/>
                <w:rPrChange w:id="726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263"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264" w:author="Nozimjon Ortiqov" w:date="2026-02-24T09:31:00Z" w16du:dateUtc="2026-02-24T04:31:00Z">
                  <w:rPr>
                    <w:rFonts w:ascii="Roboto" w:hAnsi="Roboto"/>
                    <w:sz w:val="20"/>
                    <w:szCs w:val="20"/>
                  </w:rPr>
                </w:rPrChange>
              </w:rPr>
              <w:t xml:space="preserve">лигида </w:t>
            </w:r>
            <w:r w:rsidRPr="009C4BAE">
              <w:rPr>
                <w:rFonts w:ascii="Roboto" w:hAnsi="Roboto"/>
                <w:b/>
                <w:bCs/>
                <w:sz w:val="20"/>
                <w:szCs w:val="20"/>
                <w:lang w:val="uz-Cyrl-UZ"/>
                <w:rPrChange w:id="7265" w:author="Nozimjon Ortiqov" w:date="2026-02-24T09:31:00Z" w16du:dateUtc="2026-02-24T04:31:00Z">
                  <w:rPr>
                    <w:rFonts w:ascii="Roboto" w:hAnsi="Roboto"/>
                    <w:b/>
                    <w:bCs/>
                    <w:sz w:val="20"/>
                    <w:szCs w:val="20"/>
                  </w:rPr>
                </w:rPrChange>
              </w:rPr>
              <w:t>SMS</w:t>
            </w:r>
            <w:r w:rsidRPr="009C4BAE">
              <w:rPr>
                <w:rFonts w:ascii="Roboto" w:hAnsi="Roboto"/>
                <w:sz w:val="20"/>
                <w:szCs w:val="20"/>
                <w:lang w:val="uz-Cyrl-UZ"/>
                <w:rPrChange w:id="7266" w:author="Nozimjon Ortiqov" w:date="2026-02-24T09:31:00Z" w16du:dateUtc="2026-02-24T04:31:00Z">
                  <w:rPr>
                    <w:rFonts w:ascii="Roboto" w:hAnsi="Roboto"/>
                    <w:sz w:val="20"/>
                    <w:szCs w:val="20"/>
                  </w:rPr>
                </w:rPrChange>
              </w:rPr>
              <w:t xml:space="preserve"> ва </w:t>
            </w:r>
            <w:r w:rsidRPr="009C4BAE">
              <w:rPr>
                <w:rFonts w:ascii="Roboto" w:hAnsi="Roboto"/>
                <w:b/>
                <w:bCs/>
                <w:sz w:val="20"/>
                <w:szCs w:val="20"/>
                <w:lang w:val="uz-Cyrl-UZ"/>
                <w:rPrChange w:id="7267" w:author="Nozimjon Ortiqov" w:date="2026-02-24T09:31:00Z" w16du:dateUtc="2026-02-24T04:31:00Z">
                  <w:rPr>
                    <w:rFonts w:ascii="Roboto" w:hAnsi="Roboto"/>
                    <w:b/>
                    <w:bCs/>
                    <w:sz w:val="20"/>
                    <w:szCs w:val="20"/>
                  </w:rPr>
                </w:rPrChange>
              </w:rPr>
              <w:t>push</w:t>
            </w:r>
            <w:r w:rsidRPr="009C4BAE">
              <w:rPr>
                <w:rFonts w:ascii="Roboto" w:hAnsi="Roboto"/>
                <w:sz w:val="20"/>
                <w:szCs w:val="20"/>
                <w:lang w:val="uz-Cyrl-UZ"/>
                <w:rPrChange w:id="7268" w:author="Nozimjon Ortiqov" w:date="2026-02-24T09:31:00Z" w16du:dateUtc="2026-02-24T04:31:00Z">
                  <w:rPr>
                    <w:rFonts w:ascii="Roboto" w:hAnsi="Roboto"/>
                    <w:sz w:val="20"/>
                    <w:szCs w:val="20"/>
                  </w:rPr>
                </w:rPrChange>
              </w:rPr>
              <w:t>-хабарномалар, шунингдек «</w:t>
            </w:r>
            <w:r w:rsidRPr="009C4BAE">
              <w:rPr>
                <w:rFonts w:ascii="Roboto" w:hAnsi="Roboto"/>
                <w:b/>
                <w:bCs/>
                <w:color w:val="0070C0"/>
                <w:sz w:val="20"/>
                <w:szCs w:val="20"/>
                <w:lang w:val="uz-Cyrl-UZ"/>
                <w:rPrChange w:id="7269"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7270" w:author="Nozimjon Ortiqov" w:date="2026-02-24T09:31:00Z" w16du:dateUtc="2026-02-24T04:31:00Z">
                  <w:rPr>
                    <w:rFonts w:ascii="Roboto" w:hAnsi="Roboto"/>
                    <w:sz w:val="20"/>
                    <w:szCs w:val="20"/>
                  </w:rPr>
                </w:rPrChange>
              </w:rPr>
              <w:t>» орқали қўнғироқлар амалга оширилади.</w:t>
            </w:r>
            <w:r w:rsidRPr="009C4BAE">
              <w:rPr>
                <w:rFonts w:ascii="Roboto" w:hAnsi="Roboto"/>
                <w:b/>
                <w:bCs/>
                <w:color w:val="0070C0"/>
                <w:sz w:val="20"/>
                <w:szCs w:val="20"/>
                <w:lang w:val="uz-Cyrl-UZ"/>
              </w:rPr>
              <w:t xml:space="preserve"> </w:t>
            </w:r>
          </w:p>
          <w:p w14:paraId="596246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7271"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7272" w:author="Nozimjon Ortiqov" w:date="2026-02-24T09:31:00Z" w16du:dateUtc="2026-02-24T04:31:00Z">
                  <w:rPr>
                    <w:rFonts w:ascii="Roboto" w:hAnsi="Roboto"/>
                    <w:b/>
                    <w:bCs/>
                    <w:color w:val="C00000"/>
                    <w:sz w:val="20"/>
                    <w:szCs w:val="20"/>
                  </w:rPr>
                </w:rPrChange>
              </w:rPr>
              <w:t>41</w:t>
            </w:r>
            <w:r w:rsidRPr="009C4BAE">
              <w:rPr>
                <w:rFonts w:ascii="Roboto" w:hAnsi="Roboto"/>
                <w:sz w:val="20"/>
                <w:szCs w:val="20"/>
                <w:lang w:val="uz-Cyrl-UZ"/>
                <w:rPrChange w:id="7273"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
              <w:t>70</w:t>
            </w:r>
            <w:r w:rsidRPr="009C4BAE">
              <w:rPr>
                <w:rFonts w:ascii="Roboto" w:hAnsi="Roboto"/>
                <w:color w:val="C00000"/>
                <w:sz w:val="20"/>
                <w:szCs w:val="20"/>
                <w:lang w:val="uz-Cyrl-UZ"/>
                <w:rPrChange w:id="7274"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275"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276" w:author="Nozimjon Ortiqov" w:date="2026-02-24T09:31:00Z" w16du:dateUtc="2026-02-24T04:31:00Z">
                  <w:rPr>
                    <w:rFonts w:ascii="Roboto" w:hAnsi="Roboto"/>
                    <w:sz w:val="20"/>
                    <w:szCs w:val="20"/>
                  </w:rPr>
                </w:rPrChange>
              </w:rPr>
              <w:t xml:space="preserve">ларида қарздор манзилига </w:t>
            </w:r>
            <w:r w:rsidRPr="009C4BAE">
              <w:rPr>
                <w:rFonts w:ascii="Roboto" w:hAnsi="Roboto"/>
                <w:b/>
                <w:bCs/>
                <w:sz w:val="20"/>
                <w:szCs w:val="20"/>
                <w:lang w:val="uz-Cyrl-UZ"/>
                <w:rPrChange w:id="7277" w:author="Nozimjon Ortiqov" w:date="2026-02-24T09:31:00Z" w16du:dateUtc="2026-02-24T04:31:00Z">
                  <w:rPr>
                    <w:rFonts w:ascii="Roboto" w:hAnsi="Roboto"/>
                    <w:b/>
                    <w:bCs/>
                    <w:sz w:val="20"/>
                    <w:szCs w:val="20"/>
                  </w:rPr>
                </w:rPrChange>
              </w:rPr>
              <w:t>хат</w:t>
            </w:r>
            <w:r w:rsidRPr="009C4BAE">
              <w:rPr>
                <w:rFonts w:ascii="Roboto" w:hAnsi="Roboto"/>
                <w:sz w:val="20"/>
                <w:szCs w:val="20"/>
                <w:lang w:val="uz-Cyrl-UZ"/>
                <w:rPrChange w:id="7278" w:author="Nozimjon Ortiqov" w:date="2026-02-24T09:31:00Z" w16du:dateUtc="2026-02-24T04:31:00Z">
                  <w:rPr>
                    <w:rFonts w:ascii="Roboto" w:hAnsi="Roboto"/>
                    <w:sz w:val="20"/>
                    <w:szCs w:val="20"/>
                  </w:rPr>
                </w:rPrChange>
              </w:rPr>
              <w:t xml:space="preserve"> юборилади.</w:t>
            </w:r>
          </w:p>
          <w:p w14:paraId="2A3C834E" w14:textId="77777777" w:rsidR="00484395" w:rsidRPr="009C4BAE" w:rsidRDefault="00484395" w:rsidP="001222C0">
            <w:pPr>
              <w:spacing w:after="80"/>
              <w:rPr>
                <w:rFonts w:ascii="Roboto" w:hAnsi="Roboto"/>
                <w:sz w:val="20"/>
                <w:szCs w:val="20"/>
                <w:lang w:val="uz-Cyrl-UZ"/>
                <w:rPrChange w:id="727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7280" w:author="Nozimjon Ortiqov" w:date="2026-02-24T09:31:00Z" w16du:dateUtc="2026-02-24T04:31:00Z">
                  <w:rPr>
                    <w:rFonts w:ascii="Roboto" w:hAnsi="Roboto"/>
                    <w:sz w:val="20"/>
                    <w:szCs w:val="20"/>
                  </w:rPr>
                </w:rPrChange>
              </w:rPr>
              <w:t xml:space="preserve">Тахминан </w:t>
            </w:r>
            <w:r w:rsidRPr="009C4BAE">
              <w:rPr>
                <w:rFonts w:ascii="Roboto" w:hAnsi="Roboto"/>
                <w:b/>
                <w:bCs/>
                <w:color w:val="C00000"/>
                <w:sz w:val="20"/>
                <w:szCs w:val="20"/>
                <w:lang w:val="uz-Cyrl-UZ"/>
              </w:rPr>
              <w:t>18</w:t>
            </w:r>
            <w:r w:rsidRPr="009C4BAE">
              <w:rPr>
                <w:rFonts w:ascii="Roboto" w:hAnsi="Roboto"/>
                <w:color w:val="C00000"/>
                <w:sz w:val="20"/>
                <w:szCs w:val="20"/>
                <w:lang w:val="uz-Cyrl-UZ"/>
                <w:rPrChange w:id="7281"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282"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283"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284"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7285"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6E8601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286"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287" w:author="Nozimjon Ortiqov" w:date="2026-02-24T09:31:00Z" w16du:dateUtc="2026-02-24T04:31:00Z">
                  <w:rPr>
                    <w:rFonts w:ascii="Roboto" w:hAnsi="Roboto"/>
                    <w:sz w:val="20"/>
                    <w:szCs w:val="20"/>
                  </w:rPr>
                </w:rPrChange>
              </w:rPr>
              <w:t xml:space="preserve"> Коммуникация </w:t>
            </w:r>
            <w:r w:rsidRPr="009C4BAE">
              <w:rPr>
                <w:rFonts w:ascii="Roboto" w:hAnsi="Roboto"/>
                <w:b/>
                <w:bCs/>
                <w:color w:val="0070C0"/>
                <w:sz w:val="20"/>
                <w:szCs w:val="20"/>
                <w:lang w:val="uz-Cyrl-UZ"/>
                <w:rPrChange w:id="7288" w:author="Nozimjon Ortiqov" w:date="2026-02-24T09:31:00Z" w16du:dateUtc="2026-02-24T04:31:00Z">
                  <w:rPr>
                    <w:rFonts w:ascii="Roboto" w:hAnsi="Roboto"/>
                    <w:b/>
                    <w:bCs/>
                    <w:color w:val="0070C0"/>
                    <w:sz w:val="20"/>
                    <w:szCs w:val="20"/>
                  </w:rPr>
                </w:rPrChange>
              </w:rPr>
              <w:t>Barclays</w:t>
            </w:r>
            <w:r w:rsidRPr="009C4BAE">
              <w:rPr>
                <w:rFonts w:ascii="Roboto" w:hAnsi="Roboto"/>
                <w:color w:val="0070C0"/>
                <w:sz w:val="20"/>
                <w:szCs w:val="20"/>
                <w:lang w:val="uz-Cyrl-UZ"/>
                <w:rPrChange w:id="7289"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290" w:author="Nozimjon Ortiqov" w:date="2026-02-24T09:31:00Z" w16du:dateUtc="2026-02-24T04:31:00Z">
                  <w:rPr>
                    <w:rFonts w:ascii="Roboto" w:hAnsi="Roboto"/>
                    <w:b/>
                    <w:bCs/>
                    <w:sz w:val="20"/>
                    <w:szCs w:val="20"/>
                  </w:rPr>
                </w:rPrChange>
              </w:rPr>
              <w:t>хулқ</w:t>
            </w:r>
            <w:r w:rsidRPr="009C4BAE">
              <w:rPr>
                <w:rFonts w:ascii="Roboto" w:hAnsi="Roboto"/>
                <w:sz w:val="20"/>
                <w:szCs w:val="20"/>
                <w:lang w:val="uz-Cyrl-UZ"/>
                <w:rPrChange w:id="7291" w:author="Nozimjon Ortiqov" w:date="2026-02-24T09:31:00Z" w16du:dateUtc="2026-02-24T04:31:00Z">
                  <w:rPr>
                    <w:rFonts w:ascii="Roboto" w:hAnsi="Roboto"/>
                    <w:sz w:val="20"/>
                    <w:szCs w:val="20"/>
                  </w:rPr>
                </w:rPrChange>
              </w:rPr>
              <w:t>-</w:t>
            </w:r>
            <w:r w:rsidRPr="009C4BAE">
              <w:rPr>
                <w:rFonts w:ascii="Roboto" w:hAnsi="Roboto"/>
                <w:b/>
                <w:bCs/>
                <w:sz w:val="20"/>
                <w:szCs w:val="20"/>
                <w:lang w:val="uz-Cyrl-UZ"/>
                <w:rPrChange w:id="7292" w:author="Nozimjon Ortiqov" w:date="2026-02-24T09:31:00Z" w16du:dateUtc="2026-02-24T04:31:00Z">
                  <w:rPr>
                    <w:rFonts w:ascii="Roboto" w:hAnsi="Roboto"/>
                    <w:b/>
                    <w:bCs/>
                    <w:sz w:val="20"/>
                    <w:szCs w:val="20"/>
                  </w:rPr>
                </w:rPrChange>
              </w:rPr>
              <w:t>атвор</w:t>
            </w:r>
            <w:r w:rsidRPr="009C4BAE">
              <w:rPr>
                <w:rFonts w:ascii="Roboto" w:hAnsi="Roboto"/>
                <w:sz w:val="20"/>
                <w:szCs w:val="20"/>
                <w:lang w:val="uz-Cyrl-UZ"/>
                <w:rPrChange w:id="7293"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294" w:author="Nozimjon Ortiqov" w:date="2026-02-24T09:31:00Z" w16du:dateUtc="2026-02-24T04:31:00Z">
                  <w:rPr>
                    <w:rFonts w:ascii="Roboto" w:hAnsi="Roboto"/>
                    <w:b/>
                    <w:bCs/>
                    <w:sz w:val="20"/>
                    <w:szCs w:val="20"/>
                  </w:rPr>
                </w:rPrChange>
              </w:rPr>
              <w:t>кодекси</w:t>
            </w:r>
            <w:r w:rsidRPr="009C4BAE">
              <w:rPr>
                <w:rFonts w:ascii="Roboto" w:hAnsi="Roboto"/>
                <w:sz w:val="20"/>
                <w:szCs w:val="20"/>
                <w:lang w:val="uz-Cyrl-UZ"/>
                <w:rPrChange w:id="7295" w:author="Nozimjon Ortiqov" w:date="2026-02-24T09:31:00Z" w16du:dateUtc="2026-02-24T04:31:00Z">
                  <w:rPr>
                    <w:rFonts w:ascii="Roboto" w:hAnsi="Roboto"/>
                    <w:sz w:val="20"/>
                    <w:szCs w:val="20"/>
                  </w:rPr>
                </w:rPrChange>
              </w:rPr>
              <w:t xml:space="preserve"> асосида олиб борилади </w:t>
            </w:r>
            <w:r w:rsidRPr="009C4BAE">
              <w:rPr>
                <w:rFonts w:ascii="Roboto" w:hAnsi="Roboto"/>
                <w:i/>
                <w:iCs/>
                <w:sz w:val="20"/>
                <w:szCs w:val="20"/>
                <w:lang w:val="uz-Cyrl-UZ"/>
                <w:rPrChange w:id="7296" w:author="Nozimjon Ortiqov" w:date="2026-02-24T09:31:00Z" w16du:dateUtc="2026-02-24T04:31:00Z">
                  <w:rPr>
                    <w:rFonts w:ascii="Roboto" w:hAnsi="Roboto"/>
                    <w:i/>
                    <w:iCs/>
                    <w:sz w:val="20"/>
                    <w:szCs w:val="20"/>
                  </w:rPr>
                </w:rPrChange>
              </w:rPr>
              <w:t>(асосан рақамли каналлар, чекланган қўнғироқлар, барча алоқаларни қайд этиш).</w:t>
            </w:r>
          </w:p>
          <w:p w14:paraId="25F9637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мижозлар</w:t>
            </w:r>
            <w:r w:rsidRPr="009C4BAE">
              <w:rPr>
                <w:rFonts w:ascii="Roboto" w:hAnsi="Roboto"/>
                <w:sz w:val="20"/>
                <w:szCs w:val="20"/>
                <w:lang w:val="uz-Cyrl-UZ"/>
              </w:rPr>
              <w:t xml:space="preserve">» учун </w:t>
            </w:r>
            <w:r w:rsidRPr="009C4BAE">
              <w:rPr>
                <w:rFonts w:ascii="Roboto" w:hAnsi="Roboto"/>
                <w:b/>
                <w:bCs/>
                <w:sz w:val="20"/>
                <w:szCs w:val="20"/>
                <w:lang w:val="uz-Cyrl-UZ"/>
              </w:rPr>
              <w:t>алоҳида</w:t>
            </w:r>
            <w:r w:rsidRPr="009C4BAE">
              <w:rPr>
                <w:rFonts w:ascii="Roboto" w:hAnsi="Roboto"/>
                <w:sz w:val="20"/>
                <w:szCs w:val="20"/>
                <w:lang w:val="uz-Cyrl-UZ"/>
              </w:rPr>
              <w:t xml:space="preserve"> </w:t>
            </w:r>
            <w:r w:rsidRPr="009C4BAE">
              <w:rPr>
                <w:rFonts w:ascii="Roboto" w:hAnsi="Roboto"/>
                <w:b/>
                <w:bCs/>
                <w:sz w:val="20"/>
                <w:szCs w:val="20"/>
                <w:lang w:val="uz-Cyrl-UZ"/>
              </w:rPr>
              <w:t>жамоа</w:t>
            </w:r>
            <w:r w:rsidRPr="009C4BAE">
              <w:rPr>
                <w:rFonts w:ascii="Roboto" w:hAnsi="Roboto"/>
                <w:sz w:val="20"/>
                <w:szCs w:val="20"/>
                <w:lang w:val="uz-Cyrl-UZ"/>
              </w:rPr>
              <w:t xml:space="preserve"> фаолият юритади.</w:t>
            </w:r>
          </w:p>
        </w:tc>
        <w:tc>
          <w:tcPr>
            <w:tcW w:w="3715" w:type="dxa"/>
          </w:tcPr>
          <w:p w14:paraId="6B69AE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sz w:val="20"/>
                <w:szCs w:val="20"/>
                <w:lang w:val="uz-Cyrl-UZ"/>
              </w:rPr>
              <w:t xml:space="preserve">» мижозлар билан ишлаш учун </w:t>
            </w:r>
            <w:r w:rsidRPr="009C4BAE">
              <w:rPr>
                <w:rFonts w:ascii="Roboto" w:hAnsi="Roboto"/>
                <w:b/>
                <w:bCs/>
                <w:sz w:val="20"/>
                <w:szCs w:val="20"/>
                <w:lang w:val="uz-Cyrl-UZ"/>
              </w:rPr>
              <w:t>махсус</w:t>
            </w:r>
            <w:r w:rsidRPr="009C4BAE">
              <w:rPr>
                <w:rFonts w:ascii="Roboto" w:hAnsi="Roboto"/>
                <w:sz w:val="20"/>
                <w:szCs w:val="20"/>
                <w:lang w:val="uz-Cyrl-UZ"/>
              </w:rPr>
              <w:t xml:space="preserve"> </w:t>
            </w:r>
            <w:r w:rsidRPr="009C4BAE">
              <w:rPr>
                <w:rFonts w:ascii="Roboto" w:hAnsi="Roboto"/>
                <w:b/>
                <w:bCs/>
                <w:sz w:val="20"/>
                <w:szCs w:val="20"/>
                <w:lang w:val="uz-Cyrl-UZ"/>
              </w:rPr>
              <w:t>жамоалар</w:t>
            </w:r>
            <w:r w:rsidRPr="009C4BAE">
              <w:rPr>
                <w:rFonts w:ascii="Roboto" w:hAnsi="Roboto"/>
                <w:sz w:val="20"/>
                <w:szCs w:val="20"/>
                <w:lang w:val="uz-Cyrl-UZ"/>
              </w:rPr>
              <w:t xml:space="preserve"> </w:t>
            </w:r>
            <w:r w:rsidRPr="009C4BAE">
              <w:rPr>
                <w:rFonts w:ascii="Roboto" w:hAnsi="Roboto"/>
                <w:b/>
                <w:bCs/>
                <w:sz w:val="20"/>
                <w:szCs w:val="20"/>
                <w:lang w:val="uz-Cyrl-UZ"/>
              </w:rPr>
              <w:t>ажратилади</w:t>
            </w:r>
            <w:r w:rsidRPr="009C4BAE">
              <w:rPr>
                <w:rFonts w:ascii="Roboto" w:hAnsi="Roboto"/>
                <w:sz w:val="20"/>
                <w:szCs w:val="20"/>
                <w:lang w:val="uz-Cyrl-UZ"/>
              </w:rPr>
              <w:t>.</w:t>
            </w:r>
          </w:p>
          <w:p w14:paraId="505103FC"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b/>
                <w:bCs/>
                <w:color w:val="000000" w:themeColor="text1"/>
                <w:sz w:val="20"/>
                <w:szCs w:val="20"/>
                <w:lang w:val="uz-Cyrl-UZ"/>
              </w:rPr>
              <w:t>Қишлоқ ҳудуд</w:t>
            </w:r>
            <w:r w:rsidRPr="009C4BAE">
              <w:rPr>
                <w:rFonts w:ascii="Roboto" w:hAnsi="Roboto"/>
                <w:color w:val="000000" w:themeColor="text1"/>
                <w:sz w:val="20"/>
                <w:szCs w:val="20"/>
                <w:lang w:val="uz-Cyrl-UZ"/>
              </w:rPr>
              <w:t xml:space="preserve">ларидаги мижозлар учун </w:t>
            </w:r>
            <w:r w:rsidRPr="009C4BAE">
              <w:rPr>
                <w:rFonts w:ascii="Roboto" w:hAnsi="Roboto"/>
                <w:b/>
                <w:bCs/>
                <w:color w:val="000000" w:themeColor="text1"/>
                <w:sz w:val="20"/>
                <w:szCs w:val="20"/>
                <w:lang w:val="uz-Cyrl-UZ"/>
              </w:rPr>
              <w:t>ихтисослашган</w:t>
            </w:r>
            <w:r w:rsidRPr="009C4BAE">
              <w:rPr>
                <w:rFonts w:ascii="Roboto" w:hAnsi="Roboto"/>
                <w:color w:val="000000" w:themeColor="text1"/>
                <w:sz w:val="20"/>
                <w:szCs w:val="20"/>
                <w:lang w:val="uz-Cyrl-UZ"/>
              </w:rPr>
              <w:t xml:space="preserve"> </w:t>
            </w:r>
            <w:r w:rsidRPr="009C4BAE">
              <w:rPr>
                <w:rFonts w:ascii="Roboto" w:hAnsi="Roboto"/>
                <w:b/>
                <w:bCs/>
                <w:color w:val="000000" w:themeColor="text1"/>
                <w:sz w:val="20"/>
                <w:szCs w:val="20"/>
                <w:lang w:val="uz-Cyrl-UZ"/>
              </w:rPr>
              <w:t>иловалар</w:t>
            </w:r>
            <w:r w:rsidRPr="009C4BAE">
              <w:rPr>
                <w:rFonts w:ascii="Roboto" w:hAnsi="Roboto"/>
                <w:color w:val="000000" w:themeColor="text1"/>
                <w:sz w:val="20"/>
                <w:szCs w:val="20"/>
                <w:lang w:val="uz-Cyrl-UZ"/>
              </w:rPr>
              <w:t>.</w:t>
            </w:r>
          </w:p>
        </w:tc>
      </w:tr>
      <w:tr w:rsidR="00484395" w:rsidRPr="009C4BAE" w14:paraId="2535FBC5" w14:textId="77777777" w:rsidTr="001222C0">
        <w:trPr>
          <w:trHeight w:val="1122"/>
        </w:trPr>
        <w:tc>
          <w:tcPr>
            <w:tcW w:w="1727" w:type="dxa"/>
            <w:shd w:val="clear" w:color="auto" w:fill="DEEAF6" w:themeFill="accent5" w:themeFillTint="33"/>
          </w:tcPr>
          <w:p w14:paraId="1C9C004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297" w:author="Nozimjon Ortiqov" w:date="2026-02-24T09:31:00Z" w16du:dateUtc="2026-02-24T04:31:00Z">
                  <w:rPr>
                    <w:rFonts w:ascii="Roboto" w:hAnsi="Roboto"/>
                    <w:b/>
                    <w:bCs/>
                    <w:sz w:val="20"/>
                    <w:szCs w:val="20"/>
                  </w:rPr>
                </w:rPrChange>
              </w:rPr>
              <w:t>Hard collection</w:t>
            </w:r>
          </w:p>
        </w:tc>
        <w:tc>
          <w:tcPr>
            <w:tcW w:w="3714" w:type="dxa"/>
          </w:tcPr>
          <w:p w14:paraId="27C2ABF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Кечикишнинг </w:t>
            </w:r>
            <w:r w:rsidRPr="009C4BAE">
              <w:rPr>
                <w:rFonts w:ascii="Roboto" w:hAnsi="Roboto"/>
                <w:b/>
                <w:bCs/>
                <w:color w:val="C00000"/>
                <w:sz w:val="20"/>
                <w:szCs w:val="20"/>
                <w:lang w:val="uz-Cyrl-UZ"/>
              </w:rPr>
              <w:t>41</w:t>
            </w:r>
            <w:r w:rsidRPr="009C4BAE">
              <w:rPr>
                <w:rFonts w:ascii="Roboto" w:hAnsi="Roboto"/>
                <w:sz w:val="20"/>
                <w:szCs w:val="20"/>
                <w:lang w:val="uz-Cyrl-UZ"/>
              </w:rPr>
              <w:t>–</w:t>
            </w:r>
            <w:r w:rsidRPr="009C4BAE">
              <w:rPr>
                <w:rFonts w:ascii="Roboto" w:hAnsi="Roboto"/>
                <w:b/>
                <w:bCs/>
                <w:color w:val="C00000"/>
                <w:sz w:val="20"/>
                <w:szCs w:val="20"/>
                <w:lang w:val="uz-Cyrl-UZ"/>
              </w:rPr>
              <w:t>90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бошлаб қарз олувчиларнинг </w:t>
            </w:r>
            <w:r w:rsidRPr="009C4BAE">
              <w:rPr>
                <w:rFonts w:ascii="Roboto" w:hAnsi="Roboto"/>
                <w:b/>
                <w:bCs/>
                <w:sz w:val="20"/>
                <w:szCs w:val="20"/>
                <w:lang w:val="uz-Cyrl-UZ"/>
              </w:rPr>
              <w:t>яшаш</w:t>
            </w:r>
            <w:r w:rsidRPr="009C4BAE">
              <w:rPr>
                <w:rFonts w:ascii="Roboto" w:hAnsi="Roboto"/>
                <w:sz w:val="20"/>
                <w:szCs w:val="20"/>
                <w:lang w:val="uz-Cyrl-UZ"/>
              </w:rPr>
              <w:t xml:space="preserve"> </w:t>
            </w:r>
            <w:r w:rsidRPr="009C4BAE">
              <w:rPr>
                <w:rFonts w:ascii="Roboto" w:hAnsi="Roboto"/>
                <w:b/>
                <w:bCs/>
                <w:sz w:val="20"/>
                <w:szCs w:val="20"/>
                <w:lang w:val="uz-Cyrl-UZ"/>
              </w:rPr>
              <w:t>манзилига</w:t>
            </w:r>
            <w:r w:rsidRPr="009C4BAE">
              <w:rPr>
                <w:rFonts w:ascii="Roboto" w:hAnsi="Roboto"/>
                <w:sz w:val="20"/>
                <w:szCs w:val="20"/>
                <w:lang w:val="uz-Cyrl-UZ"/>
              </w:rPr>
              <w:t xml:space="preserve"> чиқиб борилади.</w:t>
            </w:r>
          </w:p>
          <w:p w14:paraId="724CAB60" w14:textId="77777777" w:rsidR="00484395" w:rsidRPr="009C4BAE" w:rsidRDefault="00484395" w:rsidP="001222C0">
            <w:pPr>
              <w:spacing w:after="80"/>
              <w:rPr>
                <w:rFonts w:ascii="Roboto" w:hAnsi="Roboto"/>
                <w:b/>
                <w:bCs/>
                <w:sz w:val="20"/>
                <w:szCs w:val="20"/>
                <w:lang w:val="uz-Cyrl-UZ"/>
                <w:rPrChange w:id="7298"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299"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00" w:author="Nozimjon Ortiqov" w:date="2026-02-24T09:31:00Z" w16du:dateUtc="2026-02-24T04:31:00Z">
                  <w:rPr>
                    <w:rFonts w:ascii="Roboto" w:hAnsi="Roboto"/>
                    <w:sz w:val="20"/>
                    <w:szCs w:val="20"/>
                  </w:rPr>
                </w:rPrChange>
              </w:rPr>
              <w:t xml:space="preserve"> Тахминан </w:t>
            </w:r>
            <w:r w:rsidRPr="009C4BAE">
              <w:rPr>
                <w:rFonts w:ascii="Roboto" w:hAnsi="Roboto"/>
                <w:b/>
                <w:bCs/>
                <w:color w:val="C00000"/>
                <w:sz w:val="20"/>
                <w:szCs w:val="20"/>
                <w:lang w:val="uz-Cyrl-UZ"/>
                <w:rPrChange w:id="7301" w:author="Nozimjon Ortiqov" w:date="2026-02-24T09:31:00Z" w16du:dateUtc="2026-02-24T04:31:00Z">
                  <w:rPr>
                    <w:rFonts w:ascii="Roboto" w:hAnsi="Roboto"/>
                    <w:b/>
                    <w:bCs/>
                    <w:color w:val="C00000"/>
                    <w:sz w:val="20"/>
                    <w:szCs w:val="20"/>
                  </w:rPr>
                </w:rPrChange>
              </w:rPr>
              <w:t>190</w:t>
            </w:r>
            <w:r w:rsidRPr="009C4BAE">
              <w:rPr>
                <w:rFonts w:ascii="Roboto" w:hAnsi="Roboto"/>
                <w:color w:val="C00000"/>
                <w:sz w:val="20"/>
                <w:szCs w:val="20"/>
                <w:lang w:val="uz-Cyrl-UZ"/>
                <w:rPrChange w:id="730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03"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04"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05" w:author="Nozimjon Ortiqov" w:date="2026-02-24T09:31:00Z" w16du:dateUtc="2026-02-24T04:31:00Z">
                  <w:rPr>
                    <w:rFonts w:ascii="Roboto" w:hAnsi="Roboto"/>
                    <w:b/>
                    <w:bCs/>
                    <w:sz w:val="20"/>
                    <w:szCs w:val="20"/>
                  </w:rPr>
                </w:rPrChange>
              </w:rPr>
              <w:t>ходим</w:t>
            </w:r>
            <w:r w:rsidRPr="009C4BAE">
              <w:rPr>
                <w:rFonts w:ascii="Roboto" w:hAnsi="Roboto"/>
                <w:sz w:val="20"/>
                <w:szCs w:val="20"/>
                <w:lang w:val="uz-Cyrl-UZ"/>
                <w:rPrChange w:id="7306"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025770F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307"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7308" w:author="Nozimjon Ortiqov" w:date="2026-02-24T09:31:00Z" w16du:dateUtc="2026-02-24T04:31:00Z">
                  <w:rPr>
                    <w:rFonts w:ascii="Roboto" w:hAnsi="Roboto"/>
                    <w:b/>
                    <w:bCs/>
                    <w:sz w:val="20"/>
                    <w:szCs w:val="20"/>
                  </w:rPr>
                </w:rPrChange>
              </w:rPr>
              <w:t>. </w:t>
            </w:r>
            <w:r w:rsidRPr="009C4BAE">
              <w:rPr>
                <w:rFonts w:ascii="Roboto" w:hAnsi="Roboto"/>
                <w:sz w:val="20"/>
                <w:szCs w:val="20"/>
                <w:lang w:val="uz-Cyrl-UZ"/>
                <w:rPrChange w:id="7309" w:author="Nozimjon Ortiqov" w:date="2026-02-24T09:31:00Z" w16du:dateUtc="2026-02-24T04:31:00Z">
                  <w:rPr>
                    <w:rFonts w:ascii="Roboto" w:hAnsi="Roboto"/>
                    <w:sz w:val="20"/>
                    <w:szCs w:val="20"/>
                  </w:rPr>
                </w:rPrChange>
              </w:rPr>
              <w:t xml:space="preserve">Кечикишнинг </w:t>
            </w:r>
            <w:r w:rsidRPr="009C4BAE">
              <w:rPr>
                <w:rFonts w:ascii="Roboto" w:hAnsi="Roboto"/>
                <w:b/>
                <w:bCs/>
                <w:color w:val="C00000"/>
                <w:sz w:val="20"/>
                <w:szCs w:val="20"/>
                <w:lang w:val="uz-Cyrl-UZ"/>
              </w:rPr>
              <w:t>60</w:t>
            </w:r>
            <w:r w:rsidRPr="009C4BAE">
              <w:rPr>
                <w:rFonts w:ascii="Roboto" w:hAnsi="Roboto"/>
                <w:sz w:val="20"/>
                <w:szCs w:val="20"/>
                <w:lang w:val="uz-Cyrl-UZ"/>
                <w:rPrChange w:id="7310"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311" w:author="Nozimjon Ortiqov" w:date="2026-02-24T09:31:00Z" w16du:dateUtc="2026-02-24T04:31:00Z">
                  <w:rPr>
                    <w:rFonts w:ascii="Roboto" w:hAnsi="Roboto"/>
                    <w:b/>
                    <w:bCs/>
                    <w:color w:val="C00000"/>
                    <w:sz w:val="20"/>
                    <w:szCs w:val="20"/>
                  </w:rPr>
                </w:rPrChange>
              </w:rPr>
              <w:t>90</w:t>
            </w:r>
            <w:r w:rsidRPr="009C4BAE">
              <w:rPr>
                <w:rFonts w:ascii="Roboto" w:hAnsi="Roboto"/>
                <w:color w:val="C00000"/>
                <w:sz w:val="20"/>
                <w:szCs w:val="20"/>
                <w:lang w:val="uz-Cyrl-UZ"/>
                <w:rPrChange w:id="731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13"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314" w:author="Nozimjon Ortiqov" w:date="2026-02-24T09:31:00Z" w16du:dateUtc="2026-02-24T04:31:00Z">
                  <w:rPr>
                    <w:rFonts w:ascii="Roboto" w:hAnsi="Roboto"/>
                    <w:sz w:val="20"/>
                    <w:szCs w:val="20"/>
                  </w:rPr>
                </w:rPrChange>
              </w:rPr>
              <w:t xml:space="preserve">ларидан бошлаб қарз олувчиларнинг </w:t>
            </w:r>
            <w:r w:rsidRPr="009C4BAE">
              <w:rPr>
                <w:rFonts w:ascii="Roboto" w:hAnsi="Roboto"/>
                <w:b/>
                <w:bCs/>
                <w:sz w:val="20"/>
                <w:szCs w:val="20"/>
                <w:lang w:val="uz-Cyrl-UZ"/>
                <w:rPrChange w:id="7315" w:author="Nozimjon Ortiqov" w:date="2026-02-24T09:31:00Z" w16du:dateUtc="2026-02-24T04:31:00Z">
                  <w:rPr>
                    <w:rFonts w:ascii="Roboto" w:hAnsi="Roboto"/>
                    <w:b/>
                    <w:bCs/>
                    <w:sz w:val="20"/>
                    <w:szCs w:val="20"/>
                  </w:rPr>
                </w:rPrChange>
              </w:rPr>
              <w:t>яшаш</w:t>
            </w:r>
            <w:r w:rsidRPr="009C4BAE">
              <w:rPr>
                <w:rFonts w:ascii="Roboto" w:hAnsi="Roboto"/>
                <w:sz w:val="20"/>
                <w:szCs w:val="20"/>
                <w:lang w:val="uz-Cyrl-UZ"/>
                <w:rPrChange w:id="7316"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17" w:author="Nozimjon Ortiqov" w:date="2026-02-24T09:31:00Z" w16du:dateUtc="2026-02-24T04:31:00Z">
                  <w:rPr>
                    <w:rFonts w:ascii="Roboto" w:hAnsi="Roboto"/>
                    <w:b/>
                    <w:bCs/>
                    <w:sz w:val="20"/>
                    <w:szCs w:val="20"/>
                  </w:rPr>
                </w:rPrChange>
              </w:rPr>
              <w:t>манзилига</w:t>
            </w:r>
            <w:r w:rsidRPr="009C4BAE">
              <w:rPr>
                <w:rFonts w:ascii="Roboto" w:hAnsi="Roboto"/>
                <w:sz w:val="20"/>
                <w:szCs w:val="20"/>
                <w:lang w:val="uz-Cyrl-UZ"/>
                <w:rPrChange w:id="7318" w:author="Nozimjon Ortiqov" w:date="2026-02-24T09:31:00Z" w16du:dateUtc="2026-02-24T04:31:00Z">
                  <w:rPr>
                    <w:rFonts w:ascii="Roboto" w:hAnsi="Roboto"/>
                    <w:sz w:val="20"/>
                    <w:szCs w:val="20"/>
                  </w:rPr>
                </w:rPrChange>
              </w:rPr>
              <w:t xml:space="preserve"> чиқиб борилади.</w:t>
            </w:r>
          </w:p>
          <w:p w14:paraId="6F96A87F" w14:textId="77777777" w:rsidR="00484395" w:rsidRPr="009C4BAE" w:rsidRDefault="00484395" w:rsidP="001222C0">
            <w:pPr>
              <w:spacing w:after="80"/>
              <w:rPr>
                <w:rFonts w:ascii="Roboto" w:hAnsi="Roboto"/>
                <w:sz w:val="20"/>
                <w:szCs w:val="20"/>
                <w:lang w:val="uz-Cyrl-UZ"/>
                <w:rPrChange w:id="731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320"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21" w:author="Nozimjon Ortiqov" w:date="2026-02-24T09:31:00Z" w16du:dateUtc="2026-02-24T04:31:00Z">
                  <w:rPr>
                    <w:rFonts w:ascii="Roboto" w:hAnsi="Roboto"/>
                    <w:sz w:val="20"/>
                    <w:szCs w:val="20"/>
                  </w:rPr>
                </w:rPrChange>
              </w:rPr>
              <w:t xml:space="preserve"> Тахминан </w:t>
            </w:r>
            <w:r w:rsidRPr="009C4BAE">
              <w:rPr>
                <w:rFonts w:ascii="Roboto" w:hAnsi="Roboto"/>
                <w:b/>
                <w:bCs/>
                <w:color w:val="C00000"/>
                <w:sz w:val="20"/>
                <w:szCs w:val="20"/>
                <w:lang w:val="uz-Cyrl-UZ"/>
              </w:rPr>
              <w:t>80</w:t>
            </w:r>
            <w:r w:rsidRPr="009C4BAE">
              <w:rPr>
                <w:rFonts w:ascii="Roboto" w:hAnsi="Roboto"/>
                <w:color w:val="C00000"/>
                <w:sz w:val="20"/>
                <w:szCs w:val="20"/>
                <w:lang w:val="uz-Cyrl-UZ"/>
                <w:rPrChange w:id="732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23"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24"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25" w:author="Nozimjon Ortiqov" w:date="2026-02-24T09:31:00Z" w16du:dateUtc="2026-02-24T04:31:00Z">
                  <w:rPr>
                    <w:rFonts w:ascii="Roboto" w:hAnsi="Roboto"/>
                    <w:b/>
                    <w:bCs/>
                    <w:sz w:val="20"/>
                    <w:szCs w:val="20"/>
                  </w:rPr>
                </w:rPrChange>
              </w:rPr>
              <w:t>ходим</w:t>
            </w:r>
            <w:r w:rsidRPr="009C4BAE">
              <w:rPr>
                <w:rFonts w:ascii="Roboto" w:hAnsi="Roboto"/>
                <w:sz w:val="20"/>
                <w:szCs w:val="20"/>
                <w:lang w:val="uz-Cyrl-UZ"/>
                <w:rPrChange w:id="7326"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01CB0362" w14:textId="77777777" w:rsidR="00484395" w:rsidRPr="009C4BAE" w:rsidRDefault="00484395" w:rsidP="001222C0">
            <w:pPr>
              <w:spacing w:after="80"/>
              <w:rPr>
                <w:rFonts w:ascii="Roboto" w:hAnsi="Roboto"/>
                <w:b/>
                <w:bCs/>
                <w:sz w:val="20"/>
                <w:szCs w:val="20"/>
                <w:lang w:val="uz-Cyrl-UZ"/>
                <w:rPrChange w:id="732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328"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29"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7330" w:author="Nozimjon Ortiqov" w:date="2026-02-24T09:31:00Z" w16du:dateUtc="2026-02-24T04:31:00Z">
                  <w:rPr>
                    <w:rFonts w:ascii="Roboto" w:hAnsi="Roboto"/>
                    <w:b/>
                    <w:bCs/>
                    <w:color w:val="0070C0"/>
                    <w:sz w:val="20"/>
                    <w:szCs w:val="20"/>
                  </w:rPr>
                </w:rPrChange>
              </w:rPr>
              <w:t>Ихтиёрий</w:t>
            </w:r>
            <w:r w:rsidRPr="009C4BAE">
              <w:rPr>
                <w:rFonts w:ascii="Roboto" w:hAnsi="Roboto"/>
                <w:color w:val="0070C0"/>
                <w:sz w:val="20"/>
                <w:szCs w:val="20"/>
                <w:lang w:val="uz-Cyrl-UZ"/>
                <w:rPrChange w:id="7331"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332" w:author="Nozimjon Ortiqov" w:date="2026-02-24T09:31:00Z" w16du:dateUtc="2026-02-24T04:31:00Z">
                  <w:rPr>
                    <w:rFonts w:ascii="Roboto" w:hAnsi="Roboto"/>
                    <w:b/>
                    <w:bCs/>
                    <w:color w:val="0070C0"/>
                    <w:sz w:val="20"/>
                    <w:szCs w:val="20"/>
                  </w:rPr>
                </w:rPrChange>
              </w:rPr>
              <w:t>тартибда</w:t>
            </w:r>
            <w:r w:rsidRPr="009C4BAE">
              <w:rPr>
                <w:rFonts w:ascii="Roboto" w:hAnsi="Roboto"/>
                <w:color w:val="0070C0"/>
                <w:sz w:val="20"/>
                <w:szCs w:val="20"/>
                <w:lang w:val="uz-Cyrl-UZ"/>
                <w:rPrChange w:id="7333"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334" w:author="Nozimjon Ortiqov" w:date="2026-02-24T09:31:00Z" w16du:dateUtc="2026-02-24T04:31:00Z">
                  <w:rPr>
                    <w:rFonts w:ascii="Roboto" w:hAnsi="Roboto"/>
                    <w:sz w:val="20"/>
                    <w:szCs w:val="20"/>
                  </w:rPr>
                </w:rPrChange>
              </w:rPr>
              <w:t xml:space="preserve">қарзни тартибга </w:t>
            </w:r>
            <w:r w:rsidRPr="009C4BAE">
              <w:rPr>
                <w:rFonts w:ascii="Roboto" w:hAnsi="Roboto"/>
                <w:b/>
                <w:bCs/>
                <w:sz w:val="20"/>
                <w:szCs w:val="20"/>
                <w:lang w:val="uz-Cyrl-UZ"/>
                <w:rPrChange w:id="7335" w:author="Nozimjon Ortiqov" w:date="2026-02-24T09:31:00Z" w16du:dateUtc="2026-02-24T04:31:00Z">
                  <w:rPr>
                    <w:rFonts w:ascii="Roboto" w:hAnsi="Roboto"/>
                    <w:b/>
                    <w:bCs/>
                    <w:sz w:val="20"/>
                    <w:szCs w:val="20"/>
                  </w:rPr>
                </w:rPrChange>
              </w:rPr>
              <w:t>солиш</w:t>
            </w:r>
            <w:r w:rsidRPr="009C4BAE">
              <w:rPr>
                <w:rFonts w:ascii="Roboto" w:hAnsi="Roboto"/>
                <w:sz w:val="20"/>
                <w:szCs w:val="20"/>
                <w:lang w:val="uz-Cyrl-UZ"/>
                <w:rPrChange w:id="7336"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37" w:author="Nozimjon Ortiqov" w:date="2026-02-24T09:31:00Z" w16du:dateUtc="2026-02-24T04:31:00Z">
                  <w:rPr>
                    <w:rFonts w:ascii="Roboto" w:hAnsi="Roboto"/>
                    <w:b/>
                    <w:bCs/>
                    <w:sz w:val="20"/>
                    <w:szCs w:val="20"/>
                  </w:rPr>
                </w:rPrChange>
              </w:rPr>
              <w:t>режаси</w:t>
            </w:r>
            <w:r w:rsidRPr="009C4BAE">
              <w:rPr>
                <w:rFonts w:ascii="Roboto" w:hAnsi="Roboto"/>
                <w:sz w:val="20"/>
                <w:szCs w:val="20"/>
                <w:lang w:val="uz-Cyrl-UZ"/>
                <w:rPrChange w:id="7338" w:author="Nozimjon Ortiqov" w:date="2026-02-24T09:31:00Z" w16du:dateUtc="2026-02-24T04:31:00Z">
                  <w:rPr>
                    <w:rFonts w:ascii="Roboto" w:hAnsi="Roboto"/>
                    <w:sz w:val="20"/>
                    <w:szCs w:val="20"/>
                  </w:rPr>
                </w:rPrChange>
              </w:rPr>
              <w:t xml:space="preserve"> ёки </w:t>
            </w:r>
            <w:r w:rsidRPr="009C4BAE">
              <w:rPr>
                <w:rFonts w:ascii="Roboto" w:hAnsi="Roboto"/>
                <w:b/>
                <w:bCs/>
                <w:sz w:val="20"/>
                <w:szCs w:val="20"/>
                <w:lang w:val="uz-Cyrl-UZ"/>
                <w:rPrChange w:id="7339" w:author="Nozimjon Ortiqov" w:date="2026-02-24T09:31:00Z" w16du:dateUtc="2026-02-24T04:31:00Z">
                  <w:rPr>
                    <w:rFonts w:ascii="Roboto" w:hAnsi="Roboto"/>
                    <w:b/>
                    <w:bCs/>
                    <w:sz w:val="20"/>
                    <w:szCs w:val="20"/>
                  </w:rPr>
                </w:rPrChange>
              </w:rPr>
              <w:t>таъминот</w:t>
            </w:r>
            <w:r w:rsidRPr="009C4BAE">
              <w:rPr>
                <w:rFonts w:ascii="Roboto" w:hAnsi="Roboto"/>
                <w:sz w:val="20"/>
                <w:szCs w:val="20"/>
                <w:lang w:val="uz-Cyrl-UZ"/>
                <w:rPrChange w:id="7340" w:author="Nozimjon Ortiqov" w:date="2026-02-24T09:31:00Z" w16du:dateUtc="2026-02-24T04:31:00Z">
                  <w:rPr>
                    <w:rFonts w:ascii="Roboto" w:hAnsi="Roboto"/>
                    <w:sz w:val="20"/>
                    <w:szCs w:val="20"/>
                  </w:rPr>
                </w:rPrChange>
              </w:rPr>
              <w:t xml:space="preserve"> бўйича соддалаштирилган </w:t>
            </w:r>
            <w:r w:rsidRPr="009C4BAE">
              <w:rPr>
                <w:rFonts w:ascii="Roboto" w:hAnsi="Roboto"/>
                <w:b/>
                <w:bCs/>
                <w:sz w:val="20"/>
                <w:szCs w:val="20"/>
                <w:lang w:val="uz-Cyrl-UZ"/>
                <w:rPrChange w:id="7341" w:author="Nozimjon Ortiqov" w:date="2026-02-24T09:31:00Z" w16du:dateUtc="2026-02-24T04:31:00Z">
                  <w:rPr>
                    <w:rFonts w:ascii="Roboto" w:hAnsi="Roboto"/>
                    <w:b/>
                    <w:bCs/>
                    <w:sz w:val="20"/>
                    <w:szCs w:val="20"/>
                  </w:rPr>
                </w:rPrChange>
              </w:rPr>
              <w:t>келишувни</w:t>
            </w:r>
            <w:r w:rsidRPr="009C4BAE">
              <w:rPr>
                <w:rFonts w:ascii="Roboto" w:hAnsi="Roboto"/>
                <w:sz w:val="20"/>
                <w:szCs w:val="20"/>
                <w:lang w:val="uz-Cyrl-UZ"/>
                <w:rPrChange w:id="734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43" w:author="Nozimjon Ortiqov" w:date="2026-02-24T09:31:00Z" w16du:dateUtc="2026-02-24T04:31:00Z">
                  <w:rPr>
                    <w:rFonts w:ascii="Roboto" w:hAnsi="Roboto"/>
                    <w:b/>
                    <w:bCs/>
                    <w:sz w:val="20"/>
                    <w:szCs w:val="20"/>
                  </w:rPr>
                </w:rPrChange>
              </w:rPr>
              <w:t>таклиф</w:t>
            </w:r>
            <w:r w:rsidRPr="009C4BAE">
              <w:rPr>
                <w:rFonts w:ascii="Roboto" w:hAnsi="Roboto"/>
                <w:sz w:val="20"/>
                <w:szCs w:val="20"/>
                <w:lang w:val="uz-Cyrl-UZ"/>
                <w:rPrChange w:id="7344"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45" w:author="Nozimjon Ortiqov" w:date="2026-02-24T09:31:00Z" w16du:dateUtc="2026-02-24T04:31:00Z">
                  <w:rPr>
                    <w:rFonts w:ascii="Roboto" w:hAnsi="Roboto"/>
                    <w:b/>
                    <w:bCs/>
                    <w:sz w:val="20"/>
                    <w:szCs w:val="20"/>
                  </w:rPr>
                </w:rPrChange>
              </w:rPr>
              <w:t>қилади</w:t>
            </w:r>
            <w:r w:rsidRPr="009C4BAE">
              <w:rPr>
                <w:rFonts w:ascii="Roboto" w:hAnsi="Roboto"/>
                <w:sz w:val="20"/>
                <w:szCs w:val="20"/>
                <w:lang w:val="uz-Cyrl-UZ"/>
                <w:rPrChange w:id="7346" w:author="Nozimjon Ortiqov" w:date="2026-02-24T09:31:00Z" w16du:dateUtc="2026-02-24T04:31:00Z">
                  <w:rPr>
                    <w:rFonts w:ascii="Roboto" w:hAnsi="Roboto"/>
                    <w:sz w:val="20"/>
                    <w:szCs w:val="20"/>
                  </w:rPr>
                </w:rPrChange>
              </w:rPr>
              <w:t>.</w:t>
            </w:r>
          </w:p>
        </w:tc>
        <w:tc>
          <w:tcPr>
            <w:tcW w:w="3715" w:type="dxa"/>
          </w:tcPr>
          <w:p w14:paraId="644D7894"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347" w:author="Nozimjon Ortiqov" w:date="2026-02-24T09:31:00Z" w16du:dateUtc="2026-02-24T04:31:00Z">
                  <w:rPr>
                    <w:rFonts w:ascii="Roboto" w:hAnsi="Roboto"/>
                    <w:b/>
                    <w:bCs/>
                    <w:color w:val="C00000"/>
                    <w:sz w:val="20"/>
                    <w:szCs w:val="20"/>
                  </w:rPr>
                </w:rPrChange>
              </w:rPr>
              <w:t>1. </w:t>
            </w:r>
            <w:r w:rsidRPr="009C4BAE">
              <w:rPr>
                <w:rFonts w:ascii="Roboto" w:hAnsi="Roboto"/>
                <w:b/>
                <w:bCs/>
                <w:sz w:val="20"/>
                <w:szCs w:val="20"/>
                <w:lang w:val="uz-Cyrl-UZ"/>
                <w:rPrChange w:id="7348" w:author="Nozimjon Ortiqov" w:date="2026-02-24T09:31:00Z" w16du:dateUtc="2026-02-24T04:31:00Z">
                  <w:rPr>
                    <w:rFonts w:ascii="Roboto" w:hAnsi="Roboto"/>
                    <w:b/>
                    <w:bCs/>
                    <w:sz w:val="20"/>
                    <w:szCs w:val="20"/>
                  </w:rPr>
                </w:rPrChange>
              </w:rPr>
              <w:t>Гаровларни</w:t>
            </w:r>
            <w:r w:rsidRPr="009C4BAE">
              <w:rPr>
                <w:rFonts w:ascii="Roboto" w:hAnsi="Roboto"/>
                <w:sz w:val="20"/>
                <w:szCs w:val="20"/>
                <w:lang w:val="uz-Cyrl-UZ"/>
                <w:rPrChange w:id="7349"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50" w:author="Nozimjon Ortiqov" w:date="2026-02-24T09:31:00Z" w16du:dateUtc="2026-02-24T04:31:00Z">
                  <w:rPr>
                    <w:rFonts w:ascii="Roboto" w:hAnsi="Roboto"/>
                    <w:b/>
                    <w:bCs/>
                    <w:sz w:val="20"/>
                    <w:szCs w:val="20"/>
                  </w:rPr>
                </w:rPrChange>
              </w:rPr>
              <w:t>назорат</w:t>
            </w:r>
            <w:r w:rsidRPr="009C4BAE">
              <w:rPr>
                <w:rFonts w:ascii="Roboto" w:hAnsi="Roboto"/>
                <w:sz w:val="20"/>
                <w:szCs w:val="20"/>
                <w:lang w:val="uz-Cyrl-UZ"/>
                <w:rPrChange w:id="7351" w:author="Nozimjon Ortiqov" w:date="2026-02-24T09:31:00Z" w16du:dateUtc="2026-02-24T04:31:00Z">
                  <w:rPr>
                    <w:rFonts w:ascii="Roboto" w:hAnsi="Roboto"/>
                    <w:sz w:val="20"/>
                    <w:szCs w:val="20"/>
                  </w:rPr>
                </w:rPrChange>
              </w:rPr>
              <w:t xml:space="preserve"> қилиш учун </w:t>
            </w:r>
            <w:r w:rsidRPr="009C4BAE">
              <w:rPr>
                <w:rFonts w:ascii="Roboto" w:hAnsi="Roboto"/>
                <w:b/>
                <w:bCs/>
                <w:color w:val="0070C0"/>
                <w:sz w:val="20"/>
                <w:szCs w:val="20"/>
                <w:lang w:val="uz-Cyrl-UZ"/>
                <w:rPrChange w:id="7352" w:author="Nozimjon Ortiqov" w:date="2026-02-24T09:31:00Z" w16du:dateUtc="2026-02-24T04:31:00Z">
                  <w:rPr>
                    <w:rFonts w:ascii="Roboto" w:hAnsi="Roboto"/>
                    <w:b/>
                    <w:bCs/>
                    <w:color w:val="0070C0"/>
                    <w:sz w:val="20"/>
                    <w:szCs w:val="20"/>
                  </w:rPr>
                </w:rPrChange>
              </w:rPr>
              <w:t>ICBC</w:t>
            </w:r>
            <w:r w:rsidRPr="009C4BAE">
              <w:rPr>
                <w:rFonts w:ascii="Roboto" w:hAnsi="Roboto"/>
                <w:color w:val="0070C0"/>
                <w:sz w:val="20"/>
                <w:szCs w:val="20"/>
                <w:lang w:val="uz-Cyrl-UZ"/>
                <w:rPrChange w:id="7353"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354" w:author="Nozimjon Ortiqov" w:date="2026-02-24T09:31:00Z" w16du:dateUtc="2026-02-24T04:31:00Z">
                  <w:rPr>
                    <w:rFonts w:ascii="Roboto" w:hAnsi="Roboto"/>
                    <w:b/>
                    <w:bCs/>
                    <w:color w:val="0070C0"/>
                    <w:sz w:val="20"/>
                    <w:szCs w:val="20"/>
                  </w:rPr>
                </w:rPrChange>
              </w:rPr>
              <w:t>e-Prevention</w:t>
            </w:r>
            <w:r w:rsidRPr="009C4BAE">
              <w:rPr>
                <w:rFonts w:ascii="Roboto" w:hAnsi="Roboto"/>
                <w:color w:val="0070C0"/>
                <w:sz w:val="20"/>
                <w:szCs w:val="20"/>
                <w:lang w:val="uz-Cyrl-UZ"/>
                <w:rPrChange w:id="735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356" w:author="Nozimjon Ortiqov" w:date="2026-02-24T09:31:00Z" w16du:dateUtc="2026-02-24T04:31:00Z">
                  <w:rPr>
                    <w:rFonts w:ascii="Roboto" w:hAnsi="Roboto"/>
                    <w:sz w:val="20"/>
                    <w:szCs w:val="20"/>
                  </w:rPr>
                </w:rPrChange>
              </w:rPr>
              <w:t>рақамли платформасидан фойдаланади.</w:t>
            </w:r>
          </w:p>
          <w:p w14:paraId="0B17A588" w14:textId="77777777" w:rsidR="00484395" w:rsidRPr="009C4BAE" w:rsidRDefault="00484395" w:rsidP="001222C0">
            <w:pPr>
              <w:spacing w:after="80"/>
              <w:rPr>
                <w:rFonts w:ascii="Roboto" w:hAnsi="Roboto"/>
                <w:b/>
                <w:bCs/>
                <w:sz w:val="20"/>
                <w:szCs w:val="20"/>
                <w:lang w:val="uz-Cyrl-UZ"/>
                <w:rPrChange w:id="7357" w:author="Nozimjon Ortiqov" w:date="2026-02-24T09:31:00Z" w16du:dateUtc="2026-02-24T04:31:00Z">
                  <w:rPr>
                    <w:rFonts w:ascii="Roboto" w:hAnsi="Roboto"/>
                    <w:b/>
                    <w:bCs/>
                    <w:sz w:val="20"/>
                    <w:szCs w:val="20"/>
                  </w:rPr>
                </w:rPrChange>
              </w:rPr>
            </w:pPr>
            <w:r w:rsidRPr="009C4BAE">
              <w:rPr>
                <w:rFonts w:ascii="Roboto" w:hAnsi="Roboto" w:cs="Calibri"/>
                <w:b/>
                <w:bCs/>
                <w:color w:val="C00000"/>
                <w:sz w:val="20"/>
                <w:szCs w:val="20"/>
                <w:lang w:val="uz-Cyrl-UZ"/>
                <w:rPrChange w:id="7358" w:author="Nozimjon Ortiqov" w:date="2026-02-24T09:31:00Z" w16du:dateUtc="2026-02-24T04:31:00Z">
                  <w:rPr>
                    <w:rFonts w:ascii="Roboto" w:hAnsi="Roboto" w:cs="Calibri"/>
                    <w:b/>
                    <w:bCs/>
                    <w:color w:val="C00000"/>
                    <w:sz w:val="20"/>
                    <w:szCs w:val="20"/>
                  </w:rPr>
                </w:rPrChange>
              </w:rPr>
              <w:t>2</w:t>
            </w:r>
            <w:r w:rsidRPr="009C4BAE">
              <w:rPr>
                <w:rFonts w:ascii="Roboto" w:hAnsi="Roboto" w:cs="Calibri"/>
                <w:b/>
                <w:bCs/>
                <w:sz w:val="20"/>
                <w:szCs w:val="20"/>
                <w:lang w:val="uz-Cyrl-UZ"/>
                <w:rPrChange w:id="7359" w:author="Nozimjon Ortiqov" w:date="2026-02-24T09:31:00Z" w16du:dateUtc="2026-02-24T04:31:00Z">
                  <w:rPr>
                    <w:rFonts w:ascii="Roboto" w:hAnsi="Roboto" w:cs="Calibri"/>
                    <w:b/>
                    <w:bCs/>
                    <w:sz w:val="20"/>
                    <w:szCs w:val="20"/>
                  </w:rPr>
                </w:rPrChange>
              </w:rPr>
              <w:t>. Муаммоли</w:t>
            </w:r>
            <w:r w:rsidRPr="009C4BAE">
              <w:rPr>
                <w:rFonts w:ascii="Roboto" w:hAnsi="Roboto" w:cs="Calibri"/>
                <w:sz w:val="20"/>
                <w:szCs w:val="20"/>
                <w:lang w:val="uz-Cyrl-UZ"/>
                <w:rPrChange w:id="7360" w:author="Nozimjon Ortiqov" w:date="2026-02-24T09:31:00Z" w16du:dateUtc="2026-02-24T04:31:00Z">
                  <w:rPr>
                    <w:rFonts w:ascii="Roboto" w:hAnsi="Roboto" w:cs="Calibri"/>
                    <w:sz w:val="20"/>
                    <w:szCs w:val="20"/>
                  </w:rPr>
                </w:rPrChange>
              </w:rPr>
              <w:t xml:space="preserve"> </w:t>
            </w:r>
            <w:r w:rsidRPr="009C4BAE">
              <w:rPr>
                <w:rFonts w:ascii="Roboto" w:hAnsi="Roboto" w:cs="Calibri"/>
                <w:b/>
                <w:bCs/>
                <w:sz w:val="20"/>
                <w:szCs w:val="20"/>
                <w:lang w:val="uz-Cyrl-UZ"/>
                <w:rPrChange w:id="7361" w:author="Nozimjon Ortiqov" w:date="2026-02-24T09:31:00Z" w16du:dateUtc="2026-02-24T04:31:00Z">
                  <w:rPr>
                    <w:rFonts w:ascii="Roboto" w:hAnsi="Roboto" w:cs="Calibri"/>
                    <w:b/>
                    <w:bCs/>
                    <w:sz w:val="20"/>
                    <w:szCs w:val="20"/>
                  </w:rPr>
                </w:rPrChange>
              </w:rPr>
              <w:t>активларни</w:t>
            </w:r>
            <w:r w:rsidRPr="009C4BAE">
              <w:rPr>
                <w:rFonts w:ascii="Roboto" w:hAnsi="Roboto" w:cs="Calibri"/>
                <w:sz w:val="20"/>
                <w:szCs w:val="20"/>
                <w:lang w:val="uz-Cyrl-UZ"/>
                <w:rPrChange w:id="7362" w:author="Nozimjon Ortiqov" w:date="2026-02-24T09:31:00Z" w16du:dateUtc="2026-02-24T04:31:00Z">
                  <w:rPr>
                    <w:rFonts w:ascii="Roboto" w:hAnsi="Roboto" w:cs="Calibri"/>
                    <w:sz w:val="20"/>
                    <w:szCs w:val="20"/>
                  </w:rPr>
                </w:rPrChange>
              </w:rPr>
              <w:t xml:space="preserve"> фаол </w:t>
            </w:r>
            <w:r w:rsidRPr="009C4BAE">
              <w:rPr>
                <w:rFonts w:ascii="Roboto" w:hAnsi="Roboto" w:cs="Calibri"/>
                <w:b/>
                <w:bCs/>
                <w:color w:val="0070C0"/>
                <w:sz w:val="20"/>
                <w:szCs w:val="20"/>
                <w:lang w:val="uz-Cyrl-UZ"/>
                <w:rPrChange w:id="7363" w:author="Nozimjon Ortiqov" w:date="2026-02-24T09:31:00Z" w16du:dateUtc="2026-02-24T04:31:00Z">
                  <w:rPr>
                    <w:rFonts w:ascii="Roboto" w:hAnsi="Roboto" w:cs="Calibri"/>
                    <w:b/>
                    <w:bCs/>
                    <w:color w:val="0070C0"/>
                    <w:sz w:val="20"/>
                    <w:szCs w:val="20"/>
                  </w:rPr>
                </w:rPrChange>
              </w:rPr>
              <w:t>сотиш</w:t>
            </w:r>
            <w:r w:rsidRPr="009C4BAE">
              <w:rPr>
                <w:rFonts w:ascii="Roboto" w:hAnsi="Roboto" w:cs="Calibri"/>
                <w:color w:val="0070C0"/>
                <w:sz w:val="20"/>
                <w:szCs w:val="20"/>
                <w:lang w:val="uz-Cyrl-UZ"/>
                <w:rPrChange w:id="7364" w:author="Nozimjon Ortiqov" w:date="2026-02-24T09:31:00Z" w16du:dateUtc="2026-02-24T04:31:00Z">
                  <w:rPr>
                    <w:rFonts w:ascii="Roboto" w:hAnsi="Roboto" w:cs="Calibri"/>
                    <w:color w:val="0070C0"/>
                    <w:sz w:val="20"/>
                    <w:szCs w:val="20"/>
                  </w:rPr>
                </w:rPrChange>
              </w:rPr>
              <w:t xml:space="preserve"> </w:t>
            </w:r>
            <w:r w:rsidRPr="009C4BAE">
              <w:rPr>
                <w:rFonts w:ascii="Roboto" w:hAnsi="Roboto" w:cs="Calibri"/>
                <w:sz w:val="20"/>
                <w:szCs w:val="20"/>
                <w:lang w:val="uz-Cyrl-UZ"/>
                <w:rPrChange w:id="7365" w:author="Nozimjon Ortiqov" w:date="2026-02-24T09:31:00Z" w16du:dateUtc="2026-02-24T04:31:00Z">
                  <w:rPr>
                    <w:rFonts w:ascii="Roboto" w:hAnsi="Roboto" w:cs="Calibri"/>
                    <w:sz w:val="20"/>
                    <w:szCs w:val="20"/>
                  </w:rPr>
                </w:rPrChange>
              </w:rPr>
              <w:t>ва</w:t>
            </w:r>
            <w:r w:rsidRPr="009C4BAE">
              <w:rPr>
                <w:rFonts w:ascii="Roboto" w:hAnsi="Roboto" w:cs="Calibri"/>
                <w:b/>
                <w:bCs/>
                <w:sz w:val="20"/>
                <w:szCs w:val="20"/>
                <w:lang w:val="uz-Cyrl-UZ"/>
                <w:rPrChange w:id="7366" w:author="Nozimjon Ortiqov" w:date="2026-02-24T09:31:00Z" w16du:dateUtc="2026-02-24T04:31:00Z">
                  <w:rPr>
                    <w:rFonts w:ascii="Roboto" w:hAnsi="Roboto" w:cs="Calibri"/>
                    <w:b/>
                    <w:bCs/>
                    <w:sz w:val="20"/>
                    <w:szCs w:val="20"/>
                  </w:rPr>
                </w:rPrChange>
              </w:rPr>
              <w:t xml:space="preserve"> балансдан чиқариш</w:t>
            </w:r>
          </w:p>
        </w:tc>
      </w:tr>
      <w:tr w:rsidR="00484395" w:rsidRPr="009C4BAE" w14:paraId="35C3B498" w14:textId="77777777" w:rsidTr="001222C0">
        <w:trPr>
          <w:trHeight w:val="1122"/>
        </w:trPr>
        <w:tc>
          <w:tcPr>
            <w:tcW w:w="1727" w:type="dxa"/>
            <w:shd w:val="clear" w:color="auto" w:fill="DEEAF6" w:themeFill="accent5" w:themeFillTint="33"/>
          </w:tcPr>
          <w:p w14:paraId="2308723C" w14:textId="77777777" w:rsidR="00484395" w:rsidRPr="009C4BAE" w:rsidRDefault="00484395" w:rsidP="001222C0">
            <w:pPr>
              <w:spacing w:after="80"/>
              <w:rPr>
                <w:rFonts w:ascii="Roboto" w:hAnsi="Roboto"/>
                <w:b/>
                <w:bCs/>
                <w:sz w:val="20"/>
                <w:szCs w:val="20"/>
                <w:lang w:val="uz-Cyrl-UZ"/>
                <w:rPrChange w:id="7367"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7368" w:author="Nozimjon Ortiqov" w:date="2026-02-24T09:31:00Z" w16du:dateUtc="2026-02-24T04:31:00Z">
                  <w:rPr>
                    <w:rFonts w:ascii="Roboto" w:hAnsi="Roboto"/>
                    <w:b/>
                    <w:bCs/>
                    <w:sz w:val="20"/>
                    <w:szCs w:val="20"/>
                  </w:rPr>
                </w:rPrChange>
              </w:rPr>
              <w:t>Legal collection</w:t>
            </w:r>
          </w:p>
        </w:tc>
        <w:tc>
          <w:tcPr>
            <w:tcW w:w="3714" w:type="dxa"/>
          </w:tcPr>
          <w:p w14:paraId="16132E1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369"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7370"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7371"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72"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7373" w:author="Nozimjon Ortiqov" w:date="2026-02-24T09:31:00Z" w16du:dateUtc="2026-02-24T04:31:00Z">
                  <w:rPr>
                    <w:rFonts w:ascii="Roboto" w:hAnsi="Roboto"/>
                    <w:sz w:val="20"/>
                    <w:szCs w:val="20"/>
                  </w:rPr>
                </w:rPrChange>
              </w:rPr>
              <w:t xml:space="preserve"> амалга оширилади.</w:t>
            </w:r>
          </w:p>
          <w:p w14:paraId="78DB9DA3" w14:textId="77777777" w:rsidR="00484395" w:rsidRPr="009C4BAE" w:rsidRDefault="00484395" w:rsidP="001222C0">
            <w:pPr>
              <w:spacing w:after="80"/>
              <w:rPr>
                <w:rFonts w:ascii="Roboto" w:hAnsi="Roboto"/>
                <w:b/>
                <w:bCs/>
                <w:sz w:val="20"/>
                <w:szCs w:val="20"/>
                <w:lang w:val="uz-Cyrl-UZ"/>
                <w:rPrChange w:id="737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375"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76"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377"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7378"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7379" w:author="Nozimjon Ortiqov" w:date="2026-02-24T09:31:00Z" w16du:dateUtc="2026-02-24T04:31:00Z">
                  <w:rPr>
                    <w:rFonts w:ascii="Roboto" w:hAnsi="Roboto"/>
                    <w:b/>
                    <w:bCs/>
                    <w:sz w:val="20"/>
                    <w:szCs w:val="20"/>
                  </w:rPr>
                </w:rPrChange>
              </w:rPr>
              <w:t>тизимга уланмаган.</w:t>
            </w:r>
          </w:p>
        </w:tc>
        <w:tc>
          <w:tcPr>
            <w:tcW w:w="3715" w:type="dxa"/>
          </w:tcPr>
          <w:p w14:paraId="1C3B776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380"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7381"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738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83"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7384" w:author="Nozimjon Ortiqov" w:date="2026-02-24T09:31:00Z" w16du:dateUtc="2026-02-24T04:31:00Z">
                  <w:rPr>
                    <w:rFonts w:ascii="Roboto" w:hAnsi="Roboto"/>
                    <w:sz w:val="20"/>
                    <w:szCs w:val="20"/>
                  </w:rPr>
                </w:rPrChange>
              </w:rPr>
              <w:t xml:space="preserve"> амалга оширилади.</w:t>
            </w:r>
          </w:p>
          <w:p w14:paraId="306016DD" w14:textId="77777777" w:rsidR="00484395" w:rsidRPr="009C4BAE" w:rsidRDefault="00484395" w:rsidP="001222C0">
            <w:pPr>
              <w:spacing w:after="80"/>
              <w:rPr>
                <w:rFonts w:ascii="Roboto" w:hAnsi="Roboto"/>
                <w:sz w:val="20"/>
                <w:szCs w:val="20"/>
                <w:lang w:val="uz-Cyrl-UZ"/>
                <w:rPrChange w:id="7385"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386"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87"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388"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7389"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7390" w:author="Nozimjon Ortiqov" w:date="2026-02-24T09:31:00Z" w16du:dateUtc="2026-02-24T04:31:00Z">
                  <w:rPr>
                    <w:rFonts w:ascii="Roboto" w:hAnsi="Roboto"/>
                    <w:b/>
                    <w:bCs/>
                    <w:sz w:val="20"/>
                    <w:szCs w:val="20"/>
                  </w:rPr>
                </w:rPrChange>
              </w:rPr>
              <w:t>тизимга уланмаган.</w:t>
            </w:r>
          </w:p>
        </w:tc>
        <w:tc>
          <w:tcPr>
            <w:tcW w:w="3715" w:type="dxa"/>
          </w:tcPr>
          <w:p w14:paraId="7159E67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391"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92"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393" w:author="Nozimjon Ortiqov" w:date="2026-02-24T09:31:00Z" w16du:dateUtc="2026-02-24T04:31:00Z">
                  <w:rPr>
                    <w:rFonts w:ascii="Roboto" w:hAnsi="Roboto"/>
                    <w:b/>
                    <w:bCs/>
                    <w:sz w:val="20"/>
                    <w:szCs w:val="20"/>
                  </w:rPr>
                </w:rPrChange>
              </w:rPr>
              <w:t>Ҳужжатлар</w:t>
            </w:r>
            <w:r w:rsidRPr="009C4BAE">
              <w:rPr>
                <w:rFonts w:ascii="Roboto" w:hAnsi="Roboto"/>
                <w:sz w:val="20"/>
                <w:szCs w:val="20"/>
                <w:lang w:val="uz-Cyrl-UZ"/>
                <w:rPrChange w:id="7394"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95" w:author="Nozimjon Ortiqov" w:date="2026-02-24T09:31:00Z" w16du:dateUtc="2026-02-24T04:31:00Z">
                  <w:rPr>
                    <w:rFonts w:ascii="Roboto" w:hAnsi="Roboto"/>
                    <w:b/>
                    <w:bCs/>
                    <w:sz w:val="20"/>
                    <w:szCs w:val="20"/>
                  </w:rPr>
                </w:rPrChange>
              </w:rPr>
              <w:t>онлайн</w:t>
            </w:r>
            <w:r w:rsidRPr="009C4BAE">
              <w:rPr>
                <w:rFonts w:ascii="Roboto" w:hAnsi="Roboto"/>
                <w:sz w:val="20"/>
                <w:szCs w:val="20"/>
                <w:lang w:val="uz-Cyrl-UZ"/>
                <w:rPrChange w:id="7396" w:author="Nozimjon Ortiqov" w:date="2026-02-24T09:31:00Z" w16du:dateUtc="2026-02-24T04:31:00Z">
                  <w:rPr>
                    <w:rFonts w:ascii="Roboto" w:hAnsi="Roboto"/>
                    <w:sz w:val="20"/>
                    <w:szCs w:val="20"/>
                  </w:rPr>
                </w:rPrChange>
              </w:rPr>
              <w:t xml:space="preserve"> шакллантирилади ва </w:t>
            </w:r>
            <w:r w:rsidRPr="009C4BAE">
              <w:rPr>
                <w:rFonts w:ascii="Roboto" w:hAnsi="Roboto"/>
                <w:b/>
                <w:bCs/>
                <w:sz w:val="20"/>
                <w:szCs w:val="20"/>
                <w:lang w:val="uz-Cyrl-UZ"/>
                <w:rPrChange w:id="7397" w:author="Nozimjon Ortiqov" w:date="2026-02-24T09:31:00Z" w16du:dateUtc="2026-02-24T04:31:00Z">
                  <w:rPr>
                    <w:rFonts w:ascii="Roboto" w:hAnsi="Roboto"/>
                    <w:b/>
                    <w:bCs/>
                    <w:sz w:val="20"/>
                    <w:szCs w:val="20"/>
                  </w:rPr>
                </w:rPrChange>
              </w:rPr>
              <w:t>топширилади</w:t>
            </w:r>
            <w:r w:rsidRPr="009C4BAE">
              <w:rPr>
                <w:rFonts w:ascii="Roboto" w:hAnsi="Roboto"/>
                <w:sz w:val="20"/>
                <w:szCs w:val="20"/>
                <w:lang w:val="uz-Cyrl-UZ"/>
                <w:rPrChange w:id="7398" w:author="Nozimjon Ortiqov" w:date="2026-02-24T09:31:00Z" w16du:dateUtc="2026-02-24T04:31:00Z">
                  <w:rPr>
                    <w:rFonts w:ascii="Roboto" w:hAnsi="Roboto"/>
                    <w:sz w:val="20"/>
                    <w:szCs w:val="20"/>
                  </w:rPr>
                </w:rPrChange>
              </w:rPr>
              <w:t>.</w:t>
            </w:r>
          </w:p>
          <w:p w14:paraId="20EB365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Ижро хизматлари </w:t>
            </w:r>
            <w:r w:rsidRPr="009C4BAE">
              <w:rPr>
                <w:rFonts w:ascii="Roboto" w:hAnsi="Roboto"/>
                <w:b/>
                <w:bCs/>
                <w:color w:val="0070C0"/>
                <w:sz w:val="20"/>
                <w:szCs w:val="20"/>
                <w:lang w:val="uz-Cyrl-UZ"/>
              </w:rPr>
              <w:t xml:space="preserve">Barclays </w:t>
            </w:r>
            <w:r w:rsidRPr="009C4BAE">
              <w:rPr>
                <w:rFonts w:ascii="Roboto" w:hAnsi="Roboto"/>
                <w:b/>
                <w:bCs/>
                <w:sz w:val="20"/>
                <w:szCs w:val="20"/>
                <w:lang w:val="uz-Cyrl-UZ"/>
              </w:rPr>
              <w:t>рақамли тизимига уланган.</w:t>
            </w:r>
          </w:p>
        </w:tc>
        <w:tc>
          <w:tcPr>
            <w:tcW w:w="3715" w:type="dxa"/>
          </w:tcPr>
          <w:p w14:paraId="7A8FF8EC" w14:textId="77777777" w:rsidR="00484395" w:rsidRPr="009C4BAE" w:rsidRDefault="00484395" w:rsidP="001222C0">
            <w:pPr>
              <w:spacing w:after="80"/>
              <w:rPr>
                <w:rFonts w:ascii="Roboto" w:hAnsi="Roboto"/>
                <w:sz w:val="20"/>
                <w:szCs w:val="20"/>
                <w:lang w:val="uz-Cyrl-UZ"/>
                <w:rPrChange w:id="739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400"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401" w:author="Nozimjon Ortiqov" w:date="2026-02-24T09:31:00Z" w16du:dateUtc="2026-02-24T04:31:00Z">
                  <w:rPr>
                    <w:rFonts w:ascii="Roboto" w:hAnsi="Roboto"/>
                    <w:sz w:val="20"/>
                    <w:szCs w:val="20"/>
                  </w:rPr>
                </w:rPrChange>
              </w:rPr>
              <w:t> Ҳужжатлар «</w:t>
            </w:r>
            <w:r w:rsidRPr="009C4BAE">
              <w:rPr>
                <w:rFonts w:ascii="Roboto" w:hAnsi="Roboto"/>
                <w:b/>
                <w:bCs/>
                <w:color w:val="0070C0"/>
                <w:sz w:val="20"/>
                <w:szCs w:val="20"/>
                <w:lang w:val="uz-Cyrl-UZ"/>
                <w:rPrChange w:id="7402" w:author="Nozimjon Ortiqov" w:date="2026-02-24T09:31:00Z" w16du:dateUtc="2026-02-24T04:31:00Z">
                  <w:rPr>
                    <w:rFonts w:ascii="Roboto" w:hAnsi="Roboto"/>
                    <w:b/>
                    <w:bCs/>
                    <w:color w:val="0070C0"/>
                    <w:sz w:val="20"/>
                    <w:szCs w:val="20"/>
                  </w:rPr>
                </w:rPrChange>
              </w:rPr>
              <w:t>Интернет</w:t>
            </w:r>
            <w:r w:rsidRPr="009C4BAE">
              <w:rPr>
                <w:rFonts w:ascii="Roboto" w:hAnsi="Roboto"/>
                <w:sz w:val="20"/>
                <w:szCs w:val="20"/>
                <w:lang w:val="uz-Cyrl-UZ"/>
                <w:rPrChange w:id="7403"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404" w:author="Nozimjon Ortiqov" w:date="2026-02-24T09:31:00Z" w16du:dateUtc="2026-02-24T04:31:00Z">
                  <w:rPr>
                    <w:rFonts w:ascii="Roboto" w:hAnsi="Roboto"/>
                    <w:b/>
                    <w:bCs/>
                    <w:color w:val="0070C0"/>
                    <w:sz w:val="20"/>
                    <w:szCs w:val="20"/>
                  </w:rPr>
                </w:rPrChange>
              </w:rPr>
              <w:t>судлар</w:t>
            </w:r>
            <w:r w:rsidRPr="009C4BAE">
              <w:rPr>
                <w:rFonts w:ascii="Roboto" w:hAnsi="Roboto"/>
                <w:sz w:val="20"/>
                <w:szCs w:val="20"/>
                <w:lang w:val="uz-Cyrl-UZ"/>
                <w:rPrChange w:id="7405" w:author="Nozimjon Ortiqov" w:date="2026-02-24T09:31:00Z" w16du:dateUtc="2026-02-24T04:31:00Z">
                  <w:rPr>
                    <w:rFonts w:ascii="Roboto" w:hAnsi="Roboto"/>
                    <w:sz w:val="20"/>
                    <w:szCs w:val="20"/>
                  </w:rPr>
                </w:rPrChange>
              </w:rPr>
              <w:t xml:space="preserve">» тизими орқали </w:t>
            </w:r>
            <w:r w:rsidRPr="009C4BAE">
              <w:rPr>
                <w:rFonts w:ascii="Roboto" w:hAnsi="Roboto"/>
                <w:b/>
                <w:bCs/>
                <w:sz w:val="20"/>
                <w:szCs w:val="20"/>
                <w:lang w:val="uz-Cyrl-UZ"/>
                <w:rPrChange w:id="7406" w:author="Nozimjon Ortiqov" w:date="2026-02-24T09:31:00Z" w16du:dateUtc="2026-02-24T04:31:00Z">
                  <w:rPr>
                    <w:rFonts w:ascii="Roboto" w:hAnsi="Roboto"/>
                    <w:b/>
                    <w:bCs/>
                    <w:sz w:val="20"/>
                    <w:szCs w:val="20"/>
                  </w:rPr>
                </w:rPrChange>
              </w:rPr>
              <w:t>онлайн</w:t>
            </w:r>
            <w:r w:rsidRPr="009C4BAE">
              <w:rPr>
                <w:rFonts w:ascii="Roboto" w:hAnsi="Roboto"/>
                <w:sz w:val="20"/>
                <w:szCs w:val="20"/>
                <w:lang w:val="uz-Cyrl-UZ"/>
                <w:rPrChange w:id="7407" w:author="Nozimjon Ortiqov" w:date="2026-02-24T09:31:00Z" w16du:dateUtc="2026-02-24T04:31:00Z">
                  <w:rPr>
                    <w:rFonts w:ascii="Roboto" w:hAnsi="Roboto"/>
                    <w:sz w:val="20"/>
                    <w:szCs w:val="20"/>
                  </w:rPr>
                </w:rPrChange>
              </w:rPr>
              <w:t xml:space="preserve"> шакллантирилади ва </w:t>
            </w:r>
            <w:r w:rsidRPr="009C4BAE">
              <w:rPr>
                <w:rFonts w:ascii="Roboto" w:hAnsi="Roboto"/>
                <w:b/>
                <w:bCs/>
                <w:sz w:val="20"/>
                <w:szCs w:val="20"/>
                <w:lang w:val="uz-Cyrl-UZ"/>
                <w:rPrChange w:id="7408" w:author="Nozimjon Ortiqov" w:date="2026-02-24T09:31:00Z" w16du:dateUtc="2026-02-24T04:31:00Z">
                  <w:rPr>
                    <w:rFonts w:ascii="Roboto" w:hAnsi="Roboto"/>
                    <w:b/>
                    <w:bCs/>
                    <w:sz w:val="20"/>
                    <w:szCs w:val="20"/>
                  </w:rPr>
                </w:rPrChange>
              </w:rPr>
              <w:t>топширилади</w:t>
            </w:r>
            <w:r w:rsidRPr="009C4BAE">
              <w:rPr>
                <w:rFonts w:ascii="Roboto" w:hAnsi="Roboto"/>
                <w:sz w:val="20"/>
                <w:szCs w:val="20"/>
                <w:lang w:val="uz-Cyrl-UZ"/>
                <w:rPrChange w:id="7409" w:author="Nozimjon Ortiqov" w:date="2026-02-24T09:31:00Z" w16du:dateUtc="2026-02-24T04:31:00Z">
                  <w:rPr>
                    <w:rFonts w:ascii="Roboto" w:hAnsi="Roboto"/>
                    <w:sz w:val="20"/>
                    <w:szCs w:val="20"/>
                  </w:rPr>
                </w:rPrChange>
              </w:rPr>
              <w:t>.</w:t>
            </w:r>
          </w:p>
          <w:p w14:paraId="004D6FB9" w14:textId="77777777" w:rsidR="00484395" w:rsidRPr="009C4BAE" w:rsidRDefault="00484395" w:rsidP="001222C0">
            <w:pPr>
              <w:spacing w:after="80"/>
              <w:rPr>
                <w:rFonts w:ascii="Roboto" w:hAnsi="Roboto"/>
                <w:b/>
                <w:bCs/>
                <w:sz w:val="20"/>
                <w:szCs w:val="20"/>
                <w:lang w:val="uz-Cyrl-UZ"/>
                <w:rPrChange w:id="741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411"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412" w:author="Nozimjon Ortiqov" w:date="2026-02-24T09:31:00Z" w16du:dateUtc="2026-02-24T04:31:00Z">
                  <w:rPr>
                    <w:rFonts w:ascii="Roboto" w:hAnsi="Roboto"/>
                    <w:sz w:val="20"/>
                    <w:szCs w:val="20"/>
                  </w:rPr>
                </w:rPrChange>
              </w:rPr>
              <w:t> </w:t>
            </w:r>
            <w:r w:rsidRPr="009C4BAE">
              <w:rPr>
                <w:rFonts w:ascii="Roboto" w:hAnsi="Roboto"/>
                <w:sz w:val="20"/>
                <w:szCs w:val="20"/>
                <w:lang w:val="uz-Cyrl-UZ"/>
              </w:rPr>
              <w:t xml:space="preserve">Ижро хизматлари </w:t>
            </w:r>
            <w:r w:rsidRPr="009C4BAE">
              <w:rPr>
                <w:rFonts w:ascii="Roboto" w:hAnsi="Roboto"/>
                <w:b/>
                <w:bCs/>
                <w:color w:val="0070C0"/>
                <w:sz w:val="20"/>
                <w:szCs w:val="20"/>
                <w:lang w:val="uz-Cyrl-UZ"/>
                <w:rPrChange w:id="7413" w:author="Nozimjon Ortiqov" w:date="2026-02-24T09:31:00Z" w16du:dateUtc="2026-02-24T04:31:00Z">
                  <w:rPr>
                    <w:rFonts w:ascii="Roboto" w:hAnsi="Roboto"/>
                    <w:b/>
                    <w:bCs/>
                    <w:color w:val="0070C0"/>
                    <w:sz w:val="20"/>
                    <w:szCs w:val="20"/>
                  </w:rPr>
                </w:rPrChange>
              </w:rPr>
              <w:t>ICBC</w:t>
            </w:r>
            <w:r w:rsidRPr="009C4BAE">
              <w:rPr>
                <w:rFonts w:ascii="Roboto" w:hAnsi="Roboto"/>
                <w:b/>
                <w:bCs/>
                <w:sz w:val="20"/>
                <w:szCs w:val="20"/>
                <w:lang w:val="uz-Cyrl-UZ"/>
              </w:rPr>
              <w:t xml:space="preserve"> рақамли тизимига уланган. </w:t>
            </w:r>
          </w:p>
        </w:tc>
      </w:tr>
    </w:tbl>
    <w:p w14:paraId="2FF40164" w14:textId="4138699E" w:rsidR="00484395" w:rsidRPr="009C4BAE" w:rsidDel="00765FD2" w:rsidRDefault="00484395" w:rsidP="00484395">
      <w:pPr>
        <w:rPr>
          <w:del w:id="7414" w:author="Nozimjon Ortiqov" w:date="2026-02-23T20:25:00Z" w16du:dateUtc="2026-02-23T15:25:00Z"/>
          <w:rFonts w:ascii="Roboto" w:eastAsia="Times New Roman" w:hAnsi="Roboto" w:cstheme="minorHAnsi"/>
          <w:b/>
          <w:bCs/>
          <w:color w:val="C00000"/>
          <w:sz w:val="26"/>
          <w:szCs w:val="26"/>
          <w:lang w:val="uz-Cyrl-UZ" w:eastAsia="ru-RU"/>
          <w:rPrChange w:id="7415" w:author="Nozimjon Ortiqov" w:date="2026-02-24T09:31:00Z" w16du:dateUtc="2026-02-24T04:31:00Z">
            <w:rPr>
              <w:del w:id="7416" w:author="Nozimjon Ortiqov" w:date="2026-02-23T20:25:00Z" w16du:dateUtc="2026-02-23T15:25:00Z"/>
              <w:rFonts w:ascii="Roboto" w:eastAsia="Times New Roman" w:hAnsi="Roboto" w:cstheme="minorHAnsi"/>
              <w:b/>
              <w:bCs/>
              <w:color w:val="C00000"/>
              <w:sz w:val="26"/>
              <w:szCs w:val="26"/>
              <w:lang w:eastAsia="ru-RU"/>
            </w:rPr>
          </w:rPrChange>
        </w:rPr>
      </w:pPr>
    </w:p>
    <w:p w14:paraId="3EE616D8" w14:textId="04C60AB2" w:rsidR="00484395" w:rsidRPr="009C4BAE" w:rsidDel="00765FD2" w:rsidRDefault="00484395" w:rsidP="00484395">
      <w:pPr>
        <w:rPr>
          <w:del w:id="7417" w:author="Nozimjon Ortiqov" w:date="2026-02-23T20:25:00Z" w16du:dateUtc="2026-02-23T15:25:00Z"/>
          <w:rFonts w:ascii="Roboto" w:eastAsia="Times New Roman" w:hAnsi="Roboto" w:cstheme="minorHAnsi"/>
          <w:b/>
          <w:bCs/>
          <w:color w:val="C00000"/>
          <w:sz w:val="26"/>
          <w:szCs w:val="26"/>
          <w:lang w:val="uz-Cyrl-UZ" w:eastAsia="ru-RU"/>
        </w:rPr>
      </w:pPr>
    </w:p>
    <w:p w14:paraId="1C073B2E" w14:textId="4DF17831" w:rsidR="00484395" w:rsidRPr="009C4BAE" w:rsidDel="00765FD2" w:rsidRDefault="00484395" w:rsidP="00484395">
      <w:pPr>
        <w:rPr>
          <w:del w:id="7418" w:author="Nozimjon Ortiqov" w:date="2026-02-23T20:25:00Z" w16du:dateUtc="2026-02-23T15:25:00Z"/>
          <w:rFonts w:ascii="Roboto" w:eastAsia="Times New Roman" w:hAnsi="Roboto" w:cstheme="minorHAnsi"/>
          <w:b/>
          <w:bCs/>
          <w:color w:val="C00000"/>
          <w:sz w:val="26"/>
          <w:szCs w:val="26"/>
          <w:lang w:val="uz-Cyrl-UZ" w:eastAsia="ru-RU"/>
        </w:rPr>
      </w:pPr>
    </w:p>
    <w:p w14:paraId="5C761DF7" w14:textId="77777777" w:rsidR="00484395" w:rsidRPr="009C4BAE" w:rsidRDefault="00484395" w:rsidP="00484395">
      <w:pPr>
        <w:rPr>
          <w:rFonts w:ascii="Roboto" w:eastAsia="Times New Roman" w:hAnsi="Roboto" w:cstheme="minorHAnsi"/>
          <w:b/>
          <w:bCs/>
          <w:color w:val="C00000"/>
          <w:sz w:val="26"/>
          <w:szCs w:val="26"/>
          <w:lang w:val="uz-Cyrl-UZ" w:eastAsia="ru-RU"/>
        </w:rPr>
      </w:pPr>
      <w:r w:rsidRPr="009C4BAE">
        <w:rPr>
          <w:rFonts w:ascii="Roboto" w:eastAsia="Times New Roman" w:hAnsi="Roboto" w:cstheme="minorHAnsi"/>
          <w:b/>
          <w:bCs/>
          <w:color w:val="C00000"/>
          <w:sz w:val="26"/>
          <w:szCs w:val="26"/>
          <w:lang w:val="uz-Cyrl-UZ" w:eastAsia="ru-RU"/>
        </w:rPr>
        <w:br w:type="page"/>
      </w:r>
    </w:p>
    <w:p w14:paraId="3A6866CC"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30"/>
          <w:pgSz w:w="16838" w:h="11906" w:orient="landscape"/>
          <w:pgMar w:top="284" w:right="1134" w:bottom="0" w:left="1134" w:header="709" w:footer="709" w:gutter="0"/>
          <w:cols w:space="708"/>
          <w:titlePg/>
          <w:docGrid w:linePitch="360"/>
        </w:sectPr>
      </w:pPr>
    </w:p>
    <w:p w14:paraId="523C6052" w14:textId="51F02C22" w:rsidR="00484395" w:rsidRPr="00AE21CE" w:rsidRDefault="00484395">
      <w:pPr>
        <w:pStyle w:val="1"/>
        <w:spacing w:before="120" w:line="288" w:lineRule="auto"/>
        <w:ind w:firstLine="567"/>
        <w:jc w:val="center"/>
        <w:rPr>
          <w:rFonts w:ascii="Roboto" w:hAnsi="Roboto" w:cstheme="minorHAnsi"/>
          <w:b/>
          <w:bCs/>
          <w:color w:val="002060"/>
          <w:sz w:val="26"/>
          <w:szCs w:val="26"/>
          <w:lang w:val="uz-Cyrl-UZ"/>
          <w:rPrChange w:id="7419" w:author="Nozimjon Ortiqov" w:date="2026-02-24T09:39:00Z" w16du:dateUtc="2026-02-24T04:39:00Z">
            <w:rPr>
              <w:rFonts w:ascii="Roboto" w:hAnsi="Roboto" w:cstheme="minorHAnsi"/>
              <w:b/>
              <w:bCs/>
              <w:color w:val="002060"/>
              <w:lang w:val="uz-Cyrl-UZ"/>
            </w:rPr>
          </w:rPrChange>
        </w:rPr>
        <w:pPrChange w:id="7420" w:author="Nozimjon Ortiqov" w:date="2026-02-24T13:43:00Z" w16du:dateUtc="2026-02-24T08:43:00Z">
          <w:pPr>
            <w:pStyle w:val="1"/>
            <w:spacing w:after="240" w:line="288" w:lineRule="auto"/>
            <w:ind w:firstLine="567"/>
            <w:jc w:val="center"/>
          </w:pPr>
        </w:pPrChange>
      </w:pPr>
      <w:bookmarkStart w:id="7421" w:name="_Toc222418132"/>
      <w:bookmarkStart w:id="7422" w:name="_Toc222474141"/>
      <w:bookmarkStart w:id="7423" w:name="_Toc222630399"/>
      <w:r w:rsidRPr="00AE21CE">
        <w:rPr>
          <w:rFonts w:ascii="Roboto" w:hAnsi="Roboto" w:cstheme="minorHAnsi"/>
          <w:b/>
          <w:bCs/>
          <w:color w:val="002060"/>
          <w:sz w:val="26"/>
          <w:szCs w:val="26"/>
          <w:lang w:val="uz-Cyrl-UZ"/>
          <w:rPrChange w:id="7424" w:author="Nozimjon Ortiqov" w:date="2026-02-24T09:39:00Z" w16du:dateUtc="2026-02-24T04:39:00Z">
            <w:rPr>
              <w:rFonts w:ascii="Roboto" w:hAnsi="Roboto" w:cstheme="minorHAnsi"/>
              <w:b/>
              <w:bCs/>
              <w:color w:val="002060"/>
              <w:lang w:val="uz-Cyrl-UZ"/>
            </w:rPr>
          </w:rPrChange>
        </w:rPr>
        <w:lastRenderedPageBreak/>
        <w:t xml:space="preserve">10-илова. </w:t>
      </w:r>
      <w:ins w:id="7425" w:author="Nozimjon Ortiqov" w:date="2026-02-23T20:16:00Z" w16du:dateUtc="2026-02-23T15:16:00Z">
        <w:r w:rsidR="00FD7EC5" w:rsidRPr="00AE21CE">
          <w:rPr>
            <w:rFonts w:ascii="Roboto" w:hAnsi="Roboto" w:cstheme="minorHAnsi"/>
            <w:b/>
            <w:bCs/>
            <w:color w:val="002060"/>
            <w:sz w:val="26"/>
            <w:szCs w:val="26"/>
            <w:lang w:val="uz-Cyrl-UZ"/>
            <w:rPrChange w:id="7426" w:author="Nozimjon Ortiqov" w:date="2026-02-24T09:39:00Z" w16du:dateUtc="2026-02-24T04:39:00Z">
              <w:rPr>
                <w:rFonts w:ascii="Roboto" w:hAnsi="Roboto" w:cstheme="minorHAnsi"/>
                <w:b/>
                <w:bCs/>
                <w:color w:val="002060"/>
                <w:sz w:val="28"/>
                <w:szCs w:val="28"/>
                <w:lang w:val="uz-Cyrl-UZ"/>
              </w:rPr>
            </w:rPrChange>
          </w:rPr>
          <w:t xml:space="preserve">Ўзбекистонда </w:t>
        </w:r>
      </w:ins>
      <w:del w:id="7427" w:author="Nozimjon Ortiqov" w:date="2026-02-23T20:16:00Z" w16du:dateUtc="2026-02-23T15:16:00Z">
        <w:r w:rsidRPr="00AE21CE" w:rsidDel="00FD7EC5">
          <w:rPr>
            <w:rFonts w:ascii="Roboto" w:hAnsi="Roboto" w:cstheme="minorHAnsi"/>
            <w:b/>
            <w:bCs/>
            <w:color w:val="002060"/>
            <w:sz w:val="26"/>
            <w:szCs w:val="26"/>
            <w:lang w:val="uz-Cyrl-UZ"/>
            <w:rPrChange w:id="7428" w:author="Nozimjon Ortiqov" w:date="2026-02-24T09:39:00Z" w16du:dateUtc="2026-02-24T04:39:00Z">
              <w:rPr>
                <w:rFonts w:ascii="Roboto" w:hAnsi="Roboto" w:cstheme="minorHAnsi"/>
                <w:b/>
                <w:bCs/>
                <w:color w:val="002060"/>
                <w:lang w:val="uz-Cyrl-UZ"/>
              </w:rPr>
            </w:rPrChange>
          </w:rPr>
          <w:delText xml:space="preserve">Қарзни </w:delText>
        </w:r>
      </w:del>
      <w:ins w:id="7429" w:author="Nozimjon Ortiqov" w:date="2026-02-23T20:16:00Z" w16du:dateUtc="2026-02-23T15:16:00Z">
        <w:r w:rsidR="00FD7EC5" w:rsidRPr="00AE21CE">
          <w:rPr>
            <w:rFonts w:ascii="Roboto" w:hAnsi="Roboto" w:cstheme="minorHAnsi"/>
            <w:b/>
            <w:bCs/>
            <w:color w:val="002060"/>
            <w:sz w:val="26"/>
            <w:szCs w:val="26"/>
            <w:lang w:val="uz-Cyrl-UZ"/>
            <w:rPrChange w:id="7430" w:author="Nozimjon Ortiqov" w:date="2026-02-24T09:39:00Z" w16du:dateUtc="2026-02-24T04:39:00Z">
              <w:rPr>
                <w:rFonts w:ascii="Roboto" w:hAnsi="Roboto" w:cstheme="minorHAnsi"/>
                <w:b/>
                <w:bCs/>
                <w:color w:val="002060"/>
                <w:sz w:val="28"/>
                <w:szCs w:val="28"/>
                <w:lang w:val="uz-Cyrl-UZ"/>
              </w:rPr>
            </w:rPrChange>
          </w:rPr>
          <w:t>қ</w:t>
        </w:r>
        <w:r w:rsidR="00FD7EC5" w:rsidRPr="00AE21CE">
          <w:rPr>
            <w:rFonts w:ascii="Roboto" w:hAnsi="Roboto" w:cstheme="minorHAnsi"/>
            <w:b/>
            <w:bCs/>
            <w:color w:val="002060"/>
            <w:sz w:val="26"/>
            <w:szCs w:val="26"/>
            <w:lang w:val="uz-Cyrl-UZ"/>
            <w:rPrChange w:id="7431" w:author="Nozimjon Ortiqov" w:date="2026-02-24T09:39:00Z" w16du:dateUtc="2026-02-24T04:39:00Z">
              <w:rPr>
                <w:rFonts w:ascii="Roboto" w:hAnsi="Roboto" w:cstheme="minorHAnsi"/>
                <w:b/>
                <w:bCs/>
                <w:color w:val="002060"/>
                <w:lang w:val="uz-Cyrl-UZ"/>
              </w:rPr>
            </w:rPrChange>
          </w:rPr>
          <w:t>арз</w:t>
        </w:r>
        <w:r w:rsidR="00FD7EC5" w:rsidRPr="00AE21CE">
          <w:rPr>
            <w:rFonts w:ascii="Roboto" w:hAnsi="Roboto" w:cstheme="minorHAnsi"/>
            <w:b/>
            <w:bCs/>
            <w:color w:val="002060"/>
            <w:sz w:val="26"/>
            <w:szCs w:val="26"/>
            <w:lang w:val="uz-Cyrl-UZ"/>
            <w:rPrChange w:id="7432" w:author="Nozimjon Ortiqov" w:date="2026-02-24T09:39:00Z" w16du:dateUtc="2026-02-24T04:39:00Z">
              <w:rPr>
                <w:rFonts w:ascii="Roboto" w:hAnsi="Roboto" w:cstheme="minorHAnsi"/>
                <w:b/>
                <w:bCs/>
                <w:color w:val="002060"/>
                <w:sz w:val="28"/>
                <w:szCs w:val="28"/>
                <w:lang w:val="uz-Cyrl-UZ"/>
              </w:rPr>
            </w:rPrChange>
          </w:rPr>
          <w:t>ларн</w:t>
        </w:r>
      </w:ins>
      <w:ins w:id="7433" w:author="Nozimjon Ortiqov" w:date="2026-02-23T20:17:00Z" w16du:dateUtc="2026-02-23T15:17:00Z">
        <w:r w:rsidR="00FD7EC5" w:rsidRPr="00AE21CE">
          <w:rPr>
            <w:rFonts w:ascii="Roboto" w:hAnsi="Roboto" w:cstheme="minorHAnsi"/>
            <w:b/>
            <w:bCs/>
            <w:color w:val="002060"/>
            <w:sz w:val="26"/>
            <w:szCs w:val="26"/>
            <w:lang w:val="uz-Cyrl-UZ"/>
            <w:rPrChange w:id="7434" w:author="Nozimjon Ortiqov" w:date="2026-02-24T09:39:00Z" w16du:dateUtc="2026-02-24T04:39:00Z">
              <w:rPr>
                <w:rFonts w:ascii="Roboto" w:hAnsi="Roboto" w:cstheme="minorHAnsi"/>
                <w:b/>
                <w:bCs/>
                <w:color w:val="002060"/>
                <w:sz w:val="28"/>
                <w:szCs w:val="28"/>
                <w:lang w:val="uz-Cyrl-UZ"/>
              </w:rPr>
            </w:rPrChange>
          </w:rPr>
          <w:t>и</w:t>
        </w:r>
      </w:ins>
      <w:ins w:id="7435" w:author="Nozimjon Ortiqov" w:date="2026-02-23T20:16:00Z" w16du:dateUtc="2026-02-23T15:16:00Z">
        <w:r w:rsidR="00FD7EC5" w:rsidRPr="00AE21CE">
          <w:rPr>
            <w:rFonts w:ascii="Roboto" w:hAnsi="Roboto" w:cstheme="minorHAnsi"/>
            <w:b/>
            <w:bCs/>
            <w:color w:val="002060"/>
            <w:sz w:val="26"/>
            <w:szCs w:val="26"/>
            <w:lang w:val="uz-Cyrl-UZ"/>
            <w:rPrChange w:id="7436" w:author="Nozimjon Ortiqov" w:date="2026-02-24T09:39:00Z" w16du:dateUtc="2026-02-24T04:39:00Z">
              <w:rPr>
                <w:rFonts w:ascii="Roboto" w:hAnsi="Roboto" w:cstheme="minorHAnsi"/>
                <w:b/>
                <w:bCs/>
                <w:color w:val="002060"/>
                <w:lang w:val="uz-Cyrl-UZ"/>
              </w:rPr>
            </w:rPrChange>
          </w:rPr>
          <w:t xml:space="preserve"> </w:t>
        </w:r>
      </w:ins>
      <w:r w:rsidRPr="00AE21CE">
        <w:rPr>
          <w:rFonts w:ascii="Roboto" w:hAnsi="Roboto" w:cstheme="minorHAnsi"/>
          <w:b/>
          <w:bCs/>
          <w:color w:val="002060"/>
          <w:sz w:val="26"/>
          <w:szCs w:val="26"/>
          <w:lang w:val="uz-Cyrl-UZ"/>
          <w:rPrChange w:id="7437" w:author="Nozimjon Ortiqov" w:date="2026-02-24T09:39:00Z" w16du:dateUtc="2026-02-24T04:39:00Z">
            <w:rPr>
              <w:rFonts w:ascii="Roboto" w:hAnsi="Roboto" w:cstheme="minorHAnsi"/>
              <w:b/>
              <w:bCs/>
              <w:color w:val="002060"/>
              <w:lang w:val="uz-Cyrl-UZ"/>
            </w:rPr>
          </w:rPrChange>
        </w:rPr>
        <w:t>ундириш бўйича хизматлар кўрсат</w:t>
      </w:r>
      <w:del w:id="7438" w:author="Nozimjon Ortiqov" w:date="2026-02-23T20:16:00Z" w16du:dateUtc="2026-02-23T15:16:00Z">
        <w:r w:rsidRPr="00AE21CE" w:rsidDel="00FD7EC5">
          <w:rPr>
            <w:rFonts w:ascii="Roboto" w:hAnsi="Roboto" w:cstheme="minorHAnsi"/>
            <w:b/>
            <w:bCs/>
            <w:color w:val="002060"/>
            <w:sz w:val="26"/>
            <w:szCs w:val="26"/>
            <w:lang w:val="uz-Cyrl-UZ"/>
            <w:rPrChange w:id="7439" w:author="Nozimjon Ortiqov" w:date="2026-02-24T09:39:00Z" w16du:dateUtc="2026-02-24T04:39:00Z">
              <w:rPr>
                <w:rFonts w:ascii="Roboto" w:hAnsi="Roboto" w:cstheme="minorHAnsi"/>
                <w:b/>
                <w:bCs/>
                <w:color w:val="002060"/>
                <w:lang w:val="uz-Cyrl-UZ"/>
              </w:rPr>
            </w:rPrChange>
          </w:rPr>
          <w:delText>адиган</w:delText>
        </w:r>
      </w:del>
      <w:ins w:id="7440" w:author="Nozimjon Ortiqov" w:date="2026-02-23T20:16:00Z" w16du:dateUtc="2026-02-23T15:16:00Z">
        <w:r w:rsidR="00FD7EC5" w:rsidRPr="00AE21CE">
          <w:rPr>
            <w:rFonts w:ascii="Roboto" w:hAnsi="Roboto" w:cstheme="minorHAnsi"/>
            <w:b/>
            <w:bCs/>
            <w:color w:val="002060"/>
            <w:sz w:val="26"/>
            <w:szCs w:val="26"/>
            <w:lang w:val="uz-Cyrl-UZ"/>
            <w:rPrChange w:id="7441" w:author="Nozimjon Ortiqov" w:date="2026-02-24T09:39:00Z" w16du:dateUtc="2026-02-24T04:39:00Z">
              <w:rPr>
                <w:rFonts w:ascii="Roboto" w:hAnsi="Roboto" w:cstheme="minorHAnsi"/>
                <w:b/>
                <w:bCs/>
                <w:color w:val="002060"/>
                <w:sz w:val="28"/>
                <w:szCs w:val="28"/>
                <w:lang w:val="uz-Cyrl-UZ"/>
              </w:rPr>
            </w:rPrChange>
          </w:rPr>
          <w:t>увчи</w:t>
        </w:r>
      </w:ins>
      <w:r w:rsidRPr="00AE21CE">
        <w:rPr>
          <w:rFonts w:ascii="Roboto" w:hAnsi="Roboto" w:cstheme="minorHAnsi"/>
          <w:b/>
          <w:bCs/>
          <w:color w:val="002060"/>
          <w:sz w:val="26"/>
          <w:szCs w:val="26"/>
          <w:lang w:val="uz-Cyrl-UZ"/>
          <w:rPrChange w:id="7442" w:author="Nozimjon Ortiqov" w:date="2026-02-24T09:39:00Z" w16du:dateUtc="2026-02-24T04:39:00Z">
            <w:rPr>
              <w:rFonts w:ascii="Roboto" w:hAnsi="Roboto" w:cstheme="minorHAnsi"/>
              <w:b/>
              <w:bCs/>
              <w:color w:val="002060"/>
              <w:lang w:val="uz-Cyrl-UZ"/>
            </w:rPr>
          </w:rPrChange>
        </w:rPr>
        <w:t xml:space="preserve"> </w:t>
      </w:r>
      <w:del w:id="7443" w:author="Nozimjon Ortiqov" w:date="2026-02-23T20:16:00Z" w16du:dateUtc="2026-02-23T15:16:00Z">
        <w:r w:rsidRPr="00AE21CE" w:rsidDel="00FD7EC5">
          <w:rPr>
            <w:rFonts w:ascii="Roboto" w:hAnsi="Roboto" w:cstheme="minorHAnsi"/>
            <w:b/>
            <w:bCs/>
            <w:color w:val="002060"/>
            <w:sz w:val="26"/>
            <w:szCs w:val="26"/>
            <w:lang w:val="uz-Cyrl-UZ"/>
            <w:rPrChange w:id="7444" w:author="Nozimjon Ortiqov" w:date="2026-02-24T09:39:00Z" w16du:dateUtc="2026-02-24T04:39:00Z">
              <w:rPr>
                <w:rFonts w:ascii="Roboto" w:hAnsi="Roboto" w:cstheme="minorHAnsi"/>
                <w:b/>
                <w:bCs/>
                <w:color w:val="002060"/>
                <w:lang w:val="uz-Cyrl-UZ"/>
              </w:rPr>
            </w:rPrChange>
          </w:rPr>
          <w:delText xml:space="preserve">консалтинг </w:delText>
        </w:r>
      </w:del>
      <w:r w:rsidRPr="00AE21CE">
        <w:rPr>
          <w:rFonts w:ascii="Roboto" w:hAnsi="Roboto" w:cstheme="minorHAnsi"/>
          <w:b/>
          <w:bCs/>
          <w:color w:val="002060"/>
          <w:sz w:val="26"/>
          <w:szCs w:val="26"/>
          <w:lang w:val="uz-Cyrl-UZ"/>
          <w:rPrChange w:id="7445" w:author="Nozimjon Ortiqov" w:date="2026-02-24T09:39:00Z" w16du:dateUtc="2026-02-24T04:39:00Z">
            <w:rPr>
              <w:rFonts w:ascii="Roboto" w:hAnsi="Roboto" w:cstheme="minorHAnsi"/>
              <w:b/>
              <w:bCs/>
              <w:color w:val="002060"/>
              <w:lang w:val="uz-Cyrl-UZ"/>
            </w:rPr>
          </w:rPrChange>
        </w:rPr>
        <w:t>компаниялар рўйхати</w:t>
      </w:r>
      <w:bookmarkStart w:id="7446" w:name="_Toc222080858"/>
      <w:bookmarkEnd w:id="7421"/>
      <w:bookmarkEnd w:id="7422"/>
      <w:bookmarkEnd w:id="7423"/>
    </w:p>
    <w:tbl>
      <w:tblPr>
        <w:tblStyle w:val="af8"/>
        <w:tblW w:w="11057" w:type="dxa"/>
        <w:tblInd w:w="-572" w:type="dxa"/>
        <w:tblLayout w:type="fixed"/>
        <w:tblLook w:val="04A0" w:firstRow="1" w:lastRow="0" w:firstColumn="1" w:lastColumn="0" w:noHBand="0" w:noVBand="1"/>
        <w:tblPrChange w:id="7447" w:author="Nozimjon Ortiqov" w:date="2026-02-23T20:21:00Z" w16du:dateUtc="2026-02-23T15:21:00Z">
          <w:tblPr>
            <w:tblStyle w:val="af8"/>
            <w:tblW w:w="11483" w:type="dxa"/>
            <w:tblInd w:w="-856" w:type="dxa"/>
            <w:tblLayout w:type="fixed"/>
            <w:tblLook w:val="04A0" w:firstRow="1" w:lastRow="0" w:firstColumn="1" w:lastColumn="0" w:noHBand="0" w:noVBand="1"/>
          </w:tblPr>
        </w:tblPrChange>
      </w:tblPr>
      <w:tblGrid>
        <w:gridCol w:w="567"/>
        <w:gridCol w:w="2126"/>
        <w:gridCol w:w="5245"/>
        <w:gridCol w:w="3119"/>
        <w:tblGridChange w:id="7448">
          <w:tblGrid>
            <w:gridCol w:w="567"/>
            <w:gridCol w:w="577"/>
            <w:gridCol w:w="1276"/>
            <w:gridCol w:w="273"/>
            <w:gridCol w:w="2562"/>
            <w:gridCol w:w="2683"/>
            <w:gridCol w:w="2279"/>
            <w:gridCol w:w="840"/>
            <w:gridCol w:w="1570"/>
          </w:tblGrid>
        </w:tblGridChange>
      </w:tblGrid>
      <w:tr w:rsidR="00484395" w:rsidRPr="009C4BAE" w14:paraId="34BD36BB" w14:textId="77777777" w:rsidTr="0064443D">
        <w:trPr>
          <w:trHeight w:val="569"/>
          <w:trPrChange w:id="7449" w:author="Nozimjon Ortiqov" w:date="2026-02-23T20:21:00Z" w16du:dateUtc="2026-02-23T15:21:00Z">
            <w:trPr>
              <w:gridBefore w:val="2"/>
              <w:trHeight w:val="569"/>
            </w:trPr>
          </w:trPrChange>
        </w:trPr>
        <w:tc>
          <w:tcPr>
            <w:tcW w:w="567" w:type="dxa"/>
            <w:shd w:val="clear" w:color="auto" w:fill="DEEAF6" w:themeFill="accent5" w:themeFillTint="33"/>
            <w:vAlign w:val="center"/>
            <w:tcPrChange w:id="7450" w:author="Nozimjon Ortiqov" w:date="2026-02-23T20:21:00Z" w16du:dateUtc="2026-02-23T15:21:00Z">
              <w:tcPr>
                <w:tcW w:w="1276" w:type="dxa"/>
                <w:shd w:val="clear" w:color="auto" w:fill="DEEAF6" w:themeFill="accent5" w:themeFillTint="33"/>
              </w:tcPr>
            </w:tcPrChange>
          </w:tcPr>
          <w:p w14:paraId="71481D2D" w14:textId="77777777" w:rsidR="00484395" w:rsidRPr="009C4BAE" w:rsidRDefault="00484395">
            <w:pPr>
              <w:spacing w:before="60"/>
              <w:jc w:val="center"/>
              <w:rPr>
                <w:rFonts w:ascii="Roboto" w:hAnsi="Roboto"/>
                <w:b/>
                <w:bCs/>
                <w:lang w:val="uz-Cyrl-UZ"/>
                <w:rPrChange w:id="7451" w:author="Nozimjon Ortiqov" w:date="2026-02-24T09:31:00Z" w16du:dateUtc="2026-02-24T04:31:00Z">
                  <w:rPr>
                    <w:rFonts w:ascii="Roboto" w:hAnsi="Roboto"/>
                    <w:b/>
                    <w:bCs/>
                    <w:sz w:val="20"/>
                    <w:szCs w:val="20"/>
                    <w:lang w:val="uz-Cyrl-UZ"/>
                  </w:rPr>
                </w:rPrChange>
              </w:rPr>
              <w:pPrChange w:id="7452" w:author="Nozimjon Ortiqov" w:date="2026-02-23T20:20:00Z" w16du:dateUtc="2026-02-23T15:20:00Z">
                <w:pPr>
                  <w:spacing w:after="120"/>
                </w:pPr>
              </w:pPrChange>
            </w:pPr>
            <w:r w:rsidRPr="009C4BAE">
              <w:rPr>
                <w:rFonts w:ascii="Roboto" w:hAnsi="Roboto"/>
                <w:b/>
                <w:bCs/>
                <w:lang w:val="uz-Cyrl-UZ"/>
                <w:rPrChange w:id="7453" w:author="Nozimjon Ortiqov" w:date="2026-02-24T09:31:00Z" w16du:dateUtc="2026-02-24T04:31:00Z">
                  <w:rPr>
                    <w:rFonts w:ascii="Roboto" w:hAnsi="Roboto"/>
                    <w:b/>
                    <w:bCs/>
                    <w:sz w:val="20"/>
                    <w:szCs w:val="20"/>
                    <w:lang w:val="uz-Cyrl-UZ"/>
                  </w:rPr>
                </w:rPrChange>
              </w:rPr>
              <w:t>№</w:t>
            </w:r>
          </w:p>
        </w:tc>
        <w:tc>
          <w:tcPr>
            <w:tcW w:w="2126" w:type="dxa"/>
            <w:shd w:val="clear" w:color="auto" w:fill="DEEAF6" w:themeFill="accent5" w:themeFillTint="33"/>
            <w:vAlign w:val="center"/>
            <w:tcPrChange w:id="7454" w:author="Nozimjon Ortiqov" w:date="2026-02-23T20:21:00Z" w16du:dateUtc="2026-02-23T15:21:00Z">
              <w:tcPr>
                <w:tcW w:w="2835" w:type="dxa"/>
                <w:gridSpan w:val="2"/>
                <w:shd w:val="clear" w:color="auto" w:fill="DEEAF6" w:themeFill="accent5" w:themeFillTint="33"/>
                <w:vAlign w:val="center"/>
              </w:tcPr>
            </w:tcPrChange>
          </w:tcPr>
          <w:p w14:paraId="76943D0F" w14:textId="77777777" w:rsidR="00484395" w:rsidRPr="009C4BAE" w:rsidRDefault="00484395">
            <w:pPr>
              <w:spacing w:before="60"/>
              <w:jc w:val="center"/>
              <w:rPr>
                <w:rFonts w:ascii="Roboto" w:hAnsi="Roboto"/>
                <w:b/>
                <w:bCs/>
                <w:lang w:val="uz-Cyrl-UZ"/>
                <w:rPrChange w:id="7455" w:author="Nozimjon Ortiqov" w:date="2026-02-24T09:31:00Z" w16du:dateUtc="2026-02-24T04:31:00Z">
                  <w:rPr>
                    <w:rFonts w:ascii="Roboto" w:hAnsi="Roboto"/>
                    <w:b/>
                    <w:bCs/>
                    <w:sz w:val="20"/>
                    <w:szCs w:val="20"/>
                    <w:lang w:val="uz-Cyrl-UZ"/>
                  </w:rPr>
                </w:rPrChange>
              </w:rPr>
              <w:pPrChange w:id="7456" w:author="Nozimjon Ortiqov" w:date="2026-02-23T20:20:00Z" w16du:dateUtc="2026-02-23T15:20:00Z">
                <w:pPr>
                  <w:spacing w:after="120"/>
                </w:pPr>
              </w:pPrChange>
            </w:pPr>
            <w:r w:rsidRPr="009C4BAE">
              <w:rPr>
                <w:rFonts w:ascii="Roboto" w:hAnsi="Roboto"/>
                <w:b/>
                <w:bCs/>
                <w:lang w:val="uz-Cyrl-UZ"/>
                <w:rPrChange w:id="7457" w:author="Nozimjon Ortiqov" w:date="2026-02-24T09:31:00Z" w16du:dateUtc="2026-02-24T04:31:00Z">
                  <w:rPr>
                    <w:rFonts w:ascii="Roboto" w:hAnsi="Roboto"/>
                    <w:b/>
                    <w:bCs/>
                    <w:sz w:val="20"/>
                    <w:szCs w:val="20"/>
                    <w:lang w:val="uz-Cyrl-UZ"/>
                  </w:rPr>
                </w:rPrChange>
              </w:rPr>
              <w:t>Компания</w:t>
            </w:r>
          </w:p>
        </w:tc>
        <w:tc>
          <w:tcPr>
            <w:tcW w:w="5245" w:type="dxa"/>
            <w:shd w:val="clear" w:color="auto" w:fill="DEEAF6" w:themeFill="accent5" w:themeFillTint="33"/>
            <w:vAlign w:val="center"/>
            <w:tcPrChange w:id="7458" w:author="Nozimjon Ortiqov" w:date="2026-02-23T20:21:00Z" w16du:dateUtc="2026-02-23T15:21:00Z">
              <w:tcPr>
                <w:tcW w:w="4962" w:type="dxa"/>
                <w:gridSpan w:val="2"/>
                <w:shd w:val="clear" w:color="auto" w:fill="DEEAF6" w:themeFill="accent5" w:themeFillTint="33"/>
                <w:vAlign w:val="center"/>
              </w:tcPr>
            </w:tcPrChange>
          </w:tcPr>
          <w:p w14:paraId="2FF75014" w14:textId="693840E7" w:rsidR="00484395" w:rsidRPr="009C4BAE" w:rsidRDefault="0064443D">
            <w:pPr>
              <w:spacing w:before="60"/>
              <w:jc w:val="center"/>
              <w:rPr>
                <w:rFonts w:ascii="Roboto" w:hAnsi="Roboto"/>
                <w:b/>
                <w:bCs/>
                <w:lang w:val="uz-Cyrl-UZ"/>
                <w:rPrChange w:id="7459" w:author="Nozimjon Ortiqov" w:date="2026-02-24T09:31:00Z" w16du:dateUtc="2026-02-24T04:31:00Z">
                  <w:rPr>
                    <w:rFonts w:ascii="Roboto" w:hAnsi="Roboto"/>
                    <w:b/>
                    <w:bCs/>
                    <w:sz w:val="20"/>
                    <w:szCs w:val="20"/>
                    <w:lang w:val="uz-Cyrl-UZ"/>
                  </w:rPr>
                </w:rPrChange>
              </w:rPr>
              <w:pPrChange w:id="7460" w:author="Nozimjon Ortiqov" w:date="2026-02-23T20:20:00Z" w16du:dateUtc="2026-02-23T15:20:00Z">
                <w:pPr>
                  <w:spacing w:after="120"/>
                </w:pPr>
              </w:pPrChange>
            </w:pPr>
            <w:ins w:id="7461" w:author="Nozimjon Ortiqov" w:date="2026-02-23T20:20:00Z" w16du:dateUtc="2026-02-23T15:20:00Z">
              <w:r w:rsidRPr="009C4BAE">
                <w:rPr>
                  <w:rFonts w:ascii="Roboto" w:hAnsi="Roboto"/>
                  <w:b/>
                  <w:bCs/>
                  <w:lang w:val="uz-Cyrl-UZ"/>
                </w:rPr>
                <w:t xml:space="preserve">Кўрсатиладиган </w:t>
              </w:r>
            </w:ins>
            <w:del w:id="7462" w:author="Nozimjon Ortiqov" w:date="2026-02-23T20:20:00Z" w16du:dateUtc="2026-02-23T15:20:00Z">
              <w:r w:rsidR="00484395" w:rsidRPr="009C4BAE" w:rsidDel="0064443D">
                <w:rPr>
                  <w:rFonts w:ascii="Roboto" w:hAnsi="Roboto"/>
                  <w:b/>
                  <w:bCs/>
                  <w:lang w:val="uz-Cyrl-UZ"/>
                  <w:rPrChange w:id="7463" w:author="Nozimjon Ortiqov" w:date="2026-02-24T09:31:00Z" w16du:dateUtc="2026-02-24T04:31:00Z">
                    <w:rPr>
                      <w:rFonts w:ascii="Roboto" w:hAnsi="Roboto"/>
                      <w:b/>
                      <w:bCs/>
                      <w:sz w:val="20"/>
                      <w:szCs w:val="20"/>
                      <w:lang w:val="uz-Cyrl-UZ"/>
                    </w:rPr>
                  </w:rPrChange>
                </w:rPr>
                <w:delText>Хизмат</w:delText>
              </w:r>
            </w:del>
            <w:ins w:id="7464" w:author="Nozimjon Ortiqov" w:date="2026-02-23T20:20:00Z" w16du:dateUtc="2026-02-23T15:20:00Z">
              <w:r w:rsidRPr="009C4BAE">
                <w:rPr>
                  <w:rFonts w:ascii="Roboto" w:hAnsi="Roboto"/>
                  <w:b/>
                  <w:bCs/>
                  <w:lang w:val="uz-Cyrl-UZ"/>
                </w:rPr>
                <w:t>х</w:t>
              </w:r>
              <w:r w:rsidRPr="009C4BAE">
                <w:rPr>
                  <w:rFonts w:ascii="Roboto" w:hAnsi="Roboto"/>
                  <w:b/>
                  <w:bCs/>
                  <w:lang w:val="uz-Cyrl-UZ"/>
                  <w:rPrChange w:id="7465" w:author="Nozimjon Ortiqov" w:date="2026-02-24T09:31:00Z" w16du:dateUtc="2026-02-24T04:31:00Z">
                    <w:rPr>
                      <w:rFonts w:ascii="Roboto" w:hAnsi="Roboto"/>
                      <w:b/>
                      <w:bCs/>
                      <w:sz w:val="20"/>
                      <w:szCs w:val="20"/>
                      <w:lang w:val="uz-Cyrl-UZ"/>
                    </w:rPr>
                  </w:rPrChange>
                </w:rPr>
                <w:t>измат</w:t>
              </w:r>
              <w:r w:rsidRPr="009C4BAE">
                <w:rPr>
                  <w:rFonts w:ascii="Roboto" w:hAnsi="Roboto"/>
                  <w:b/>
                  <w:bCs/>
                  <w:lang w:val="uz-Cyrl-UZ"/>
                </w:rPr>
                <w:t>лар</w:t>
              </w:r>
            </w:ins>
          </w:p>
        </w:tc>
        <w:tc>
          <w:tcPr>
            <w:tcW w:w="3119" w:type="dxa"/>
            <w:shd w:val="clear" w:color="auto" w:fill="DEEAF6" w:themeFill="accent5" w:themeFillTint="33"/>
            <w:vAlign w:val="center"/>
            <w:tcPrChange w:id="7466" w:author="Nozimjon Ortiqov" w:date="2026-02-23T20:21:00Z" w16du:dateUtc="2026-02-23T15:21:00Z">
              <w:tcPr>
                <w:tcW w:w="2410" w:type="dxa"/>
                <w:gridSpan w:val="2"/>
                <w:shd w:val="clear" w:color="auto" w:fill="DEEAF6" w:themeFill="accent5" w:themeFillTint="33"/>
                <w:vAlign w:val="center"/>
              </w:tcPr>
            </w:tcPrChange>
          </w:tcPr>
          <w:p w14:paraId="3DC7CAD6" w14:textId="77777777" w:rsidR="00484395" w:rsidRPr="009C4BAE" w:rsidRDefault="00484395">
            <w:pPr>
              <w:spacing w:before="60"/>
              <w:jc w:val="center"/>
              <w:rPr>
                <w:rFonts w:ascii="Roboto" w:hAnsi="Roboto"/>
                <w:b/>
                <w:bCs/>
                <w:lang w:val="uz-Cyrl-UZ"/>
                <w:rPrChange w:id="7467" w:author="Nozimjon Ortiqov" w:date="2026-02-24T09:31:00Z" w16du:dateUtc="2026-02-24T04:31:00Z">
                  <w:rPr>
                    <w:rFonts w:ascii="Roboto" w:hAnsi="Roboto"/>
                    <w:b/>
                    <w:bCs/>
                    <w:sz w:val="20"/>
                    <w:szCs w:val="20"/>
                    <w:lang w:val="uz-Cyrl-UZ"/>
                  </w:rPr>
                </w:rPrChange>
              </w:rPr>
              <w:pPrChange w:id="7468" w:author="Nozimjon Ortiqov" w:date="2026-02-23T20:20:00Z" w16du:dateUtc="2026-02-23T15:20:00Z">
                <w:pPr>
                  <w:spacing w:after="120"/>
                </w:pPr>
              </w:pPrChange>
            </w:pPr>
            <w:r w:rsidRPr="009C4BAE">
              <w:rPr>
                <w:rFonts w:ascii="Roboto" w:hAnsi="Roboto"/>
                <w:b/>
                <w:bCs/>
                <w:lang w:val="uz-Cyrl-UZ"/>
                <w:rPrChange w:id="7469" w:author="Nozimjon Ortiqov" w:date="2026-02-24T09:31:00Z" w16du:dateUtc="2026-02-24T04:31:00Z">
                  <w:rPr>
                    <w:rFonts w:ascii="Roboto" w:hAnsi="Roboto"/>
                    <w:b/>
                    <w:bCs/>
                    <w:sz w:val="20"/>
                    <w:szCs w:val="20"/>
                    <w:lang w:val="uz-Cyrl-UZ"/>
                  </w:rPr>
                </w:rPrChange>
              </w:rPr>
              <w:t>Веб-саҳифа</w:t>
            </w:r>
          </w:p>
        </w:tc>
      </w:tr>
      <w:tr w:rsidR="00484395" w:rsidRPr="009C4BAE" w14:paraId="0E378114" w14:textId="77777777" w:rsidTr="0064443D">
        <w:trPr>
          <w:trPrChange w:id="7470" w:author="Nozimjon Ortiqov" w:date="2026-02-23T20:21:00Z" w16du:dateUtc="2026-02-23T15:21:00Z">
            <w:trPr>
              <w:gridBefore w:val="2"/>
            </w:trPr>
          </w:trPrChange>
        </w:trPr>
        <w:tc>
          <w:tcPr>
            <w:tcW w:w="567" w:type="dxa"/>
            <w:tcPrChange w:id="7471" w:author="Nozimjon Ortiqov" w:date="2026-02-23T20:21:00Z" w16du:dateUtc="2026-02-23T15:21:00Z">
              <w:tcPr>
                <w:tcW w:w="1276" w:type="dxa"/>
              </w:tcPr>
            </w:tcPrChange>
          </w:tcPr>
          <w:p w14:paraId="59E9663E"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1</w:t>
            </w:r>
          </w:p>
        </w:tc>
        <w:tc>
          <w:tcPr>
            <w:tcW w:w="2126" w:type="dxa"/>
            <w:tcPrChange w:id="7472" w:author="Nozimjon Ortiqov" w:date="2026-02-23T20:21:00Z" w16du:dateUtc="2026-02-23T15:21:00Z">
              <w:tcPr>
                <w:tcW w:w="2835" w:type="dxa"/>
                <w:gridSpan w:val="2"/>
              </w:tcPr>
            </w:tcPrChange>
          </w:tcPr>
          <w:p w14:paraId="6A044F35" w14:textId="77777777" w:rsidR="00484395" w:rsidRPr="009C4BAE" w:rsidRDefault="00484395">
            <w:pPr>
              <w:rPr>
                <w:rFonts w:ascii="Roboto" w:hAnsi="Roboto"/>
                <w:b/>
                <w:bCs/>
                <w:color w:val="0070C0"/>
                <w:sz w:val="20"/>
                <w:szCs w:val="20"/>
                <w:lang w:val="uz-Cyrl-UZ"/>
              </w:rPr>
              <w:pPrChange w:id="7473" w:author="Nozimjon Ortiqov" w:date="2026-02-23T20:19:00Z" w16du:dateUtc="2026-02-23T15:19:00Z">
                <w:pPr>
                  <w:spacing w:after="120"/>
                </w:pPr>
              </w:pPrChange>
            </w:pPr>
            <w:r w:rsidRPr="009C4BAE">
              <w:rPr>
                <w:rFonts w:ascii="Roboto" w:hAnsi="Roboto"/>
                <w:b/>
                <w:bCs/>
                <w:color w:val="0070C0"/>
                <w:sz w:val="20"/>
                <w:szCs w:val="20"/>
                <w:lang w:val="uz-Cyrl-UZ"/>
              </w:rPr>
              <w:t>Spectrum Collection</w:t>
            </w:r>
          </w:p>
          <w:p w14:paraId="425F99AB" w14:textId="77777777" w:rsidR="00484395" w:rsidRPr="009C4BAE" w:rsidRDefault="00484395">
            <w:pPr>
              <w:rPr>
                <w:rFonts w:ascii="Roboto" w:hAnsi="Roboto"/>
                <w:b/>
                <w:bCs/>
                <w:color w:val="0070C0"/>
                <w:sz w:val="20"/>
                <w:szCs w:val="20"/>
                <w:lang w:val="uz-Cyrl-UZ"/>
              </w:rPr>
              <w:pPrChange w:id="7474" w:author="Nozimjon Ortiqov" w:date="2026-02-23T20:19:00Z" w16du:dateUtc="2026-02-23T15:19:00Z">
                <w:pPr>
                  <w:spacing w:after="120"/>
                </w:pPr>
              </w:pPrChange>
            </w:pPr>
            <w:r w:rsidRPr="009C4BAE">
              <w:rPr>
                <w:rFonts w:ascii="Roboto" w:hAnsi="Roboto"/>
                <w:i/>
                <w:iCs/>
                <w:sz w:val="20"/>
                <w:szCs w:val="20"/>
                <w:lang w:val="uz-Cyrl-UZ"/>
              </w:rPr>
              <w:t>(</w:t>
            </w:r>
            <w:r w:rsidRPr="009C4BAE">
              <w:rPr>
                <w:rFonts w:ascii="Roboto" w:hAnsi="Roboto"/>
                <w:i/>
                <w:iCs/>
                <w:color w:val="0070C0"/>
                <w:sz w:val="20"/>
                <w:szCs w:val="20"/>
                <w:lang w:val="uz-Cyrl-UZ"/>
              </w:rPr>
              <w:t>Ўзбекистон</w:t>
            </w:r>
            <w:r w:rsidRPr="009C4BAE">
              <w:rPr>
                <w:rFonts w:ascii="Roboto" w:hAnsi="Roboto"/>
                <w:i/>
                <w:iCs/>
                <w:sz w:val="20"/>
                <w:szCs w:val="20"/>
                <w:lang w:val="uz-Cyrl-UZ"/>
              </w:rPr>
              <w:t>)</w:t>
            </w:r>
          </w:p>
        </w:tc>
        <w:tc>
          <w:tcPr>
            <w:tcW w:w="5245" w:type="dxa"/>
            <w:tcPrChange w:id="7475" w:author="Nozimjon Ortiqov" w:date="2026-02-23T20:21:00Z" w16du:dateUtc="2026-02-23T15:21:00Z">
              <w:tcPr>
                <w:tcW w:w="4962" w:type="dxa"/>
                <w:gridSpan w:val="2"/>
              </w:tcPr>
            </w:tcPrChange>
          </w:tcPr>
          <w:p w14:paraId="689700CC" w14:textId="77777777" w:rsidR="00484395" w:rsidRPr="009C4BAE" w:rsidRDefault="00484395">
            <w:pPr>
              <w:spacing w:after="120"/>
              <w:jc w:val="both"/>
              <w:rPr>
                <w:rFonts w:ascii="Roboto" w:hAnsi="Roboto"/>
                <w:sz w:val="20"/>
                <w:szCs w:val="20"/>
                <w:lang w:val="uz-Cyrl-UZ"/>
                <w:rPrChange w:id="7476" w:author="Nozimjon Ortiqov" w:date="2026-02-24T09:31:00Z" w16du:dateUtc="2026-02-24T04:31:00Z">
                  <w:rPr>
                    <w:rFonts w:ascii="Roboto" w:hAnsi="Roboto"/>
                    <w:sz w:val="20"/>
                    <w:szCs w:val="20"/>
                  </w:rPr>
                </w:rPrChange>
              </w:rPr>
              <w:pPrChange w:id="7477" w:author="Nozimjon Ortiqov" w:date="2026-02-23T20:19:00Z" w16du:dateUtc="2026-02-23T15:19:00Z">
                <w:pPr>
                  <w:spacing w:after="120"/>
                </w:pPr>
              </w:pPrChange>
            </w:pPr>
            <w:r w:rsidRPr="009C4BAE">
              <w:rPr>
                <w:rFonts w:ascii="Roboto" w:hAnsi="Roboto"/>
                <w:b/>
                <w:bCs/>
                <w:sz w:val="20"/>
                <w:szCs w:val="20"/>
                <w:lang w:val="uz-Cyrl-UZ"/>
              </w:rPr>
              <w:t>Қарзни ундириш</w:t>
            </w:r>
            <w:r w:rsidRPr="009C4BAE">
              <w:rPr>
                <w:rFonts w:ascii="Roboto" w:hAnsi="Roboto"/>
                <w:sz w:val="20"/>
                <w:szCs w:val="20"/>
                <w:lang w:val="uz-Cyrl-UZ"/>
              </w:rPr>
              <w:t xml:space="preserve"> бўйича хизматлар кўрсатувчи коллекторлик агентл</w:t>
            </w:r>
            <w:r w:rsidRPr="009C4BAE">
              <w:rPr>
                <w:rFonts w:ascii="Roboto" w:hAnsi="Roboto"/>
                <w:sz w:val="20"/>
                <w:szCs w:val="20"/>
                <w:lang w:val="uz-Cyrl-UZ"/>
                <w:rPrChange w:id="7478" w:author="Nozimjon Ortiqov" w:date="2026-02-24T09:31:00Z" w16du:dateUtc="2026-02-24T04:31:00Z">
                  <w:rPr>
                    <w:rFonts w:ascii="Roboto" w:hAnsi="Roboto"/>
                    <w:sz w:val="20"/>
                    <w:szCs w:val="20"/>
                  </w:rPr>
                </w:rPrChange>
              </w:rPr>
              <w:t>иги.</w:t>
            </w:r>
          </w:p>
          <w:p w14:paraId="04067D7C" w14:textId="7A84C2A0" w:rsidR="00484395" w:rsidRPr="009C4BAE" w:rsidRDefault="00484395">
            <w:pPr>
              <w:spacing w:after="120"/>
              <w:jc w:val="both"/>
              <w:rPr>
                <w:rFonts w:ascii="Roboto" w:hAnsi="Roboto"/>
                <w:sz w:val="20"/>
                <w:szCs w:val="20"/>
                <w:lang w:val="uz-Cyrl-UZ"/>
                <w:rPrChange w:id="7479" w:author="Nozimjon Ortiqov" w:date="2026-02-24T09:31:00Z" w16du:dateUtc="2026-02-24T04:31:00Z">
                  <w:rPr>
                    <w:rFonts w:ascii="Roboto" w:hAnsi="Roboto"/>
                    <w:i/>
                    <w:iCs/>
                    <w:sz w:val="20"/>
                    <w:szCs w:val="20"/>
                  </w:rPr>
                </w:rPrChange>
              </w:rPr>
              <w:pPrChange w:id="7480" w:author="Nozimjon Ortiqov" w:date="2026-02-23T20:19:00Z" w16du:dateUtc="2026-02-23T15:19:00Z">
                <w:pPr>
                  <w:spacing w:after="120"/>
                </w:pPr>
              </w:pPrChange>
            </w:pPr>
            <w:del w:id="7481" w:author="Nozimjon Ortiqov" w:date="2026-02-23T20:17:00Z" w16du:dateUtc="2026-02-23T15:17:00Z">
              <w:r w:rsidRPr="009C4BAE" w:rsidDel="00FD7EC5">
                <w:rPr>
                  <w:rFonts w:ascii="Roboto" w:hAnsi="Roboto"/>
                  <w:i/>
                  <w:iCs/>
                  <w:sz w:val="20"/>
                  <w:szCs w:val="20"/>
                  <w:lang w:val="uz-Cyrl-UZ"/>
                  <w:rPrChange w:id="7482" w:author="Nozimjon Ortiqov" w:date="2026-02-24T09:31:00Z" w16du:dateUtc="2026-02-24T04:31:00Z">
                    <w:rPr>
                      <w:rFonts w:ascii="Roboto" w:hAnsi="Roboto"/>
                      <w:i/>
                      <w:iCs/>
                      <w:sz w:val="20"/>
                      <w:szCs w:val="20"/>
                    </w:rPr>
                  </w:rPrChange>
                </w:rPr>
                <w:delText>-</w:delText>
              </w:r>
              <w:r w:rsidRPr="009C4BAE" w:rsidDel="00FD7EC5">
                <w:rPr>
                  <w:rFonts w:ascii="Roboto" w:hAnsi="Roboto"/>
                  <w:sz w:val="20"/>
                  <w:szCs w:val="20"/>
                  <w:lang w:val="uz-Cyrl-UZ"/>
                  <w:rPrChange w:id="7483" w:author="Nozimjon Ortiqov" w:date="2026-02-24T09:31:00Z" w16du:dateUtc="2026-02-24T04:31:00Z">
                    <w:rPr>
                      <w:rFonts w:ascii="Roboto" w:hAnsi="Roboto"/>
                      <w:i/>
                      <w:iCs/>
                      <w:sz w:val="20"/>
                      <w:szCs w:val="20"/>
                    </w:rPr>
                  </w:rPrChange>
                </w:rPr>
                <w:delText> </w:delText>
              </w:r>
            </w:del>
            <w:r w:rsidRPr="009C4BAE">
              <w:rPr>
                <w:rFonts w:ascii="Roboto" w:hAnsi="Roboto"/>
                <w:sz w:val="20"/>
                <w:szCs w:val="20"/>
                <w:lang w:val="uz-Cyrl-UZ"/>
                <w:rPrChange w:id="7484" w:author="Nozimjon Ortiqov" w:date="2026-02-24T09:31:00Z" w16du:dateUtc="2026-02-24T04:31:00Z">
                  <w:rPr>
                    <w:rFonts w:ascii="Roboto" w:hAnsi="Roboto"/>
                    <w:i/>
                    <w:iCs/>
                    <w:sz w:val="20"/>
                    <w:szCs w:val="20"/>
                  </w:rPr>
                </w:rPrChange>
              </w:rPr>
              <w:t xml:space="preserve">Қарздорликни </w:t>
            </w:r>
            <w:r w:rsidRPr="009C4BAE">
              <w:rPr>
                <w:rFonts w:ascii="Roboto" w:hAnsi="Roboto"/>
                <w:b/>
                <w:bCs/>
                <w:color w:val="0070C0"/>
                <w:sz w:val="20"/>
                <w:szCs w:val="20"/>
                <w:lang w:val="uz-Cyrl-UZ"/>
                <w:rPrChange w:id="7485" w:author="Nozimjon Ortiqov" w:date="2026-02-24T09:31:00Z" w16du:dateUtc="2026-02-24T04:31:00Z">
                  <w:rPr>
                    <w:rFonts w:ascii="Roboto" w:hAnsi="Roboto"/>
                    <w:b/>
                    <w:bCs/>
                    <w:i/>
                    <w:iCs/>
                    <w:color w:val="0070C0"/>
                    <w:sz w:val="20"/>
                    <w:szCs w:val="20"/>
                  </w:rPr>
                </w:rPrChange>
              </w:rPr>
              <w:t>судгача</w:t>
            </w:r>
            <w:r w:rsidRPr="009C4BAE">
              <w:rPr>
                <w:rFonts w:ascii="Roboto" w:hAnsi="Roboto"/>
                <w:color w:val="0070C0"/>
                <w:sz w:val="20"/>
                <w:szCs w:val="20"/>
                <w:lang w:val="uz-Cyrl-UZ"/>
                <w:rPrChange w:id="7486" w:author="Nozimjon Ortiqov" w:date="2026-02-24T09:31:00Z" w16du:dateUtc="2026-02-24T04:31:00Z">
                  <w:rPr>
                    <w:rFonts w:ascii="Roboto" w:hAnsi="Roboto"/>
                    <w:i/>
                    <w:iCs/>
                    <w:color w:val="0070C0"/>
                    <w:sz w:val="20"/>
                    <w:szCs w:val="20"/>
                  </w:rPr>
                </w:rPrChange>
              </w:rPr>
              <w:t xml:space="preserve"> </w:t>
            </w:r>
            <w:r w:rsidRPr="009C4BAE">
              <w:rPr>
                <w:rFonts w:ascii="Roboto" w:hAnsi="Roboto"/>
                <w:b/>
                <w:bCs/>
                <w:sz w:val="20"/>
                <w:szCs w:val="20"/>
                <w:lang w:val="uz-Cyrl-UZ"/>
                <w:rPrChange w:id="7487" w:author="Nozimjon Ortiqov" w:date="2026-02-24T09:31:00Z" w16du:dateUtc="2026-02-24T04:31:00Z">
                  <w:rPr>
                    <w:rFonts w:ascii="Roboto" w:hAnsi="Roboto"/>
                    <w:b/>
                    <w:bCs/>
                    <w:i/>
                    <w:iCs/>
                    <w:sz w:val="20"/>
                    <w:szCs w:val="20"/>
                  </w:rPr>
                </w:rPrChange>
              </w:rPr>
              <w:t>ундириш</w:t>
            </w:r>
            <w:r w:rsidRPr="009C4BAE">
              <w:rPr>
                <w:rFonts w:ascii="Roboto" w:hAnsi="Roboto"/>
                <w:sz w:val="20"/>
                <w:szCs w:val="20"/>
                <w:lang w:val="uz-Cyrl-UZ"/>
                <w:rPrChange w:id="7488" w:author="Nozimjon Ortiqov" w:date="2026-02-24T09:31:00Z" w16du:dateUtc="2026-02-24T04:31:00Z">
                  <w:rPr>
                    <w:rFonts w:ascii="Roboto" w:hAnsi="Roboto"/>
                    <w:i/>
                    <w:iCs/>
                    <w:sz w:val="20"/>
                    <w:szCs w:val="20"/>
                  </w:rPr>
                </w:rPrChange>
              </w:rPr>
              <w:t>.</w:t>
            </w:r>
          </w:p>
          <w:p w14:paraId="0808BCB1" w14:textId="13976F3E" w:rsidR="00484395" w:rsidRPr="009C4BAE" w:rsidRDefault="00484395">
            <w:pPr>
              <w:spacing w:after="120"/>
              <w:jc w:val="both"/>
              <w:rPr>
                <w:rFonts w:ascii="Roboto" w:hAnsi="Roboto"/>
                <w:sz w:val="20"/>
                <w:szCs w:val="20"/>
                <w:lang w:val="uz-Cyrl-UZ"/>
                <w:rPrChange w:id="7489" w:author="Nozimjon Ortiqov" w:date="2026-02-24T09:31:00Z" w16du:dateUtc="2026-02-24T04:31:00Z">
                  <w:rPr>
                    <w:rFonts w:ascii="Roboto" w:hAnsi="Roboto"/>
                    <w:i/>
                    <w:iCs/>
                    <w:sz w:val="20"/>
                    <w:szCs w:val="20"/>
                  </w:rPr>
                </w:rPrChange>
              </w:rPr>
              <w:pPrChange w:id="7490" w:author="Nozimjon Ortiqov" w:date="2026-02-23T20:19:00Z" w16du:dateUtc="2026-02-23T15:19:00Z">
                <w:pPr>
                  <w:spacing w:after="120"/>
                </w:pPr>
              </w:pPrChange>
            </w:pPr>
            <w:del w:id="7491" w:author="Nozimjon Ortiqov" w:date="2026-02-23T20:17:00Z" w16du:dateUtc="2026-02-23T15:17:00Z">
              <w:r w:rsidRPr="009C4BAE" w:rsidDel="00FD7EC5">
                <w:rPr>
                  <w:rFonts w:ascii="Roboto" w:hAnsi="Roboto"/>
                  <w:sz w:val="20"/>
                  <w:szCs w:val="20"/>
                  <w:lang w:val="uz-Cyrl-UZ"/>
                  <w:rPrChange w:id="7492" w:author="Nozimjon Ortiqov" w:date="2026-02-24T09:31:00Z" w16du:dateUtc="2026-02-24T04:31:00Z">
                    <w:rPr>
                      <w:rFonts w:ascii="Roboto" w:hAnsi="Roboto"/>
                      <w:i/>
                      <w:iCs/>
                      <w:sz w:val="20"/>
                      <w:szCs w:val="20"/>
                    </w:rPr>
                  </w:rPrChange>
                </w:rPr>
                <w:delText>- </w:delText>
              </w:r>
            </w:del>
            <w:r w:rsidRPr="009C4BAE">
              <w:rPr>
                <w:rFonts w:ascii="Roboto" w:hAnsi="Roboto"/>
                <w:b/>
                <w:bCs/>
                <w:color w:val="0070C0"/>
                <w:sz w:val="20"/>
                <w:szCs w:val="20"/>
                <w:lang w:val="uz-Cyrl-UZ"/>
                <w:rPrChange w:id="7493" w:author="Nozimjon Ortiqov" w:date="2026-02-24T09:31:00Z" w16du:dateUtc="2026-02-24T04:31:00Z">
                  <w:rPr>
                    <w:rFonts w:ascii="Roboto" w:hAnsi="Roboto"/>
                    <w:b/>
                    <w:bCs/>
                    <w:i/>
                    <w:iCs/>
                    <w:color w:val="0070C0"/>
                    <w:sz w:val="20"/>
                    <w:szCs w:val="20"/>
                  </w:rPr>
                </w:rPrChange>
              </w:rPr>
              <w:t>Суд</w:t>
            </w:r>
            <w:r w:rsidRPr="009C4BAE">
              <w:rPr>
                <w:rFonts w:ascii="Roboto" w:hAnsi="Roboto"/>
                <w:color w:val="0070C0"/>
                <w:sz w:val="20"/>
                <w:szCs w:val="20"/>
                <w:lang w:val="uz-Cyrl-UZ"/>
                <w:rPrChange w:id="7494" w:author="Nozimjon Ortiqov" w:date="2026-02-24T09:31:00Z" w16du:dateUtc="2026-02-24T04:31:00Z">
                  <w:rPr>
                    <w:rFonts w:ascii="Roboto" w:hAnsi="Roboto"/>
                    <w:i/>
                    <w:iCs/>
                    <w:color w:val="0070C0"/>
                    <w:sz w:val="20"/>
                    <w:szCs w:val="20"/>
                  </w:rPr>
                </w:rPrChange>
              </w:rPr>
              <w:t xml:space="preserve"> </w:t>
            </w:r>
            <w:r w:rsidRPr="009C4BAE">
              <w:rPr>
                <w:rFonts w:ascii="Roboto" w:hAnsi="Roboto"/>
                <w:color w:val="000000" w:themeColor="text1"/>
                <w:sz w:val="20"/>
                <w:szCs w:val="20"/>
                <w:lang w:val="uz-Cyrl-UZ"/>
                <w:rPrChange w:id="7495" w:author="Nozimjon Ortiqov" w:date="2026-02-24T09:31:00Z" w16du:dateUtc="2026-02-24T04:31:00Z">
                  <w:rPr>
                    <w:rFonts w:ascii="Roboto" w:hAnsi="Roboto"/>
                    <w:i/>
                    <w:iCs/>
                    <w:color w:val="000000" w:themeColor="text1"/>
                    <w:sz w:val="20"/>
                    <w:szCs w:val="20"/>
                  </w:rPr>
                </w:rPrChange>
              </w:rPr>
              <w:t xml:space="preserve">жараёнларини </w:t>
            </w:r>
            <w:r w:rsidRPr="009C4BAE">
              <w:rPr>
                <w:rFonts w:ascii="Roboto" w:hAnsi="Roboto"/>
                <w:sz w:val="20"/>
                <w:szCs w:val="20"/>
                <w:lang w:val="uz-Cyrl-UZ"/>
                <w:rPrChange w:id="7496" w:author="Nozimjon Ortiqov" w:date="2026-02-24T09:31:00Z" w16du:dateUtc="2026-02-24T04:31:00Z">
                  <w:rPr>
                    <w:rFonts w:ascii="Roboto" w:hAnsi="Roboto"/>
                    <w:i/>
                    <w:iCs/>
                    <w:sz w:val="20"/>
                    <w:szCs w:val="20"/>
                  </w:rPr>
                </w:rPrChange>
              </w:rPr>
              <w:t>ва суд қарорларининг ижросини ҳуқуқий жиҳатдан қўллаб-қувватлаш.</w:t>
            </w:r>
          </w:p>
          <w:p w14:paraId="523B8015" w14:textId="25CCC28D" w:rsidR="00484395" w:rsidRPr="009C4BAE" w:rsidRDefault="00484395">
            <w:pPr>
              <w:spacing w:after="120"/>
              <w:jc w:val="both"/>
              <w:rPr>
                <w:rFonts w:ascii="Roboto" w:hAnsi="Roboto"/>
                <w:sz w:val="20"/>
                <w:szCs w:val="20"/>
                <w:lang w:val="uz-Cyrl-UZ"/>
                <w:rPrChange w:id="7497" w:author="Nozimjon Ortiqov" w:date="2026-02-24T09:31:00Z" w16du:dateUtc="2026-02-24T04:31:00Z">
                  <w:rPr>
                    <w:rFonts w:ascii="Roboto" w:hAnsi="Roboto"/>
                    <w:sz w:val="20"/>
                    <w:szCs w:val="20"/>
                  </w:rPr>
                </w:rPrChange>
              </w:rPr>
              <w:pPrChange w:id="7498" w:author="Nozimjon Ortiqov" w:date="2026-02-23T20:19:00Z" w16du:dateUtc="2026-02-23T15:19:00Z">
                <w:pPr>
                  <w:spacing w:after="120"/>
                </w:pPr>
              </w:pPrChange>
            </w:pPr>
            <w:del w:id="7499" w:author="Nozimjon Ortiqov" w:date="2026-02-23T20:18:00Z" w16du:dateUtc="2026-02-23T15:18:00Z">
              <w:r w:rsidRPr="009C4BAE" w:rsidDel="00FD7EC5">
                <w:rPr>
                  <w:rFonts w:ascii="Roboto" w:hAnsi="Roboto"/>
                  <w:sz w:val="20"/>
                  <w:szCs w:val="20"/>
                  <w:lang w:val="uz-Cyrl-UZ"/>
                  <w:rPrChange w:id="7500"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501" w:author="Nozimjon Ortiqov" w:date="2026-02-24T09:31:00Z" w16du:dateUtc="2026-02-24T04:31:00Z">
                  <w:rPr>
                    <w:rFonts w:ascii="Roboto" w:hAnsi="Roboto"/>
                    <w:b/>
                    <w:bCs/>
                    <w:i/>
                    <w:iCs/>
                    <w:sz w:val="20"/>
                    <w:szCs w:val="20"/>
                  </w:rPr>
                </w:rPrChange>
              </w:rPr>
              <w:t>Дебитор</w:t>
            </w:r>
            <w:r w:rsidRPr="009C4BAE">
              <w:rPr>
                <w:rFonts w:ascii="Roboto" w:hAnsi="Roboto"/>
                <w:sz w:val="20"/>
                <w:szCs w:val="20"/>
                <w:lang w:val="uz-Cyrl-UZ"/>
                <w:rPrChange w:id="7502"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503" w:author="Nozimjon Ortiqov" w:date="2026-02-24T09:31:00Z" w16du:dateUtc="2026-02-24T04:31:00Z">
                  <w:rPr>
                    <w:rFonts w:ascii="Roboto" w:hAnsi="Roboto"/>
                    <w:b/>
                    <w:bCs/>
                    <w:i/>
                    <w:iCs/>
                    <w:sz w:val="20"/>
                    <w:szCs w:val="20"/>
                  </w:rPr>
                </w:rPrChange>
              </w:rPr>
              <w:t>қарздорликни</w:t>
            </w:r>
            <w:r w:rsidRPr="009C4BAE">
              <w:rPr>
                <w:rFonts w:ascii="Roboto" w:hAnsi="Roboto"/>
                <w:sz w:val="20"/>
                <w:szCs w:val="20"/>
                <w:lang w:val="uz-Cyrl-UZ"/>
                <w:rPrChange w:id="7504" w:author="Nozimjon Ortiqov" w:date="2026-02-24T09:31:00Z" w16du:dateUtc="2026-02-24T04:31:00Z">
                  <w:rPr>
                    <w:rFonts w:ascii="Roboto" w:hAnsi="Roboto"/>
                    <w:i/>
                    <w:iCs/>
                    <w:sz w:val="20"/>
                    <w:szCs w:val="20"/>
                  </w:rPr>
                </w:rPrChange>
              </w:rPr>
              <w:t xml:space="preserve"> бошқариш ва тўловларни ундириш.</w:t>
            </w:r>
          </w:p>
        </w:tc>
        <w:tc>
          <w:tcPr>
            <w:tcW w:w="3119" w:type="dxa"/>
            <w:tcPrChange w:id="7505" w:author="Nozimjon Ortiqov" w:date="2026-02-23T20:21:00Z" w16du:dateUtc="2026-02-23T15:21:00Z">
              <w:tcPr>
                <w:tcW w:w="2410" w:type="dxa"/>
                <w:gridSpan w:val="2"/>
              </w:tcPr>
            </w:tcPrChange>
          </w:tcPr>
          <w:p w14:paraId="4FAD7ECB" w14:textId="77777777" w:rsidR="00484395" w:rsidRPr="009C4BAE" w:rsidDel="00FD7EC5" w:rsidRDefault="00484395" w:rsidP="001222C0">
            <w:pPr>
              <w:spacing w:after="120"/>
              <w:rPr>
                <w:del w:id="7506" w:author="Nozimjon Ortiqov" w:date="2026-02-23T20:18:00Z" w16du:dateUtc="2026-02-23T15:18:00Z"/>
                <w:rFonts w:ascii="Roboto" w:hAnsi="Roboto"/>
                <w:sz w:val="20"/>
                <w:szCs w:val="20"/>
                <w:lang w:val="uz-Cyrl-UZ"/>
                <w:rPrChange w:id="7507" w:author="Nozimjon Ortiqov" w:date="2026-02-24T09:31:00Z" w16du:dateUtc="2026-02-24T04:31:00Z">
                  <w:rPr>
                    <w:del w:id="7508" w:author="Nozimjon Ortiqov" w:date="2026-02-23T20:18:00Z" w16du:dateUtc="2026-02-23T15:18:00Z"/>
                    <w:rFonts w:ascii="Roboto" w:hAnsi="Roboto"/>
                    <w:sz w:val="20"/>
                    <w:szCs w:val="20"/>
                  </w:rPr>
                </w:rPrChange>
              </w:rPr>
            </w:pPr>
            <w:r w:rsidRPr="009C4BAE">
              <w:rPr>
                <w:rFonts w:ascii="Roboto" w:hAnsi="Roboto"/>
                <w:lang w:val="uz-Cyrl-UZ"/>
                <w:rPrChange w:id="7509" w:author="Nozimjon Ortiqov" w:date="2026-02-24T09:31:00Z" w16du:dateUtc="2026-02-24T04:31:00Z">
                  <w:rPr/>
                </w:rPrChange>
              </w:rPr>
              <w:fldChar w:fldCharType="begin"/>
            </w:r>
            <w:r w:rsidRPr="009C4BAE">
              <w:rPr>
                <w:rFonts w:ascii="Roboto" w:hAnsi="Roboto"/>
                <w:lang w:val="uz-Cyrl-UZ"/>
                <w:rPrChange w:id="7510" w:author="Nozimjon Ortiqov" w:date="2026-02-24T09:31:00Z" w16du:dateUtc="2026-02-24T04:31:00Z">
                  <w:rPr/>
                </w:rPrChange>
              </w:rPr>
              <w:instrText>HYPERLINK "https://spectrumcollection.uz/"</w:instrText>
            </w:r>
            <w:r w:rsidRPr="007A79F7">
              <w:rPr>
                <w:rFonts w:ascii="Roboto" w:hAnsi="Roboto"/>
                <w:lang w:val="uz-Cyrl-UZ"/>
              </w:rPr>
            </w:r>
            <w:r w:rsidRPr="009C4BAE">
              <w:rPr>
                <w:rFonts w:ascii="Roboto" w:hAnsi="Roboto"/>
                <w:lang w:val="uz-Cyrl-UZ"/>
                <w:rPrChange w:id="7511" w:author="Nozimjon Ortiqov" w:date="2026-02-24T09:31:00Z" w16du:dateUtc="2026-02-24T04:31:00Z">
                  <w:rPr/>
                </w:rPrChange>
              </w:rPr>
              <w:fldChar w:fldCharType="separate"/>
            </w:r>
            <w:r w:rsidRPr="009C4BAE">
              <w:rPr>
                <w:rStyle w:val="af2"/>
                <w:rFonts w:ascii="Roboto" w:hAnsi="Roboto"/>
                <w:sz w:val="20"/>
                <w:szCs w:val="20"/>
                <w:lang w:val="uz-Cyrl-UZ"/>
                <w:rPrChange w:id="7512" w:author="Nozimjon Ortiqov" w:date="2026-02-24T09:31:00Z" w16du:dateUtc="2026-02-24T04:31:00Z">
                  <w:rPr>
                    <w:rStyle w:val="af2"/>
                    <w:rFonts w:ascii="Roboto" w:hAnsi="Roboto"/>
                    <w:sz w:val="20"/>
                    <w:szCs w:val="20"/>
                  </w:rPr>
                </w:rPrChange>
              </w:rPr>
              <w:t>https://spectrumcollection.uz/</w:t>
            </w:r>
            <w:r w:rsidRPr="009C4BAE">
              <w:rPr>
                <w:rFonts w:ascii="Roboto" w:hAnsi="Roboto"/>
                <w:lang w:val="uz-Cyrl-UZ"/>
                <w:rPrChange w:id="7513" w:author="Nozimjon Ortiqov" w:date="2026-02-24T09:31:00Z" w16du:dateUtc="2026-02-24T04:31:00Z">
                  <w:rPr/>
                </w:rPrChange>
              </w:rPr>
              <w:fldChar w:fldCharType="end"/>
            </w:r>
          </w:p>
          <w:p w14:paraId="4DE6116E" w14:textId="77777777" w:rsidR="00484395" w:rsidRPr="009C4BAE" w:rsidRDefault="00484395" w:rsidP="001222C0">
            <w:pPr>
              <w:spacing w:after="120"/>
              <w:rPr>
                <w:rFonts w:ascii="Roboto" w:hAnsi="Roboto"/>
                <w:sz w:val="20"/>
                <w:szCs w:val="20"/>
                <w:lang w:val="uz-Cyrl-UZ"/>
                <w:rPrChange w:id="7514" w:author="Nozimjon Ortiqov" w:date="2026-02-24T09:31:00Z" w16du:dateUtc="2026-02-24T04:31:00Z">
                  <w:rPr>
                    <w:rFonts w:ascii="Roboto" w:hAnsi="Roboto"/>
                    <w:sz w:val="20"/>
                    <w:szCs w:val="20"/>
                  </w:rPr>
                </w:rPrChange>
              </w:rPr>
            </w:pPr>
          </w:p>
        </w:tc>
      </w:tr>
      <w:tr w:rsidR="00484395" w:rsidRPr="009C4BAE" w14:paraId="00777314" w14:textId="77777777" w:rsidTr="0064443D">
        <w:trPr>
          <w:trPrChange w:id="7515" w:author="Nozimjon Ortiqov" w:date="2026-02-23T20:21:00Z" w16du:dateUtc="2026-02-23T15:21:00Z">
            <w:trPr>
              <w:gridBefore w:val="2"/>
            </w:trPr>
          </w:trPrChange>
        </w:trPr>
        <w:tc>
          <w:tcPr>
            <w:tcW w:w="567" w:type="dxa"/>
            <w:tcPrChange w:id="7516" w:author="Nozimjon Ortiqov" w:date="2026-02-23T20:21:00Z" w16du:dateUtc="2026-02-23T15:21:00Z">
              <w:tcPr>
                <w:tcW w:w="1276" w:type="dxa"/>
              </w:tcPr>
            </w:tcPrChange>
          </w:tcPr>
          <w:p w14:paraId="025FA720"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2</w:t>
            </w:r>
          </w:p>
        </w:tc>
        <w:tc>
          <w:tcPr>
            <w:tcW w:w="2126" w:type="dxa"/>
            <w:tcPrChange w:id="7517" w:author="Nozimjon Ortiqov" w:date="2026-02-23T20:21:00Z" w16du:dateUtc="2026-02-23T15:21:00Z">
              <w:tcPr>
                <w:tcW w:w="2835" w:type="dxa"/>
                <w:gridSpan w:val="2"/>
              </w:tcPr>
            </w:tcPrChange>
          </w:tcPr>
          <w:p w14:paraId="2A9B1559" w14:textId="77777777" w:rsidR="00484395" w:rsidRPr="009C4BAE" w:rsidRDefault="00484395">
            <w:pPr>
              <w:rPr>
                <w:rFonts w:ascii="Roboto" w:hAnsi="Roboto"/>
                <w:b/>
                <w:bCs/>
                <w:color w:val="0070C0"/>
                <w:sz w:val="20"/>
                <w:szCs w:val="20"/>
                <w:lang w:val="uz-Cyrl-UZ"/>
                <w:rPrChange w:id="7518" w:author="Nozimjon Ortiqov" w:date="2026-02-24T09:31:00Z" w16du:dateUtc="2026-02-24T04:31:00Z">
                  <w:rPr>
                    <w:rFonts w:ascii="Roboto" w:hAnsi="Roboto"/>
                    <w:b/>
                    <w:bCs/>
                    <w:color w:val="0070C0"/>
                    <w:sz w:val="20"/>
                    <w:szCs w:val="20"/>
                  </w:rPr>
                </w:rPrChange>
              </w:rPr>
              <w:pPrChange w:id="7519" w:author="Nozimjon Ortiqov" w:date="2026-02-23T20:19:00Z" w16du:dateUtc="2026-02-23T15:19:00Z">
                <w:pPr>
                  <w:spacing w:after="120"/>
                </w:pPr>
              </w:pPrChange>
            </w:pPr>
            <w:r w:rsidRPr="009C4BAE">
              <w:rPr>
                <w:rFonts w:ascii="Roboto" w:hAnsi="Roboto"/>
                <w:b/>
                <w:bCs/>
                <w:color w:val="0070C0"/>
                <w:sz w:val="20"/>
                <w:szCs w:val="20"/>
                <w:lang w:val="uz-Cyrl-UZ"/>
                <w:rPrChange w:id="7520" w:author="Nozimjon Ortiqov" w:date="2026-02-24T09:31:00Z" w16du:dateUtc="2026-02-24T04:31:00Z">
                  <w:rPr>
                    <w:rFonts w:ascii="Roboto" w:hAnsi="Roboto"/>
                    <w:b/>
                    <w:bCs/>
                    <w:color w:val="0070C0"/>
                    <w:sz w:val="20"/>
                    <w:szCs w:val="20"/>
                  </w:rPr>
                </w:rPrChange>
              </w:rPr>
              <w:t>Delta M</w:t>
            </w:r>
          </w:p>
          <w:p w14:paraId="1A8EBCF2" w14:textId="77777777" w:rsidR="00484395" w:rsidRPr="009C4BAE" w:rsidRDefault="00484395">
            <w:pPr>
              <w:rPr>
                <w:rFonts w:ascii="Roboto" w:hAnsi="Roboto"/>
                <w:b/>
                <w:bCs/>
                <w:color w:val="0070C0"/>
                <w:sz w:val="20"/>
                <w:szCs w:val="20"/>
                <w:lang w:val="uz-Cyrl-UZ"/>
                <w:rPrChange w:id="7521" w:author="Nozimjon Ortiqov" w:date="2026-02-24T09:31:00Z" w16du:dateUtc="2026-02-24T04:31:00Z">
                  <w:rPr>
                    <w:rFonts w:ascii="Roboto" w:hAnsi="Roboto"/>
                    <w:b/>
                    <w:bCs/>
                    <w:color w:val="0070C0"/>
                    <w:sz w:val="20"/>
                    <w:szCs w:val="20"/>
                  </w:rPr>
                </w:rPrChange>
              </w:rPr>
              <w:pPrChange w:id="7522" w:author="Nozimjon Ortiqov" w:date="2026-02-23T20:19:00Z" w16du:dateUtc="2026-02-23T15:19:00Z">
                <w:pPr>
                  <w:spacing w:after="120"/>
                </w:pPr>
              </w:pPrChange>
            </w:pPr>
            <w:r w:rsidRPr="009C4BAE">
              <w:rPr>
                <w:rFonts w:ascii="Roboto" w:hAnsi="Roboto"/>
                <w:i/>
                <w:iCs/>
                <w:sz w:val="20"/>
                <w:szCs w:val="20"/>
                <w:lang w:val="uz-Cyrl-UZ"/>
                <w:rPrChange w:id="7523"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524" w:author="Nozimjon Ortiqov" w:date="2026-02-24T09:31:00Z" w16du:dateUtc="2026-02-24T04:31:00Z">
                  <w:rPr>
                    <w:rFonts w:ascii="Roboto" w:hAnsi="Roboto"/>
                    <w:i/>
                    <w:iCs/>
                    <w:color w:val="0070C0"/>
                    <w:sz w:val="20"/>
                    <w:szCs w:val="20"/>
                  </w:rPr>
                </w:rPrChange>
              </w:rPr>
              <w:t>Украина</w:t>
            </w:r>
            <w:r w:rsidRPr="009C4BAE">
              <w:rPr>
                <w:rFonts w:ascii="Roboto" w:hAnsi="Roboto"/>
                <w:i/>
                <w:iCs/>
                <w:sz w:val="20"/>
                <w:szCs w:val="20"/>
                <w:lang w:val="uz-Cyrl-UZ"/>
                <w:rPrChange w:id="7525" w:author="Nozimjon Ortiqov" w:date="2026-02-24T09:31:00Z" w16du:dateUtc="2026-02-24T04:31:00Z">
                  <w:rPr>
                    <w:rFonts w:ascii="Roboto" w:hAnsi="Roboto"/>
                    <w:i/>
                    <w:iCs/>
                    <w:sz w:val="20"/>
                    <w:szCs w:val="20"/>
                  </w:rPr>
                </w:rPrChange>
              </w:rPr>
              <w:t>)</w:t>
            </w:r>
          </w:p>
        </w:tc>
        <w:tc>
          <w:tcPr>
            <w:tcW w:w="5245" w:type="dxa"/>
            <w:tcPrChange w:id="7526" w:author="Nozimjon Ortiqov" w:date="2026-02-23T20:21:00Z" w16du:dateUtc="2026-02-23T15:21:00Z">
              <w:tcPr>
                <w:tcW w:w="4962" w:type="dxa"/>
                <w:gridSpan w:val="2"/>
              </w:tcPr>
            </w:tcPrChange>
          </w:tcPr>
          <w:p w14:paraId="70F35093" w14:textId="78AA52E4" w:rsidR="00484395" w:rsidRPr="009C4BAE" w:rsidRDefault="00484395">
            <w:pPr>
              <w:spacing w:after="120"/>
              <w:jc w:val="both"/>
              <w:rPr>
                <w:rFonts w:ascii="Roboto" w:hAnsi="Roboto"/>
                <w:sz w:val="20"/>
                <w:szCs w:val="20"/>
                <w:lang w:val="uz-Cyrl-UZ"/>
                <w:rPrChange w:id="7527" w:author="Nozimjon Ortiqov" w:date="2026-02-24T09:31:00Z" w16du:dateUtc="2026-02-24T04:31:00Z">
                  <w:rPr>
                    <w:rFonts w:ascii="Roboto" w:hAnsi="Roboto"/>
                    <w:sz w:val="20"/>
                    <w:szCs w:val="20"/>
                  </w:rPr>
                </w:rPrChange>
              </w:rPr>
              <w:pPrChange w:id="7528" w:author="Nozimjon Ortiqov" w:date="2026-02-23T20:19:00Z" w16du:dateUtc="2026-02-23T15:19:00Z">
                <w:pPr>
                  <w:spacing w:after="120"/>
                </w:pPr>
              </w:pPrChange>
            </w:pPr>
            <w:r w:rsidRPr="009C4BAE">
              <w:rPr>
                <w:rFonts w:ascii="Roboto" w:hAnsi="Roboto"/>
                <w:sz w:val="20"/>
                <w:szCs w:val="20"/>
                <w:lang w:val="uz-Cyrl-UZ"/>
                <w:rPrChange w:id="7529" w:author="Nozimjon Ortiqov" w:date="2026-02-24T09:31:00Z" w16du:dateUtc="2026-02-24T04:31:00Z">
                  <w:rPr>
                    <w:rFonts w:ascii="Roboto" w:hAnsi="Roboto"/>
                    <w:sz w:val="20"/>
                    <w:szCs w:val="20"/>
                  </w:rPr>
                </w:rPrChange>
              </w:rPr>
              <w:t>Компания қарзни ундириш бўйича тўлиқ цикл хизматларини кўрсатади.</w:t>
            </w:r>
            <w:ins w:id="7530" w:author="Nozimjon Ortiqov" w:date="2026-02-23T20:21:00Z" w16du:dateUtc="2026-02-23T15:21:00Z">
              <w:r w:rsidR="0064443D" w:rsidRPr="009C4BAE">
                <w:rPr>
                  <w:rFonts w:ascii="Roboto" w:hAnsi="Roboto"/>
                  <w:sz w:val="20"/>
                  <w:szCs w:val="20"/>
                  <w:lang w:val="uz-Cyrl-UZ"/>
                </w:rPr>
                <w:t xml:space="preserve"> </w:t>
              </w:r>
            </w:ins>
          </w:p>
          <w:p w14:paraId="41670E3D" w14:textId="63EB024D" w:rsidR="00484395" w:rsidRPr="009C4BAE" w:rsidRDefault="00484395">
            <w:pPr>
              <w:spacing w:after="120"/>
              <w:jc w:val="both"/>
              <w:rPr>
                <w:rFonts w:ascii="Roboto" w:hAnsi="Roboto"/>
                <w:sz w:val="20"/>
                <w:szCs w:val="20"/>
                <w:lang w:val="uz-Cyrl-UZ"/>
                <w:rPrChange w:id="7531" w:author="Nozimjon Ortiqov" w:date="2026-02-24T09:31:00Z" w16du:dateUtc="2026-02-24T04:31:00Z">
                  <w:rPr>
                    <w:rFonts w:ascii="Roboto" w:hAnsi="Roboto"/>
                    <w:i/>
                    <w:iCs/>
                    <w:sz w:val="20"/>
                    <w:szCs w:val="20"/>
                  </w:rPr>
                </w:rPrChange>
              </w:rPr>
              <w:pPrChange w:id="7532" w:author="Nozimjon Ortiqov" w:date="2026-02-23T20:19:00Z" w16du:dateUtc="2026-02-23T15:19:00Z">
                <w:pPr>
                  <w:spacing w:after="120"/>
                </w:pPr>
              </w:pPrChange>
            </w:pPr>
            <w:del w:id="7533" w:author="Nozimjon Ortiqov" w:date="2026-02-23T20:18:00Z" w16du:dateUtc="2026-02-23T15:18:00Z">
              <w:r w:rsidRPr="009C4BAE" w:rsidDel="00FD7EC5">
                <w:rPr>
                  <w:rFonts w:ascii="Roboto" w:hAnsi="Roboto"/>
                  <w:i/>
                  <w:iCs/>
                  <w:sz w:val="20"/>
                  <w:szCs w:val="20"/>
                  <w:lang w:val="uz-Cyrl-UZ"/>
                  <w:rPrChange w:id="7534" w:author="Nozimjon Ortiqov" w:date="2026-02-24T09:31:00Z" w16du:dateUtc="2026-02-24T04:31:00Z">
                    <w:rPr>
                      <w:rFonts w:ascii="Roboto" w:hAnsi="Roboto"/>
                      <w:i/>
                      <w:iCs/>
                      <w:sz w:val="20"/>
                      <w:szCs w:val="20"/>
                    </w:rPr>
                  </w:rPrChange>
                </w:rPr>
                <w:delText>-</w:delText>
              </w:r>
              <w:r w:rsidRPr="009C4BAE" w:rsidDel="00FD7EC5">
                <w:rPr>
                  <w:rFonts w:ascii="Roboto" w:hAnsi="Roboto"/>
                  <w:sz w:val="20"/>
                  <w:szCs w:val="20"/>
                  <w:lang w:val="uz-Cyrl-UZ"/>
                  <w:rPrChange w:id="7535" w:author="Nozimjon Ortiqov" w:date="2026-02-24T09:31:00Z" w16du:dateUtc="2026-02-24T04:31:00Z">
                    <w:rPr>
                      <w:rFonts w:ascii="Roboto" w:hAnsi="Roboto"/>
                      <w:i/>
                      <w:iCs/>
                      <w:sz w:val="20"/>
                      <w:szCs w:val="20"/>
                    </w:rPr>
                  </w:rPrChange>
                </w:rPr>
                <w:delText> </w:delText>
              </w:r>
            </w:del>
            <w:r w:rsidRPr="009C4BAE">
              <w:rPr>
                <w:rFonts w:ascii="Roboto" w:hAnsi="Roboto"/>
                <w:b/>
                <w:bCs/>
                <w:color w:val="0070C0"/>
                <w:sz w:val="20"/>
                <w:szCs w:val="20"/>
                <w:lang w:val="uz-Cyrl-UZ"/>
                <w:rPrChange w:id="7536" w:author="Nozimjon Ortiqov" w:date="2026-02-24T09:31:00Z" w16du:dateUtc="2026-02-24T04:31:00Z">
                  <w:rPr>
                    <w:rFonts w:ascii="Roboto" w:hAnsi="Roboto"/>
                    <w:b/>
                    <w:bCs/>
                    <w:i/>
                    <w:iCs/>
                    <w:color w:val="0070C0"/>
                    <w:sz w:val="20"/>
                    <w:szCs w:val="20"/>
                  </w:rPr>
                </w:rPrChange>
              </w:rPr>
              <w:t>Судгача</w:t>
            </w:r>
            <w:r w:rsidRPr="009C4BAE">
              <w:rPr>
                <w:rFonts w:ascii="Roboto" w:hAnsi="Roboto"/>
                <w:color w:val="0070C0"/>
                <w:sz w:val="20"/>
                <w:szCs w:val="20"/>
                <w:lang w:val="uz-Cyrl-UZ"/>
                <w:rPrChange w:id="7537" w:author="Nozimjon Ortiqov" w:date="2026-02-24T09:31:00Z" w16du:dateUtc="2026-02-24T04:31:00Z">
                  <w:rPr>
                    <w:rFonts w:ascii="Roboto" w:hAnsi="Roboto"/>
                    <w:i/>
                    <w:iCs/>
                    <w:color w:val="0070C0"/>
                    <w:sz w:val="20"/>
                    <w:szCs w:val="20"/>
                  </w:rPr>
                </w:rPrChange>
              </w:rPr>
              <w:t xml:space="preserve"> </w:t>
            </w:r>
            <w:r w:rsidRPr="009C4BAE">
              <w:rPr>
                <w:rFonts w:ascii="Roboto" w:hAnsi="Roboto"/>
                <w:b/>
                <w:bCs/>
                <w:sz w:val="20"/>
                <w:szCs w:val="20"/>
                <w:lang w:val="uz-Cyrl-UZ"/>
                <w:rPrChange w:id="7538" w:author="Nozimjon Ortiqov" w:date="2026-02-24T09:31:00Z" w16du:dateUtc="2026-02-24T04:31:00Z">
                  <w:rPr>
                    <w:rFonts w:ascii="Roboto" w:hAnsi="Roboto"/>
                    <w:b/>
                    <w:bCs/>
                    <w:i/>
                    <w:iCs/>
                    <w:sz w:val="20"/>
                    <w:szCs w:val="20"/>
                  </w:rPr>
                </w:rPrChange>
              </w:rPr>
              <w:t>ундириш</w:t>
            </w:r>
            <w:del w:id="7539" w:author="Nozimjon Ortiqov" w:date="2026-02-23T20:18:00Z" w16du:dateUtc="2026-02-23T15:18:00Z">
              <w:r w:rsidRPr="009C4BAE" w:rsidDel="00FD7EC5">
                <w:rPr>
                  <w:rFonts w:ascii="Roboto" w:hAnsi="Roboto"/>
                  <w:sz w:val="20"/>
                  <w:szCs w:val="20"/>
                  <w:lang w:val="uz-Cyrl-UZ"/>
                  <w:rPrChange w:id="7540" w:author="Nozimjon Ortiqov" w:date="2026-02-24T09:31:00Z" w16du:dateUtc="2026-02-24T04:31:00Z">
                    <w:rPr>
                      <w:rFonts w:ascii="Roboto" w:hAnsi="Roboto"/>
                      <w:i/>
                      <w:iCs/>
                      <w:sz w:val="20"/>
                      <w:szCs w:val="20"/>
                    </w:rPr>
                  </w:rPrChange>
                </w:rPr>
                <w:delText xml:space="preserve"> (контакт-марказда </w:delText>
              </w:r>
              <w:r w:rsidRPr="009C4BAE" w:rsidDel="00FD7EC5">
                <w:rPr>
                  <w:rFonts w:ascii="Roboto" w:hAnsi="Roboto"/>
                  <w:b/>
                  <w:bCs/>
                  <w:color w:val="C00000"/>
                  <w:sz w:val="20"/>
                  <w:szCs w:val="20"/>
                  <w:lang w:val="uz-Cyrl-UZ"/>
                  <w:rPrChange w:id="7541" w:author="Nozimjon Ortiqov" w:date="2026-02-24T09:31:00Z" w16du:dateUtc="2026-02-24T04:31:00Z">
                    <w:rPr>
                      <w:rFonts w:ascii="Roboto" w:hAnsi="Roboto"/>
                      <w:b/>
                      <w:bCs/>
                      <w:i/>
                      <w:iCs/>
                      <w:color w:val="C00000"/>
                      <w:sz w:val="20"/>
                      <w:szCs w:val="20"/>
                    </w:rPr>
                  </w:rPrChange>
                </w:rPr>
                <w:delText>100 </w:delText>
              </w:r>
              <w:r w:rsidRPr="009C4BAE" w:rsidDel="00FD7EC5">
                <w:rPr>
                  <w:rFonts w:ascii="Roboto" w:hAnsi="Roboto"/>
                  <w:b/>
                  <w:bCs/>
                  <w:sz w:val="20"/>
                  <w:szCs w:val="20"/>
                  <w:lang w:val="uz-Cyrl-UZ"/>
                  <w:rPrChange w:id="7542" w:author="Nozimjon Ortiqov" w:date="2026-02-24T09:31:00Z" w16du:dateUtc="2026-02-24T04:31:00Z">
                    <w:rPr>
                      <w:rFonts w:ascii="Roboto" w:hAnsi="Roboto"/>
                      <w:b/>
                      <w:bCs/>
                      <w:i/>
                      <w:iCs/>
                      <w:sz w:val="20"/>
                      <w:szCs w:val="20"/>
                    </w:rPr>
                  </w:rPrChange>
                </w:rPr>
                <w:delText>нафардан</w:delText>
              </w:r>
              <w:r w:rsidRPr="009C4BAE" w:rsidDel="00FD7EC5">
                <w:rPr>
                  <w:rFonts w:ascii="Roboto" w:hAnsi="Roboto"/>
                  <w:sz w:val="20"/>
                  <w:szCs w:val="20"/>
                  <w:lang w:val="uz-Cyrl-UZ"/>
                  <w:rPrChange w:id="7543" w:author="Nozimjon Ortiqov" w:date="2026-02-24T09:31:00Z" w16du:dateUtc="2026-02-24T04:31:00Z">
                    <w:rPr>
                      <w:rFonts w:ascii="Roboto" w:hAnsi="Roboto"/>
                      <w:i/>
                      <w:iCs/>
                      <w:sz w:val="20"/>
                      <w:szCs w:val="20"/>
                    </w:rPr>
                  </w:rPrChange>
                </w:rPr>
                <w:delText xml:space="preserve"> ортиқ </w:delText>
              </w:r>
              <w:r w:rsidRPr="009C4BAE" w:rsidDel="00FD7EC5">
                <w:rPr>
                  <w:rFonts w:ascii="Roboto" w:hAnsi="Roboto"/>
                  <w:b/>
                  <w:bCs/>
                  <w:color w:val="0070C0"/>
                  <w:sz w:val="20"/>
                  <w:szCs w:val="20"/>
                  <w:lang w:val="uz-Cyrl-UZ"/>
                  <w:rPrChange w:id="7544" w:author="Nozimjon Ortiqov" w:date="2026-02-24T09:31:00Z" w16du:dateUtc="2026-02-24T04:31:00Z">
                    <w:rPr>
                      <w:rFonts w:ascii="Roboto" w:hAnsi="Roboto"/>
                      <w:b/>
                      <w:bCs/>
                      <w:i/>
                      <w:iCs/>
                      <w:color w:val="0070C0"/>
                      <w:sz w:val="20"/>
                      <w:szCs w:val="20"/>
                    </w:rPr>
                  </w:rPrChange>
                </w:rPr>
                <w:delText>оператор</w:delText>
              </w:r>
              <w:r w:rsidRPr="009C4BAE" w:rsidDel="00FD7EC5">
                <w:rPr>
                  <w:rFonts w:ascii="Roboto" w:hAnsi="Roboto"/>
                  <w:color w:val="0070C0"/>
                  <w:sz w:val="20"/>
                  <w:szCs w:val="20"/>
                  <w:lang w:val="uz-Cyrl-UZ"/>
                  <w:rPrChange w:id="7545" w:author="Nozimjon Ortiqov" w:date="2026-02-24T09:31:00Z" w16du:dateUtc="2026-02-24T04:31:00Z">
                    <w:rPr>
                      <w:rFonts w:ascii="Roboto" w:hAnsi="Roboto"/>
                      <w:i/>
                      <w:iCs/>
                      <w:color w:val="0070C0"/>
                      <w:sz w:val="20"/>
                      <w:szCs w:val="20"/>
                    </w:rPr>
                  </w:rPrChange>
                </w:rPr>
                <w:delText xml:space="preserve"> </w:delText>
              </w:r>
              <w:r w:rsidRPr="009C4BAE" w:rsidDel="00FD7EC5">
                <w:rPr>
                  <w:rFonts w:ascii="Roboto" w:hAnsi="Roboto"/>
                  <w:sz w:val="20"/>
                  <w:szCs w:val="20"/>
                  <w:lang w:val="uz-Cyrl-UZ"/>
                  <w:rPrChange w:id="7546" w:author="Nozimjon Ortiqov" w:date="2026-02-24T09:31:00Z" w16du:dateUtc="2026-02-24T04:31:00Z">
                    <w:rPr>
                      <w:rFonts w:ascii="Roboto" w:hAnsi="Roboto"/>
                      <w:i/>
                      <w:iCs/>
                      <w:sz w:val="20"/>
                      <w:szCs w:val="20"/>
                    </w:rPr>
                  </w:rPrChange>
                </w:rPr>
                <w:delText>фаолият юритади)</w:delText>
              </w:r>
            </w:del>
            <w:r w:rsidRPr="009C4BAE">
              <w:rPr>
                <w:rFonts w:ascii="Roboto" w:hAnsi="Roboto"/>
                <w:sz w:val="20"/>
                <w:szCs w:val="20"/>
                <w:lang w:val="uz-Cyrl-UZ"/>
                <w:rPrChange w:id="7547" w:author="Nozimjon Ortiqov" w:date="2026-02-24T09:31:00Z" w16du:dateUtc="2026-02-24T04:31:00Z">
                  <w:rPr>
                    <w:rFonts w:ascii="Roboto" w:hAnsi="Roboto"/>
                    <w:i/>
                    <w:iCs/>
                    <w:sz w:val="20"/>
                    <w:szCs w:val="20"/>
                  </w:rPr>
                </w:rPrChange>
              </w:rPr>
              <w:t>.</w:t>
            </w:r>
          </w:p>
          <w:p w14:paraId="299A1726" w14:textId="53F4C152" w:rsidR="00484395" w:rsidRPr="009C4BAE" w:rsidRDefault="00484395">
            <w:pPr>
              <w:spacing w:after="120"/>
              <w:jc w:val="both"/>
              <w:rPr>
                <w:rFonts w:ascii="Roboto" w:hAnsi="Roboto"/>
                <w:sz w:val="20"/>
                <w:szCs w:val="20"/>
                <w:lang w:val="uz-Cyrl-UZ"/>
                <w:rPrChange w:id="7548" w:author="Nozimjon Ortiqov" w:date="2026-02-24T09:31:00Z" w16du:dateUtc="2026-02-24T04:31:00Z">
                  <w:rPr>
                    <w:rFonts w:ascii="Roboto" w:hAnsi="Roboto"/>
                    <w:i/>
                    <w:iCs/>
                    <w:sz w:val="20"/>
                    <w:szCs w:val="20"/>
                  </w:rPr>
                </w:rPrChange>
              </w:rPr>
              <w:pPrChange w:id="7549" w:author="Nozimjon Ortiqov" w:date="2026-02-23T20:19:00Z" w16du:dateUtc="2026-02-23T15:19:00Z">
                <w:pPr>
                  <w:spacing w:after="120"/>
                </w:pPr>
              </w:pPrChange>
            </w:pPr>
            <w:del w:id="7550" w:author="Nozimjon Ortiqov" w:date="2026-02-23T20:18:00Z" w16du:dateUtc="2026-02-23T15:18:00Z">
              <w:r w:rsidRPr="009C4BAE" w:rsidDel="00FD7EC5">
                <w:rPr>
                  <w:rFonts w:ascii="Roboto" w:hAnsi="Roboto"/>
                  <w:sz w:val="20"/>
                  <w:szCs w:val="20"/>
                  <w:lang w:val="uz-Cyrl-UZ"/>
                  <w:rPrChange w:id="7551"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552" w:author="Nozimjon Ortiqov" w:date="2026-02-24T09:31:00Z" w16du:dateUtc="2026-02-24T04:31:00Z">
                  <w:rPr>
                    <w:rFonts w:ascii="Roboto" w:hAnsi="Roboto"/>
                    <w:b/>
                    <w:bCs/>
                    <w:i/>
                    <w:iCs/>
                    <w:sz w:val="20"/>
                    <w:szCs w:val="20"/>
                  </w:rPr>
                </w:rPrChange>
              </w:rPr>
              <w:t>Суд</w:t>
            </w:r>
            <w:r w:rsidRPr="009C4BAE">
              <w:rPr>
                <w:rFonts w:ascii="Roboto" w:hAnsi="Roboto"/>
                <w:sz w:val="20"/>
                <w:szCs w:val="20"/>
                <w:lang w:val="uz-Cyrl-UZ"/>
                <w:rPrChange w:id="7553"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554" w:author="Nozimjon Ortiqov" w:date="2026-02-24T09:31:00Z" w16du:dateUtc="2026-02-24T04:31:00Z">
                  <w:rPr>
                    <w:rFonts w:ascii="Roboto" w:hAnsi="Roboto"/>
                    <w:b/>
                    <w:bCs/>
                    <w:i/>
                    <w:iCs/>
                    <w:sz w:val="20"/>
                    <w:szCs w:val="20"/>
                  </w:rPr>
                </w:rPrChange>
              </w:rPr>
              <w:t>орқали</w:t>
            </w:r>
            <w:r w:rsidRPr="009C4BAE">
              <w:rPr>
                <w:rFonts w:ascii="Roboto" w:hAnsi="Roboto"/>
                <w:sz w:val="20"/>
                <w:szCs w:val="20"/>
                <w:lang w:val="uz-Cyrl-UZ"/>
                <w:rPrChange w:id="7555" w:author="Nozimjon Ortiqov" w:date="2026-02-24T09:31:00Z" w16du:dateUtc="2026-02-24T04:31:00Z">
                  <w:rPr>
                    <w:rFonts w:ascii="Roboto" w:hAnsi="Roboto"/>
                    <w:i/>
                    <w:iCs/>
                    <w:sz w:val="20"/>
                    <w:szCs w:val="20"/>
                  </w:rPr>
                </w:rPrChange>
              </w:rPr>
              <w:t xml:space="preserve"> ундириш.</w:t>
            </w:r>
          </w:p>
          <w:p w14:paraId="1776D03E" w14:textId="3C6F98F8" w:rsidR="00484395" w:rsidRPr="009C4BAE" w:rsidRDefault="00484395">
            <w:pPr>
              <w:spacing w:after="120"/>
              <w:jc w:val="both"/>
              <w:rPr>
                <w:rFonts w:ascii="Roboto" w:hAnsi="Roboto"/>
                <w:sz w:val="20"/>
                <w:szCs w:val="20"/>
                <w:lang w:val="uz-Cyrl-UZ"/>
                <w:rPrChange w:id="7556" w:author="Nozimjon Ortiqov" w:date="2026-02-24T09:31:00Z" w16du:dateUtc="2026-02-24T04:31:00Z">
                  <w:rPr>
                    <w:rFonts w:ascii="Roboto" w:hAnsi="Roboto"/>
                    <w:i/>
                    <w:iCs/>
                    <w:sz w:val="20"/>
                    <w:szCs w:val="20"/>
                  </w:rPr>
                </w:rPrChange>
              </w:rPr>
              <w:pPrChange w:id="7557" w:author="Nozimjon Ortiqov" w:date="2026-02-23T20:19:00Z" w16du:dateUtc="2026-02-23T15:19:00Z">
                <w:pPr>
                  <w:spacing w:after="120"/>
                </w:pPr>
              </w:pPrChange>
            </w:pPr>
            <w:del w:id="7558" w:author="Nozimjon Ortiqov" w:date="2026-02-23T20:18:00Z" w16du:dateUtc="2026-02-23T15:18:00Z">
              <w:r w:rsidRPr="009C4BAE" w:rsidDel="00FD7EC5">
                <w:rPr>
                  <w:rFonts w:ascii="Roboto" w:hAnsi="Roboto"/>
                  <w:sz w:val="20"/>
                  <w:szCs w:val="20"/>
                  <w:lang w:val="uz-Cyrl-UZ"/>
                  <w:rPrChange w:id="7559"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560" w:author="Nozimjon Ortiqov" w:date="2026-02-24T09:31:00Z" w16du:dateUtc="2026-02-24T04:31:00Z">
                  <w:rPr>
                    <w:rFonts w:ascii="Roboto" w:hAnsi="Roboto"/>
                    <w:b/>
                    <w:bCs/>
                    <w:i/>
                    <w:iCs/>
                    <w:sz w:val="20"/>
                    <w:szCs w:val="20"/>
                  </w:rPr>
                </w:rPrChange>
              </w:rPr>
              <w:t>Транспорт</w:t>
            </w:r>
            <w:r w:rsidRPr="009C4BAE">
              <w:rPr>
                <w:rFonts w:ascii="Roboto" w:hAnsi="Roboto"/>
                <w:sz w:val="20"/>
                <w:szCs w:val="20"/>
                <w:lang w:val="uz-Cyrl-UZ"/>
                <w:rPrChange w:id="7561"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562" w:author="Nozimjon Ortiqov" w:date="2026-02-24T09:31:00Z" w16du:dateUtc="2026-02-24T04:31:00Z">
                  <w:rPr>
                    <w:rFonts w:ascii="Roboto" w:hAnsi="Roboto"/>
                    <w:b/>
                    <w:bCs/>
                    <w:i/>
                    <w:iCs/>
                    <w:sz w:val="20"/>
                    <w:szCs w:val="20"/>
                  </w:rPr>
                </w:rPrChange>
              </w:rPr>
              <w:t>воситаларини</w:t>
            </w:r>
            <w:r w:rsidRPr="009C4BAE">
              <w:rPr>
                <w:rFonts w:ascii="Roboto" w:hAnsi="Roboto"/>
                <w:sz w:val="20"/>
                <w:szCs w:val="20"/>
                <w:lang w:val="uz-Cyrl-UZ"/>
                <w:rPrChange w:id="7563" w:author="Nozimjon Ortiqov" w:date="2026-02-24T09:31:00Z" w16du:dateUtc="2026-02-24T04:31:00Z">
                  <w:rPr>
                    <w:rFonts w:ascii="Roboto" w:hAnsi="Roboto"/>
                    <w:i/>
                    <w:iCs/>
                    <w:sz w:val="20"/>
                    <w:szCs w:val="20"/>
                  </w:rPr>
                </w:rPrChange>
              </w:rPr>
              <w:t xml:space="preserve"> мусодара қилиш.</w:t>
            </w:r>
          </w:p>
          <w:p w14:paraId="441FA048" w14:textId="74677C42" w:rsidR="00484395" w:rsidRPr="009C4BAE" w:rsidRDefault="00484395">
            <w:pPr>
              <w:spacing w:after="120"/>
              <w:jc w:val="both"/>
              <w:rPr>
                <w:rFonts w:ascii="Roboto" w:hAnsi="Roboto"/>
                <w:b/>
                <w:bCs/>
                <w:color w:val="0070C0"/>
                <w:sz w:val="20"/>
                <w:szCs w:val="20"/>
                <w:lang w:val="uz-Cyrl-UZ"/>
                <w:rPrChange w:id="7564" w:author="Nozimjon Ortiqov" w:date="2026-02-24T09:31:00Z" w16du:dateUtc="2026-02-24T04:31:00Z">
                  <w:rPr>
                    <w:rFonts w:ascii="Roboto" w:hAnsi="Roboto"/>
                    <w:b/>
                    <w:bCs/>
                    <w:color w:val="0070C0"/>
                    <w:sz w:val="20"/>
                    <w:szCs w:val="20"/>
                  </w:rPr>
                </w:rPrChange>
              </w:rPr>
              <w:pPrChange w:id="7565" w:author="Nozimjon Ortiqov" w:date="2026-02-23T20:19:00Z" w16du:dateUtc="2026-02-23T15:19:00Z">
                <w:pPr>
                  <w:spacing w:after="120"/>
                </w:pPr>
              </w:pPrChange>
            </w:pPr>
            <w:del w:id="7566" w:author="Nozimjon Ortiqov" w:date="2026-02-23T20:18:00Z" w16du:dateUtc="2026-02-23T15:18:00Z">
              <w:r w:rsidRPr="009C4BAE" w:rsidDel="00FD7EC5">
                <w:rPr>
                  <w:rFonts w:ascii="Roboto" w:hAnsi="Roboto"/>
                  <w:sz w:val="20"/>
                  <w:szCs w:val="20"/>
                  <w:lang w:val="uz-Cyrl-UZ"/>
                  <w:rPrChange w:id="7567"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568" w:author="Nozimjon Ortiqov" w:date="2026-02-24T09:31:00Z" w16du:dateUtc="2026-02-24T04:31:00Z">
                  <w:rPr>
                    <w:rFonts w:ascii="Roboto" w:hAnsi="Roboto"/>
                    <w:b/>
                    <w:bCs/>
                    <w:i/>
                    <w:iCs/>
                    <w:sz w:val="20"/>
                    <w:szCs w:val="20"/>
                  </w:rPr>
                </w:rPrChange>
              </w:rPr>
              <w:t>Дебитор</w:t>
            </w:r>
            <w:r w:rsidRPr="009C4BAE">
              <w:rPr>
                <w:rFonts w:ascii="Roboto" w:hAnsi="Roboto"/>
                <w:sz w:val="20"/>
                <w:szCs w:val="20"/>
                <w:lang w:val="uz-Cyrl-UZ"/>
                <w:rPrChange w:id="7569"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570" w:author="Nozimjon Ortiqov" w:date="2026-02-24T09:31:00Z" w16du:dateUtc="2026-02-24T04:31:00Z">
                  <w:rPr>
                    <w:rFonts w:ascii="Roboto" w:hAnsi="Roboto"/>
                    <w:b/>
                    <w:bCs/>
                    <w:i/>
                    <w:iCs/>
                    <w:sz w:val="20"/>
                    <w:szCs w:val="20"/>
                  </w:rPr>
                </w:rPrChange>
              </w:rPr>
              <w:t>қарздорликни</w:t>
            </w:r>
            <w:r w:rsidRPr="009C4BAE">
              <w:rPr>
                <w:rFonts w:ascii="Roboto" w:hAnsi="Roboto"/>
                <w:sz w:val="20"/>
                <w:szCs w:val="20"/>
                <w:lang w:val="uz-Cyrl-UZ"/>
                <w:rPrChange w:id="7571" w:author="Nozimjon Ortiqov" w:date="2026-02-24T09:31:00Z" w16du:dateUtc="2026-02-24T04:31:00Z">
                  <w:rPr>
                    <w:rFonts w:ascii="Roboto" w:hAnsi="Roboto"/>
                    <w:i/>
                    <w:iCs/>
                    <w:sz w:val="20"/>
                    <w:szCs w:val="20"/>
                  </w:rPr>
                </w:rPrChange>
              </w:rPr>
              <w:t xml:space="preserve"> ундириш.</w:t>
            </w:r>
          </w:p>
        </w:tc>
        <w:tc>
          <w:tcPr>
            <w:tcW w:w="3119" w:type="dxa"/>
            <w:tcPrChange w:id="7572" w:author="Nozimjon Ortiqov" w:date="2026-02-23T20:21:00Z" w16du:dateUtc="2026-02-23T15:21:00Z">
              <w:tcPr>
                <w:tcW w:w="2410" w:type="dxa"/>
                <w:gridSpan w:val="2"/>
              </w:tcPr>
            </w:tcPrChange>
          </w:tcPr>
          <w:p w14:paraId="0C54C81F" w14:textId="77777777" w:rsidR="00484395" w:rsidRPr="009C4BAE" w:rsidDel="00FD7EC5" w:rsidRDefault="00484395" w:rsidP="001222C0">
            <w:pPr>
              <w:spacing w:after="120"/>
              <w:rPr>
                <w:del w:id="7573" w:author="Nozimjon Ortiqov" w:date="2026-02-23T20:18:00Z" w16du:dateUtc="2026-02-23T15:18:00Z"/>
                <w:rFonts w:ascii="Roboto" w:hAnsi="Roboto"/>
                <w:sz w:val="20"/>
                <w:szCs w:val="20"/>
                <w:lang w:val="uz-Cyrl-UZ"/>
                <w:rPrChange w:id="7574" w:author="Nozimjon Ortiqov" w:date="2026-02-24T09:31:00Z" w16du:dateUtc="2026-02-24T04:31:00Z">
                  <w:rPr>
                    <w:del w:id="7575" w:author="Nozimjon Ortiqov" w:date="2026-02-23T20:18:00Z" w16du:dateUtc="2026-02-23T15:18:00Z"/>
                    <w:rFonts w:ascii="Roboto" w:hAnsi="Roboto"/>
                    <w:sz w:val="20"/>
                    <w:szCs w:val="20"/>
                  </w:rPr>
                </w:rPrChange>
              </w:rPr>
            </w:pPr>
            <w:r w:rsidRPr="009C4BAE">
              <w:rPr>
                <w:rFonts w:ascii="Roboto" w:hAnsi="Roboto"/>
                <w:lang w:val="uz-Cyrl-UZ"/>
                <w:rPrChange w:id="7576" w:author="Nozimjon Ortiqov" w:date="2026-02-24T09:31:00Z" w16du:dateUtc="2026-02-24T04:31:00Z">
                  <w:rPr/>
                </w:rPrChange>
              </w:rPr>
              <w:fldChar w:fldCharType="begin"/>
            </w:r>
            <w:r w:rsidRPr="009C4BAE">
              <w:rPr>
                <w:rFonts w:ascii="Roboto" w:hAnsi="Roboto"/>
                <w:lang w:val="uz-Cyrl-UZ"/>
                <w:rPrChange w:id="7577" w:author="Nozimjon Ortiqov" w:date="2026-02-24T09:31:00Z" w16du:dateUtc="2026-02-24T04:31:00Z">
                  <w:rPr/>
                </w:rPrChange>
              </w:rPr>
              <w:instrText>HYPERLINK "https://delta-m.uz/"</w:instrText>
            </w:r>
            <w:r w:rsidRPr="007A79F7">
              <w:rPr>
                <w:rFonts w:ascii="Roboto" w:hAnsi="Roboto"/>
                <w:lang w:val="uz-Cyrl-UZ"/>
              </w:rPr>
            </w:r>
            <w:r w:rsidRPr="009C4BAE">
              <w:rPr>
                <w:rFonts w:ascii="Roboto" w:hAnsi="Roboto"/>
                <w:lang w:val="uz-Cyrl-UZ"/>
                <w:rPrChange w:id="7578" w:author="Nozimjon Ortiqov" w:date="2026-02-24T09:31:00Z" w16du:dateUtc="2026-02-24T04:31:00Z">
                  <w:rPr/>
                </w:rPrChange>
              </w:rPr>
              <w:fldChar w:fldCharType="separate"/>
            </w:r>
            <w:r w:rsidRPr="009C4BAE">
              <w:rPr>
                <w:rStyle w:val="af2"/>
                <w:rFonts w:ascii="Roboto" w:hAnsi="Roboto"/>
                <w:sz w:val="20"/>
                <w:szCs w:val="20"/>
                <w:lang w:val="uz-Cyrl-UZ"/>
                <w:rPrChange w:id="7579" w:author="Nozimjon Ortiqov" w:date="2026-02-24T09:31:00Z" w16du:dateUtc="2026-02-24T04:31:00Z">
                  <w:rPr>
                    <w:rStyle w:val="af2"/>
                    <w:rFonts w:ascii="Roboto" w:hAnsi="Roboto"/>
                    <w:sz w:val="20"/>
                    <w:szCs w:val="20"/>
                  </w:rPr>
                </w:rPrChange>
              </w:rPr>
              <w:t>https://delta-m.uz/</w:t>
            </w:r>
            <w:r w:rsidRPr="009C4BAE">
              <w:rPr>
                <w:rFonts w:ascii="Roboto" w:hAnsi="Roboto"/>
                <w:lang w:val="uz-Cyrl-UZ"/>
                <w:rPrChange w:id="7580" w:author="Nozimjon Ortiqov" w:date="2026-02-24T09:31:00Z" w16du:dateUtc="2026-02-24T04:31:00Z">
                  <w:rPr/>
                </w:rPrChange>
              </w:rPr>
              <w:fldChar w:fldCharType="end"/>
            </w:r>
          </w:p>
          <w:p w14:paraId="2B8DF832" w14:textId="77777777" w:rsidR="00484395" w:rsidRPr="009C4BAE" w:rsidRDefault="00484395" w:rsidP="001222C0">
            <w:pPr>
              <w:spacing w:after="120"/>
              <w:rPr>
                <w:rFonts w:ascii="Roboto" w:hAnsi="Roboto"/>
                <w:sz w:val="20"/>
                <w:szCs w:val="20"/>
                <w:lang w:val="uz-Cyrl-UZ"/>
                <w:rPrChange w:id="7581" w:author="Nozimjon Ortiqov" w:date="2026-02-24T09:31:00Z" w16du:dateUtc="2026-02-24T04:31:00Z">
                  <w:rPr>
                    <w:rFonts w:ascii="Roboto" w:hAnsi="Roboto"/>
                    <w:sz w:val="20"/>
                    <w:szCs w:val="20"/>
                  </w:rPr>
                </w:rPrChange>
              </w:rPr>
            </w:pPr>
          </w:p>
        </w:tc>
      </w:tr>
      <w:tr w:rsidR="00484395" w:rsidRPr="009C4BAE" w14:paraId="56E48043" w14:textId="77777777" w:rsidTr="0064443D">
        <w:trPr>
          <w:trPrChange w:id="7582" w:author="Nozimjon Ortiqov" w:date="2026-02-23T20:21:00Z" w16du:dateUtc="2026-02-23T15:21:00Z">
            <w:trPr>
              <w:gridBefore w:val="2"/>
            </w:trPr>
          </w:trPrChange>
        </w:trPr>
        <w:tc>
          <w:tcPr>
            <w:tcW w:w="567" w:type="dxa"/>
            <w:tcPrChange w:id="7583" w:author="Nozimjon Ortiqov" w:date="2026-02-23T20:21:00Z" w16du:dateUtc="2026-02-23T15:21:00Z">
              <w:tcPr>
                <w:tcW w:w="1276" w:type="dxa"/>
              </w:tcPr>
            </w:tcPrChange>
          </w:tcPr>
          <w:p w14:paraId="018682BD"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3</w:t>
            </w:r>
          </w:p>
        </w:tc>
        <w:tc>
          <w:tcPr>
            <w:tcW w:w="2126" w:type="dxa"/>
            <w:tcPrChange w:id="7584" w:author="Nozimjon Ortiqov" w:date="2026-02-23T20:21:00Z" w16du:dateUtc="2026-02-23T15:21:00Z">
              <w:tcPr>
                <w:tcW w:w="2835" w:type="dxa"/>
                <w:gridSpan w:val="2"/>
              </w:tcPr>
            </w:tcPrChange>
          </w:tcPr>
          <w:p w14:paraId="2052302E" w14:textId="77777777" w:rsidR="00484395" w:rsidRPr="009C4BAE" w:rsidRDefault="00484395">
            <w:pPr>
              <w:rPr>
                <w:rFonts w:ascii="Roboto" w:hAnsi="Roboto"/>
                <w:b/>
                <w:bCs/>
                <w:color w:val="0070C0"/>
                <w:sz w:val="20"/>
                <w:szCs w:val="20"/>
                <w:lang w:val="uz-Cyrl-UZ"/>
                <w:rPrChange w:id="7585" w:author="Nozimjon Ortiqov" w:date="2026-02-24T09:31:00Z" w16du:dateUtc="2026-02-24T04:31:00Z">
                  <w:rPr>
                    <w:rFonts w:ascii="Roboto" w:hAnsi="Roboto"/>
                    <w:b/>
                    <w:bCs/>
                    <w:color w:val="0070C0"/>
                    <w:sz w:val="20"/>
                    <w:szCs w:val="20"/>
                  </w:rPr>
                </w:rPrChange>
              </w:rPr>
              <w:pPrChange w:id="7586" w:author="Nozimjon Ortiqov" w:date="2026-02-23T20:19:00Z" w16du:dateUtc="2026-02-23T15:19:00Z">
                <w:pPr>
                  <w:spacing w:after="120"/>
                </w:pPr>
              </w:pPrChange>
            </w:pPr>
            <w:r w:rsidRPr="009C4BAE">
              <w:rPr>
                <w:rFonts w:ascii="Roboto" w:hAnsi="Roboto"/>
                <w:b/>
                <w:bCs/>
                <w:color w:val="0070C0"/>
                <w:sz w:val="20"/>
                <w:szCs w:val="20"/>
                <w:lang w:val="uz-Cyrl-UZ"/>
                <w:rPrChange w:id="7587" w:author="Nozimjon Ortiqov" w:date="2026-02-24T09:31:00Z" w16du:dateUtc="2026-02-24T04:31:00Z">
                  <w:rPr>
                    <w:rFonts w:ascii="Roboto" w:hAnsi="Roboto"/>
                    <w:b/>
                    <w:bCs/>
                    <w:color w:val="0070C0"/>
                    <w:sz w:val="20"/>
                    <w:szCs w:val="20"/>
                  </w:rPr>
                </w:rPrChange>
              </w:rPr>
              <w:t>Creditreform</w:t>
            </w:r>
          </w:p>
          <w:p w14:paraId="0C0F1770" w14:textId="77777777" w:rsidR="00484395" w:rsidRPr="009C4BAE" w:rsidRDefault="00484395">
            <w:pPr>
              <w:rPr>
                <w:rFonts w:ascii="Roboto" w:hAnsi="Roboto"/>
                <w:i/>
                <w:iCs/>
                <w:color w:val="0070C0"/>
                <w:sz w:val="20"/>
                <w:szCs w:val="20"/>
                <w:lang w:val="uz-Cyrl-UZ"/>
                <w:rPrChange w:id="7588" w:author="Nozimjon Ortiqov" w:date="2026-02-24T09:31:00Z" w16du:dateUtc="2026-02-24T04:31:00Z">
                  <w:rPr>
                    <w:rFonts w:ascii="Roboto" w:hAnsi="Roboto"/>
                    <w:i/>
                    <w:iCs/>
                    <w:color w:val="0070C0"/>
                    <w:sz w:val="20"/>
                    <w:szCs w:val="20"/>
                  </w:rPr>
                </w:rPrChange>
              </w:rPr>
              <w:pPrChange w:id="7589" w:author="Nozimjon Ortiqov" w:date="2026-02-23T20:19:00Z" w16du:dateUtc="2026-02-23T15:19:00Z">
                <w:pPr>
                  <w:spacing w:after="120"/>
                </w:pPr>
              </w:pPrChange>
            </w:pPr>
            <w:r w:rsidRPr="009C4BAE">
              <w:rPr>
                <w:rFonts w:ascii="Roboto" w:hAnsi="Roboto"/>
                <w:i/>
                <w:iCs/>
                <w:sz w:val="20"/>
                <w:szCs w:val="20"/>
                <w:lang w:val="uz-Cyrl-UZ"/>
                <w:rPrChange w:id="7590"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591" w:author="Nozimjon Ortiqov" w:date="2026-02-24T09:31:00Z" w16du:dateUtc="2026-02-24T04:31:00Z">
                  <w:rPr>
                    <w:rFonts w:ascii="Roboto" w:hAnsi="Roboto"/>
                    <w:i/>
                    <w:iCs/>
                    <w:color w:val="0070C0"/>
                    <w:sz w:val="20"/>
                    <w:szCs w:val="20"/>
                  </w:rPr>
                </w:rPrChange>
              </w:rPr>
              <w:t>Германия</w:t>
            </w:r>
            <w:r w:rsidRPr="009C4BAE">
              <w:rPr>
                <w:rFonts w:ascii="Roboto" w:hAnsi="Roboto"/>
                <w:i/>
                <w:iCs/>
                <w:sz w:val="20"/>
                <w:szCs w:val="20"/>
                <w:lang w:val="uz-Cyrl-UZ"/>
                <w:rPrChange w:id="7592" w:author="Nozimjon Ortiqov" w:date="2026-02-24T09:31:00Z" w16du:dateUtc="2026-02-24T04:31:00Z">
                  <w:rPr>
                    <w:rFonts w:ascii="Roboto" w:hAnsi="Roboto"/>
                    <w:i/>
                    <w:iCs/>
                    <w:sz w:val="20"/>
                    <w:szCs w:val="20"/>
                  </w:rPr>
                </w:rPrChange>
              </w:rPr>
              <w:t>)</w:t>
            </w:r>
          </w:p>
        </w:tc>
        <w:tc>
          <w:tcPr>
            <w:tcW w:w="5245" w:type="dxa"/>
            <w:tcPrChange w:id="7593" w:author="Nozimjon Ortiqov" w:date="2026-02-23T20:21:00Z" w16du:dateUtc="2026-02-23T15:21:00Z">
              <w:tcPr>
                <w:tcW w:w="4962" w:type="dxa"/>
                <w:gridSpan w:val="2"/>
              </w:tcPr>
            </w:tcPrChange>
          </w:tcPr>
          <w:p w14:paraId="3A02C9CA" w14:textId="77777777" w:rsidR="00484395" w:rsidRPr="009C4BAE" w:rsidRDefault="00484395">
            <w:pPr>
              <w:spacing w:after="120"/>
              <w:jc w:val="both"/>
              <w:rPr>
                <w:rFonts w:ascii="Roboto" w:hAnsi="Roboto"/>
                <w:sz w:val="20"/>
                <w:szCs w:val="20"/>
                <w:lang w:val="uz-Cyrl-UZ"/>
                <w:rPrChange w:id="7594" w:author="Nozimjon Ortiqov" w:date="2026-02-24T09:31:00Z" w16du:dateUtc="2026-02-24T04:31:00Z">
                  <w:rPr>
                    <w:rFonts w:ascii="Roboto" w:hAnsi="Roboto"/>
                    <w:sz w:val="20"/>
                    <w:szCs w:val="20"/>
                  </w:rPr>
                </w:rPrChange>
              </w:rPr>
              <w:pPrChange w:id="7595" w:author="Nozimjon Ortiqov" w:date="2026-02-23T20:19:00Z" w16du:dateUtc="2026-02-23T15:19:00Z">
                <w:pPr>
                  <w:spacing w:after="120"/>
                </w:pPr>
              </w:pPrChange>
            </w:pPr>
            <w:r w:rsidRPr="009C4BAE">
              <w:rPr>
                <w:rFonts w:ascii="Roboto" w:hAnsi="Roboto"/>
                <w:b/>
                <w:bCs/>
                <w:color w:val="0070C0"/>
                <w:sz w:val="20"/>
                <w:szCs w:val="20"/>
                <w:lang w:val="uz-Cyrl-UZ"/>
                <w:rPrChange w:id="7596" w:author="Nozimjon Ortiqov" w:date="2026-02-24T09:31:00Z" w16du:dateUtc="2026-02-24T04:31:00Z">
                  <w:rPr>
                    <w:rFonts w:ascii="Roboto" w:hAnsi="Roboto"/>
                    <w:b/>
                    <w:bCs/>
                    <w:color w:val="0070C0"/>
                    <w:sz w:val="20"/>
                    <w:szCs w:val="20"/>
                  </w:rPr>
                </w:rPrChange>
              </w:rPr>
              <w:t>Қарздорликни</w:t>
            </w:r>
            <w:r w:rsidRPr="009C4BAE">
              <w:rPr>
                <w:rFonts w:ascii="Roboto" w:hAnsi="Roboto"/>
                <w:color w:val="0070C0"/>
                <w:sz w:val="20"/>
                <w:szCs w:val="20"/>
                <w:lang w:val="uz-Cyrl-UZ"/>
                <w:rPrChange w:id="7597"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598" w:author="Nozimjon Ortiqov" w:date="2026-02-24T09:31:00Z" w16du:dateUtc="2026-02-24T04:31:00Z">
                  <w:rPr>
                    <w:rFonts w:ascii="Roboto" w:hAnsi="Roboto"/>
                    <w:b/>
                    <w:bCs/>
                    <w:color w:val="0070C0"/>
                    <w:sz w:val="20"/>
                    <w:szCs w:val="20"/>
                  </w:rPr>
                </w:rPrChange>
              </w:rPr>
              <w:t>ундириш</w:t>
            </w:r>
            <w:r w:rsidRPr="009C4BAE">
              <w:rPr>
                <w:rFonts w:ascii="Roboto" w:hAnsi="Roboto"/>
                <w:color w:val="0070C0"/>
                <w:sz w:val="20"/>
                <w:szCs w:val="20"/>
                <w:lang w:val="uz-Cyrl-UZ"/>
                <w:rPrChange w:id="7599"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600" w:author="Nozimjon Ortiqov" w:date="2026-02-24T09:31:00Z" w16du:dateUtc="2026-02-24T04:31:00Z">
                  <w:rPr>
                    <w:rFonts w:ascii="Roboto" w:hAnsi="Roboto"/>
                    <w:sz w:val="20"/>
                    <w:szCs w:val="20"/>
                  </w:rPr>
                </w:rPrChange>
              </w:rPr>
              <w:t>агентлиги.</w:t>
            </w:r>
          </w:p>
          <w:p w14:paraId="18041F04" w14:textId="0A88EC33" w:rsidR="00484395" w:rsidRPr="00EE553A" w:rsidRDefault="00484395">
            <w:pPr>
              <w:spacing w:after="120"/>
              <w:jc w:val="both"/>
              <w:rPr>
                <w:rFonts w:ascii="Roboto" w:hAnsi="Roboto"/>
                <w:sz w:val="20"/>
                <w:szCs w:val="20"/>
                <w:lang w:val="uz-Cyrl-UZ"/>
                <w:rPrChange w:id="7601" w:author="Nozimjon Ortiqov" w:date="2026-02-24T13:38:00Z" w16du:dateUtc="2026-02-24T08:38:00Z">
                  <w:rPr>
                    <w:rFonts w:ascii="Roboto" w:hAnsi="Roboto"/>
                    <w:i/>
                    <w:iCs/>
                    <w:sz w:val="20"/>
                    <w:szCs w:val="20"/>
                  </w:rPr>
                </w:rPrChange>
              </w:rPr>
              <w:pPrChange w:id="7602" w:author="Nozimjon Ortiqov" w:date="2026-02-23T20:19:00Z" w16du:dateUtc="2026-02-23T15:19:00Z">
                <w:pPr>
                  <w:spacing w:after="120"/>
                </w:pPr>
              </w:pPrChange>
            </w:pPr>
            <w:r w:rsidRPr="00EE553A">
              <w:rPr>
                <w:rFonts w:ascii="Roboto" w:hAnsi="Roboto"/>
                <w:b/>
                <w:bCs/>
                <w:sz w:val="20"/>
                <w:szCs w:val="20"/>
                <w:lang w:val="uz-Cyrl-UZ"/>
                <w:rPrChange w:id="7603" w:author="Nozimjon Ortiqov" w:date="2026-02-24T13:38:00Z" w16du:dateUtc="2026-02-24T08:38:00Z">
                  <w:rPr>
                    <w:rFonts w:ascii="Roboto" w:hAnsi="Roboto"/>
                    <w:b/>
                    <w:bCs/>
                    <w:i/>
                    <w:iCs/>
                    <w:sz w:val="20"/>
                    <w:szCs w:val="20"/>
                  </w:rPr>
                </w:rPrChange>
              </w:rPr>
              <w:t>Ўзбекистон</w:t>
            </w:r>
            <w:r w:rsidRPr="00EE553A">
              <w:rPr>
                <w:rFonts w:ascii="Roboto" w:hAnsi="Roboto"/>
                <w:sz w:val="20"/>
                <w:szCs w:val="20"/>
                <w:lang w:val="uz-Cyrl-UZ"/>
                <w:rPrChange w:id="7604" w:author="Nozimjon Ortiqov" w:date="2026-02-24T13:38:00Z" w16du:dateUtc="2026-02-24T08:38:00Z">
                  <w:rPr>
                    <w:rFonts w:ascii="Roboto" w:hAnsi="Roboto"/>
                    <w:i/>
                    <w:iCs/>
                    <w:sz w:val="20"/>
                    <w:szCs w:val="20"/>
                  </w:rPr>
                </w:rPrChange>
              </w:rPr>
              <w:t xml:space="preserve"> бозорида маҳаллий ҳамкорлар билан ҳамкорликда фаолият </w:t>
            </w:r>
            <w:ins w:id="7605" w:author="Nozimjon Ortiqov" w:date="2026-02-23T20:46:00Z" w16du:dateUtc="2026-02-23T15:46:00Z">
              <w:r w:rsidR="000B477D" w:rsidRPr="00EE553A">
                <w:rPr>
                  <w:rFonts w:ascii="Roboto" w:hAnsi="Roboto"/>
                  <w:sz w:val="20"/>
                  <w:szCs w:val="20"/>
                  <w:lang w:val="uz-Cyrl-UZ"/>
                  <w:rPrChange w:id="7606" w:author="Nozimjon Ortiqov" w:date="2026-02-24T13:38:00Z" w16du:dateUtc="2026-02-24T08:38:00Z">
                    <w:rPr>
                      <w:rFonts w:ascii="Roboto" w:hAnsi="Roboto"/>
                      <w:i/>
                      <w:iCs/>
                      <w:sz w:val="20"/>
                      <w:szCs w:val="20"/>
                      <w:lang w:val="uz-Cyrl-UZ"/>
                    </w:rPr>
                  </w:rPrChange>
                </w:rPr>
                <w:t>юритади</w:t>
              </w:r>
            </w:ins>
            <w:del w:id="7607" w:author="Nozimjon Ortiqov" w:date="2026-02-23T20:46:00Z" w16du:dateUtc="2026-02-23T15:46:00Z">
              <w:r w:rsidRPr="00EE553A" w:rsidDel="000B477D">
                <w:rPr>
                  <w:rFonts w:ascii="Roboto" w:hAnsi="Roboto"/>
                  <w:sz w:val="20"/>
                  <w:szCs w:val="20"/>
                  <w:lang w:val="uz-Cyrl-UZ"/>
                  <w:rPrChange w:id="7608" w:author="Nozimjon Ortiqov" w:date="2026-02-24T13:38:00Z" w16du:dateUtc="2026-02-24T08:38:00Z">
                    <w:rPr>
                      <w:rFonts w:ascii="Roboto" w:hAnsi="Roboto"/>
                      <w:i/>
                      <w:iCs/>
                      <w:sz w:val="20"/>
                      <w:szCs w:val="20"/>
                    </w:rPr>
                  </w:rPrChange>
                </w:rPr>
                <w:delText>юрити</w:delText>
              </w:r>
            </w:del>
            <w:del w:id="7609" w:author="Nozimjon Ortiqov" w:date="2026-02-23T20:18:00Z" w16du:dateUtc="2026-02-23T15:18:00Z">
              <w:r w:rsidRPr="00EE553A" w:rsidDel="00FD7EC5">
                <w:rPr>
                  <w:rFonts w:ascii="Roboto" w:hAnsi="Roboto"/>
                  <w:sz w:val="20"/>
                  <w:szCs w:val="20"/>
                  <w:lang w:val="uz-Cyrl-UZ"/>
                  <w:rPrChange w:id="7610" w:author="Nozimjon Ortiqov" w:date="2026-02-24T13:38:00Z" w16du:dateUtc="2026-02-24T08:38:00Z">
                    <w:rPr>
                      <w:rFonts w:ascii="Roboto" w:hAnsi="Roboto"/>
                      <w:i/>
                      <w:iCs/>
                      <w:sz w:val="20"/>
                      <w:szCs w:val="20"/>
                    </w:rPr>
                  </w:rPrChange>
                </w:rPr>
                <w:delText>шини кўрсат</w:delText>
              </w:r>
            </w:del>
            <w:del w:id="7611" w:author="Nozimjon Ortiqov" w:date="2026-02-23T20:46:00Z" w16du:dateUtc="2026-02-23T15:46:00Z">
              <w:r w:rsidRPr="00EE553A" w:rsidDel="000B477D">
                <w:rPr>
                  <w:rFonts w:ascii="Roboto" w:hAnsi="Roboto"/>
                  <w:sz w:val="20"/>
                  <w:szCs w:val="20"/>
                  <w:lang w:val="uz-Cyrl-UZ"/>
                  <w:rPrChange w:id="7612" w:author="Nozimjon Ortiqov" w:date="2026-02-24T13:38:00Z" w16du:dateUtc="2026-02-24T08:38:00Z">
                    <w:rPr>
                      <w:rFonts w:ascii="Roboto" w:hAnsi="Roboto"/>
                      <w:i/>
                      <w:iCs/>
                      <w:sz w:val="20"/>
                      <w:szCs w:val="20"/>
                    </w:rPr>
                  </w:rPrChange>
                </w:rPr>
                <w:delText>ади</w:delText>
              </w:r>
            </w:del>
            <w:r w:rsidRPr="00EE553A">
              <w:rPr>
                <w:rFonts w:ascii="Roboto" w:hAnsi="Roboto"/>
                <w:sz w:val="20"/>
                <w:szCs w:val="20"/>
                <w:lang w:val="uz-Cyrl-UZ"/>
                <w:rPrChange w:id="7613" w:author="Nozimjon Ortiqov" w:date="2026-02-24T13:38:00Z" w16du:dateUtc="2026-02-24T08:38:00Z">
                  <w:rPr>
                    <w:rFonts w:ascii="Roboto" w:hAnsi="Roboto"/>
                    <w:i/>
                    <w:iCs/>
                    <w:sz w:val="20"/>
                    <w:szCs w:val="20"/>
                  </w:rPr>
                </w:rPrChange>
              </w:rPr>
              <w:t>.</w:t>
            </w:r>
          </w:p>
        </w:tc>
        <w:tc>
          <w:tcPr>
            <w:tcW w:w="3119" w:type="dxa"/>
            <w:tcPrChange w:id="7614" w:author="Nozimjon Ortiqov" w:date="2026-02-23T20:21:00Z" w16du:dateUtc="2026-02-23T15:21:00Z">
              <w:tcPr>
                <w:tcW w:w="2410" w:type="dxa"/>
                <w:gridSpan w:val="2"/>
              </w:tcPr>
            </w:tcPrChange>
          </w:tcPr>
          <w:p w14:paraId="7126A967" w14:textId="77777777" w:rsidR="00484395" w:rsidRPr="009C4BAE" w:rsidRDefault="00484395" w:rsidP="001222C0">
            <w:pPr>
              <w:spacing w:after="120"/>
              <w:rPr>
                <w:rFonts w:ascii="Roboto" w:hAnsi="Roboto"/>
                <w:sz w:val="20"/>
                <w:szCs w:val="20"/>
                <w:lang w:val="uz-Cyrl-UZ"/>
              </w:rPr>
            </w:pPr>
            <w:r w:rsidRPr="009C4BAE">
              <w:rPr>
                <w:rFonts w:ascii="Roboto" w:hAnsi="Roboto"/>
                <w:lang w:val="uz-Cyrl-UZ"/>
                <w:rPrChange w:id="7615" w:author="Nozimjon Ortiqov" w:date="2026-02-24T09:31:00Z" w16du:dateUtc="2026-02-24T04:31:00Z">
                  <w:rPr/>
                </w:rPrChange>
              </w:rPr>
              <w:fldChar w:fldCharType="begin"/>
            </w:r>
            <w:r w:rsidRPr="009C4BAE">
              <w:rPr>
                <w:rFonts w:ascii="Roboto" w:hAnsi="Roboto"/>
                <w:lang w:val="uz-Cyrl-UZ"/>
                <w:rPrChange w:id="7616" w:author="Nozimjon Ortiqov" w:date="2026-02-24T09:31:00Z" w16du:dateUtc="2026-02-24T04:31:00Z">
                  <w:rPr/>
                </w:rPrChange>
              </w:rPr>
              <w:instrText>HYPERLINK "https://creditreform.co.uk/"</w:instrText>
            </w:r>
            <w:r w:rsidRPr="007A79F7">
              <w:rPr>
                <w:rFonts w:ascii="Roboto" w:hAnsi="Roboto"/>
                <w:lang w:val="uz-Cyrl-UZ"/>
              </w:rPr>
            </w:r>
            <w:r w:rsidRPr="009C4BAE">
              <w:rPr>
                <w:rFonts w:ascii="Roboto" w:hAnsi="Roboto"/>
                <w:lang w:val="uz-Cyrl-UZ"/>
                <w:rPrChange w:id="7617" w:author="Nozimjon Ortiqov" w:date="2026-02-24T09:31:00Z" w16du:dateUtc="2026-02-24T04:31:00Z">
                  <w:rPr/>
                </w:rPrChange>
              </w:rPr>
              <w:fldChar w:fldCharType="separate"/>
            </w:r>
            <w:r w:rsidRPr="009C4BAE">
              <w:rPr>
                <w:rStyle w:val="af2"/>
                <w:rFonts w:ascii="Roboto" w:hAnsi="Roboto"/>
                <w:sz w:val="20"/>
                <w:szCs w:val="20"/>
                <w:lang w:val="uz-Cyrl-UZ"/>
                <w:rPrChange w:id="7618" w:author="Nozimjon Ortiqov" w:date="2026-02-24T09:31:00Z" w16du:dateUtc="2026-02-24T04:31:00Z">
                  <w:rPr>
                    <w:rStyle w:val="af2"/>
                    <w:rFonts w:ascii="Roboto" w:hAnsi="Roboto"/>
                    <w:sz w:val="20"/>
                    <w:szCs w:val="20"/>
                  </w:rPr>
                </w:rPrChange>
              </w:rPr>
              <w:t>https://creditreform.co.uk/</w:t>
            </w:r>
            <w:r w:rsidRPr="009C4BAE">
              <w:rPr>
                <w:rFonts w:ascii="Roboto" w:hAnsi="Roboto"/>
                <w:lang w:val="uz-Cyrl-UZ"/>
                <w:rPrChange w:id="7619" w:author="Nozimjon Ortiqov" w:date="2026-02-24T09:31:00Z" w16du:dateUtc="2026-02-24T04:31:00Z">
                  <w:rPr/>
                </w:rPrChange>
              </w:rPr>
              <w:fldChar w:fldCharType="end"/>
            </w:r>
          </w:p>
          <w:p w14:paraId="733DC329" w14:textId="77777777" w:rsidR="00484395" w:rsidRPr="009C4BAE" w:rsidRDefault="00484395" w:rsidP="001222C0">
            <w:pPr>
              <w:spacing w:after="120"/>
              <w:rPr>
                <w:rStyle w:val="af2"/>
                <w:rFonts w:ascii="Roboto" w:hAnsi="Roboto"/>
                <w:i/>
                <w:iCs/>
                <w:color w:val="000000" w:themeColor="text1"/>
                <w:sz w:val="20"/>
                <w:szCs w:val="20"/>
                <w:lang w:val="uz-Cyrl-UZ"/>
                <w:rPrChange w:id="7620" w:author="Nozimjon Ortiqov" w:date="2026-02-24T09:31:00Z" w16du:dateUtc="2026-02-24T04:31:00Z">
                  <w:rPr>
                    <w:rStyle w:val="af2"/>
                    <w:rFonts w:ascii="Roboto" w:hAnsi="Roboto"/>
                    <w:i/>
                    <w:iCs/>
                    <w:color w:val="000000" w:themeColor="text1"/>
                    <w:sz w:val="20"/>
                    <w:szCs w:val="20"/>
                  </w:rPr>
                </w:rPrChange>
              </w:rPr>
            </w:pPr>
            <w:r w:rsidRPr="009C4BAE">
              <w:rPr>
                <w:rStyle w:val="af2"/>
                <w:rFonts w:ascii="Roboto" w:hAnsi="Roboto"/>
                <w:b/>
                <w:bCs/>
                <w:i/>
                <w:iCs/>
                <w:color w:val="0070C0"/>
                <w:sz w:val="20"/>
                <w:szCs w:val="20"/>
                <w:lang w:val="uz-Cyrl-UZ"/>
                <w:rPrChange w:id="7621" w:author="Nozimjon Ortiqov" w:date="2026-02-24T09:31:00Z" w16du:dateUtc="2026-02-24T04:31:00Z">
                  <w:rPr>
                    <w:rStyle w:val="af2"/>
                    <w:rFonts w:ascii="Roboto" w:hAnsi="Roboto"/>
                    <w:b/>
                    <w:bCs/>
                    <w:i/>
                    <w:iCs/>
                    <w:color w:val="0070C0"/>
                    <w:sz w:val="20"/>
                    <w:szCs w:val="20"/>
                  </w:rPr>
                </w:rPrChange>
              </w:rPr>
              <w:t>Ўзбекистон</w:t>
            </w:r>
            <w:r w:rsidRPr="009C4BAE">
              <w:rPr>
                <w:rStyle w:val="af2"/>
                <w:rFonts w:ascii="Roboto" w:hAnsi="Roboto"/>
                <w:i/>
                <w:iCs/>
                <w:color w:val="0070C0"/>
                <w:sz w:val="20"/>
                <w:szCs w:val="20"/>
                <w:lang w:val="uz-Cyrl-UZ"/>
                <w:rPrChange w:id="7622" w:author="Nozimjon Ortiqov" w:date="2026-02-24T09:31:00Z" w16du:dateUtc="2026-02-24T04:31:00Z">
                  <w:rPr>
                    <w:rStyle w:val="af2"/>
                    <w:rFonts w:ascii="Roboto" w:hAnsi="Roboto"/>
                    <w:i/>
                    <w:iCs/>
                    <w:color w:val="0070C0"/>
                    <w:sz w:val="20"/>
                    <w:szCs w:val="20"/>
                  </w:rPr>
                </w:rPrChange>
              </w:rPr>
              <w:t xml:space="preserve"> </w:t>
            </w:r>
            <w:r w:rsidRPr="009C4BAE">
              <w:rPr>
                <w:rStyle w:val="af2"/>
                <w:rFonts w:ascii="Roboto" w:hAnsi="Roboto"/>
                <w:i/>
                <w:iCs/>
                <w:color w:val="000000" w:themeColor="text1"/>
                <w:sz w:val="20"/>
                <w:szCs w:val="20"/>
                <w:lang w:val="uz-Cyrl-UZ"/>
                <w:rPrChange w:id="7623" w:author="Nozimjon Ortiqov" w:date="2026-02-24T09:31:00Z" w16du:dateUtc="2026-02-24T04:31:00Z">
                  <w:rPr>
                    <w:rStyle w:val="af2"/>
                    <w:rFonts w:ascii="Roboto" w:hAnsi="Roboto"/>
                    <w:i/>
                    <w:iCs/>
                    <w:color w:val="000000" w:themeColor="text1"/>
                    <w:sz w:val="20"/>
                    <w:szCs w:val="20"/>
                  </w:rPr>
                </w:rPrChange>
              </w:rPr>
              <w:t>учун саҳифа:</w:t>
            </w:r>
          </w:p>
          <w:p w14:paraId="2374E792" w14:textId="77777777" w:rsidR="00484395" w:rsidRPr="009C4BAE" w:rsidRDefault="00484395" w:rsidP="001222C0">
            <w:pPr>
              <w:spacing w:after="120"/>
              <w:rPr>
                <w:rFonts w:ascii="Roboto" w:hAnsi="Roboto"/>
                <w:i/>
                <w:iCs/>
                <w:color w:val="000000" w:themeColor="text1"/>
                <w:sz w:val="20"/>
                <w:szCs w:val="20"/>
                <w:lang w:val="uz-Cyrl-UZ"/>
                <w:rPrChange w:id="7624" w:author="Nozimjon Ortiqov" w:date="2026-02-24T09:31:00Z" w16du:dateUtc="2026-02-24T04:31:00Z">
                  <w:rPr>
                    <w:rFonts w:ascii="Roboto" w:hAnsi="Roboto"/>
                    <w:i/>
                    <w:iCs/>
                    <w:color w:val="000000" w:themeColor="text1"/>
                    <w:sz w:val="20"/>
                    <w:szCs w:val="20"/>
                  </w:rPr>
                </w:rPrChange>
              </w:rPr>
            </w:pPr>
            <w:r w:rsidRPr="009C4BAE">
              <w:rPr>
                <w:rFonts w:ascii="Roboto" w:hAnsi="Roboto"/>
                <w:lang w:val="uz-Cyrl-UZ"/>
                <w:rPrChange w:id="7625" w:author="Nozimjon Ortiqov" w:date="2026-02-24T09:31:00Z" w16du:dateUtc="2026-02-24T04:31:00Z">
                  <w:rPr/>
                </w:rPrChange>
              </w:rPr>
              <w:fldChar w:fldCharType="begin"/>
            </w:r>
            <w:r w:rsidRPr="009C4BAE">
              <w:rPr>
                <w:rFonts w:ascii="Roboto" w:hAnsi="Roboto"/>
                <w:lang w:val="uz-Cyrl-UZ"/>
                <w:rPrChange w:id="7626" w:author="Nozimjon Ortiqov" w:date="2026-02-24T09:31:00Z" w16du:dateUtc="2026-02-24T04:31:00Z">
                  <w:rPr/>
                </w:rPrChange>
              </w:rPr>
              <w:instrText>HYPERLINK "https://creditreform.co.uk/debt-collection-agency/international/uzbekistan/" \l ":~:text=2"</w:instrText>
            </w:r>
            <w:r w:rsidRPr="007A79F7">
              <w:rPr>
                <w:rFonts w:ascii="Roboto" w:hAnsi="Roboto"/>
                <w:lang w:val="uz-Cyrl-UZ"/>
              </w:rPr>
            </w:r>
            <w:r w:rsidRPr="009C4BAE">
              <w:rPr>
                <w:rFonts w:ascii="Roboto" w:hAnsi="Roboto"/>
                <w:lang w:val="uz-Cyrl-UZ"/>
                <w:rPrChange w:id="7627" w:author="Nozimjon Ortiqov" w:date="2026-02-24T09:31:00Z" w16du:dateUtc="2026-02-24T04:31:00Z">
                  <w:rPr/>
                </w:rPrChange>
              </w:rPr>
              <w:fldChar w:fldCharType="separate"/>
            </w:r>
            <w:r w:rsidRPr="009C4BAE">
              <w:rPr>
                <w:rStyle w:val="af2"/>
                <w:rFonts w:ascii="Roboto" w:hAnsi="Roboto"/>
                <w:i/>
                <w:iCs/>
                <w:sz w:val="20"/>
                <w:szCs w:val="20"/>
                <w:lang w:val="uz-Cyrl-UZ"/>
                <w:rPrChange w:id="7628" w:author="Nozimjon Ortiqov" w:date="2026-02-24T09:31:00Z" w16du:dateUtc="2026-02-24T04:31:00Z">
                  <w:rPr>
                    <w:rStyle w:val="af2"/>
                    <w:rFonts w:ascii="Roboto" w:hAnsi="Roboto"/>
                    <w:i/>
                    <w:iCs/>
                    <w:sz w:val="20"/>
                    <w:szCs w:val="20"/>
                  </w:rPr>
                </w:rPrChange>
              </w:rPr>
              <w:t>https://creditreform.co.uk/debt-collection-agency/international/uzbekistan/#:~:text=2</w:t>
            </w:r>
            <w:r w:rsidRPr="009C4BAE">
              <w:rPr>
                <w:rFonts w:ascii="Roboto" w:hAnsi="Roboto"/>
                <w:lang w:val="uz-Cyrl-UZ"/>
                <w:rPrChange w:id="7629" w:author="Nozimjon Ortiqov" w:date="2026-02-24T09:31:00Z" w16du:dateUtc="2026-02-24T04:31:00Z">
                  <w:rPr/>
                </w:rPrChange>
              </w:rPr>
              <w:fldChar w:fldCharType="end"/>
            </w:r>
          </w:p>
        </w:tc>
      </w:tr>
      <w:tr w:rsidR="00484395" w:rsidRPr="009C4BAE" w14:paraId="40EB8A5B" w14:textId="77777777" w:rsidTr="0064443D">
        <w:trPr>
          <w:trPrChange w:id="7630" w:author="Nozimjon Ortiqov" w:date="2026-02-23T20:21:00Z" w16du:dateUtc="2026-02-23T15:21:00Z">
            <w:trPr>
              <w:gridBefore w:val="2"/>
            </w:trPr>
          </w:trPrChange>
        </w:trPr>
        <w:tc>
          <w:tcPr>
            <w:tcW w:w="567" w:type="dxa"/>
            <w:tcPrChange w:id="7631" w:author="Nozimjon Ortiqov" w:date="2026-02-23T20:21:00Z" w16du:dateUtc="2026-02-23T15:21:00Z">
              <w:tcPr>
                <w:tcW w:w="1276" w:type="dxa"/>
              </w:tcPr>
            </w:tcPrChange>
          </w:tcPr>
          <w:p w14:paraId="17197B56"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4</w:t>
            </w:r>
          </w:p>
        </w:tc>
        <w:tc>
          <w:tcPr>
            <w:tcW w:w="2126" w:type="dxa"/>
            <w:tcPrChange w:id="7632" w:author="Nozimjon Ortiqov" w:date="2026-02-23T20:21:00Z" w16du:dateUtc="2026-02-23T15:21:00Z">
              <w:tcPr>
                <w:tcW w:w="2835" w:type="dxa"/>
                <w:gridSpan w:val="2"/>
              </w:tcPr>
            </w:tcPrChange>
          </w:tcPr>
          <w:p w14:paraId="479D426C" w14:textId="77777777" w:rsidR="00484395" w:rsidRPr="009C4BAE" w:rsidRDefault="00484395">
            <w:pPr>
              <w:rPr>
                <w:rFonts w:ascii="Roboto" w:hAnsi="Roboto"/>
                <w:b/>
                <w:bCs/>
                <w:color w:val="0070C0"/>
                <w:sz w:val="20"/>
                <w:szCs w:val="20"/>
                <w:lang w:val="uz-Cyrl-UZ"/>
                <w:rPrChange w:id="7633" w:author="Nozimjon Ortiqov" w:date="2026-02-24T09:31:00Z" w16du:dateUtc="2026-02-24T04:31:00Z">
                  <w:rPr>
                    <w:rFonts w:ascii="Roboto" w:hAnsi="Roboto"/>
                    <w:b/>
                    <w:bCs/>
                    <w:color w:val="0070C0"/>
                    <w:sz w:val="20"/>
                    <w:szCs w:val="20"/>
                  </w:rPr>
                </w:rPrChange>
              </w:rPr>
              <w:pPrChange w:id="7634" w:author="Nozimjon Ortiqov" w:date="2026-02-23T20:19:00Z" w16du:dateUtc="2026-02-23T15:19:00Z">
                <w:pPr>
                  <w:spacing w:after="120"/>
                </w:pPr>
              </w:pPrChange>
            </w:pPr>
            <w:r w:rsidRPr="009C4BAE">
              <w:rPr>
                <w:rFonts w:ascii="Roboto" w:hAnsi="Roboto"/>
                <w:b/>
                <w:bCs/>
                <w:color w:val="0070C0"/>
                <w:sz w:val="20"/>
                <w:szCs w:val="20"/>
                <w:lang w:val="uz-Cyrl-UZ"/>
                <w:rPrChange w:id="7635" w:author="Nozimjon Ortiqov" w:date="2026-02-24T09:31:00Z" w16du:dateUtc="2026-02-24T04:31:00Z">
                  <w:rPr>
                    <w:rFonts w:ascii="Roboto" w:hAnsi="Roboto"/>
                    <w:b/>
                    <w:bCs/>
                    <w:color w:val="0070C0"/>
                    <w:sz w:val="20"/>
                    <w:szCs w:val="20"/>
                  </w:rPr>
                </w:rPrChange>
              </w:rPr>
              <w:t>Irbis Group</w:t>
            </w:r>
          </w:p>
          <w:p w14:paraId="7709FB34" w14:textId="77777777" w:rsidR="00484395" w:rsidRPr="009C4BAE" w:rsidRDefault="00484395">
            <w:pPr>
              <w:rPr>
                <w:rFonts w:ascii="Roboto" w:hAnsi="Roboto"/>
                <w:b/>
                <w:bCs/>
                <w:color w:val="0070C0"/>
                <w:sz w:val="20"/>
                <w:szCs w:val="20"/>
                <w:lang w:val="uz-Cyrl-UZ"/>
                <w:rPrChange w:id="7636" w:author="Nozimjon Ortiqov" w:date="2026-02-24T09:31:00Z" w16du:dateUtc="2026-02-24T04:31:00Z">
                  <w:rPr>
                    <w:rFonts w:ascii="Roboto" w:hAnsi="Roboto"/>
                    <w:b/>
                    <w:bCs/>
                    <w:color w:val="0070C0"/>
                    <w:sz w:val="20"/>
                    <w:szCs w:val="20"/>
                  </w:rPr>
                </w:rPrChange>
              </w:rPr>
              <w:pPrChange w:id="7637" w:author="Nozimjon Ortiqov" w:date="2026-02-23T20:19:00Z" w16du:dateUtc="2026-02-23T15:19:00Z">
                <w:pPr>
                  <w:spacing w:after="120"/>
                </w:pPr>
              </w:pPrChange>
            </w:pPr>
            <w:r w:rsidRPr="009C4BAE">
              <w:rPr>
                <w:rFonts w:ascii="Roboto" w:hAnsi="Roboto"/>
                <w:i/>
                <w:iCs/>
                <w:sz w:val="20"/>
                <w:szCs w:val="20"/>
                <w:lang w:val="uz-Cyrl-UZ"/>
                <w:rPrChange w:id="7638"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639" w:author="Nozimjon Ortiqov" w:date="2026-02-24T09:31:00Z" w16du:dateUtc="2026-02-24T04:31:00Z">
                  <w:rPr>
                    <w:rFonts w:ascii="Roboto" w:hAnsi="Roboto"/>
                    <w:i/>
                    <w:iCs/>
                    <w:color w:val="0070C0"/>
                    <w:sz w:val="20"/>
                    <w:szCs w:val="20"/>
                  </w:rPr>
                </w:rPrChange>
              </w:rPr>
              <w:t>Ўзбекистон</w:t>
            </w:r>
            <w:r w:rsidRPr="009C4BAE">
              <w:rPr>
                <w:rFonts w:ascii="Roboto" w:hAnsi="Roboto"/>
                <w:i/>
                <w:iCs/>
                <w:sz w:val="20"/>
                <w:szCs w:val="20"/>
                <w:lang w:val="uz-Cyrl-UZ"/>
                <w:rPrChange w:id="7640" w:author="Nozimjon Ortiqov" w:date="2026-02-24T09:31:00Z" w16du:dateUtc="2026-02-24T04:31:00Z">
                  <w:rPr>
                    <w:rFonts w:ascii="Roboto" w:hAnsi="Roboto"/>
                    <w:i/>
                    <w:iCs/>
                    <w:sz w:val="20"/>
                    <w:szCs w:val="20"/>
                  </w:rPr>
                </w:rPrChange>
              </w:rPr>
              <w:t>)</w:t>
            </w:r>
          </w:p>
        </w:tc>
        <w:tc>
          <w:tcPr>
            <w:tcW w:w="5245" w:type="dxa"/>
            <w:tcPrChange w:id="7641" w:author="Nozimjon Ortiqov" w:date="2026-02-23T20:21:00Z" w16du:dateUtc="2026-02-23T15:21:00Z">
              <w:tcPr>
                <w:tcW w:w="4962" w:type="dxa"/>
                <w:gridSpan w:val="2"/>
              </w:tcPr>
            </w:tcPrChange>
          </w:tcPr>
          <w:p w14:paraId="54F6EF27" w14:textId="330B5C5A" w:rsidR="00484395" w:rsidRPr="009C4BAE" w:rsidRDefault="00484395">
            <w:pPr>
              <w:spacing w:after="120"/>
              <w:jc w:val="both"/>
              <w:rPr>
                <w:rFonts w:ascii="Roboto" w:hAnsi="Roboto"/>
                <w:sz w:val="20"/>
                <w:szCs w:val="20"/>
                <w:lang w:val="uz-Cyrl-UZ"/>
                <w:rPrChange w:id="7642" w:author="Nozimjon Ortiqov" w:date="2026-02-24T09:31:00Z" w16du:dateUtc="2026-02-24T04:31:00Z">
                  <w:rPr>
                    <w:rFonts w:ascii="Roboto" w:hAnsi="Roboto"/>
                    <w:sz w:val="20"/>
                    <w:szCs w:val="20"/>
                  </w:rPr>
                </w:rPrChange>
              </w:rPr>
              <w:pPrChange w:id="7643" w:author="Nozimjon Ortiqov" w:date="2026-02-23T20:19:00Z" w16du:dateUtc="2026-02-23T15:19:00Z">
                <w:pPr>
                  <w:spacing w:after="120"/>
                </w:pPr>
              </w:pPrChange>
            </w:pPr>
            <w:r w:rsidRPr="009C4BAE">
              <w:rPr>
                <w:rFonts w:ascii="Roboto" w:hAnsi="Roboto"/>
                <w:sz w:val="20"/>
                <w:szCs w:val="20"/>
                <w:lang w:val="uz-Cyrl-UZ"/>
                <w:rPrChange w:id="7644" w:author="Nozimjon Ortiqov" w:date="2026-02-24T09:31:00Z" w16du:dateUtc="2026-02-24T04:31:00Z">
                  <w:rPr>
                    <w:rFonts w:ascii="Roboto" w:hAnsi="Roboto"/>
                    <w:sz w:val="20"/>
                    <w:szCs w:val="20"/>
                  </w:rPr>
                </w:rPrChange>
              </w:rPr>
              <w:t xml:space="preserve">Компания </w:t>
            </w:r>
            <w:r w:rsidRPr="009C4BAE">
              <w:rPr>
                <w:rFonts w:ascii="Roboto" w:hAnsi="Roboto"/>
                <w:b/>
                <w:bCs/>
                <w:color w:val="0070C0"/>
                <w:sz w:val="20"/>
                <w:szCs w:val="20"/>
                <w:lang w:val="uz-Cyrl-UZ"/>
                <w:rPrChange w:id="7645" w:author="Nozimjon Ortiqov" w:date="2026-02-24T09:31:00Z" w16du:dateUtc="2026-02-24T04:31:00Z">
                  <w:rPr>
                    <w:rFonts w:ascii="Roboto" w:hAnsi="Roboto"/>
                    <w:b/>
                    <w:bCs/>
                    <w:color w:val="0070C0"/>
                    <w:sz w:val="20"/>
                    <w:szCs w:val="20"/>
                  </w:rPr>
                </w:rPrChange>
              </w:rPr>
              <w:t>Ўзбекистондаги</w:t>
            </w:r>
            <w:r w:rsidRPr="009C4BAE">
              <w:rPr>
                <w:rFonts w:ascii="Roboto" w:hAnsi="Roboto"/>
                <w:color w:val="0070C0"/>
                <w:sz w:val="20"/>
                <w:szCs w:val="20"/>
                <w:lang w:val="uz-Cyrl-UZ"/>
                <w:rPrChange w:id="7646"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647" w:author="Nozimjon Ortiqov" w:date="2026-02-24T09:31:00Z" w16du:dateUtc="2026-02-24T04:31:00Z">
                  <w:rPr>
                    <w:rFonts w:ascii="Roboto" w:hAnsi="Roboto"/>
                    <w:b/>
                    <w:bCs/>
                    <w:sz w:val="20"/>
                    <w:szCs w:val="20"/>
                  </w:rPr>
                </w:rPrChange>
              </w:rPr>
              <w:t>биринчи</w:t>
            </w:r>
            <w:r w:rsidRPr="009C4BAE">
              <w:rPr>
                <w:rFonts w:ascii="Roboto" w:hAnsi="Roboto"/>
                <w:sz w:val="20"/>
                <w:szCs w:val="20"/>
                <w:lang w:val="uz-Cyrl-UZ"/>
                <w:rPrChange w:id="7648" w:author="Nozimjon Ortiqov" w:date="2026-02-24T09:31:00Z" w16du:dateUtc="2026-02-24T04:31:00Z">
                  <w:rPr>
                    <w:rFonts w:ascii="Roboto" w:hAnsi="Roboto"/>
                    <w:sz w:val="20"/>
                    <w:szCs w:val="20"/>
                  </w:rPr>
                </w:rPrChange>
              </w:rPr>
              <w:t xml:space="preserve"> ва </w:t>
            </w:r>
            <w:r w:rsidRPr="009C4BAE">
              <w:rPr>
                <w:rFonts w:ascii="Roboto" w:hAnsi="Roboto"/>
                <w:b/>
                <w:bCs/>
                <w:color w:val="0070C0"/>
                <w:sz w:val="20"/>
                <w:szCs w:val="20"/>
                <w:lang w:val="uz-Cyrl-UZ"/>
                <w:rPrChange w:id="7649" w:author="Nozimjon Ortiqov" w:date="2026-02-24T09:31:00Z" w16du:dateUtc="2026-02-24T04:31:00Z">
                  <w:rPr>
                    <w:rFonts w:ascii="Roboto" w:hAnsi="Roboto"/>
                    <w:b/>
                    <w:bCs/>
                    <w:color w:val="0070C0"/>
                    <w:sz w:val="20"/>
                    <w:szCs w:val="20"/>
                  </w:rPr>
                </w:rPrChange>
              </w:rPr>
              <w:t>Марказий</w:t>
            </w:r>
            <w:r w:rsidRPr="009C4BAE">
              <w:rPr>
                <w:rFonts w:ascii="Roboto" w:hAnsi="Roboto"/>
                <w:color w:val="0070C0"/>
                <w:sz w:val="20"/>
                <w:szCs w:val="20"/>
                <w:lang w:val="uz-Cyrl-UZ"/>
                <w:rPrChange w:id="7650"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651" w:author="Nozimjon Ortiqov" w:date="2026-02-24T09:31:00Z" w16du:dateUtc="2026-02-24T04:31:00Z">
                  <w:rPr>
                    <w:rFonts w:ascii="Roboto" w:hAnsi="Roboto"/>
                    <w:b/>
                    <w:bCs/>
                    <w:color w:val="0070C0"/>
                    <w:sz w:val="20"/>
                    <w:szCs w:val="20"/>
                  </w:rPr>
                </w:rPrChange>
              </w:rPr>
              <w:t>Осиёдаги</w:t>
            </w:r>
            <w:r w:rsidRPr="009C4BAE">
              <w:rPr>
                <w:rFonts w:ascii="Roboto" w:hAnsi="Roboto"/>
                <w:color w:val="0070C0"/>
                <w:sz w:val="20"/>
                <w:szCs w:val="20"/>
                <w:lang w:val="uz-Cyrl-UZ"/>
                <w:rPrChange w:id="7652"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653" w:author="Nozimjon Ortiqov" w:date="2026-02-24T09:31:00Z" w16du:dateUtc="2026-02-24T04:31:00Z">
                  <w:rPr>
                    <w:rFonts w:ascii="Roboto" w:hAnsi="Roboto"/>
                    <w:sz w:val="20"/>
                    <w:szCs w:val="20"/>
                  </w:rPr>
                </w:rPrChange>
              </w:rPr>
              <w:t xml:space="preserve">илк коллекторлик агентликларидан бири </w:t>
            </w:r>
            <w:del w:id="7654" w:author="Nozimjon Ortiqov" w:date="2026-02-23T20:21:00Z" w16du:dateUtc="2026-02-23T15:21:00Z">
              <w:r w:rsidRPr="009C4BAE" w:rsidDel="0064443D">
                <w:rPr>
                  <w:rFonts w:ascii="Roboto" w:hAnsi="Roboto"/>
                  <w:sz w:val="20"/>
                  <w:szCs w:val="20"/>
                  <w:lang w:val="uz-Cyrl-UZ"/>
                  <w:rPrChange w:id="7655" w:author="Nozimjon Ortiqov" w:date="2026-02-24T09:31:00Z" w16du:dateUtc="2026-02-24T04:31:00Z">
                    <w:rPr>
                      <w:rFonts w:ascii="Roboto" w:hAnsi="Roboto"/>
                      <w:sz w:val="20"/>
                      <w:szCs w:val="20"/>
                    </w:rPr>
                  </w:rPrChange>
                </w:rPr>
                <w:delText xml:space="preserve">экани </w:delText>
              </w:r>
            </w:del>
            <w:ins w:id="7656" w:author="Nozimjon Ortiqov" w:date="2026-02-23T20:21:00Z" w16du:dateUtc="2026-02-23T15:21:00Z">
              <w:r w:rsidR="0064443D" w:rsidRPr="009C4BAE">
                <w:rPr>
                  <w:rFonts w:ascii="Roboto" w:hAnsi="Roboto"/>
                  <w:sz w:val="20"/>
                  <w:szCs w:val="20"/>
                  <w:lang w:val="uz-Cyrl-UZ"/>
                </w:rPr>
                <w:t xml:space="preserve">сифатида </w:t>
              </w:r>
            </w:ins>
            <w:r w:rsidRPr="009C4BAE">
              <w:rPr>
                <w:rFonts w:ascii="Roboto" w:hAnsi="Roboto"/>
                <w:sz w:val="20"/>
                <w:szCs w:val="20"/>
                <w:lang w:val="uz-Cyrl-UZ"/>
                <w:rPrChange w:id="7657" w:author="Nozimjon Ortiqov" w:date="2026-02-24T09:31:00Z" w16du:dateUtc="2026-02-24T04:31:00Z">
                  <w:rPr>
                    <w:rFonts w:ascii="Roboto" w:hAnsi="Roboto"/>
                    <w:sz w:val="20"/>
                    <w:szCs w:val="20"/>
                  </w:rPr>
                </w:rPrChange>
              </w:rPr>
              <w:t>кўрсатилган</w:t>
            </w:r>
            <w:del w:id="7658" w:author="Nozimjon Ortiqov" w:date="2026-02-23T20:21:00Z" w16du:dateUtc="2026-02-23T15:21:00Z">
              <w:r w:rsidRPr="009C4BAE" w:rsidDel="0064443D">
                <w:rPr>
                  <w:rFonts w:ascii="Roboto" w:hAnsi="Roboto"/>
                  <w:sz w:val="20"/>
                  <w:szCs w:val="20"/>
                  <w:lang w:val="uz-Cyrl-UZ"/>
                  <w:rPrChange w:id="7659" w:author="Nozimjon Ortiqov" w:date="2026-02-24T09:31:00Z" w16du:dateUtc="2026-02-24T04:31:00Z">
                    <w:rPr>
                      <w:rFonts w:ascii="Roboto" w:hAnsi="Roboto"/>
                      <w:sz w:val="20"/>
                      <w:szCs w:val="20"/>
                    </w:rPr>
                  </w:rPrChange>
                </w:rPr>
                <w:delText>.</w:delText>
              </w:r>
            </w:del>
          </w:p>
        </w:tc>
        <w:tc>
          <w:tcPr>
            <w:tcW w:w="3119" w:type="dxa"/>
            <w:tcPrChange w:id="7660" w:author="Nozimjon Ortiqov" w:date="2026-02-23T20:21:00Z" w16du:dateUtc="2026-02-23T15:21:00Z">
              <w:tcPr>
                <w:tcW w:w="2410" w:type="dxa"/>
                <w:gridSpan w:val="2"/>
              </w:tcPr>
            </w:tcPrChange>
          </w:tcPr>
          <w:p w14:paraId="20418F59" w14:textId="77777777" w:rsidR="00484395" w:rsidRPr="009C4BAE" w:rsidDel="00FD7EC5" w:rsidRDefault="00484395" w:rsidP="001222C0">
            <w:pPr>
              <w:spacing w:after="120"/>
              <w:rPr>
                <w:del w:id="7661" w:author="Nozimjon Ortiqov" w:date="2026-02-23T20:18:00Z" w16du:dateUtc="2026-02-23T15:18:00Z"/>
                <w:rFonts w:ascii="Roboto" w:hAnsi="Roboto"/>
                <w:sz w:val="20"/>
                <w:szCs w:val="20"/>
                <w:lang w:val="uz-Cyrl-UZ"/>
                <w:rPrChange w:id="7662" w:author="Nozimjon Ortiqov" w:date="2026-02-24T09:31:00Z" w16du:dateUtc="2026-02-24T04:31:00Z">
                  <w:rPr>
                    <w:del w:id="7663" w:author="Nozimjon Ortiqov" w:date="2026-02-23T20:18:00Z" w16du:dateUtc="2026-02-23T15:18:00Z"/>
                    <w:rFonts w:ascii="Roboto" w:hAnsi="Roboto"/>
                    <w:sz w:val="20"/>
                    <w:szCs w:val="20"/>
                  </w:rPr>
                </w:rPrChange>
              </w:rPr>
            </w:pPr>
            <w:r w:rsidRPr="009C4BAE">
              <w:rPr>
                <w:rFonts w:ascii="Roboto" w:hAnsi="Roboto"/>
                <w:lang w:val="uz-Cyrl-UZ"/>
                <w:rPrChange w:id="7664" w:author="Nozimjon Ortiqov" w:date="2026-02-24T09:31:00Z" w16du:dateUtc="2026-02-24T04:31:00Z">
                  <w:rPr/>
                </w:rPrChange>
              </w:rPr>
              <w:fldChar w:fldCharType="begin"/>
            </w:r>
            <w:r w:rsidRPr="009C4BAE">
              <w:rPr>
                <w:rFonts w:ascii="Roboto" w:hAnsi="Roboto"/>
                <w:lang w:val="uz-Cyrl-UZ"/>
                <w:rPrChange w:id="7665" w:author="Nozimjon Ortiqov" w:date="2026-02-24T09:31:00Z" w16du:dateUtc="2026-02-24T04:31:00Z">
                  <w:rPr/>
                </w:rPrChange>
              </w:rPr>
              <w:instrText>HYPERLINK "https://irbisgroup.uz/uz_KIR"</w:instrText>
            </w:r>
            <w:r w:rsidRPr="007A79F7">
              <w:rPr>
                <w:rFonts w:ascii="Roboto" w:hAnsi="Roboto"/>
                <w:lang w:val="uz-Cyrl-UZ"/>
              </w:rPr>
            </w:r>
            <w:r w:rsidRPr="009C4BAE">
              <w:rPr>
                <w:rFonts w:ascii="Roboto" w:hAnsi="Roboto"/>
                <w:lang w:val="uz-Cyrl-UZ"/>
                <w:rPrChange w:id="7666" w:author="Nozimjon Ortiqov" w:date="2026-02-24T09:31:00Z" w16du:dateUtc="2026-02-24T04:31:00Z">
                  <w:rPr/>
                </w:rPrChange>
              </w:rPr>
              <w:fldChar w:fldCharType="separate"/>
            </w:r>
            <w:r w:rsidRPr="009C4BAE">
              <w:rPr>
                <w:rStyle w:val="af2"/>
                <w:rFonts w:ascii="Roboto" w:hAnsi="Roboto"/>
                <w:sz w:val="20"/>
                <w:szCs w:val="20"/>
                <w:lang w:val="uz-Cyrl-UZ"/>
                <w:rPrChange w:id="7667" w:author="Nozimjon Ortiqov" w:date="2026-02-24T09:31:00Z" w16du:dateUtc="2026-02-24T04:31:00Z">
                  <w:rPr>
                    <w:rStyle w:val="af2"/>
                    <w:rFonts w:ascii="Roboto" w:hAnsi="Roboto"/>
                    <w:sz w:val="20"/>
                    <w:szCs w:val="20"/>
                  </w:rPr>
                </w:rPrChange>
              </w:rPr>
              <w:t>https://irbisgroup.uz/uz_KIR</w:t>
            </w:r>
            <w:r w:rsidRPr="009C4BAE">
              <w:rPr>
                <w:rFonts w:ascii="Roboto" w:hAnsi="Roboto"/>
                <w:lang w:val="uz-Cyrl-UZ"/>
                <w:rPrChange w:id="7668" w:author="Nozimjon Ortiqov" w:date="2026-02-24T09:31:00Z" w16du:dateUtc="2026-02-24T04:31:00Z">
                  <w:rPr/>
                </w:rPrChange>
              </w:rPr>
              <w:fldChar w:fldCharType="end"/>
            </w:r>
          </w:p>
          <w:p w14:paraId="0E251D8E" w14:textId="77777777" w:rsidR="00484395" w:rsidRPr="009C4BAE" w:rsidRDefault="00484395" w:rsidP="001222C0">
            <w:pPr>
              <w:spacing w:after="120"/>
              <w:rPr>
                <w:rFonts w:ascii="Roboto" w:hAnsi="Roboto"/>
                <w:sz w:val="20"/>
                <w:szCs w:val="20"/>
                <w:lang w:val="uz-Cyrl-UZ"/>
                <w:rPrChange w:id="7669" w:author="Nozimjon Ortiqov" w:date="2026-02-24T09:31:00Z" w16du:dateUtc="2026-02-24T04:31:00Z">
                  <w:rPr>
                    <w:rFonts w:ascii="Roboto" w:hAnsi="Roboto"/>
                    <w:sz w:val="20"/>
                    <w:szCs w:val="20"/>
                  </w:rPr>
                </w:rPrChange>
              </w:rPr>
            </w:pPr>
          </w:p>
        </w:tc>
      </w:tr>
      <w:tr w:rsidR="00484395" w:rsidRPr="009C4BAE" w14:paraId="51A1C501" w14:textId="77777777" w:rsidTr="0064443D">
        <w:trPr>
          <w:trPrChange w:id="7670" w:author="Nozimjon Ortiqov" w:date="2026-02-23T20:21:00Z" w16du:dateUtc="2026-02-23T15:21:00Z">
            <w:trPr>
              <w:gridBefore w:val="2"/>
            </w:trPr>
          </w:trPrChange>
        </w:trPr>
        <w:tc>
          <w:tcPr>
            <w:tcW w:w="567" w:type="dxa"/>
            <w:tcPrChange w:id="7671" w:author="Nozimjon Ortiqov" w:date="2026-02-23T20:21:00Z" w16du:dateUtc="2026-02-23T15:21:00Z">
              <w:tcPr>
                <w:tcW w:w="1276" w:type="dxa"/>
              </w:tcPr>
            </w:tcPrChange>
          </w:tcPr>
          <w:p w14:paraId="2727A09F"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5</w:t>
            </w:r>
          </w:p>
        </w:tc>
        <w:tc>
          <w:tcPr>
            <w:tcW w:w="2126" w:type="dxa"/>
            <w:tcPrChange w:id="7672" w:author="Nozimjon Ortiqov" w:date="2026-02-23T20:21:00Z" w16du:dateUtc="2026-02-23T15:21:00Z">
              <w:tcPr>
                <w:tcW w:w="2835" w:type="dxa"/>
                <w:gridSpan w:val="2"/>
              </w:tcPr>
            </w:tcPrChange>
          </w:tcPr>
          <w:p w14:paraId="3649CC41" w14:textId="77777777" w:rsidR="00484395" w:rsidRPr="009C4BAE" w:rsidRDefault="00484395">
            <w:pPr>
              <w:rPr>
                <w:rFonts w:ascii="Roboto" w:hAnsi="Roboto"/>
                <w:b/>
                <w:bCs/>
                <w:color w:val="0070C0"/>
                <w:sz w:val="20"/>
                <w:szCs w:val="20"/>
                <w:lang w:val="uz-Cyrl-UZ"/>
                <w:rPrChange w:id="7673" w:author="Nozimjon Ortiqov" w:date="2026-02-24T09:31:00Z" w16du:dateUtc="2026-02-24T04:31:00Z">
                  <w:rPr>
                    <w:rFonts w:ascii="Roboto" w:hAnsi="Roboto"/>
                    <w:b/>
                    <w:bCs/>
                    <w:color w:val="0070C0"/>
                    <w:sz w:val="20"/>
                    <w:szCs w:val="20"/>
                  </w:rPr>
                </w:rPrChange>
              </w:rPr>
              <w:pPrChange w:id="7674" w:author="Nozimjon Ortiqov" w:date="2026-02-23T20:19:00Z" w16du:dateUtc="2026-02-23T15:19:00Z">
                <w:pPr>
                  <w:spacing w:after="120"/>
                </w:pPr>
              </w:pPrChange>
            </w:pPr>
            <w:r w:rsidRPr="009C4BAE">
              <w:rPr>
                <w:rFonts w:ascii="Roboto" w:hAnsi="Roboto"/>
                <w:b/>
                <w:bCs/>
                <w:color w:val="0070C0"/>
                <w:sz w:val="20"/>
                <w:szCs w:val="20"/>
                <w:lang w:val="uz-Cyrl-UZ"/>
                <w:rPrChange w:id="7675" w:author="Nozimjon Ortiqov" w:date="2026-02-24T09:31:00Z" w16du:dateUtc="2026-02-24T04:31:00Z">
                  <w:rPr>
                    <w:rFonts w:ascii="Roboto" w:hAnsi="Roboto"/>
                    <w:b/>
                    <w:bCs/>
                    <w:color w:val="0070C0"/>
                    <w:sz w:val="20"/>
                    <w:szCs w:val="20"/>
                  </w:rPr>
                </w:rPrChange>
              </w:rPr>
              <w:t>CIS DRS</w:t>
            </w:r>
          </w:p>
          <w:p w14:paraId="482DA0F2" w14:textId="77777777" w:rsidR="00484395" w:rsidRPr="009C4BAE" w:rsidRDefault="00484395">
            <w:pPr>
              <w:rPr>
                <w:rFonts w:ascii="Roboto" w:hAnsi="Roboto"/>
                <w:b/>
                <w:bCs/>
                <w:color w:val="0070C0"/>
                <w:sz w:val="20"/>
                <w:szCs w:val="20"/>
                <w:lang w:val="uz-Cyrl-UZ"/>
                <w:rPrChange w:id="7676" w:author="Nozimjon Ortiqov" w:date="2026-02-24T09:31:00Z" w16du:dateUtc="2026-02-24T04:31:00Z">
                  <w:rPr>
                    <w:rFonts w:ascii="Roboto" w:hAnsi="Roboto"/>
                    <w:b/>
                    <w:bCs/>
                    <w:color w:val="0070C0"/>
                    <w:sz w:val="20"/>
                    <w:szCs w:val="20"/>
                  </w:rPr>
                </w:rPrChange>
              </w:rPr>
              <w:pPrChange w:id="7677" w:author="Nozimjon Ortiqov" w:date="2026-02-23T20:19:00Z" w16du:dateUtc="2026-02-23T15:19:00Z">
                <w:pPr>
                  <w:spacing w:after="120"/>
                </w:pPr>
              </w:pPrChange>
            </w:pPr>
            <w:r w:rsidRPr="009C4BAE">
              <w:rPr>
                <w:rFonts w:ascii="Roboto" w:hAnsi="Roboto"/>
                <w:i/>
                <w:iCs/>
                <w:sz w:val="20"/>
                <w:szCs w:val="20"/>
                <w:lang w:val="uz-Cyrl-UZ"/>
                <w:rPrChange w:id="7678"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679" w:author="Nozimjon Ortiqov" w:date="2026-02-24T09:31:00Z" w16du:dateUtc="2026-02-24T04:31:00Z">
                  <w:rPr>
                    <w:rFonts w:ascii="Roboto" w:hAnsi="Roboto"/>
                    <w:i/>
                    <w:iCs/>
                    <w:color w:val="0070C0"/>
                    <w:sz w:val="20"/>
                    <w:szCs w:val="20"/>
                  </w:rPr>
                </w:rPrChange>
              </w:rPr>
              <w:t>Буюк Британия</w:t>
            </w:r>
            <w:r w:rsidRPr="009C4BAE">
              <w:rPr>
                <w:rFonts w:ascii="Roboto" w:hAnsi="Roboto"/>
                <w:i/>
                <w:iCs/>
                <w:sz w:val="20"/>
                <w:szCs w:val="20"/>
                <w:lang w:val="uz-Cyrl-UZ"/>
                <w:rPrChange w:id="7680" w:author="Nozimjon Ortiqov" w:date="2026-02-24T09:31:00Z" w16du:dateUtc="2026-02-24T04:31:00Z">
                  <w:rPr>
                    <w:rFonts w:ascii="Roboto" w:hAnsi="Roboto"/>
                    <w:i/>
                    <w:iCs/>
                    <w:sz w:val="20"/>
                    <w:szCs w:val="20"/>
                  </w:rPr>
                </w:rPrChange>
              </w:rPr>
              <w:t>)</w:t>
            </w:r>
          </w:p>
        </w:tc>
        <w:tc>
          <w:tcPr>
            <w:tcW w:w="5245" w:type="dxa"/>
            <w:tcPrChange w:id="7681" w:author="Nozimjon Ortiqov" w:date="2026-02-23T20:21:00Z" w16du:dateUtc="2026-02-23T15:21:00Z">
              <w:tcPr>
                <w:tcW w:w="4962" w:type="dxa"/>
                <w:gridSpan w:val="2"/>
              </w:tcPr>
            </w:tcPrChange>
          </w:tcPr>
          <w:p w14:paraId="19843AC2" w14:textId="77777777" w:rsidR="00484395" w:rsidRPr="009C4BAE" w:rsidRDefault="00484395">
            <w:pPr>
              <w:spacing w:after="120"/>
              <w:jc w:val="both"/>
              <w:rPr>
                <w:rFonts w:ascii="Roboto" w:hAnsi="Roboto"/>
                <w:sz w:val="20"/>
                <w:szCs w:val="20"/>
                <w:lang w:val="uz-Cyrl-UZ"/>
                <w:rPrChange w:id="7682" w:author="Nozimjon Ortiqov" w:date="2026-02-24T09:31:00Z" w16du:dateUtc="2026-02-24T04:31:00Z">
                  <w:rPr>
                    <w:rFonts w:ascii="Roboto" w:hAnsi="Roboto"/>
                    <w:sz w:val="20"/>
                    <w:szCs w:val="20"/>
                  </w:rPr>
                </w:rPrChange>
              </w:rPr>
              <w:pPrChange w:id="7683" w:author="Nozimjon Ortiqov" w:date="2026-02-23T20:19:00Z" w16du:dateUtc="2026-02-23T15:19:00Z">
                <w:pPr>
                  <w:spacing w:after="120"/>
                </w:pPr>
              </w:pPrChange>
            </w:pPr>
            <w:r w:rsidRPr="009C4BAE">
              <w:rPr>
                <w:rFonts w:ascii="Roboto" w:hAnsi="Roboto"/>
                <w:b/>
                <w:bCs/>
                <w:color w:val="0070C0"/>
                <w:sz w:val="20"/>
                <w:szCs w:val="20"/>
                <w:lang w:val="uz-Cyrl-UZ"/>
                <w:rPrChange w:id="7684" w:author="Nozimjon Ortiqov" w:date="2026-02-24T09:31:00Z" w16du:dateUtc="2026-02-24T04:31:00Z">
                  <w:rPr>
                    <w:rFonts w:ascii="Roboto" w:hAnsi="Roboto"/>
                    <w:b/>
                    <w:bCs/>
                    <w:color w:val="0070C0"/>
                    <w:sz w:val="20"/>
                    <w:szCs w:val="20"/>
                  </w:rPr>
                </w:rPrChange>
              </w:rPr>
              <w:t>Ўзбекистонда</w:t>
            </w:r>
            <w:r w:rsidRPr="009C4BAE">
              <w:rPr>
                <w:rFonts w:ascii="Roboto" w:hAnsi="Roboto"/>
                <w:color w:val="0070C0"/>
                <w:sz w:val="20"/>
                <w:szCs w:val="20"/>
                <w:lang w:val="uz-Cyrl-UZ"/>
                <w:rPrChange w:id="768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686" w:author="Nozimjon Ortiqov" w:date="2026-02-24T09:31:00Z" w16du:dateUtc="2026-02-24T04:31:00Z">
                  <w:rPr>
                    <w:rFonts w:ascii="Roboto" w:hAnsi="Roboto"/>
                    <w:sz w:val="20"/>
                    <w:szCs w:val="20"/>
                  </w:rPr>
                </w:rPrChange>
              </w:rPr>
              <w:t>қарздорликни ундириш хизматларини таклиф этади</w:t>
            </w:r>
            <w:del w:id="7687" w:author="Nozimjon Ortiqov" w:date="2026-02-23T20:21:00Z" w16du:dateUtc="2026-02-23T15:21:00Z">
              <w:r w:rsidRPr="009C4BAE" w:rsidDel="0064443D">
                <w:rPr>
                  <w:rFonts w:ascii="Roboto" w:hAnsi="Roboto"/>
                  <w:sz w:val="20"/>
                  <w:szCs w:val="20"/>
                  <w:lang w:val="uz-Cyrl-UZ"/>
                  <w:rPrChange w:id="7688" w:author="Nozimjon Ortiqov" w:date="2026-02-24T09:31:00Z" w16du:dateUtc="2026-02-24T04:31:00Z">
                    <w:rPr>
                      <w:rFonts w:ascii="Roboto" w:hAnsi="Roboto"/>
                      <w:sz w:val="20"/>
                      <w:szCs w:val="20"/>
                    </w:rPr>
                  </w:rPrChange>
                </w:rPr>
                <w:delText>.</w:delText>
              </w:r>
            </w:del>
          </w:p>
        </w:tc>
        <w:tc>
          <w:tcPr>
            <w:tcW w:w="3119" w:type="dxa"/>
            <w:tcPrChange w:id="7689" w:author="Nozimjon Ortiqov" w:date="2026-02-23T20:21:00Z" w16du:dateUtc="2026-02-23T15:21:00Z">
              <w:tcPr>
                <w:tcW w:w="2410" w:type="dxa"/>
                <w:gridSpan w:val="2"/>
              </w:tcPr>
            </w:tcPrChange>
          </w:tcPr>
          <w:p w14:paraId="00CEEBF6" w14:textId="77777777" w:rsidR="00484395" w:rsidRPr="009C4BAE" w:rsidRDefault="00484395" w:rsidP="001222C0">
            <w:pPr>
              <w:spacing w:after="120"/>
              <w:rPr>
                <w:rStyle w:val="af2"/>
                <w:rFonts w:ascii="Roboto" w:hAnsi="Roboto"/>
                <w:sz w:val="20"/>
                <w:szCs w:val="20"/>
                <w:lang w:val="uz-Cyrl-UZ"/>
              </w:rPr>
            </w:pPr>
            <w:r w:rsidRPr="009C4BAE">
              <w:rPr>
                <w:rFonts w:ascii="Roboto" w:hAnsi="Roboto"/>
                <w:lang w:val="uz-Cyrl-UZ"/>
                <w:rPrChange w:id="7690" w:author="Nozimjon Ortiqov" w:date="2026-02-24T09:31:00Z" w16du:dateUtc="2026-02-24T04:31:00Z">
                  <w:rPr/>
                </w:rPrChange>
              </w:rPr>
              <w:fldChar w:fldCharType="begin"/>
            </w:r>
            <w:r w:rsidRPr="009C4BAE">
              <w:rPr>
                <w:rFonts w:ascii="Roboto" w:hAnsi="Roboto"/>
                <w:lang w:val="uz-Cyrl-UZ"/>
                <w:rPrChange w:id="7691" w:author="Nozimjon Ortiqov" w:date="2026-02-24T09:31:00Z" w16du:dateUtc="2026-02-24T04:31:00Z">
                  <w:rPr/>
                </w:rPrChange>
              </w:rPr>
              <w:instrText>HYPERLINK "https://cisdrs.com/"</w:instrText>
            </w:r>
            <w:r w:rsidRPr="007A79F7">
              <w:rPr>
                <w:rFonts w:ascii="Roboto" w:hAnsi="Roboto"/>
                <w:lang w:val="uz-Cyrl-UZ"/>
              </w:rPr>
            </w:r>
            <w:r w:rsidRPr="009C4BAE">
              <w:rPr>
                <w:rFonts w:ascii="Roboto" w:hAnsi="Roboto"/>
                <w:lang w:val="uz-Cyrl-UZ"/>
                <w:rPrChange w:id="7692" w:author="Nozimjon Ortiqov" w:date="2026-02-24T09:31:00Z" w16du:dateUtc="2026-02-24T04:31:00Z">
                  <w:rPr/>
                </w:rPrChange>
              </w:rPr>
              <w:fldChar w:fldCharType="separate"/>
            </w:r>
            <w:r w:rsidRPr="009C4BAE">
              <w:rPr>
                <w:rStyle w:val="af2"/>
                <w:rFonts w:ascii="Roboto" w:hAnsi="Roboto"/>
                <w:sz w:val="20"/>
                <w:szCs w:val="20"/>
                <w:lang w:val="uz-Cyrl-UZ"/>
                <w:rPrChange w:id="7693" w:author="Nozimjon Ortiqov" w:date="2026-02-24T09:31:00Z" w16du:dateUtc="2026-02-24T04:31:00Z">
                  <w:rPr>
                    <w:rStyle w:val="af2"/>
                    <w:rFonts w:ascii="Roboto" w:hAnsi="Roboto"/>
                    <w:sz w:val="20"/>
                    <w:szCs w:val="20"/>
                  </w:rPr>
                </w:rPrChange>
              </w:rPr>
              <w:t>https://cisdrs.com/</w:t>
            </w:r>
            <w:r w:rsidRPr="009C4BAE">
              <w:rPr>
                <w:rFonts w:ascii="Roboto" w:hAnsi="Roboto"/>
                <w:lang w:val="uz-Cyrl-UZ"/>
                <w:rPrChange w:id="7694" w:author="Nozimjon Ortiqov" w:date="2026-02-24T09:31:00Z" w16du:dateUtc="2026-02-24T04:31:00Z">
                  <w:rPr/>
                </w:rPrChange>
              </w:rPr>
              <w:fldChar w:fldCharType="end"/>
            </w:r>
          </w:p>
          <w:p w14:paraId="1D3EFAC9" w14:textId="77777777" w:rsidR="00484395" w:rsidRPr="009C4BAE" w:rsidRDefault="00484395" w:rsidP="001222C0">
            <w:pPr>
              <w:spacing w:after="120"/>
              <w:rPr>
                <w:rFonts w:ascii="Roboto" w:hAnsi="Roboto"/>
                <w:i/>
                <w:iCs/>
                <w:color w:val="000000" w:themeColor="text1"/>
                <w:sz w:val="20"/>
                <w:szCs w:val="20"/>
                <w:lang w:val="uz-Cyrl-UZ"/>
                <w:rPrChange w:id="7695" w:author="Nozimjon Ortiqov" w:date="2026-02-24T09:31:00Z" w16du:dateUtc="2026-02-24T04:31:00Z">
                  <w:rPr>
                    <w:rFonts w:ascii="Roboto" w:hAnsi="Roboto"/>
                    <w:i/>
                    <w:iCs/>
                    <w:color w:val="000000" w:themeColor="text1"/>
                    <w:sz w:val="20"/>
                    <w:szCs w:val="20"/>
                  </w:rPr>
                </w:rPrChange>
              </w:rPr>
            </w:pPr>
            <w:r w:rsidRPr="009C4BAE">
              <w:rPr>
                <w:rFonts w:ascii="Roboto" w:hAnsi="Roboto"/>
                <w:b/>
                <w:bCs/>
                <w:i/>
                <w:iCs/>
                <w:color w:val="0070C0"/>
                <w:sz w:val="20"/>
                <w:szCs w:val="20"/>
                <w:lang w:val="uz-Cyrl-UZ"/>
                <w:rPrChange w:id="7696" w:author="Nozimjon Ortiqov" w:date="2026-02-24T09:31:00Z" w16du:dateUtc="2026-02-24T04:31:00Z">
                  <w:rPr>
                    <w:rFonts w:ascii="Roboto" w:hAnsi="Roboto"/>
                    <w:b/>
                    <w:bCs/>
                    <w:i/>
                    <w:iCs/>
                    <w:color w:val="0070C0"/>
                    <w:sz w:val="20"/>
                    <w:szCs w:val="20"/>
                  </w:rPr>
                </w:rPrChange>
              </w:rPr>
              <w:t>Ўзбекистон</w:t>
            </w:r>
            <w:r w:rsidRPr="009C4BAE">
              <w:rPr>
                <w:rFonts w:ascii="Roboto" w:hAnsi="Roboto"/>
                <w:i/>
                <w:iCs/>
                <w:color w:val="0070C0"/>
                <w:sz w:val="20"/>
                <w:szCs w:val="20"/>
                <w:lang w:val="uz-Cyrl-UZ"/>
                <w:rPrChange w:id="7697" w:author="Nozimjon Ortiqov" w:date="2026-02-24T09:31:00Z" w16du:dateUtc="2026-02-24T04:31:00Z">
                  <w:rPr>
                    <w:rFonts w:ascii="Roboto" w:hAnsi="Roboto"/>
                    <w:i/>
                    <w:iCs/>
                    <w:color w:val="0070C0"/>
                    <w:sz w:val="20"/>
                    <w:szCs w:val="20"/>
                  </w:rPr>
                </w:rPrChange>
              </w:rPr>
              <w:t xml:space="preserve"> </w:t>
            </w:r>
            <w:r w:rsidRPr="009C4BAE">
              <w:rPr>
                <w:rFonts w:ascii="Roboto" w:hAnsi="Roboto"/>
                <w:i/>
                <w:iCs/>
                <w:color w:val="000000" w:themeColor="text1"/>
                <w:sz w:val="20"/>
                <w:szCs w:val="20"/>
                <w:lang w:val="uz-Cyrl-UZ"/>
                <w:rPrChange w:id="7698" w:author="Nozimjon Ortiqov" w:date="2026-02-24T09:31:00Z" w16du:dateUtc="2026-02-24T04:31:00Z">
                  <w:rPr>
                    <w:rFonts w:ascii="Roboto" w:hAnsi="Roboto"/>
                    <w:i/>
                    <w:iCs/>
                    <w:color w:val="000000" w:themeColor="text1"/>
                    <w:sz w:val="20"/>
                    <w:szCs w:val="20"/>
                  </w:rPr>
                </w:rPrChange>
              </w:rPr>
              <w:t>учун саҳифа:</w:t>
            </w:r>
          </w:p>
          <w:p w14:paraId="1427B043" w14:textId="77777777" w:rsidR="00484395" w:rsidRPr="009C4BAE" w:rsidRDefault="00484395" w:rsidP="001222C0">
            <w:pPr>
              <w:spacing w:after="120"/>
              <w:rPr>
                <w:rFonts w:ascii="Roboto" w:hAnsi="Roboto"/>
                <w:i/>
                <w:iCs/>
                <w:color w:val="000000" w:themeColor="text1"/>
                <w:sz w:val="20"/>
                <w:szCs w:val="20"/>
                <w:lang w:val="uz-Cyrl-UZ"/>
                <w:rPrChange w:id="7699" w:author="Nozimjon Ortiqov" w:date="2026-02-24T09:31:00Z" w16du:dateUtc="2026-02-24T04:31:00Z">
                  <w:rPr>
                    <w:rFonts w:ascii="Roboto" w:hAnsi="Roboto"/>
                    <w:i/>
                    <w:iCs/>
                    <w:color w:val="000000" w:themeColor="text1"/>
                    <w:sz w:val="20"/>
                    <w:szCs w:val="20"/>
                  </w:rPr>
                </w:rPrChange>
              </w:rPr>
            </w:pPr>
            <w:r w:rsidRPr="009C4BAE">
              <w:rPr>
                <w:rFonts w:ascii="Roboto" w:hAnsi="Roboto"/>
                <w:lang w:val="uz-Cyrl-UZ"/>
                <w:rPrChange w:id="7700" w:author="Nozimjon Ortiqov" w:date="2026-02-24T09:31:00Z" w16du:dateUtc="2026-02-24T04:31:00Z">
                  <w:rPr/>
                </w:rPrChange>
              </w:rPr>
              <w:fldChar w:fldCharType="begin"/>
            </w:r>
            <w:r w:rsidRPr="009C4BAE">
              <w:rPr>
                <w:rFonts w:ascii="Roboto" w:hAnsi="Roboto"/>
                <w:lang w:val="uz-Cyrl-UZ"/>
                <w:rPrChange w:id="7701" w:author="Nozimjon Ortiqov" w:date="2026-02-24T09:31:00Z" w16du:dateUtc="2026-02-24T04:31:00Z">
                  <w:rPr/>
                </w:rPrChange>
              </w:rPr>
              <w:instrText>HYPERLINK "https://cisdrs.com/asia/uzbekistan/outsource-debt-collection-in-uzbekistan/"</w:instrText>
            </w:r>
            <w:r w:rsidRPr="007A79F7">
              <w:rPr>
                <w:rFonts w:ascii="Roboto" w:hAnsi="Roboto"/>
                <w:lang w:val="uz-Cyrl-UZ"/>
              </w:rPr>
            </w:r>
            <w:r w:rsidRPr="009C4BAE">
              <w:rPr>
                <w:rFonts w:ascii="Roboto" w:hAnsi="Roboto"/>
                <w:lang w:val="uz-Cyrl-UZ"/>
                <w:rPrChange w:id="7702" w:author="Nozimjon Ortiqov" w:date="2026-02-24T09:31:00Z" w16du:dateUtc="2026-02-24T04:31:00Z">
                  <w:rPr/>
                </w:rPrChange>
              </w:rPr>
              <w:fldChar w:fldCharType="separate"/>
            </w:r>
            <w:r w:rsidRPr="009C4BAE">
              <w:rPr>
                <w:rStyle w:val="af2"/>
                <w:rFonts w:ascii="Roboto" w:hAnsi="Roboto"/>
                <w:i/>
                <w:iCs/>
                <w:sz w:val="20"/>
                <w:szCs w:val="20"/>
                <w:lang w:val="uz-Cyrl-UZ"/>
                <w:rPrChange w:id="7703" w:author="Nozimjon Ortiqov" w:date="2026-02-24T09:31:00Z" w16du:dateUtc="2026-02-24T04:31:00Z">
                  <w:rPr>
                    <w:rStyle w:val="af2"/>
                    <w:rFonts w:ascii="Roboto" w:hAnsi="Roboto"/>
                    <w:i/>
                    <w:iCs/>
                    <w:sz w:val="20"/>
                    <w:szCs w:val="20"/>
                  </w:rPr>
                </w:rPrChange>
              </w:rPr>
              <w:t>https://cisdrs.com/asia/uzbekistan/outsource-debt-collection-in-uzbekistan/</w:t>
            </w:r>
            <w:r w:rsidRPr="009C4BAE">
              <w:rPr>
                <w:rFonts w:ascii="Roboto" w:hAnsi="Roboto"/>
                <w:lang w:val="uz-Cyrl-UZ"/>
                <w:rPrChange w:id="7704" w:author="Nozimjon Ortiqov" w:date="2026-02-24T09:31:00Z" w16du:dateUtc="2026-02-24T04:31:00Z">
                  <w:rPr/>
                </w:rPrChange>
              </w:rPr>
              <w:fldChar w:fldCharType="end"/>
            </w:r>
          </w:p>
        </w:tc>
      </w:tr>
      <w:tr w:rsidR="00484395" w:rsidRPr="009C4BAE" w14:paraId="1DE49F60" w14:textId="77777777" w:rsidTr="0064443D">
        <w:trPr>
          <w:trHeight w:val="115"/>
          <w:trPrChange w:id="7705" w:author="Nozimjon Ortiqov" w:date="2026-02-23T20:21:00Z" w16du:dateUtc="2026-02-23T15:21:00Z">
            <w:trPr>
              <w:gridBefore w:val="2"/>
              <w:trHeight w:val="115"/>
            </w:trPr>
          </w:trPrChange>
        </w:trPr>
        <w:tc>
          <w:tcPr>
            <w:tcW w:w="567" w:type="dxa"/>
            <w:tcPrChange w:id="7706" w:author="Nozimjon Ortiqov" w:date="2026-02-23T20:21:00Z" w16du:dateUtc="2026-02-23T15:21:00Z">
              <w:tcPr>
                <w:tcW w:w="1276" w:type="dxa"/>
              </w:tcPr>
            </w:tcPrChange>
          </w:tcPr>
          <w:p w14:paraId="460FA492"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6</w:t>
            </w:r>
          </w:p>
        </w:tc>
        <w:tc>
          <w:tcPr>
            <w:tcW w:w="2126" w:type="dxa"/>
            <w:tcPrChange w:id="7707" w:author="Nozimjon Ortiqov" w:date="2026-02-23T20:21:00Z" w16du:dateUtc="2026-02-23T15:21:00Z">
              <w:tcPr>
                <w:tcW w:w="2835" w:type="dxa"/>
                <w:gridSpan w:val="2"/>
              </w:tcPr>
            </w:tcPrChange>
          </w:tcPr>
          <w:p w14:paraId="6129582B" w14:textId="77777777" w:rsidR="00484395" w:rsidRPr="009C4BAE" w:rsidRDefault="00484395">
            <w:pPr>
              <w:rPr>
                <w:rFonts w:ascii="Roboto" w:hAnsi="Roboto"/>
                <w:b/>
                <w:bCs/>
                <w:color w:val="0070C0"/>
                <w:sz w:val="20"/>
                <w:szCs w:val="20"/>
                <w:lang w:val="uz-Cyrl-UZ"/>
                <w:rPrChange w:id="7708" w:author="Nozimjon Ortiqov" w:date="2026-02-24T09:31:00Z" w16du:dateUtc="2026-02-24T04:31:00Z">
                  <w:rPr>
                    <w:rFonts w:ascii="Roboto" w:hAnsi="Roboto"/>
                    <w:b/>
                    <w:bCs/>
                    <w:color w:val="0070C0"/>
                    <w:sz w:val="20"/>
                    <w:szCs w:val="20"/>
                  </w:rPr>
                </w:rPrChange>
              </w:rPr>
              <w:pPrChange w:id="7709" w:author="Nozimjon Ortiqov" w:date="2026-02-23T20:19:00Z" w16du:dateUtc="2026-02-23T15:19:00Z">
                <w:pPr>
                  <w:spacing w:after="120"/>
                </w:pPr>
              </w:pPrChange>
            </w:pPr>
            <w:r w:rsidRPr="009C4BAE">
              <w:rPr>
                <w:rFonts w:ascii="Roboto" w:hAnsi="Roboto"/>
                <w:b/>
                <w:bCs/>
                <w:color w:val="0070C0"/>
                <w:sz w:val="20"/>
                <w:szCs w:val="20"/>
                <w:lang w:val="uz-Cyrl-UZ"/>
                <w:rPrChange w:id="7710" w:author="Nozimjon Ortiqov" w:date="2026-02-24T09:31:00Z" w16du:dateUtc="2026-02-24T04:31:00Z">
                  <w:rPr>
                    <w:rFonts w:ascii="Roboto" w:hAnsi="Roboto"/>
                    <w:b/>
                    <w:bCs/>
                    <w:color w:val="0070C0"/>
                    <w:sz w:val="20"/>
                    <w:szCs w:val="20"/>
                  </w:rPr>
                </w:rPrChange>
              </w:rPr>
              <w:t>Debt Kontrol LLC</w:t>
            </w:r>
          </w:p>
          <w:p w14:paraId="0A284F61" w14:textId="77777777" w:rsidR="00484395" w:rsidRPr="009C4BAE" w:rsidRDefault="00484395">
            <w:pPr>
              <w:rPr>
                <w:rFonts w:ascii="Roboto" w:hAnsi="Roboto"/>
                <w:sz w:val="20"/>
                <w:szCs w:val="20"/>
                <w:lang w:val="uz-Cyrl-UZ"/>
                <w:rPrChange w:id="7711" w:author="Nozimjon Ortiqov" w:date="2026-02-24T09:31:00Z" w16du:dateUtc="2026-02-24T04:31:00Z">
                  <w:rPr>
                    <w:rFonts w:ascii="Roboto" w:hAnsi="Roboto"/>
                    <w:sz w:val="20"/>
                    <w:szCs w:val="20"/>
                  </w:rPr>
                </w:rPrChange>
              </w:rPr>
              <w:pPrChange w:id="7712" w:author="Nozimjon Ortiqov" w:date="2026-02-23T20:19:00Z" w16du:dateUtc="2026-02-23T15:19:00Z">
                <w:pPr>
                  <w:spacing w:after="120"/>
                </w:pPr>
              </w:pPrChange>
            </w:pPr>
            <w:r w:rsidRPr="009C4BAE">
              <w:rPr>
                <w:rFonts w:ascii="Roboto" w:hAnsi="Roboto"/>
                <w:i/>
                <w:iCs/>
                <w:sz w:val="20"/>
                <w:szCs w:val="20"/>
                <w:lang w:val="uz-Cyrl-UZ"/>
                <w:rPrChange w:id="7713"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714" w:author="Nozimjon Ortiqov" w:date="2026-02-24T09:31:00Z" w16du:dateUtc="2026-02-24T04:31:00Z">
                  <w:rPr>
                    <w:rFonts w:ascii="Roboto" w:hAnsi="Roboto"/>
                    <w:i/>
                    <w:iCs/>
                    <w:color w:val="0070C0"/>
                    <w:sz w:val="20"/>
                    <w:szCs w:val="20"/>
                  </w:rPr>
                </w:rPrChange>
              </w:rPr>
              <w:t>АҚШ</w:t>
            </w:r>
            <w:r w:rsidRPr="009C4BAE">
              <w:rPr>
                <w:rFonts w:ascii="Roboto" w:hAnsi="Roboto"/>
                <w:i/>
                <w:iCs/>
                <w:sz w:val="20"/>
                <w:szCs w:val="20"/>
                <w:lang w:val="uz-Cyrl-UZ"/>
                <w:rPrChange w:id="7715" w:author="Nozimjon Ortiqov" w:date="2026-02-24T09:31:00Z" w16du:dateUtc="2026-02-24T04:31:00Z">
                  <w:rPr>
                    <w:rFonts w:ascii="Roboto" w:hAnsi="Roboto"/>
                    <w:i/>
                    <w:iCs/>
                    <w:sz w:val="20"/>
                    <w:szCs w:val="20"/>
                  </w:rPr>
                </w:rPrChange>
              </w:rPr>
              <w:t>)</w:t>
            </w:r>
          </w:p>
        </w:tc>
        <w:tc>
          <w:tcPr>
            <w:tcW w:w="5245" w:type="dxa"/>
            <w:tcPrChange w:id="7716" w:author="Nozimjon Ortiqov" w:date="2026-02-23T20:21:00Z" w16du:dateUtc="2026-02-23T15:21:00Z">
              <w:tcPr>
                <w:tcW w:w="4962" w:type="dxa"/>
                <w:gridSpan w:val="2"/>
              </w:tcPr>
            </w:tcPrChange>
          </w:tcPr>
          <w:p w14:paraId="4779E2FA" w14:textId="77777777" w:rsidR="00484395" w:rsidRPr="009C4BAE" w:rsidRDefault="00484395">
            <w:pPr>
              <w:spacing w:after="120"/>
              <w:jc w:val="both"/>
              <w:rPr>
                <w:rFonts w:ascii="Roboto" w:hAnsi="Roboto"/>
                <w:sz w:val="20"/>
                <w:szCs w:val="20"/>
                <w:lang w:val="uz-Cyrl-UZ"/>
                <w:rPrChange w:id="7717" w:author="Nozimjon Ortiqov" w:date="2026-02-24T09:31:00Z" w16du:dateUtc="2026-02-24T04:31:00Z">
                  <w:rPr>
                    <w:rFonts w:ascii="Roboto" w:hAnsi="Roboto"/>
                    <w:sz w:val="20"/>
                    <w:szCs w:val="20"/>
                  </w:rPr>
                </w:rPrChange>
              </w:rPr>
              <w:pPrChange w:id="7718" w:author="Nozimjon Ortiqov" w:date="2026-02-23T20:19:00Z" w16du:dateUtc="2026-02-23T15:19:00Z">
                <w:pPr>
                  <w:spacing w:after="120"/>
                </w:pPr>
              </w:pPrChange>
            </w:pPr>
            <w:r w:rsidRPr="009C4BAE">
              <w:rPr>
                <w:rFonts w:ascii="Roboto" w:hAnsi="Roboto"/>
                <w:b/>
                <w:bCs/>
                <w:color w:val="0070C0"/>
                <w:sz w:val="20"/>
                <w:szCs w:val="20"/>
                <w:lang w:val="uz-Cyrl-UZ"/>
                <w:rPrChange w:id="7719" w:author="Nozimjon Ortiqov" w:date="2026-02-24T09:31:00Z" w16du:dateUtc="2026-02-24T04:31:00Z">
                  <w:rPr>
                    <w:rFonts w:ascii="Roboto" w:hAnsi="Roboto"/>
                    <w:b/>
                    <w:bCs/>
                    <w:color w:val="0070C0"/>
                    <w:sz w:val="20"/>
                    <w:szCs w:val="20"/>
                  </w:rPr>
                </w:rPrChange>
              </w:rPr>
              <w:t>Ўзбекистонда</w:t>
            </w:r>
            <w:r w:rsidRPr="009C4BAE">
              <w:rPr>
                <w:rFonts w:ascii="Roboto" w:hAnsi="Roboto"/>
                <w:color w:val="0070C0"/>
                <w:sz w:val="20"/>
                <w:szCs w:val="20"/>
                <w:lang w:val="uz-Cyrl-UZ"/>
                <w:rPrChange w:id="7720"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721" w:author="Nozimjon Ortiqov" w:date="2026-02-24T09:31:00Z" w16du:dateUtc="2026-02-24T04:31:00Z">
                  <w:rPr>
                    <w:rFonts w:ascii="Roboto" w:hAnsi="Roboto"/>
                    <w:sz w:val="20"/>
                    <w:szCs w:val="20"/>
                  </w:rPr>
                </w:rPrChange>
              </w:rPr>
              <w:t>қарздорликни ундириш хизматларини таклиф этади</w:t>
            </w:r>
            <w:del w:id="7722" w:author="Nozimjon Ortiqov" w:date="2026-02-23T20:21:00Z" w16du:dateUtc="2026-02-23T15:21:00Z">
              <w:r w:rsidRPr="009C4BAE" w:rsidDel="0064443D">
                <w:rPr>
                  <w:rFonts w:ascii="Roboto" w:hAnsi="Roboto"/>
                  <w:sz w:val="20"/>
                  <w:szCs w:val="20"/>
                  <w:lang w:val="uz-Cyrl-UZ"/>
                  <w:rPrChange w:id="7723" w:author="Nozimjon Ortiqov" w:date="2026-02-24T09:31:00Z" w16du:dateUtc="2026-02-24T04:31:00Z">
                    <w:rPr>
                      <w:rFonts w:ascii="Roboto" w:hAnsi="Roboto"/>
                      <w:sz w:val="20"/>
                      <w:szCs w:val="20"/>
                    </w:rPr>
                  </w:rPrChange>
                </w:rPr>
                <w:delText>.</w:delText>
              </w:r>
            </w:del>
          </w:p>
        </w:tc>
        <w:tc>
          <w:tcPr>
            <w:tcW w:w="3119" w:type="dxa"/>
            <w:tcPrChange w:id="7724" w:author="Nozimjon Ortiqov" w:date="2026-02-23T20:21:00Z" w16du:dateUtc="2026-02-23T15:21:00Z">
              <w:tcPr>
                <w:tcW w:w="2410" w:type="dxa"/>
                <w:gridSpan w:val="2"/>
              </w:tcPr>
            </w:tcPrChange>
          </w:tcPr>
          <w:p w14:paraId="2A056724" w14:textId="77777777" w:rsidR="00484395" w:rsidRPr="009C4BAE" w:rsidRDefault="00484395" w:rsidP="001222C0">
            <w:pPr>
              <w:spacing w:after="120"/>
              <w:rPr>
                <w:rStyle w:val="af2"/>
                <w:rFonts w:ascii="Roboto" w:hAnsi="Roboto"/>
                <w:color w:val="000000" w:themeColor="text1"/>
                <w:sz w:val="20"/>
                <w:szCs w:val="20"/>
                <w:lang w:val="uz-Cyrl-UZ"/>
              </w:rPr>
            </w:pPr>
            <w:r w:rsidRPr="009C4BAE">
              <w:rPr>
                <w:rFonts w:ascii="Roboto" w:hAnsi="Roboto"/>
                <w:lang w:val="uz-Cyrl-UZ"/>
                <w:rPrChange w:id="7725" w:author="Nozimjon Ortiqov" w:date="2026-02-24T09:31:00Z" w16du:dateUtc="2026-02-24T04:31:00Z">
                  <w:rPr/>
                </w:rPrChange>
              </w:rPr>
              <w:fldChar w:fldCharType="begin"/>
            </w:r>
            <w:r w:rsidRPr="009C4BAE">
              <w:rPr>
                <w:rFonts w:ascii="Roboto" w:hAnsi="Roboto"/>
                <w:lang w:val="uz-Cyrl-UZ"/>
                <w:rPrChange w:id="7726" w:author="Nozimjon Ortiqov" w:date="2026-02-24T09:31:00Z" w16du:dateUtc="2026-02-24T04:31:00Z">
                  <w:rPr/>
                </w:rPrChange>
              </w:rPr>
              <w:instrText>HYPERLINK "https://debtkontrol.com/"</w:instrText>
            </w:r>
            <w:r w:rsidRPr="007A79F7">
              <w:rPr>
                <w:rFonts w:ascii="Roboto" w:hAnsi="Roboto"/>
                <w:lang w:val="uz-Cyrl-UZ"/>
              </w:rPr>
            </w:r>
            <w:r w:rsidRPr="009C4BAE">
              <w:rPr>
                <w:rFonts w:ascii="Roboto" w:hAnsi="Roboto"/>
                <w:lang w:val="uz-Cyrl-UZ"/>
                <w:rPrChange w:id="7727" w:author="Nozimjon Ortiqov" w:date="2026-02-24T09:31:00Z" w16du:dateUtc="2026-02-24T04:31:00Z">
                  <w:rPr/>
                </w:rPrChange>
              </w:rPr>
              <w:fldChar w:fldCharType="separate"/>
            </w:r>
            <w:r w:rsidRPr="009C4BAE">
              <w:rPr>
                <w:rStyle w:val="af2"/>
                <w:rFonts w:ascii="Roboto" w:hAnsi="Roboto"/>
                <w:sz w:val="20"/>
                <w:szCs w:val="20"/>
                <w:lang w:val="uz-Cyrl-UZ"/>
                <w:rPrChange w:id="7728" w:author="Nozimjon Ortiqov" w:date="2026-02-24T09:31:00Z" w16du:dateUtc="2026-02-24T04:31:00Z">
                  <w:rPr>
                    <w:rStyle w:val="af2"/>
                    <w:rFonts w:ascii="Roboto" w:hAnsi="Roboto"/>
                    <w:sz w:val="20"/>
                    <w:szCs w:val="20"/>
                  </w:rPr>
                </w:rPrChange>
              </w:rPr>
              <w:t>https://debtkontrol.com/</w:t>
            </w:r>
            <w:r w:rsidRPr="009C4BAE">
              <w:rPr>
                <w:rFonts w:ascii="Roboto" w:hAnsi="Roboto"/>
                <w:lang w:val="uz-Cyrl-UZ"/>
                <w:rPrChange w:id="7729" w:author="Nozimjon Ortiqov" w:date="2026-02-24T09:31:00Z" w16du:dateUtc="2026-02-24T04:31:00Z">
                  <w:rPr/>
                </w:rPrChange>
              </w:rPr>
              <w:fldChar w:fldCharType="end"/>
            </w:r>
          </w:p>
          <w:p w14:paraId="2C528D25" w14:textId="77777777" w:rsidR="00484395" w:rsidRPr="009C4BAE" w:rsidRDefault="00484395" w:rsidP="001222C0">
            <w:pPr>
              <w:spacing w:after="120"/>
              <w:rPr>
                <w:rStyle w:val="af2"/>
                <w:rFonts w:ascii="Roboto" w:hAnsi="Roboto"/>
                <w:i/>
                <w:iCs/>
                <w:color w:val="000000" w:themeColor="text1"/>
                <w:sz w:val="20"/>
                <w:szCs w:val="20"/>
                <w:lang w:val="uz-Cyrl-UZ"/>
                <w:rPrChange w:id="7730" w:author="Nozimjon Ortiqov" w:date="2026-02-24T09:31:00Z" w16du:dateUtc="2026-02-24T04:31:00Z">
                  <w:rPr>
                    <w:rStyle w:val="af2"/>
                    <w:rFonts w:ascii="Roboto" w:hAnsi="Roboto"/>
                    <w:i/>
                    <w:iCs/>
                    <w:color w:val="000000" w:themeColor="text1"/>
                    <w:sz w:val="20"/>
                    <w:szCs w:val="20"/>
                  </w:rPr>
                </w:rPrChange>
              </w:rPr>
            </w:pPr>
            <w:r w:rsidRPr="009C4BAE">
              <w:rPr>
                <w:rStyle w:val="af2"/>
                <w:rFonts w:ascii="Roboto" w:hAnsi="Roboto"/>
                <w:b/>
                <w:bCs/>
                <w:i/>
                <w:iCs/>
                <w:color w:val="0070C0"/>
                <w:sz w:val="20"/>
                <w:szCs w:val="20"/>
                <w:lang w:val="uz-Cyrl-UZ"/>
                <w:rPrChange w:id="7731" w:author="Nozimjon Ortiqov" w:date="2026-02-24T09:31:00Z" w16du:dateUtc="2026-02-24T04:31:00Z">
                  <w:rPr>
                    <w:rStyle w:val="af2"/>
                    <w:rFonts w:ascii="Roboto" w:hAnsi="Roboto"/>
                    <w:b/>
                    <w:bCs/>
                    <w:i/>
                    <w:iCs/>
                    <w:color w:val="0070C0"/>
                    <w:sz w:val="20"/>
                    <w:szCs w:val="20"/>
                  </w:rPr>
                </w:rPrChange>
              </w:rPr>
              <w:t>Ўзбекистон</w:t>
            </w:r>
            <w:r w:rsidRPr="009C4BAE">
              <w:rPr>
                <w:rStyle w:val="af2"/>
                <w:rFonts w:ascii="Roboto" w:hAnsi="Roboto"/>
                <w:i/>
                <w:iCs/>
                <w:color w:val="0070C0"/>
                <w:sz w:val="20"/>
                <w:szCs w:val="20"/>
                <w:lang w:val="uz-Cyrl-UZ"/>
                <w:rPrChange w:id="7732" w:author="Nozimjon Ortiqov" w:date="2026-02-24T09:31:00Z" w16du:dateUtc="2026-02-24T04:31:00Z">
                  <w:rPr>
                    <w:rStyle w:val="af2"/>
                    <w:rFonts w:ascii="Roboto" w:hAnsi="Roboto"/>
                    <w:i/>
                    <w:iCs/>
                    <w:color w:val="0070C0"/>
                    <w:sz w:val="20"/>
                    <w:szCs w:val="20"/>
                  </w:rPr>
                </w:rPrChange>
              </w:rPr>
              <w:t xml:space="preserve"> </w:t>
            </w:r>
            <w:r w:rsidRPr="009C4BAE">
              <w:rPr>
                <w:rStyle w:val="af2"/>
                <w:rFonts w:ascii="Roboto" w:hAnsi="Roboto"/>
                <w:i/>
                <w:iCs/>
                <w:color w:val="000000" w:themeColor="text1"/>
                <w:sz w:val="20"/>
                <w:szCs w:val="20"/>
                <w:lang w:val="uz-Cyrl-UZ"/>
                <w:rPrChange w:id="7733" w:author="Nozimjon Ortiqov" w:date="2026-02-24T09:31:00Z" w16du:dateUtc="2026-02-24T04:31:00Z">
                  <w:rPr>
                    <w:rStyle w:val="af2"/>
                    <w:rFonts w:ascii="Roboto" w:hAnsi="Roboto"/>
                    <w:i/>
                    <w:iCs/>
                    <w:color w:val="000000" w:themeColor="text1"/>
                    <w:sz w:val="20"/>
                    <w:szCs w:val="20"/>
                  </w:rPr>
                </w:rPrChange>
              </w:rPr>
              <w:t>учун саҳифа:</w:t>
            </w:r>
          </w:p>
          <w:p w14:paraId="75FD9FB3" w14:textId="77777777" w:rsidR="00484395" w:rsidRPr="009C4BAE" w:rsidRDefault="00484395" w:rsidP="001222C0">
            <w:pPr>
              <w:spacing w:after="120"/>
              <w:rPr>
                <w:rFonts w:ascii="Roboto" w:hAnsi="Roboto"/>
                <w:i/>
                <w:iCs/>
                <w:sz w:val="20"/>
                <w:szCs w:val="20"/>
                <w:lang w:val="uz-Cyrl-UZ"/>
                <w:rPrChange w:id="7734" w:author="Nozimjon Ortiqov" w:date="2026-02-24T09:31:00Z" w16du:dateUtc="2026-02-24T04:31:00Z">
                  <w:rPr>
                    <w:rFonts w:ascii="Roboto" w:hAnsi="Roboto"/>
                    <w:i/>
                    <w:iCs/>
                    <w:sz w:val="20"/>
                    <w:szCs w:val="20"/>
                  </w:rPr>
                </w:rPrChange>
              </w:rPr>
            </w:pPr>
            <w:r w:rsidRPr="009C4BAE">
              <w:rPr>
                <w:rFonts w:ascii="Roboto" w:hAnsi="Roboto"/>
                <w:lang w:val="uz-Cyrl-UZ"/>
                <w:rPrChange w:id="7735" w:author="Nozimjon Ortiqov" w:date="2026-02-24T09:31:00Z" w16du:dateUtc="2026-02-24T04:31:00Z">
                  <w:rPr/>
                </w:rPrChange>
              </w:rPr>
              <w:fldChar w:fldCharType="begin"/>
            </w:r>
            <w:r w:rsidRPr="009C4BAE">
              <w:rPr>
                <w:rFonts w:ascii="Roboto" w:hAnsi="Roboto"/>
                <w:lang w:val="uz-Cyrl-UZ"/>
                <w:rPrChange w:id="7736" w:author="Nozimjon Ortiqov" w:date="2026-02-24T09:31:00Z" w16du:dateUtc="2026-02-24T04:31:00Z">
                  <w:rPr/>
                </w:rPrChange>
              </w:rPr>
              <w:instrText>HYPERLINK "https://debtkontrol.com/debt-collection-in-uzbekistan/"</w:instrText>
            </w:r>
            <w:r w:rsidRPr="007A79F7">
              <w:rPr>
                <w:rFonts w:ascii="Roboto" w:hAnsi="Roboto"/>
                <w:lang w:val="uz-Cyrl-UZ"/>
              </w:rPr>
            </w:r>
            <w:r w:rsidRPr="009C4BAE">
              <w:rPr>
                <w:rFonts w:ascii="Roboto" w:hAnsi="Roboto"/>
                <w:lang w:val="uz-Cyrl-UZ"/>
                <w:rPrChange w:id="7737" w:author="Nozimjon Ortiqov" w:date="2026-02-24T09:31:00Z" w16du:dateUtc="2026-02-24T04:31:00Z">
                  <w:rPr/>
                </w:rPrChange>
              </w:rPr>
              <w:fldChar w:fldCharType="separate"/>
            </w:r>
            <w:r w:rsidRPr="009C4BAE">
              <w:rPr>
                <w:rStyle w:val="af2"/>
                <w:rFonts w:ascii="Roboto" w:hAnsi="Roboto"/>
                <w:i/>
                <w:iCs/>
                <w:sz w:val="20"/>
                <w:szCs w:val="20"/>
                <w:lang w:val="uz-Cyrl-UZ"/>
                <w:rPrChange w:id="7738" w:author="Nozimjon Ortiqov" w:date="2026-02-24T09:31:00Z" w16du:dateUtc="2026-02-24T04:31:00Z">
                  <w:rPr>
                    <w:rStyle w:val="af2"/>
                    <w:rFonts w:ascii="Roboto" w:hAnsi="Roboto"/>
                    <w:i/>
                    <w:iCs/>
                    <w:sz w:val="20"/>
                    <w:szCs w:val="20"/>
                  </w:rPr>
                </w:rPrChange>
              </w:rPr>
              <w:t>https://debtkontrol.com/debt-collection-in-uzbekistan/</w:t>
            </w:r>
            <w:r w:rsidRPr="009C4BAE">
              <w:rPr>
                <w:rFonts w:ascii="Roboto" w:hAnsi="Roboto"/>
                <w:lang w:val="uz-Cyrl-UZ"/>
                <w:rPrChange w:id="7739" w:author="Nozimjon Ortiqov" w:date="2026-02-24T09:31:00Z" w16du:dateUtc="2026-02-24T04:31:00Z">
                  <w:rPr/>
                </w:rPrChange>
              </w:rPr>
              <w:fldChar w:fldCharType="end"/>
            </w:r>
          </w:p>
        </w:tc>
      </w:tr>
    </w:tbl>
    <w:p w14:paraId="3B37E954" w14:textId="68BFD3A7" w:rsidR="00484395" w:rsidRPr="009C4BAE" w:rsidDel="00D361A3" w:rsidRDefault="00484395" w:rsidP="00B76C54">
      <w:pPr>
        <w:pStyle w:val="1"/>
        <w:spacing w:after="240" w:line="288" w:lineRule="auto"/>
        <w:rPr>
          <w:del w:id="7740" w:author="Nozimjon Ortiqov" w:date="2026-02-23T17:49:00Z" w16du:dateUtc="2026-02-23T12:49:00Z"/>
          <w:rFonts w:ascii="Roboto" w:hAnsi="Roboto"/>
          <w:b/>
          <w:bCs/>
          <w:color w:val="002060"/>
          <w:sz w:val="26"/>
          <w:szCs w:val="26"/>
          <w:lang w:val="uz-Cyrl-UZ"/>
        </w:rPr>
      </w:pPr>
      <w:bookmarkStart w:id="7741" w:name="_Toc222474841"/>
      <w:bookmarkEnd w:id="7446"/>
    </w:p>
    <w:p w14:paraId="28BB6DA0" w14:textId="77777777" w:rsidR="00B76C54" w:rsidRPr="009C4BAE" w:rsidRDefault="00B76C54">
      <w:pPr>
        <w:rPr>
          <w:rFonts w:ascii="Roboto" w:eastAsiaTheme="majorEastAsia" w:hAnsi="Roboto" w:cstheme="majorBidi"/>
          <w:b/>
          <w:bCs/>
          <w:color w:val="002060"/>
          <w:sz w:val="26"/>
          <w:szCs w:val="26"/>
          <w:lang w:val="uz-Cyrl-UZ"/>
        </w:rPr>
      </w:pPr>
      <w:r w:rsidRPr="009C4BAE">
        <w:rPr>
          <w:rFonts w:ascii="Roboto" w:hAnsi="Roboto"/>
          <w:b/>
          <w:bCs/>
          <w:color w:val="002060"/>
          <w:sz w:val="26"/>
          <w:szCs w:val="26"/>
          <w:lang w:val="uz-Cyrl-UZ"/>
        </w:rPr>
        <w:br w:type="page"/>
      </w:r>
    </w:p>
    <w:p w14:paraId="3B682BA9" w14:textId="104A5835" w:rsidR="00484395" w:rsidRPr="001063BF" w:rsidDel="005B664C" w:rsidRDefault="00484395">
      <w:pPr>
        <w:pStyle w:val="1"/>
        <w:spacing w:after="240" w:line="288" w:lineRule="auto"/>
        <w:jc w:val="center"/>
        <w:rPr>
          <w:del w:id="7742" w:author="Nozimjon Ortiqov" w:date="2026-02-24T13:38:00Z" w16du:dateUtc="2026-02-24T08:38:00Z"/>
          <w:rFonts w:ascii="Roboto" w:hAnsi="Roboto" w:cstheme="minorHAnsi"/>
          <w:b/>
          <w:bCs/>
          <w:color w:val="002060"/>
          <w:sz w:val="26"/>
          <w:szCs w:val="26"/>
          <w:highlight w:val="yellow"/>
          <w:lang w:val="uz-Cyrl-UZ"/>
          <w:rPrChange w:id="7743" w:author="Nozimjon Ortiqov" w:date="2026-02-24T13:39:00Z" w16du:dateUtc="2026-02-24T08:39:00Z">
            <w:rPr>
              <w:del w:id="7744" w:author="Nozimjon Ortiqov" w:date="2026-02-24T13:38:00Z" w16du:dateUtc="2026-02-24T08:38:00Z"/>
              <w:rFonts w:ascii="Roboto" w:hAnsi="Roboto" w:cstheme="minorHAnsi"/>
              <w:b/>
              <w:bCs/>
              <w:color w:val="002060"/>
              <w:lang w:val="uz-Cyrl-UZ"/>
            </w:rPr>
          </w:rPrChange>
        </w:rPr>
        <w:pPrChange w:id="7745" w:author="Nozimjon Ortiqov" w:date="2026-02-24T13:39:00Z" w16du:dateUtc="2026-02-24T08:39:00Z">
          <w:pPr>
            <w:pStyle w:val="1"/>
            <w:spacing w:after="240" w:line="288" w:lineRule="auto"/>
            <w:ind w:firstLine="567"/>
            <w:jc w:val="center"/>
          </w:pPr>
        </w:pPrChange>
      </w:pPr>
      <w:bookmarkStart w:id="7746" w:name="_Toc222630400"/>
      <w:del w:id="7747" w:author="Nozimjon Ortiqov" w:date="2026-02-24T13:38:00Z" w16du:dateUtc="2026-02-24T08:38:00Z">
        <w:r w:rsidRPr="001063BF" w:rsidDel="005B664C">
          <w:rPr>
            <w:rFonts w:ascii="Roboto" w:hAnsi="Roboto" w:cstheme="minorHAnsi"/>
            <w:b/>
            <w:bCs/>
            <w:color w:val="002060"/>
            <w:sz w:val="26"/>
            <w:szCs w:val="26"/>
            <w:highlight w:val="yellow"/>
            <w:lang w:val="uz-Cyrl-UZ"/>
            <w:rPrChange w:id="7748" w:author="Nozimjon Ortiqov" w:date="2026-02-24T13:39:00Z" w16du:dateUtc="2026-02-24T08:39:00Z">
              <w:rPr>
                <w:rFonts w:ascii="Roboto" w:hAnsi="Roboto" w:cstheme="minorHAnsi"/>
                <w:b/>
                <w:bCs/>
                <w:color w:val="002060"/>
                <w:lang w:val="uz-Cyrl-UZ"/>
              </w:rPr>
            </w:rPrChange>
          </w:rPr>
          <w:lastRenderedPageBreak/>
          <w:delText>1</w:delText>
        </w:r>
        <w:r w:rsidR="00B76C54" w:rsidRPr="001063BF" w:rsidDel="005B664C">
          <w:rPr>
            <w:rFonts w:ascii="Roboto" w:hAnsi="Roboto" w:cstheme="minorHAnsi"/>
            <w:b/>
            <w:bCs/>
            <w:color w:val="002060"/>
            <w:sz w:val="26"/>
            <w:szCs w:val="26"/>
            <w:highlight w:val="yellow"/>
            <w:lang w:val="uz-Cyrl-UZ"/>
            <w:rPrChange w:id="7749" w:author="Nozimjon Ortiqov" w:date="2026-02-24T13:39:00Z" w16du:dateUtc="2026-02-24T08:39:00Z">
              <w:rPr>
                <w:rFonts w:ascii="Roboto" w:hAnsi="Roboto" w:cstheme="minorHAnsi"/>
                <w:b/>
                <w:bCs/>
                <w:color w:val="002060"/>
                <w:lang w:val="uz-Cyrl-UZ"/>
              </w:rPr>
            </w:rPrChange>
          </w:rPr>
          <w:delText>1</w:delText>
        </w:r>
        <w:r w:rsidRPr="001063BF" w:rsidDel="005B664C">
          <w:rPr>
            <w:rFonts w:ascii="Roboto" w:hAnsi="Roboto" w:cstheme="minorHAnsi"/>
            <w:b/>
            <w:bCs/>
            <w:color w:val="002060"/>
            <w:sz w:val="26"/>
            <w:szCs w:val="26"/>
            <w:highlight w:val="yellow"/>
            <w:lang w:val="uz-Cyrl-UZ"/>
            <w:rPrChange w:id="7750" w:author="Nozimjon Ortiqov" w:date="2026-02-24T13:39:00Z" w16du:dateUtc="2026-02-24T08:39:00Z">
              <w:rPr>
                <w:rFonts w:ascii="Roboto" w:hAnsi="Roboto" w:cstheme="minorHAnsi"/>
                <w:b/>
                <w:bCs/>
                <w:color w:val="002060"/>
                <w:lang w:val="uz-Cyrl-UZ"/>
              </w:rPr>
            </w:rPrChange>
          </w:rPr>
          <w:delText>-илова. Фокус гуруҳда иштирок этган ташкилотлар рўйхати</w:delText>
        </w:r>
        <w:bookmarkEnd w:id="7741"/>
        <w:bookmarkEnd w:id="7746"/>
      </w:del>
    </w:p>
    <w:p w14:paraId="265FC6FE" w14:textId="59DB66A3" w:rsidR="00484395" w:rsidRPr="001063BF" w:rsidDel="005B664C" w:rsidRDefault="00484395">
      <w:pPr>
        <w:pStyle w:val="a3"/>
        <w:numPr>
          <w:ilvl w:val="0"/>
          <w:numId w:val="2"/>
        </w:numPr>
        <w:spacing w:before="120" w:after="0" w:line="288" w:lineRule="auto"/>
        <w:ind w:left="0" w:firstLine="0"/>
        <w:contextualSpacing w:val="0"/>
        <w:rPr>
          <w:del w:id="7751" w:author="Nozimjon Ortiqov" w:date="2026-02-24T13:38:00Z" w16du:dateUtc="2026-02-24T08:38:00Z"/>
          <w:rFonts w:ascii="Roboto" w:hAnsi="Roboto"/>
          <w:sz w:val="26"/>
          <w:szCs w:val="26"/>
          <w:highlight w:val="yellow"/>
          <w:lang w:val="uz-Cyrl-UZ"/>
          <w:rPrChange w:id="7752" w:author="Nozimjon Ortiqov" w:date="2026-02-24T13:39:00Z" w16du:dateUtc="2026-02-24T08:39:00Z">
            <w:rPr>
              <w:del w:id="7753" w:author="Nozimjon Ortiqov" w:date="2026-02-24T13:38:00Z" w16du:dateUtc="2026-02-24T08:38:00Z"/>
              <w:rFonts w:ascii="Roboto" w:hAnsi="Roboto"/>
              <w:sz w:val="26"/>
              <w:szCs w:val="26"/>
              <w:lang w:val="uz-Cyrl-UZ"/>
            </w:rPr>
          </w:rPrChange>
        </w:rPr>
        <w:pPrChange w:id="7754" w:author="Nozimjon Ortiqov" w:date="2026-02-24T13:39:00Z" w16du:dateUtc="2026-02-24T08:39:00Z">
          <w:pPr>
            <w:pStyle w:val="a3"/>
            <w:numPr>
              <w:numId w:val="2"/>
            </w:numPr>
            <w:ind w:left="426" w:firstLine="556"/>
          </w:pPr>
        </w:pPrChange>
      </w:pPr>
      <w:del w:id="7755" w:author="Nozimjon Ortiqov" w:date="2026-02-24T13:38:00Z" w16du:dateUtc="2026-02-24T08:38:00Z">
        <w:r w:rsidRPr="001063BF" w:rsidDel="005B664C">
          <w:rPr>
            <w:rFonts w:ascii="Roboto" w:hAnsi="Roboto"/>
            <w:sz w:val="26"/>
            <w:szCs w:val="26"/>
            <w:highlight w:val="yellow"/>
            <w:lang w:val="uz-Cyrl-UZ"/>
            <w:rPrChange w:id="7756" w:author="Nozimjon Ortiqov" w:date="2026-02-24T13:39:00Z" w16du:dateUtc="2026-02-24T08:39:00Z">
              <w:rPr>
                <w:rFonts w:ascii="Roboto" w:hAnsi="Roboto"/>
                <w:sz w:val="26"/>
                <w:szCs w:val="26"/>
                <w:lang w:val="uz-Cyrl-UZ"/>
              </w:rPr>
            </w:rPrChange>
          </w:rPr>
          <w:delText>“TBC банк” АТБ</w:delText>
        </w:r>
      </w:del>
    </w:p>
    <w:p w14:paraId="4361B486" w14:textId="214790AD" w:rsidR="00484395" w:rsidRPr="001063BF" w:rsidDel="005B664C" w:rsidRDefault="00484395">
      <w:pPr>
        <w:pStyle w:val="a3"/>
        <w:numPr>
          <w:ilvl w:val="0"/>
          <w:numId w:val="2"/>
        </w:numPr>
        <w:spacing w:before="120" w:after="0" w:line="288" w:lineRule="auto"/>
        <w:ind w:left="0" w:firstLine="0"/>
        <w:contextualSpacing w:val="0"/>
        <w:rPr>
          <w:del w:id="7757" w:author="Nozimjon Ortiqov" w:date="2026-02-24T13:38:00Z" w16du:dateUtc="2026-02-24T08:38:00Z"/>
          <w:rFonts w:ascii="Roboto" w:hAnsi="Roboto"/>
          <w:sz w:val="26"/>
          <w:szCs w:val="26"/>
          <w:highlight w:val="yellow"/>
          <w:lang w:val="uz-Cyrl-UZ"/>
          <w:rPrChange w:id="7758" w:author="Nozimjon Ortiqov" w:date="2026-02-24T13:39:00Z" w16du:dateUtc="2026-02-24T08:39:00Z">
            <w:rPr>
              <w:del w:id="7759" w:author="Nozimjon Ortiqov" w:date="2026-02-24T13:38:00Z" w16du:dateUtc="2026-02-24T08:38:00Z"/>
              <w:rFonts w:ascii="Roboto" w:hAnsi="Roboto"/>
              <w:sz w:val="26"/>
              <w:szCs w:val="26"/>
              <w:lang w:val="uz-Cyrl-UZ"/>
            </w:rPr>
          </w:rPrChange>
        </w:rPr>
        <w:pPrChange w:id="7760" w:author="Nozimjon Ortiqov" w:date="2026-02-24T13:39:00Z" w16du:dateUtc="2026-02-24T08:39:00Z">
          <w:pPr>
            <w:pStyle w:val="a3"/>
            <w:numPr>
              <w:numId w:val="2"/>
            </w:numPr>
            <w:ind w:left="426" w:firstLine="556"/>
          </w:pPr>
        </w:pPrChange>
      </w:pPr>
      <w:del w:id="7761" w:author="Nozimjon Ortiqov" w:date="2026-02-24T13:38:00Z" w16du:dateUtc="2026-02-24T08:38:00Z">
        <w:r w:rsidRPr="001063BF" w:rsidDel="005B664C">
          <w:rPr>
            <w:rFonts w:ascii="Roboto" w:hAnsi="Roboto"/>
            <w:sz w:val="26"/>
            <w:szCs w:val="26"/>
            <w:highlight w:val="yellow"/>
            <w:lang w:val="uz-Cyrl-UZ"/>
            <w:rPrChange w:id="7762" w:author="Nozimjon Ortiqov" w:date="2026-02-24T13:39:00Z" w16du:dateUtc="2026-02-24T08:39:00Z">
              <w:rPr>
                <w:rFonts w:ascii="Roboto" w:hAnsi="Roboto"/>
                <w:sz w:val="26"/>
                <w:szCs w:val="26"/>
                <w:lang w:val="uz-Cyrl-UZ"/>
              </w:rPr>
            </w:rPrChange>
          </w:rPr>
          <w:delText>“Бизнесни ривожлантириш банки” АТБ</w:delText>
        </w:r>
      </w:del>
    </w:p>
    <w:p w14:paraId="16573FA4" w14:textId="1AC8ED2C" w:rsidR="00484395" w:rsidRPr="001063BF" w:rsidDel="005B664C" w:rsidRDefault="00484395">
      <w:pPr>
        <w:pStyle w:val="a3"/>
        <w:numPr>
          <w:ilvl w:val="0"/>
          <w:numId w:val="2"/>
        </w:numPr>
        <w:spacing w:before="120" w:after="0" w:line="288" w:lineRule="auto"/>
        <w:ind w:left="0" w:firstLine="0"/>
        <w:contextualSpacing w:val="0"/>
        <w:rPr>
          <w:del w:id="7763" w:author="Nozimjon Ortiqov" w:date="2026-02-24T13:38:00Z" w16du:dateUtc="2026-02-24T08:38:00Z"/>
          <w:rFonts w:ascii="Roboto" w:hAnsi="Roboto"/>
          <w:sz w:val="26"/>
          <w:szCs w:val="26"/>
          <w:highlight w:val="yellow"/>
          <w:lang w:val="uz-Cyrl-UZ"/>
          <w:rPrChange w:id="7764" w:author="Nozimjon Ortiqov" w:date="2026-02-24T13:39:00Z" w16du:dateUtc="2026-02-24T08:39:00Z">
            <w:rPr>
              <w:del w:id="7765" w:author="Nozimjon Ortiqov" w:date="2026-02-24T13:38:00Z" w16du:dateUtc="2026-02-24T08:38:00Z"/>
              <w:rFonts w:ascii="Roboto" w:hAnsi="Roboto"/>
              <w:sz w:val="26"/>
              <w:szCs w:val="26"/>
              <w:lang w:val="uz-Cyrl-UZ"/>
            </w:rPr>
          </w:rPrChange>
        </w:rPr>
        <w:pPrChange w:id="7766" w:author="Nozimjon Ortiqov" w:date="2026-02-24T13:39:00Z" w16du:dateUtc="2026-02-24T08:39:00Z">
          <w:pPr>
            <w:pStyle w:val="a3"/>
            <w:numPr>
              <w:numId w:val="2"/>
            </w:numPr>
            <w:ind w:left="426" w:firstLine="556"/>
          </w:pPr>
        </w:pPrChange>
      </w:pPr>
      <w:del w:id="7767" w:author="Nozimjon Ortiqov" w:date="2026-02-24T13:38:00Z" w16du:dateUtc="2026-02-24T08:38:00Z">
        <w:r w:rsidRPr="001063BF" w:rsidDel="005B664C">
          <w:rPr>
            <w:rFonts w:ascii="Roboto" w:hAnsi="Roboto"/>
            <w:sz w:val="26"/>
            <w:szCs w:val="26"/>
            <w:highlight w:val="yellow"/>
            <w:lang w:val="uz-Cyrl-UZ"/>
            <w:rPrChange w:id="7768" w:author="Nozimjon Ortiqov" w:date="2026-02-24T13:39:00Z" w16du:dateUtc="2026-02-24T08:39:00Z">
              <w:rPr>
                <w:rFonts w:ascii="Roboto" w:hAnsi="Roboto"/>
                <w:sz w:val="26"/>
                <w:szCs w:val="26"/>
                <w:lang w:val="uz-Cyrl-UZ"/>
              </w:rPr>
            </w:rPrChange>
          </w:rPr>
          <w:delText>“Ҳамкорбанк” ATБ</w:delText>
        </w:r>
      </w:del>
    </w:p>
    <w:p w14:paraId="2C312A94" w14:textId="00B00C86" w:rsidR="00484395" w:rsidRPr="001063BF" w:rsidDel="005B664C" w:rsidRDefault="00484395">
      <w:pPr>
        <w:pStyle w:val="a3"/>
        <w:numPr>
          <w:ilvl w:val="0"/>
          <w:numId w:val="2"/>
        </w:numPr>
        <w:spacing w:before="120" w:after="0" w:line="288" w:lineRule="auto"/>
        <w:ind w:left="0" w:firstLine="0"/>
        <w:contextualSpacing w:val="0"/>
        <w:rPr>
          <w:del w:id="7769" w:author="Nozimjon Ortiqov" w:date="2026-02-24T13:38:00Z" w16du:dateUtc="2026-02-24T08:38:00Z"/>
          <w:rFonts w:ascii="Roboto" w:hAnsi="Roboto"/>
          <w:sz w:val="26"/>
          <w:szCs w:val="26"/>
          <w:highlight w:val="yellow"/>
          <w:lang w:val="uz-Cyrl-UZ"/>
          <w:rPrChange w:id="7770" w:author="Nozimjon Ortiqov" w:date="2026-02-24T13:39:00Z" w16du:dateUtc="2026-02-24T08:39:00Z">
            <w:rPr>
              <w:del w:id="7771" w:author="Nozimjon Ortiqov" w:date="2026-02-24T13:38:00Z" w16du:dateUtc="2026-02-24T08:38:00Z"/>
              <w:rFonts w:ascii="Roboto" w:hAnsi="Roboto"/>
              <w:sz w:val="26"/>
              <w:szCs w:val="26"/>
              <w:lang w:val="uz-Cyrl-UZ"/>
            </w:rPr>
          </w:rPrChange>
        </w:rPr>
        <w:pPrChange w:id="7772" w:author="Nozimjon Ortiqov" w:date="2026-02-24T13:39:00Z" w16du:dateUtc="2026-02-24T08:39:00Z">
          <w:pPr>
            <w:pStyle w:val="a3"/>
            <w:numPr>
              <w:numId w:val="2"/>
            </w:numPr>
            <w:ind w:left="426" w:firstLine="556"/>
          </w:pPr>
        </w:pPrChange>
      </w:pPr>
      <w:del w:id="7773" w:author="Nozimjon Ortiqov" w:date="2026-02-24T13:38:00Z" w16du:dateUtc="2026-02-24T08:38:00Z">
        <w:r w:rsidRPr="001063BF" w:rsidDel="005B664C">
          <w:rPr>
            <w:rFonts w:ascii="Roboto" w:hAnsi="Roboto"/>
            <w:sz w:val="26"/>
            <w:szCs w:val="26"/>
            <w:highlight w:val="yellow"/>
            <w:lang w:val="uz-Cyrl-UZ"/>
            <w:rPrChange w:id="7774" w:author="Nozimjon Ortiqov" w:date="2026-02-24T13:39:00Z" w16du:dateUtc="2026-02-24T08:39:00Z">
              <w:rPr>
                <w:rFonts w:ascii="Roboto" w:hAnsi="Roboto"/>
                <w:sz w:val="26"/>
                <w:szCs w:val="26"/>
                <w:lang w:val="uz-Cyrl-UZ"/>
              </w:rPr>
            </w:rPrChange>
          </w:rPr>
          <w:delText>“Давр-банк” хусусий ATБ</w:delText>
        </w:r>
      </w:del>
    </w:p>
    <w:p w14:paraId="753B4BD9" w14:textId="4CA3CE7A" w:rsidR="00484395" w:rsidRPr="001063BF" w:rsidDel="005B664C" w:rsidRDefault="00484395">
      <w:pPr>
        <w:pStyle w:val="a3"/>
        <w:numPr>
          <w:ilvl w:val="0"/>
          <w:numId w:val="2"/>
        </w:numPr>
        <w:spacing w:before="120" w:after="0" w:line="288" w:lineRule="auto"/>
        <w:ind w:left="0" w:firstLine="0"/>
        <w:contextualSpacing w:val="0"/>
        <w:rPr>
          <w:del w:id="7775" w:author="Nozimjon Ortiqov" w:date="2026-02-24T13:38:00Z" w16du:dateUtc="2026-02-24T08:38:00Z"/>
          <w:rFonts w:ascii="Roboto" w:hAnsi="Roboto"/>
          <w:sz w:val="26"/>
          <w:szCs w:val="26"/>
          <w:highlight w:val="yellow"/>
          <w:lang w:val="uz-Cyrl-UZ"/>
          <w:rPrChange w:id="7776" w:author="Nozimjon Ortiqov" w:date="2026-02-24T13:39:00Z" w16du:dateUtc="2026-02-24T08:39:00Z">
            <w:rPr>
              <w:del w:id="7777" w:author="Nozimjon Ortiqov" w:date="2026-02-24T13:38:00Z" w16du:dateUtc="2026-02-24T08:38:00Z"/>
              <w:rFonts w:ascii="Roboto" w:hAnsi="Roboto"/>
              <w:sz w:val="26"/>
              <w:szCs w:val="26"/>
              <w:lang w:val="uz-Cyrl-UZ"/>
            </w:rPr>
          </w:rPrChange>
        </w:rPr>
        <w:pPrChange w:id="7778" w:author="Nozimjon Ortiqov" w:date="2026-02-24T13:39:00Z" w16du:dateUtc="2026-02-24T08:39:00Z">
          <w:pPr>
            <w:pStyle w:val="a3"/>
            <w:numPr>
              <w:numId w:val="2"/>
            </w:numPr>
            <w:ind w:left="426" w:firstLine="556"/>
          </w:pPr>
        </w:pPrChange>
      </w:pPr>
      <w:del w:id="7779" w:author="Nozimjon Ortiqov" w:date="2026-02-24T13:38:00Z" w16du:dateUtc="2026-02-24T08:38:00Z">
        <w:r w:rsidRPr="001063BF" w:rsidDel="005B664C">
          <w:rPr>
            <w:rFonts w:ascii="Roboto" w:hAnsi="Roboto"/>
            <w:sz w:val="26"/>
            <w:szCs w:val="26"/>
            <w:highlight w:val="yellow"/>
            <w:lang w:val="uz-Cyrl-UZ"/>
            <w:rPrChange w:id="7780" w:author="Nozimjon Ortiqov" w:date="2026-02-24T13:39:00Z" w16du:dateUtc="2026-02-24T08:39:00Z">
              <w:rPr>
                <w:rFonts w:ascii="Roboto" w:hAnsi="Roboto"/>
                <w:sz w:val="26"/>
                <w:szCs w:val="26"/>
                <w:lang w:val="uz-Cyrl-UZ"/>
              </w:rPr>
            </w:rPrChange>
          </w:rPr>
          <w:delText>“Капиталбанк” ATБ</w:delText>
        </w:r>
      </w:del>
    </w:p>
    <w:p w14:paraId="7ED9CD19" w14:textId="63857E87" w:rsidR="00484395" w:rsidRPr="001063BF" w:rsidDel="005B664C" w:rsidRDefault="00484395">
      <w:pPr>
        <w:pStyle w:val="a3"/>
        <w:numPr>
          <w:ilvl w:val="0"/>
          <w:numId w:val="2"/>
        </w:numPr>
        <w:spacing w:before="120" w:after="0" w:line="288" w:lineRule="auto"/>
        <w:ind w:left="0" w:firstLine="0"/>
        <w:contextualSpacing w:val="0"/>
        <w:rPr>
          <w:del w:id="7781" w:author="Nozimjon Ortiqov" w:date="2026-02-24T13:38:00Z" w16du:dateUtc="2026-02-24T08:38:00Z"/>
          <w:rFonts w:ascii="Roboto" w:hAnsi="Roboto"/>
          <w:sz w:val="26"/>
          <w:szCs w:val="26"/>
          <w:highlight w:val="yellow"/>
          <w:lang w:val="uz-Cyrl-UZ"/>
          <w:rPrChange w:id="7782" w:author="Nozimjon Ortiqov" w:date="2026-02-24T13:39:00Z" w16du:dateUtc="2026-02-24T08:39:00Z">
            <w:rPr>
              <w:del w:id="7783" w:author="Nozimjon Ortiqov" w:date="2026-02-24T13:38:00Z" w16du:dateUtc="2026-02-24T08:38:00Z"/>
              <w:rFonts w:ascii="Roboto" w:hAnsi="Roboto"/>
              <w:sz w:val="26"/>
              <w:szCs w:val="26"/>
              <w:lang w:val="uz-Cyrl-UZ"/>
            </w:rPr>
          </w:rPrChange>
        </w:rPr>
        <w:pPrChange w:id="7784" w:author="Nozimjon Ortiqov" w:date="2026-02-24T13:39:00Z" w16du:dateUtc="2026-02-24T08:39:00Z">
          <w:pPr>
            <w:pStyle w:val="a3"/>
            <w:numPr>
              <w:numId w:val="2"/>
            </w:numPr>
            <w:ind w:left="426" w:firstLine="556"/>
          </w:pPr>
        </w:pPrChange>
      </w:pPr>
      <w:del w:id="7785" w:author="Nozimjon Ortiqov" w:date="2026-02-24T13:38:00Z" w16du:dateUtc="2026-02-24T08:38:00Z">
        <w:r w:rsidRPr="001063BF" w:rsidDel="005B664C">
          <w:rPr>
            <w:rFonts w:ascii="Roboto" w:hAnsi="Roboto"/>
            <w:sz w:val="26"/>
            <w:szCs w:val="26"/>
            <w:highlight w:val="yellow"/>
            <w:lang w:val="uz-Cyrl-UZ"/>
            <w:rPrChange w:id="7786" w:author="Nozimjon Ortiqov" w:date="2026-02-24T13:39:00Z" w16du:dateUtc="2026-02-24T08:39:00Z">
              <w:rPr>
                <w:rFonts w:ascii="Roboto" w:hAnsi="Roboto"/>
                <w:sz w:val="26"/>
                <w:szCs w:val="26"/>
                <w:lang w:val="uz-Cyrl-UZ"/>
              </w:rPr>
            </w:rPrChange>
          </w:rPr>
          <w:delText>“Ипак Йули банк” АТИБ</w:delText>
        </w:r>
      </w:del>
    </w:p>
    <w:p w14:paraId="049E2F4C" w14:textId="16D7F58C" w:rsidR="00484395" w:rsidRPr="001063BF" w:rsidDel="005B664C" w:rsidRDefault="00484395">
      <w:pPr>
        <w:pStyle w:val="a3"/>
        <w:numPr>
          <w:ilvl w:val="0"/>
          <w:numId w:val="2"/>
        </w:numPr>
        <w:spacing w:before="120" w:after="0" w:line="288" w:lineRule="auto"/>
        <w:ind w:left="0" w:firstLine="0"/>
        <w:contextualSpacing w:val="0"/>
        <w:rPr>
          <w:del w:id="7787" w:author="Nozimjon Ortiqov" w:date="2026-02-24T13:38:00Z" w16du:dateUtc="2026-02-24T08:38:00Z"/>
          <w:rFonts w:ascii="Roboto" w:hAnsi="Roboto"/>
          <w:sz w:val="26"/>
          <w:szCs w:val="26"/>
          <w:highlight w:val="yellow"/>
          <w:lang w:val="uz-Cyrl-UZ"/>
          <w:rPrChange w:id="7788" w:author="Nozimjon Ortiqov" w:date="2026-02-24T13:39:00Z" w16du:dateUtc="2026-02-24T08:39:00Z">
            <w:rPr>
              <w:del w:id="7789" w:author="Nozimjon Ortiqov" w:date="2026-02-24T13:38:00Z" w16du:dateUtc="2026-02-24T08:38:00Z"/>
              <w:rFonts w:ascii="Roboto" w:hAnsi="Roboto"/>
              <w:sz w:val="26"/>
              <w:szCs w:val="26"/>
              <w:lang w:val="uz-Cyrl-UZ"/>
            </w:rPr>
          </w:rPrChange>
        </w:rPr>
        <w:pPrChange w:id="7790" w:author="Nozimjon Ortiqov" w:date="2026-02-24T13:39:00Z" w16du:dateUtc="2026-02-24T08:39:00Z">
          <w:pPr>
            <w:pStyle w:val="a3"/>
            <w:numPr>
              <w:numId w:val="2"/>
            </w:numPr>
            <w:ind w:left="426" w:firstLine="556"/>
          </w:pPr>
        </w:pPrChange>
      </w:pPr>
      <w:del w:id="7791" w:author="Nozimjon Ortiqov" w:date="2026-02-24T13:38:00Z" w16du:dateUtc="2026-02-24T08:38:00Z">
        <w:r w:rsidRPr="001063BF" w:rsidDel="005B664C">
          <w:rPr>
            <w:rFonts w:ascii="Roboto" w:hAnsi="Roboto"/>
            <w:sz w:val="26"/>
            <w:szCs w:val="26"/>
            <w:highlight w:val="yellow"/>
            <w:lang w:val="uz-Cyrl-UZ"/>
            <w:rPrChange w:id="7792" w:author="Nozimjon Ortiqov" w:date="2026-02-24T13:39:00Z" w16du:dateUtc="2026-02-24T08:39:00Z">
              <w:rPr>
                <w:rFonts w:ascii="Roboto" w:hAnsi="Roboto"/>
                <w:sz w:val="26"/>
                <w:szCs w:val="26"/>
                <w:lang w:val="uz-Cyrl-UZ"/>
              </w:rPr>
            </w:rPrChange>
          </w:rPr>
          <w:delText>“Микрокредитбанк” АТБ</w:delText>
        </w:r>
      </w:del>
    </w:p>
    <w:p w14:paraId="438929C9" w14:textId="220A375D" w:rsidR="00484395" w:rsidRPr="001063BF" w:rsidDel="005B664C" w:rsidRDefault="00484395">
      <w:pPr>
        <w:pStyle w:val="a3"/>
        <w:numPr>
          <w:ilvl w:val="0"/>
          <w:numId w:val="2"/>
        </w:numPr>
        <w:spacing w:before="120" w:after="0" w:line="288" w:lineRule="auto"/>
        <w:ind w:left="0" w:firstLine="0"/>
        <w:contextualSpacing w:val="0"/>
        <w:rPr>
          <w:del w:id="7793" w:author="Nozimjon Ortiqov" w:date="2026-02-24T13:38:00Z" w16du:dateUtc="2026-02-24T08:38:00Z"/>
          <w:rFonts w:ascii="Roboto" w:hAnsi="Roboto"/>
          <w:sz w:val="26"/>
          <w:szCs w:val="26"/>
          <w:highlight w:val="yellow"/>
          <w:lang w:val="uz-Cyrl-UZ"/>
          <w:rPrChange w:id="7794" w:author="Nozimjon Ortiqov" w:date="2026-02-24T13:39:00Z" w16du:dateUtc="2026-02-24T08:39:00Z">
            <w:rPr>
              <w:del w:id="7795" w:author="Nozimjon Ortiqov" w:date="2026-02-24T13:38:00Z" w16du:dateUtc="2026-02-24T08:38:00Z"/>
              <w:rFonts w:ascii="Roboto" w:hAnsi="Roboto"/>
              <w:sz w:val="26"/>
              <w:szCs w:val="26"/>
              <w:lang w:val="uz-Cyrl-UZ"/>
            </w:rPr>
          </w:rPrChange>
        </w:rPr>
        <w:pPrChange w:id="7796" w:author="Nozimjon Ortiqov" w:date="2026-02-24T13:39:00Z" w16du:dateUtc="2026-02-24T08:39:00Z">
          <w:pPr>
            <w:pStyle w:val="a3"/>
            <w:numPr>
              <w:numId w:val="2"/>
            </w:numPr>
            <w:ind w:left="426" w:firstLine="556"/>
          </w:pPr>
        </w:pPrChange>
      </w:pPr>
      <w:del w:id="7797" w:author="Nozimjon Ortiqov" w:date="2026-02-24T13:38:00Z" w16du:dateUtc="2026-02-24T08:38:00Z">
        <w:r w:rsidRPr="001063BF" w:rsidDel="005B664C">
          <w:rPr>
            <w:rFonts w:ascii="Roboto" w:hAnsi="Roboto"/>
            <w:sz w:val="26"/>
            <w:szCs w:val="26"/>
            <w:highlight w:val="yellow"/>
            <w:lang w:val="uz-Cyrl-UZ"/>
            <w:rPrChange w:id="7798" w:author="Nozimjon Ortiqov" w:date="2026-02-24T13:39:00Z" w16du:dateUtc="2026-02-24T08:39:00Z">
              <w:rPr>
                <w:rFonts w:ascii="Roboto" w:hAnsi="Roboto"/>
                <w:sz w:val="26"/>
                <w:szCs w:val="26"/>
                <w:lang w:val="uz-Cyrl-UZ"/>
              </w:rPr>
            </w:rPrChange>
          </w:rPr>
          <w:delText>“Туронбанк” АТБ</w:delText>
        </w:r>
      </w:del>
    </w:p>
    <w:p w14:paraId="0014E030" w14:textId="36FAB1FA" w:rsidR="00484395" w:rsidRPr="001063BF" w:rsidDel="005B664C" w:rsidRDefault="00484395">
      <w:pPr>
        <w:pStyle w:val="a3"/>
        <w:numPr>
          <w:ilvl w:val="0"/>
          <w:numId w:val="2"/>
        </w:numPr>
        <w:spacing w:before="120" w:after="0" w:line="288" w:lineRule="auto"/>
        <w:ind w:left="0" w:firstLine="0"/>
        <w:contextualSpacing w:val="0"/>
        <w:rPr>
          <w:del w:id="7799" w:author="Nozimjon Ortiqov" w:date="2026-02-24T13:38:00Z" w16du:dateUtc="2026-02-24T08:38:00Z"/>
          <w:rFonts w:ascii="Roboto" w:hAnsi="Roboto"/>
          <w:sz w:val="26"/>
          <w:szCs w:val="26"/>
          <w:highlight w:val="yellow"/>
          <w:lang w:val="uz-Cyrl-UZ"/>
          <w:rPrChange w:id="7800" w:author="Nozimjon Ortiqov" w:date="2026-02-24T13:39:00Z" w16du:dateUtc="2026-02-24T08:39:00Z">
            <w:rPr>
              <w:del w:id="7801" w:author="Nozimjon Ortiqov" w:date="2026-02-24T13:38:00Z" w16du:dateUtc="2026-02-24T08:38:00Z"/>
              <w:rFonts w:ascii="Roboto" w:hAnsi="Roboto"/>
              <w:sz w:val="26"/>
              <w:szCs w:val="26"/>
              <w:lang w:val="uz-Cyrl-UZ"/>
            </w:rPr>
          </w:rPrChange>
        </w:rPr>
        <w:pPrChange w:id="7802" w:author="Nozimjon Ortiqov" w:date="2026-02-24T13:39:00Z" w16du:dateUtc="2026-02-24T08:39:00Z">
          <w:pPr>
            <w:pStyle w:val="a3"/>
            <w:numPr>
              <w:numId w:val="2"/>
            </w:numPr>
            <w:ind w:left="426" w:firstLine="556"/>
          </w:pPr>
        </w:pPrChange>
      </w:pPr>
      <w:del w:id="7803" w:author="Nozimjon Ortiqov" w:date="2026-02-24T13:38:00Z" w16du:dateUtc="2026-02-24T08:38:00Z">
        <w:r w:rsidRPr="001063BF" w:rsidDel="005B664C">
          <w:rPr>
            <w:rFonts w:ascii="Roboto" w:hAnsi="Roboto"/>
            <w:sz w:val="26"/>
            <w:szCs w:val="26"/>
            <w:highlight w:val="yellow"/>
            <w:lang w:val="uz-Cyrl-UZ"/>
            <w:rPrChange w:id="7804" w:author="Nozimjon Ortiqov" w:date="2026-02-24T13:39:00Z" w16du:dateUtc="2026-02-24T08:39:00Z">
              <w:rPr>
                <w:rFonts w:ascii="Roboto" w:hAnsi="Roboto"/>
                <w:sz w:val="26"/>
                <w:szCs w:val="26"/>
                <w:lang w:val="uz-Cyrl-UZ"/>
              </w:rPr>
            </w:rPrChange>
          </w:rPr>
          <w:delText xml:space="preserve"> “Агробанк” АТБ</w:delText>
        </w:r>
      </w:del>
    </w:p>
    <w:p w14:paraId="3BE92E96" w14:textId="40EC43CB" w:rsidR="00484395" w:rsidRPr="001063BF" w:rsidDel="005B664C" w:rsidRDefault="00484395">
      <w:pPr>
        <w:pStyle w:val="a3"/>
        <w:numPr>
          <w:ilvl w:val="0"/>
          <w:numId w:val="2"/>
        </w:numPr>
        <w:spacing w:before="120" w:after="0" w:line="288" w:lineRule="auto"/>
        <w:ind w:left="0" w:firstLine="0"/>
        <w:contextualSpacing w:val="0"/>
        <w:rPr>
          <w:del w:id="7805" w:author="Nozimjon Ortiqov" w:date="2026-02-24T13:38:00Z" w16du:dateUtc="2026-02-24T08:38:00Z"/>
          <w:rFonts w:ascii="Roboto" w:hAnsi="Roboto"/>
          <w:sz w:val="26"/>
          <w:szCs w:val="26"/>
          <w:highlight w:val="yellow"/>
          <w:lang w:val="uz-Cyrl-UZ"/>
          <w:rPrChange w:id="7806" w:author="Nozimjon Ortiqov" w:date="2026-02-24T13:39:00Z" w16du:dateUtc="2026-02-24T08:39:00Z">
            <w:rPr>
              <w:del w:id="7807" w:author="Nozimjon Ortiqov" w:date="2026-02-24T13:38:00Z" w16du:dateUtc="2026-02-24T08:38:00Z"/>
              <w:rFonts w:ascii="Roboto" w:hAnsi="Roboto"/>
              <w:sz w:val="26"/>
              <w:szCs w:val="26"/>
              <w:lang w:val="uz-Cyrl-UZ"/>
            </w:rPr>
          </w:rPrChange>
        </w:rPr>
        <w:pPrChange w:id="7808" w:author="Nozimjon Ortiqov" w:date="2026-02-24T13:39:00Z" w16du:dateUtc="2026-02-24T08:39:00Z">
          <w:pPr>
            <w:pStyle w:val="a3"/>
            <w:numPr>
              <w:numId w:val="2"/>
            </w:numPr>
            <w:ind w:left="426" w:firstLine="556"/>
          </w:pPr>
        </w:pPrChange>
      </w:pPr>
      <w:del w:id="7809" w:author="Nozimjon Ortiqov" w:date="2026-02-24T13:38:00Z" w16du:dateUtc="2026-02-24T08:38:00Z">
        <w:r w:rsidRPr="001063BF" w:rsidDel="005B664C">
          <w:rPr>
            <w:rFonts w:ascii="Roboto" w:hAnsi="Roboto"/>
            <w:sz w:val="26"/>
            <w:szCs w:val="26"/>
            <w:highlight w:val="yellow"/>
            <w:lang w:val="uz-Cyrl-UZ"/>
            <w:rPrChange w:id="7810" w:author="Nozimjon Ortiqov" w:date="2026-02-24T13:39:00Z" w16du:dateUtc="2026-02-24T08:39:00Z">
              <w:rPr>
                <w:rFonts w:ascii="Roboto" w:hAnsi="Roboto"/>
                <w:sz w:val="26"/>
                <w:szCs w:val="26"/>
                <w:lang w:val="uz-Cyrl-UZ"/>
              </w:rPr>
            </w:rPrChange>
          </w:rPr>
          <w:delText>“Invest Finance Bank” АЖ</w:delText>
        </w:r>
      </w:del>
    </w:p>
    <w:p w14:paraId="7BACFD38" w14:textId="4A44B5D6" w:rsidR="00484395" w:rsidRPr="001063BF" w:rsidDel="005B664C" w:rsidRDefault="00484395">
      <w:pPr>
        <w:pStyle w:val="a3"/>
        <w:numPr>
          <w:ilvl w:val="0"/>
          <w:numId w:val="2"/>
        </w:numPr>
        <w:spacing w:before="120" w:after="0" w:line="288" w:lineRule="auto"/>
        <w:ind w:left="0" w:firstLine="0"/>
        <w:contextualSpacing w:val="0"/>
        <w:rPr>
          <w:del w:id="7811" w:author="Nozimjon Ortiqov" w:date="2026-02-24T13:38:00Z" w16du:dateUtc="2026-02-24T08:38:00Z"/>
          <w:rFonts w:ascii="Roboto" w:hAnsi="Roboto"/>
          <w:sz w:val="26"/>
          <w:szCs w:val="26"/>
          <w:highlight w:val="yellow"/>
          <w:lang w:val="uz-Cyrl-UZ"/>
          <w:rPrChange w:id="7812" w:author="Nozimjon Ortiqov" w:date="2026-02-24T13:39:00Z" w16du:dateUtc="2026-02-24T08:39:00Z">
            <w:rPr>
              <w:del w:id="7813" w:author="Nozimjon Ortiqov" w:date="2026-02-24T13:38:00Z" w16du:dateUtc="2026-02-24T08:38:00Z"/>
              <w:rFonts w:ascii="Roboto" w:hAnsi="Roboto"/>
              <w:sz w:val="26"/>
              <w:szCs w:val="26"/>
              <w:lang w:val="uz-Cyrl-UZ"/>
            </w:rPr>
          </w:rPrChange>
        </w:rPr>
        <w:pPrChange w:id="7814" w:author="Nozimjon Ortiqov" w:date="2026-02-24T13:39:00Z" w16du:dateUtc="2026-02-24T08:39:00Z">
          <w:pPr>
            <w:pStyle w:val="a3"/>
            <w:numPr>
              <w:numId w:val="2"/>
            </w:numPr>
            <w:ind w:left="426" w:firstLine="556"/>
          </w:pPr>
        </w:pPrChange>
      </w:pPr>
      <w:del w:id="7815" w:author="Nozimjon Ortiqov" w:date="2026-02-24T13:38:00Z" w16du:dateUtc="2026-02-24T08:38:00Z">
        <w:r w:rsidRPr="001063BF" w:rsidDel="005B664C">
          <w:rPr>
            <w:rFonts w:ascii="Roboto" w:hAnsi="Roboto"/>
            <w:sz w:val="26"/>
            <w:szCs w:val="26"/>
            <w:highlight w:val="yellow"/>
            <w:lang w:val="uz-Cyrl-UZ"/>
            <w:rPrChange w:id="7816" w:author="Nozimjon Ortiqov" w:date="2026-02-24T13:39:00Z" w16du:dateUtc="2026-02-24T08:39:00Z">
              <w:rPr>
                <w:rFonts w:ascii="Roboto" w:hAnsi="Roboto"/>
                <w:sz w:val="26"/>
                <w:szCs w:val="26"/>
                <w:lang w:val="uz-Cyrl-UZ"/>
              </w:rPr>
            </w:rPrChange>
          </w:rPr>
          <w:delText>“Ўзбекистон саноат-қурилиш банки” АТБ</w:delText>
        </w:r>
      </w:del>
    </w:p>
    <w:p w14:paraId="367B34D2" w14:textId="0E08B5AD" w:rsidR="00484395" w:rsidRPr="001063BF" w:rsidDel="005B664C" w:rsidRDefault="00484395">
      <w:pPr>
        <w:pStyle w:val="a3"/>
        <w:numPr>
          <w:ilvl w:val="0"/>
          <w:numId w:val="2"/>
        </w:numPr>
        <w:spacing w:before="120" w:after="0" w:line="288" w:lineRule="auto"/>
        <w:ind w:left="0" w:firstLine="0"/>
        <w:contextualSpacing w:val="0"/>
        <w:rPr>
          <w:del w:id="7817" w:author="Nozimjon Ortiqov" w:date="2026-02-24T13:38:00Z" w16du:dateUtc="2026-02-24T08:38:00Z"/>
          <w:rFonts w:ascii="Roboto" w:hAnsi="Roboto"/>
          <w:sz w:val="26"/>
          <w:szCs w:val="26"/>
          <w:highlight w:val="yellow"/>
          <w:lang w:val="uz-Cyrl-UZ"/>
          <w:rPrChange w:id="7818" w:author="Nozimjon Ortiqov" w:date="2026-02-24T13:39:00Z" w16du:dateUtc="2026-02-24T08:39:00Z">
            <w:rPr>
              <w:del w:id="7819" w:author="Nozimjon Ortiqov" w:date="2026-02-24T13:38:00Z" w16du:dateUtc="2026-02-24T08:38:00Z"/>
              <w:rFonts w:ascii="Roboto" w:hAnsi="Roboto"/>
              <w:sz w:val="26"/>
              <w:szCs w:val="26"/>
              <w:lang w:val="uz-Cyrl-UZ"/>
            </w:rPr>
          </w:rPrChange>
        </w:rPr>
        <w:pPrChange w:id="7820" w:author="Nozimjon Ortiqov" w:date="2026-02-24T13:39:00Z" w16du:dateUtc="2026-02-24T08:39:00Z">
          <w:pPr>
            <w:pStyle w:val="a3"/>
            <w:numPr>
              <w:numId w:val="2"/>
            </w:numPr>
            <w:ind w:left="426" w:firstLine="556"/>
          </w:pPr>
        </w:pPrChange>
      </w:pPr>
      <w:del w:id="7821" w:author="Nozimjon Ortiqov" w:date="2026-02-24T13:38:00Z" w16du:dateUtc="2026-02-24T08:38:00Z">
        <w:r w:rsidRPr="001063BF" w:rsidDel="005B664C">
          <w:rPr>
            <w:rFonts w:ascii="Roboto" w:hAnsi="Roboto"/>
            <w:sz w:val="26"/>
            <w:szCs w:val="26"/>
            <w:highlight w:val="yellow"/>
            <w:lang w:val="uz-Cyrl-UZ"/>
            <w:rPrChange w:id="7822" w:author="Nozimjon Ortiqov" w:date="2026-02-24T13:39:00Z" w16du:dateUtc="2026-02-24T08:39:00Z">
              <w:rPr>
                <w:rFonts w:ascii="Roboto" w:hAnsi="Roboto"/>
                <w:sz w:val="26"/>
                <w:szCs w:val="26"/>
                <w:lang w:val="en-US"/>
              </w:rPr>
            </w:rPrChange>
          </w:rPr>
          <w:delText>“</w:delText>
        </w:r>
        <w:r w:rsidRPr="001063BF" w:rsidDel="005B664C">
          <w:rPr>
            <w:rFonts w:ascii="Roboto" w:hAnsi="Roboto"/>
            <w:sz w:val="26"/>
            <w:szCs w:val="26"/>
            <w:highlight w:val="yellow"/>
            <w:lang w:val="uz-Cyrl-UZ"/>
            <w:rPrChange w:id="7823" w:author="Nozimjon Ortiqov" w:date="2026-02-24T13:39:00Z" w16du:dateUtc="2026-02-24T08:39:00Z">
              <w:rPr>
                <w:rFonts w:ascii="Roboto" w:hAnsi="Roboto"/>
                <w:sz w:val="26"/>
                <w:szCs w:val="26"/>
                <w:lang w:val="uz-Cyrl-UZ"/>
              </w:rPr>
            </w:rPrChange>
          </w:rPr>
          <w:delText>Крeдит ахборот таҳлилий маркази</w:delText>
        </w:r>
        <w:r w:rsidRPr="001063BF" w:rsidDel="005B664C">
          <w:rPr>
            <w:rFonts w:ascii="Roboto" w:hAnsi="Roboto"/>
            <w:sz w:val="26"/>
            <w:szCs w:val="26"/>
            <w:highlight w:val="yellow"/>
            <w:lang w:val="uz-Cyrl-UZ"/>
            <w:rPrChange w:id="7824" w:author="Nozimjon Ortiqov" w:date="2026-02-24T13:39:00Z" w16du:dateUtc="2026-02-24T08:39:00Z">
              <w:rPr>
                <w:rFonts w:ascii="Roboto" w:hAnsi="Roboto"/>
                <w:sz w:val="26"/>
                <w:szCs w:val="26"/>
                <w:lang w:val="en-US"/>
              </w:rPr>
            </w:rPrChange>
          </w:rPr>
          <w:delText xml:space="preserve">” </w:delText>
        </w:r>
        <w:r w:rsidRPr="001063BF" w:rsidDel="005B664C">
          <w:rPr>
            <w:rFonts w:ascii="Roboto" w:hAnsi="Roboto"/>
            <w:sz w:val="26"/>
            <w:szCs w:val="26"/>
            <w:highlight w:val="yellow"/>
            <w:lang w:val="uz-Cyrl-UZ"/>
            <w:rPrChange w:id="7825" w:author="Nozimjon Ortiqov" w:date="2026-02-24T13:39:00Z" w16du:dateUtc="2026-02-24T08:39:00Z">
              <w:rPr>
                <w:rFonts w:ascii="Roboto" w:hAnsi="Roboto"/>
                <w:sz w:val="26"/>
                <w:szCs w:val="26"/>
                <w:lang w:val="uz-Cyrl-UZ"/>
              </w:rPr>
            </w:rPrChange>
          </w:rPr>
          <w:delText>МЧЖ</w:delText>
        </w:r>
      </w:del>
    </w:p>
    <w:p w14:paraId="2FA63049" w14:textId="38CCBFB6" w:rsidR="00484395" w:rsidRPr="001063BF" w:rsidDel="00476722" w:rsidRDefault="00484395">
      <w:pPr>
        <w:pStyle w:val="a3"/>
        <w:rPr>
          <w:del w:id="7826" w:author="Nozimjon Ortiqov" w:date="2026-02-23T17:49:00Z" w16du:dateUtc="2026-02-23T12:49:00Z"/>
          <w:rFonts w:ascii="Roboto" w:hAnsi="Roboto"/>
          <w:sz w:val="26"/>
          <w:szCs w:val="26"/>
          <w:highlight w:val="yellow"/>
          <w:lang w:val="uz-Cyrl-UZ"/>
          <w:rPrChange w:id="7827" w:author="Nozimjon Ortiqov" w:date="2026-02-24T13:39:00Z" w16du:dateUtc="2026-02-24T08:39:00Z">
            <w:rPr>
              <w:del w:id="7828" w:author="Nozimjon Ortiqov" w:date="2026-02-23T17:49:00Z" w16du:dateUtc="2026-02-23T12:49:00Z"/>
              <w:lang w:val="en-US"/>
            </w:rPr>
          </w:rPrChange>
        </w:rPr>
        <w:pPrChange w:id="7829" w:author="Nozimjon Ortiqov" w:date="2026-02-24T13:39:00Z" w16du:dateUtc="2026-02-24T08:39:00Z">
          <w:pPr>
            <w:pStyle w:val="a3"/>
            <w:ind w:firstLine="567"/>
          </w:pPr>
        </w:pPrChange>
      </w:pPr>
    </w:p>
    <w:p w14:paraId="15972BC0" w14:textId="5EFE953E" w:rsidR="00484395" w:rsidRPr="001063BF" w:rsidDel="005B664C" w:rsidRDefault="00484395">
      <w:pPr>
        <w:rPr>
          <w:del w:id="7830" w:author="Nozimjon Ortiqov" w:date="2026-02-24T13:38:00Z" w16du:dateUtc="2026-02-24T08:38:00Z"/>
          <w:rFonts w:ascii="Roboto" w:eastAsia="Times New Roman" w:hAnsi="Roboto" w:cstheme="minorHAnsi"/>
          <w:b/>
          <w:bCs/>
          <w:sz w:val="26"/>
          <w:szCs w:val="26"/>
          <w:highlight w:val="yellow"/>
          <w:lang w:val="uz-Cyrl-UZ" w:eastAsia="ru-RU"/>
          <w:rPrChange w:id="7831" w:author="Nozimjon Ortiqov" w:date="2026-02-24T13:39:00Z" w16du:dateUtc="2026-02-24T08:39:00Z">
            <w:rPr>
              <w:del w:id="7832" w:author="Nozimjon Ortiqov" w:date="2026-02-24T13:38:00Z" w16du:dateUtc="2026-02-24T08:38:00Z"/>
              <w:rFonts w:ascii="Roboto" w:eastAsia="Times New Roman" w:hAnsi="Roboto" w:cstheme="minorHAnsi"/>
              <w:b/>
              <w:bCs/>
              <w:sz w:val="26"/>
              <w:szCs w:val="26"/>
              <w:lang w:eastAsia="ru-RU"/>
            </w:rPr>
          </w:rPrChange>
        </w:rPr>
        <w:pPrChange w:id="7833" w:author="Nozimjon Ortiqov" w:date="2026-02-24T13:39:00Z" w16du:dateUtc="2026-02-24T08:39:00Z">
          <w:pPr>
            <w:ind w:firstLine="567"/>
          </w:pPr>
        </w:pPrChange>
      </w:pPr>
      <w:del w:id="7834" w:author="Nozimjon Ortiqov" w:date="2026-02-24T13:38:00Z" w16du:dateUtc="2026-02-24T08:38:00Z">
        <w:r w:rsidRPr="001063BF" w:rsidDel="005B664C">
          <w:rPr>
            <w:rFonts w:ascii="Roboto" w:eastAsia="Times New Roman" w:hAnsi="Roboto" w:cstheme="minorHAnsi"/>
            <w:b/>
            <w:bCs/>
            <w:sz w:val="26"/>
            <w:szCs w:val="26"/>
            <w:highlight w:val="yellow"/>
            <w:lang w:val="uz-Cyrl-UZ" w:eastAsia="ru-RU"/>
            <w:rPrChange w:id="7835" w:author="Nozimjon Ortiqov" w:date="2026-02-24T13:39:00Z" w16du:dateUtc="2026-02-24T08:39:00Z">
              <w:rPr>
                <w:rFonts w:ascii="Roboto" w:eastAsia="Times New Roman" w:hAnsi="Roboto" w:cstheme="minorHAnsi"/>
                <w:b/>
                <w:bCs/>
                <w:sz w:val="26"/>
                <w:szCs w:val="26"/>
                <w:lang w:val="uz-Cyrl-UZ" w:eastAsia="ru-RU"/>
              </w:rPr>
            </w:rPrChange>
          </w:rPr>
          <w:br w:type="page"/>
        </w:r>
      </w:del>
    </w:p>
    <w:p w14:paraId="6C0E164B" w14:textId="3EDE0087" w:rsidR="00B76C54" w:rsidRPr="001063BF" w:rsidRDefault="00B76C54">
      <w:pPr>
        <w:rPr>
          <w:rFonts w:ascii="Roboto" w:hAnsi="Roboto" w:cstheme="minorHAnsi"/>
          <w:b/>
          <w:bCs/>
          <w:color w:val="002060"/>
          <w:sz w:val="26"/>
          <w:szCs w:val="26"/>
          <w:lang w:val="uz-Cyrl-UZ"/>
          <w:rPrChange w:id="7836" w:author="Nozimjon Ortiqov" w:date="2026-02-24T13:39:00Z" w16du:dateUtc="2026-02-24T08:39:00Z">
            <w:rPr>
              <w:rFonts w:ascii="Roboto" w:hAnsi="Roboto" w:cstheme="minorHAnsi"/>
              <w:b/>
              <w:bCs/>
              <w:color w:val="002060"/>
              <w:lang w:val="uz-Cyrl-UZ"/>
            </w:rPr>
          </w:rPrChange>
        </w:rPr>
        <w:pPrChange w:id="7837" w:author="Nozimjon Ortiqov" w:date="2026-02-24T13:39:00Z" w16du:dateUtc="2026-02-24T08:39:00Z">
          <w:pPr>
            <w:pStyle w:val="1"/>
            <w:spacing w:after="240" w:line="288" w:lineRule="auto"/>
            <w:ind w:firstLine="567"/>
            <w:jc w:val="center"/>
          </w:pPr>
        </w:pPrChange>
      </w:pPr>
      <w:bookmarkStart w:id="7838" w:name="_Toc222630401"/>
      <w:r w:rsidRPr="001063BF">
        <w:rPr>
          <w:rFonts w:ascii="Roboto" w:hAnsi="Roboto" w:cstheme="minorHAnsi"/>
          <w:b/>
          <w:bCs/>
          <w:color w:val="002060"/>
          <w:sz w:val="26"/>
          <w:szCs w:val="26"/>
          <w:highlight w:val="yellow"/>
          <w:lang w:val="uz-Cyrl-UZ"/>
          <w:rPrChange w:id="7839" w:author="Nozimjon Ortiqov" w:date="2026-02-24T13:39:00Z" w16du:dateUtc="2026-02-24T08:39:00Z">
            <w:rPr>
              <w:rFonts w:ascii="Roboto" w:hAnsi="Roboto" w:cstheme="minorHAnsi"/>
              <w:b/>
              <w:bCs/>
              <w:color w:val="002060"/>
              <w:lang w:val="uz-Cyrl-UZ"/>
            </w:rPr>
          </w:rPrChange>
        </w:rPr>
        <w:t>12-</w:t>
      </w:r>
      <w:r w:rsidRPr="001063BF">
        <w:rPr>
          <w:rFonts w:ascii="Roboto" w:hAnsi="Roboto" w:cstheme="minorHAnsi"/>
          <w:b/>
          <w:bCs/>
          <w:color w:val="002060"/>
          <w:sz w:val="26"/>
          <w:szCs w:val="26"/>
          <w:lang w:val="uz-Cyrl-UZ"/>
          <w:rPrChange w:id="7840" w:author="Nozimjon Ortiqov" w:date="2026-02-24T13:39:00Z" w16du:dateUtc="2026-02-24T08:39:00Z">
            <w:rPr>
              <w:rFonts w:ascii="Roboto" w:hAnsi="Roboto" w:cstheme="minorHAnsi"/>
              <w:b/>
              <w:bCs/>
              <w:color w:val="002060"/>
              <w:lang w:val="uz-Cyrl-UZ"/>
            </w:rPr>
          </w:rPrChange>
        </w:rPr>
        <w:t>илова. Сўровнома</w:t>
      </w:r>
      <w:bookmarkEnd w:id="7838"/>
      <w:ins w:id="7841" w:author="Nozimjon Ortiqov" w:date="2026-02-23T18:30:00Z" w16du:dateUtc="2026-02-23T13:30:00Z">
        <w:r w:rsidR="00196C9D" w:rsidRPr="001063BF">
          <w:rPr>
            <w:rFonts w:ascii="Roboto" w:hAnsi="Roboto" w:cstheme="minorHAnsi"/>
            <w:b/>
            <w:bCs/>
            <w:color w:val="002060"/>
            <w:sz w:val="26"/>
            <w:szCs w:val="26"/>
            <w:lang w:val="uz-Cyrl-UZ"/>
            <w:rPrChange w:id="7842" w:author="Nozimjon Ortiqov" w:date="2026-02-24T13:39:00Z" w16du:dateUtc="2026-02-24T08:39:00Z">
              <w:rPr>
                <w:rFonts w:ascii="Roboto" w:hAnsi="Roboto" w:cstheme="minorHAnsi"/>
                <w:b/>
                <w:bCs/>
                <w:color w:val="002060"/>
                <w:sz w:val="28"/>
                <w:szCs w:val="28"/>
                <w:lang w:val="uz-Cyrl-UZ"/>
              </w:rPr>
            </w:rPrChange>
          </w:rPr>
          <w:t xml:space="preserve"> саволлари</w:t>
        </w:r>
      </w:ins>
    </w:p>
    <w:p w14:paraId="737A23D8" w14:textId="72316AAE" w:rsidR="00B76C54" w:rsidRPr="001063BF" w:rsidDel="00765FD2" w:rsidRDefault="00B76C54" w:rsidP="00B76C54">
      <w:pPr>
        <w:shd w:val="clear" w:color="auto" w:fill="EDEDED" w:themeFill="accent3" w:themeFillTint="33"/>
        <w:spacing w:before="240" w:after="240" w:line="288" w:lineRule="auto"/>
        <w:rPr>
          <w:del w:id="7843" w:author="Nozimjon Ortiqov" w:date="2026-02-23T20:25:00Z" w16du:dateUtc="2026-02-23T15:25:00Z"/>
          <w:rFonts w:ascii="Roboto" w:eastAsia="Times New Roman" w:hAnsi="Roboto"/>
          <w:sz w:val="24"/>
          <w:szCs w:val="24"/>
          <w:lang w:val="uz-Cyrl-UZ"/>
        </w:rPr>
      </w:pPr>
      <w:bookmarkStart w:id="7844" w:name="_Hlk215586173"/>
      <w:del w:id="7845" w:author="Nozimjon Ortiqov" w:date="2026-02-23T20:25:00Z" w16du:dateUtc="2026-02-23T15:25:00Z">
        <w:r w:rsidRPr="001063BF" w:rsidDel="00765FD2">
          <w:rPr>
            <w:rFonts w:ascii="Roboto" w:eastAsia="Times New Roman" w:hAnsi="Roboto"/>
            <w:sz w:val="24"/>
            <w:szCs w:val="24"/>
            <w:lang w:val="uz-Cyrl-UZ"/>
          </w:rPr>
          <w:delText>Ҳудудни танланг (битта жавоб вариантини белгиланг):</w:delText>
        </w:r>
      </w:del>
    </w:p>
    <w:p w14:paraId="2FBE0530" w14:textId="40D11AFB" w:rsidR="00B76C54" w:rsidRPr="001063BF" w:rsidDel="00765FD2" w:rsidRDefault="00B76C54" w:rsidP="00B76C54">
      <w:pPr>
        <w:pStyle w:val="a3"/>
        <w:numPr>
          <w:ilvl w:val="1"/>
          <w:numId w:val="4"/>
        </w:numPr>
        <w:spacing w:after="0" w:line="288" w:lineRule="auto"/>
        <w:ind w:left="709" w:hanging="425"/>
        <w:rPr>
          <w:del w:id="7846" w:author="Nozimjon Ortiqov" w:date="2026-02-23T20:25:00Z" w16du:dateUtc="2026-02-23T15:25:00Z"/>
          <w:rFonts w:ascii="Roboto" w:hAnsi="Roboto"/>
          <w:sz w:val="24"/>
          <w:szCs w:val="24"/>
          <w:lang w:val="uz-Cyrl-UZ"/>
        </w:rPr>
      </w:pPr>
      <w:del w:id="7847" w:author="Nozimjon Ortiqov" w:date="2026-02-23T20:25:00Z" w16du:dateUtc="2026-02-23T15:25:00Z">
        <w:r w:rsidRPr="001063BF" w:rsidDel="00765FD2">
          <w:rPr>
            <w:rFonts w:ascii="Roboto" w:hAnsi="Roboto"/>
            <w:sz w:val="24"/>
            <w:szCs w:val="24"/>
            <w:lang w:val="uz-Cyrl-UZ"/>
          </w:rPr>
          <w:delText xml:space="preserve">Қорақалпоғистон Республикаси </w:delText>
        </w:r>
      </w:del>
    </w:p>
    <w:p w14:paraId="27D9D5AF" w14:textId="26D940EB" w:rsidR="00B76C54" w:rsidRPr="001063BF" w:rsidDel="00765FD2" w:rsidRDefault="00B76C54" w:rsidP="00B76C54">
      <w:pPr>
        <w:pStyle w:val="a3"/>
        <w:numPr>
          <w:ilvl w:val="0"/>
          <w:numId w:val="4"/>
        </w:numPr>
        <w:spacing w:before="240" w:after="240" w:line="288" w:lineRule="auto"/>
        <w:ind w:hanging="425"/>
        <w:rPr>
          <w:del w:id="7848" w:author="Nozimjon Ortiqov" w:date="2026-02-23T20:25:00Z" w16du:dateUtc="2026-02-23T15:25:00Z"/>
          <w:rFonts w:ascii="Roboto" w:eastAsia="Times New Roman" w:hAnsi="Roboto"/>
          <w:sz w:val="24"/>
          <w:szCs w:val="24"/>
          <w:lang w:val="uz-Cyrl-UZ"/>
        </w:rPr>
      </w:pPr>
      <w:del w:id="7849" w:author="Nozimjon Ortiqov" w:date="2026-02-23T20:25:00Z" w16du:dateUtc="2026-02-23T15:25:00Z">
        <w:r w:rsidRPr="001063BF" w:rsidDel="00765FD2">
          <w:rPr>
            <w:rFonts w:ascii="Roboto" w:eastAsia="Times New Roman" w:hAnsi="Roboto"/>
            <w:sz w:val="24"/>
            <w:szCs w:val="24"/>
            <w:lang w:val="uz-Cyrl-UZ"/>
          </w:rPr>
          <w:delText>Андижон вилояти</w:delText>
        </w:r>
      </w:del>
    </w:p>
    <w:p w14:paraId="6AE76CD8" w14:textId="41A82484" w:rsidR="00B76C54" w:rsidRPr="001063BF" w:rsidDel="00765FD2" w:rsidRDefault="00B76C54" w:rsidP="00B76C54">
      <w:pPr>
        <w:pStyle w:val="a3"/>
        <w:numPr>
          <w:ilvl w:val="0"/>
          <w:numId w:val="4"/>
        </w:numPr>
        <w:spacing w:before="240" w:after="240" w:line="288" w:lineRule="auto"/>
        <w:ind w:hanging="425"/>
        <w:rPr>
          <w:del w:id="7850" w:author="Nozimjon Ortiqov" w:date="2026-02-23T20:25:00Z" w16du:dateUtc="2026-02-23T15:25:00Z"/>
          <w:rFonts w:ascii="Roboto" w:eastAsia="Times New Roman" w:hAnsi="Roboto"/>
          <w:sz w:val="24"/>
          <w:szCs w:val="24"/>
          <w:lang w:val="uz-Cyrl-UZ"/>
        </w:rPr>
      </w:pPr>
      <w:del w:id="7851" w:author="Nozimjon Ortiqov" w:date="2026-02-23T20:25:00Z" w16du:dateUtc="2026-02-23T15:25:00Z">
        <w:r w:rsidRPr="001063BF" w:rsidDel="00765FD2">
          <w:rPr>
            <w:rFonts w:ascii="Roboto" w:eastAsia="Times New Roman" w:hAnsi="Roboto"/>
            <w:sz w:val="24"/>
            <w:szCs w:val="24"/>
            <w:lang w:val="uz-Cyrl-UZ"/>
          </w:rPr>
          <w:delText xml:space="preserve">Бухоро вилояти </w:delText>
        </w:r>
      </w:del>
      <w:del w:id="7852" w:author="Nozimjon Ortiqov" w:date="2026-02-23T17:49:00Z" w16du:dateUtc="2026-02-23T12:49:00Z">
        <w:r w:rsidRPr="001063BF" w:rsidDel="00B77267">
          <w:rPr>
            <w:rFonts w:ascii="Roboto" w:eastAsia="Times New Roman" w:hAnsi="Roboto"/>
            <w:sz w:val="24"/>
            <w:szCs w:val="24"/>
            <w:lang w:val="uz-Cyrl-UZ"/>
          </w:rPr>
          <w:delText xml:space="preserve"> </w:delText>
        </w:r>
      </w:del>
    </w:p>
    <w:p w14:paraId="4B47853E" w14:textId="58648B59" w:rsidR="00B76C54" w:rsidRPr="001063BF" w:rsidDel="00765FD2" w:rsidRDefault="00B76C54" w:rsidP="00B76C54">
      <w:pPr>
        <w:pStyle w:val="a3"/>
        <w:numPr>
          <w:ilvl w:val="0"/>
          <w:numId w:val="4"/>
        </w:numPr>
        <w:spacing w:before="240" w:after="240" w:line="288" w:lineRule="auto"/>
        <w:ind w:hanging="425"/>
        <w:rPr>
          <w:del w:id="7853" w:author="Nozimjon Ortiqov" w:date="2026-02-23T20:25:00Z" w16du:dateUtc="2026-02-23T15:25:00Z"/>
          <w:rFonts w:ascii="Roboto" w:eastAsia="Times New Roman" w:hAnsi="Roboto"/>
          <w:sz w:val="24"/>
          <w:szCs w:val="24"/>
          <w:lang w:val="uz-Cyrl-UZ"/>
        </w:rPr>
      </w:pPr>
      <w:del w:id="7854" w:author="Nozimjon Ortiqov" w:date="2026-02-23T20:25:00Z" w16du:dateUtc="2026-02-23T15:25:00Z">
        <w:r w:rsidRPr="001063BF" w:rsidDel="00765FD2">
          <w:rPr>
            <w:rFonts w:ascii="Roboto" w:eastAsia="Times New Roman" w:hAnsi="Roboto"/>
            <w:sz w:val="24"/>
            <w:szCs w:val="24"/>
            <w:lang w:val="uz-Cyrl-UZ"/>
          </w:rPr>
          <w:delText>Жиззах вилояти</w:delText>
        </w:r>
      </w:del>
    </w:p>
    <w:p w14:paraId="11CF6F39" w14:textId="317A0C4A" w:rsidR="00B76C54" w:rsidRPr="001063BF" w:rsidDel="00765FD2" w:rsidRDefault="00B76C54" w:rsidP="00B76C54">
      <w:pPr>
        <w:pStyle w:val="a3"/>
        <w:numPr>
          <w:ilvl w:val="0"/>
          <w:numId w:val="4"/>
        </w:numPr>
        <w:spacing w:before="240" w:after="240" w:line="288" w:lineRule="auto"/>
        <w:ind w:hanging="425"/>
        <w:rPr>
          <w:del w:id="7855" w:author="Nozimjon Ortiqov" w:date="2026-02-23T20:25:00Z" w16du:dateUtc="2026-02-23T15:25:00Z"/>
          <w:rFonts w:ascii="Roboto" w:eastAsia="Times New Roman" w:hAnsi="Roboto"/>
          <w:sz w:val="24"/>
          <w:szCs w:val="24"/>
          <w:lang w:val="uz-Cyrl-UZ"/>
        </w:rPr>
      </w:pPr>
      <w:del w:id="7856" w:author="Nozimjon Ortiqov" w:date="2026-02-23T20:25:00Z" w16du:dateUtc="2026-02-23T15:25:00Z">
        <w:r w:rsidRPr="001063BF" w:rsidDel="00765FD2">
          <w:rPr>
            <w:rFonts w:ascii="Roboto" w:eastAsia="Times New Roman" w:hAnsi="Roboto"/>
            <w:sz w:val="24"/>
            <w:szCs w:val="24"/>
            <w:lang w:val="uz-Cyrl-UZ"/>
          </w:rPr>
          <w:delText>Қашқадарё вилояти</w:delText>
        </w:r>
      </w:del>
    </w:p>
    <w:p w14:paraId="5DEA8D0F" w14:textId="6716334B" w:rsidR="00B76C54" w:rsidRPr="001063BF" w:rsidDel="00765FD2" w:rsidRDefault="00B76C54" w:rsidP="00B76C54">
      <w:pPr>
        <w:pStyle w:val="a3"/>
        <w:numPr>
          <w:ilvl w:val="0"/>
          <w:numId w:val="4"/>
        </w:numPr>
        <w:spacing w:before="240" w:after="240" w:line="288" w:lineRule="auto"/>
        <w:ind w:hanging="425"/>
        <w:rPr>
          <w:del w:id="7857" w:author="Nozimjon Ortiqov" w:date="2026-02-23T20:25:00Z" w16du:dateUtc="2026-02-23T15:25:00Z"/>
          <w:rFonts w:ascii="Roboto" w:eastAsia="Times New Roman" w:hAnsi="Roboto"/>
          <w:sz w:val="24"/>
          <w:szCs w:val="24"/>
          <w:lang w:val="uz-Cyrl-UZ"/>
        </w:rPr>
      </w:pPr>
      <w:del w:id="7858" w:author="Nozimjon Ortiqov" w:date="2026-02-23T20:25:00Z" w16du:dateUtc="2026-02-23T15:25:00Z">
        <w:r w:rsidRPr="001063BF" w:rsidDel="00765FD2">
          <w:rPr>
            <w:rFonts w:ascii="Roboto" w:eastAsia="Times New Roman" w:hAnsi="Roboto"/>
            <w:sz w:val="24"/>
            <w:szCs w:val="24"/>
            <w:lang w:val="uz-Cyrl-UZ"/>
          </w:rPr>
          <w:delText>Навоий вилояти</w:delText>
        </w:r>
      </w:del>
    </w:p>
    <w:p w14:paraId="0A3270DD" w14:textId="690A2FBF" w:rsidR="00B76C54" w:rsidRPr="001063BF" w:rsidDel="00765FD2" w:rsidRDefault="00B76C54" w:rsidP="00B76C54">
      <w:pPr>
        <w:pStyle w:val="a3"/>
        <w:numPr>
          <w:ilvl w:val="0"/>
          <w:numId w:val="4"/>
        </w:numPr>
        <w:spacing w:before="240" w:after="240" w:line="288" w:lineRule="auto"/>
        <w:ind w:hanging="425"/>
        <w:rPr>
          <w:del w:id="7859" w:author="Nozimjon Ortiqov" w:date="2026-02-23T20:25:00Z" w16du:dateUtc="2026-02-23T15:25:00Z"/>
          <w:rFonts w:ascii="Roboto" w:eastAsia="Times New Roman" w:hAnsi="Roboto"/>
          <w:sz w:val="24"/>
          <w:szCs w:val="24"/>
          <w:lang w:val="uz-Cyrl-UZ"/>
        </w:rPr>
      </w:pPr>
      <w:del w:id="7860" w:author="Nozimjon Ortiqov" w:date="2026-02-23T20:25:00Z" w16du:dateUtc="2026-02-23T15:25:00Z">
        <w:r w:rsidRPr="001063BF" w:rsidDel="00765FD2">
          <w:rPr>
            <w:rFonts w:ascii="Roboto" w:eastAsia="Times New Roman" w:hAnsi="Roboto"/>
            <w:sz w:val="24"/>
            <w:szCs w:val="24"/>
            <w:lang w:val="uz-Cyrl-UZ"/>
          </w:rPr>
          <w:delText>Наманган вилояти</w:delText>
        </w:r>
      </w:del>
    </w:p>
    <w:p w14:paraId="4C207DCA" w14:textId="325DC142" w:rsidR="00B76C54" w:rsidRPr="001063BF" w:rsidDel="00765FD2" w:rsidRDefault="00B76C54" w:rsidP="00B76C54">
      <w:pPr>
        <w:pStyle w:val="a3"/>
        <w:numPr>
          <w:ilvl w:val="0"/>
          <w:numId w:val="4"/>
        </w:numPr>
        <w:spacing w:before="240" w:after="240" w:line="288" w:lineRule="auto"/>
        <w:ind w:hanging="425"/>
        <w:rPr>
          <w:del w:id="7861" w:author="Nozimjon Ortiqov" w:date="2026-02-23T20:25:00Z" w16du:dateUtc="2026-02-23T15:25:00Z"/>
          <w:rFonts w:ascii="Roboto" w:eastAsia="Times New Roman" w:hAnsi="Roboto"/>
          <w:sz w:val="24"/>
          <w:szCs w:val="24"/>
          <w:lang w:val="uz-Cyrl-UZ"/>
        </w:rPr>
      </w:pPr>
      <w:del w:id="7862" w:author="Nozimjon Ortiqov" w:date="2026-02-23T20:25:00Z" w16du:dateUtc="2026-02-23T15:25:00Z">
        <w:r w:rsidRPr="001063BF" w:rsidDel="00765FD2">
          <w:rPr>
            <w:rFonts w:ascii="Roboto" w:eastAsia="Times New Roman" w:hAnsi="Roboto"/>
            <w:sz w:val="24"/>
            <w:szCs w:val="24"/>
            <w:lang w:val="uz-Cyrl-UZ"/>
          </w:rPr>
          <w:delText>Самарқанд вилояти</w:delText>
        </w:r>
      </w:del>
    </w:p>
    <w:p w14:paraId="15868E5E" w14:textId="11B0B6F8" w:rsidR="00B76C54" w:rsidRPr="001063BF" w:rsidDel="00765FD2" w:rsidRDefault="00B76C54" w:rsidP="00B76C54">
      <w:pPr>
        <w:pStyle w:val="a3"/>
        <w:numPr>
          <w:ilvl w:val="0"/>
          <w:numId w:val="4"/>
        </w:numPr>
        <w:spacing w:before="240" w:after="240" w:line="288" w:lineRule="auto"/>
        <w:ind w:hanging="425"/>
        <w:rPr>
          <w:del w:id="7863" w:author="Nozimjon Ortiqov" w:date="2026-02-23T20:25:00Z" w16du:dateUtc="2026-02-23T15:25:00Z"/>
          <w:rFonts w:ascii="Roboto" w:eastAsia="Times New Roman" w:hAnsi="Roboto"/>
          <w:sz w:val="24"/>
          <w:szCs w:val="24"/>
          <w:lang w:val="uz-Cyrl-UZ"/>
        </w:rPr>
      </w:pPr>
      <w:del w:id="7864" w:author="Nozimjon Ortiqov" w:date="2026-02-23T20:25:00Z" w16du:dateUtc="2026-02-23T15:25:00Z">
        <w:r w:rsidRPr="001063BF" w:rsidDel="00765FD2">
          <w:rPr>
            <w:rFonts w:ascii="Roboto" w:eastAsia="Times New Roman" w:hAnsi="Roboto"/>
            <w:sz w:val="24"/>
            <w:szCs w:val="24"/>
            <w:lang w:val="uz-Cyrl-UZ"/>
          </w:rPr>
          <w:delText xml:space="preserve">Сурхондарё вилояти </w:delText>
        </w:r>
      </w:del>
    </w:p>
    <w:p w14:paraId="661079C6" w14:textId="0575F55F" w:rsidR="00B76C54" w:rsidRPr="001063BF" w:rsidDel="00765FD2" w:rsidRDefault="00B76C54" w:rsidP="00B76C54">
      <w:pPr>
        <w:pStyle w:val="a3"/>
        <w:numPr>
          <w:ilvl w:val="0"/>
          <w:numId w:val="4"/>
        </w:numPr>
        <w:spacing w:before="240" w:after="240" w:line="288" w:lineRule="auto"/>
        <w:ind w:hanging="425"/>
        <w:rPr>
          <w:del w:id="7865" w:author="Nozimjon Ortiqov" w:date="2026-02-23T20:25:00Z" w16du:dateUtc="2026-02-23T15:25:00Z"/>
          <w:rFonts w:ascii="Roboto" w:eastAsia="Times New Roman" w:hAnsi="Roboto"/>
          <w:sz w:val="24"/>
          <w:szCs w:val="24"/>
          <w:lang w:val="uz-Cyrl-UZ"/>
        </w:rPr>
      </w:pPr>
      <w:del w:id="7866" w:author="Nozimjon Ortiqov" w:date="2026-02-23T20:25:00Z" w16du:dateUtc="2026-02-23T15:25:00Z">
        <w:r w:rsidRPr="001063BF" w:rsidDel="00765FD2">
          <w:rPr>
            <w:rFonts w:ascii="Roboto" w:eastAsia="Times New Roman" w:hAnsi="Roboto"/>
            <w:sz w:val="24"/>
            <w:szCs w:val="24"/>
            <w:lang w:val="uz-Cyrl-UZ"/>
          </w:rPr>
          <w:delText xml:space="preserve">Сирдарё вилояти </w:delText>
        </w:r>
      </w:del>
    </w:p>
    <w:p w14:paraId="211C81AA" w14:textId="1FC596A2" w:rsidR="00B76C54" w:rsidRPr="001063BF" w:rsidDel="00765FD2" w:rsidRDefault="00B76C54" w:rsidP="00B76C54">
      <w:pPr>
        <w:pStyle w:val="a3"/>
        <w:numPr>
          <w:ilvl w:val="0"/>
          <w:numId w:val="4"/>
        </w:numPr>
        <w:spacing w:before="240" w:after="240" w:line="288" w:lineRule="auto"/>
        <w:ind w:hanging="425"/>
        <w:rPr>
          <w:del w:id="7867" w:author="Nozimjon Ortiqov" w:date="2026-02-23T20:25:00Z" w16du:dateUtc="2026-02-23T15:25:00Z"/>
          <w:rFonts w:ascii="Roboto" w:eastAsia="Times New Roman" w:hAnsi="Roboto"/>
          <w:sz w:val="24"/>
          <w:szCs w:val="24"/>
          <w:lang w:val="uz-Cyrl-UZ"/>
        </w:rPr>
      </w:pPr>
      <w:del w:id="7868" w:author="Nozimjon Ortiqov" w:date="2026-02-23T20:25:00Z" w16du:dateUtc="2026-02-23T15:25:00Z">
        <w:r w:rsidRPr="001063BF" w:rsidDel="00765FD2">
          <w:rPr>
            <w:rFonts w:ascii="Roboto" w:eastAsia="Times New Roman" w:hAnsi="Roboto"/>
            <w:sz w:val="24"/>
            <w:szCs w:val="24"/>
            <w:lang w:val="uz-Cyrl-UZ"/>
          </w:rPr>
          <w:delText>Тошкент вил.</w:delText>
        </w:r>
      </w:del>
    </w:p>
    <w:p w14:paraId="5DA71D57" w14:textId="33E35964" w:rsidR="00B76C54" w:rsidRPr="001063BF" w:rsidDel="00765FD2" w:rsidRDefault="00B76C54" w:rsidP="00B76C54">
      <w:pPr>
        <w:pStyle w:val="a3"/>
        <w:numPr>
          <w:ilvl w:val="0"/>
          <w:numId w:val="4"/>
        </w:numPr>
        <w:spacing w:before="240" w:after="240" w:line="288" w:lineRule="auto"/>
        <w:ind w:hanging="425"/>
        <w:rPr>
          <w:del w:id="7869" w:author="Nozimjon Ortiqov" w:date="2026-02-23T20:25:00Z" w16du:dateUtc="2026-02-23T15:25:00Z"/>
          <w:rFonts w:ascii="Roboto" w:eastAsia="Times New Roman" w:hAnsi="Roboto"/>
          <w:sz w:val="24"/>
          <w:szCs w:val="24"/>
          <w:lang w:val="uz-Cyrl-UZ"/>
        </w:rPr>
      </w:pPr>
      <w:del w:id="7870" w:author="Nozimjon Ortiqov" w:date="2026-02-23T20:25:00Z" w16du:dateUtc="2026-02-23T15:25:00Z">
        <w:r w:rsidRPr="001063BF" w:rsidDel="00765FD2">
          <w:rPr>
            <w:rFonts w:ascii="Roboto" w:eastAsia="Times New Roman" w:hAnsi="Roboto"/>
            <w:sz w:val="24"/>
            <w:szCs w:val="24"/>
            <w:lang w:val="uz-Cyrl-UZ"/>
          </w:rPr>
          <w:delText xml:space="preserve">Фарғона вилояти </w:delText>
        </w:r>
      </w:del>
    </w:p>
    <w:p w14:paraId="6F1D707D" w14:textId="11D0F1D1" w:rsidR="00B76C54" w:rsidRPr="001063BF" w:rsidDel="00765FD2" w:rsidRDefault="00B76C54" w:rsidP="00B76C54">
      <w:pPr>
        <w:pStyle w:val="a3"/>
        <w:numPr>
          <w:ilvl w:val="0"/>
          <w:numId w:val="4"/>
        </w:numPr>
        <w:spacing w:before="240" w:after="240" w:line="288" w:lineRule="auto"/>
        <w:ind w:hanging="425"/>
        <w:rPr>
          <w:del w:id="7871" w:author="Nozimjon Ortiqov" w:date="2026-02-23T20:25:00Z" w16du:dateUtc="2026-02-23T15:25:00Z"/>
          <w:rFonts w:ascii="Roboto" w:eastAsia="Times New Roman" w:hAnsi="Roboto"/>
          <w:sz w:val="24"/>
          <w:szCs w:val="24"/>
          <w:lang w:val="uz-Cyrl-UZ"/>
        </w:rPr>
      </w:pPr>
      <w:del w:id="7872" w:author="Nozimjon Ortiqov" w:date="2026-02-23T20:25:00Z" w16du:dateUtc="2026-02-23T15:25:00Z">
        <w:r w:rsidRPr="001063BF" w:rsidDel="00765FD2">
          <w:rPr>
            <w:rFonts w:ascii="Roboto" w:eastAsia="Times New Roman" w:hAnsi="Roboto"/>
            <w:sz w:val="24"/>
            <w:szCs w:val="24"/>
            <w:lang w:val="uz-Cyrl-UZ"/>
          </w:rPr>
          <w:delText>Хоразм вилояти</w:delText>
        </w:r>
      </w:del>
    </w:p>
    <w:p w14:paraId="57715C1A" w14:textId="1020131C" w:rsidR="00B76C54" w:rsidRPr="001063BF" w:rsidDel="00765FD2" w:rsidRDefault="00B76C54" w:rsidP="00B76C54">
      <w:pPr>
        <w:pStyle w:val="a3"/>
        <w:numPr>
          <w:ilvl w:val="0"/>
          <w:numId w:val="4"/>
        </w:numPr>
        <w:spacing w:before="240" w:after="240" w:line="288" w:lineRule="auto"/>
        <w:ind w:hanging="425"/>
        <w:rPr>
          <w:del w:id="7873" w:author="Nozimjon Ortiqov" w:date="2026-02-23T20:25:00Z" w16du:dateUtc="2026-02-23T15:25:00Z"/>
          <w:rFonts w:ascii="Roboto" w:eastAsia="Times New Roman" w:hAnsi="Roboto"/>
          <w:sz w:val="24"/>
          <w:szCs w:val="24"/>
          <w:lang w:val="uz-Cyrl-UZ"/>
        </w:rPr>
      </w:pPr>
      <w:del w:id="7874" w:author="Nozimjon Ortiqov" w:date="2026-02-23T20:25:00Z" w16du:dateUtc="2026-02-23T15:25:00Z">
        <w:r w:rsidRPr="001063BF" w:rsidDel="00765FD2">
          <w:rPr>
            <w:rFonts w:ascii="Roboto" w:eastAsia="Times New Roman" w:hAnsi="Roboto"/>
            <w:sz w:val="24"/>
            <w:szCs w:val="24"/>
            <w:lang w:val="uz-Cyrl-UZ"/>
          </w:rPr>
          <w:delText>Тошкент ш.</w:delText>
        </w:r>
      </w:del>
    </w:p>
    <w:p w14:paraId="32E7327B" w14:textId="7A37230A" w:rsidR="00B76C54" w:rsidRPr="001063BF" w:rsidDel="00765FD2" w:rsidRDefault="00B76C54" w:rsidP="00B76C54">
      <w:pPr>
        <w:shd w:val="clear" w:color="auto" w:fill="EDEDED" w:themeFill="accent3" w:themeFillTint="33"/>
        <w:spacing w:before="240" w:after="240" w:line="288" w:lineRule="auto"/>
        <w:rPr>
          <w:del w:id="7875" w:author="Nozimjon Ortiqov" w:date="2026-02-23T20:25:00Z" w16du:dateUtc="2026-02-23T15:25:00Z"/>
          <w:rFonts w:ascii="Roboto" w:eastAsia="Times New Roman" w:hAnsi="Roboto"/>
          <w:sz w:val="24"/>
          <w:szCs w:val="24"/>
          <w:lang w:val="uz-Cyrl-UZ"/>
        </w:rPr>
      </w:pPr>
      <w:del w:id="7876" w:author="Nozimjon Ortiqov" w:date="2026-02-23T20:25:00Z" w16du:dateUtc="2026-02-23T15:25:00Z">
        <w:r w:rsidRPr="001063BF" w:rsidDel="00765FD2">
          <w:rPr>
            <w:rFonts w:ascii="Roboto" w:eastAsia="Times New Roman" w:hAnsi="Roboto"/>
            <w:sz w:val="24"/>
            <w:szCs w:val="24"/>
            <w:lang w:val="uz-Cyrl-UZ"/>
          </w:rPr>
          <w:delText>Туманни танланг (битта жавоб вариантини белгиланг):</w:delText>
        </w:r>
      </w:del>
    </w:p>
    <w:p w14:paraId="6A8854C6" w14:textId="5989EE3C" w:rsidR="00B76C54" w:rsidRPr="001063BF" w:rsidDel="00765FD2" w:rsidRDefault="00B76C54" w:rsidP="00B76C54">
      <w:pPr>
        <w:shd w:val="clear" w:color="auto" w:fill="EDEDED" w:themeFill="accent3" w:themeFillTint="33"/>
        <w:spacing w:before="240" w:after="240" w:line="288" w:lineRule="auto"/>
        <w:rPr>
          <w:del w:id="7877" w:author="Nozimjon Ortiqov" w:date="2026-02-23T20:25:00Z" w16du:dateUtc="2026-02-23T15:25:00Z"/>
          <w:rFonts w:ascii="Roboto" w:eastAsia="Times New Roman" w:hAnsi="Roboto"/>
          <w:sz w:val="24"/>
          <w:szCs w:val="24"/>
          <w:lang w:val="uz-Cyrl-UZ"/>
        </w:rPr>
      </w:pPr>
      <w:del w:id="7878" w:author="Nozimjon Ortiqov" w:date="2026-02-23T20:25:00Z" w16du:dateUtc="2026-02-23T15:25:00Z">
        <w:r w:rsidRPr="001063BF" w:rsidDel="00765FD2">
          <w:rPr>
            <w:rFonts w:ascii="Roboto" w:eastAsia="Times New Roman" w:hAnsi="Roboto"/>
            <w:sz w:val="24"/>
            <w:szCs w:val="24"/>
            <w:lang w:val="uz-Cyrl-UZ"/>
          </w:rPr>
          <w:delText>Интервьюерни танланг (битта жавоб вариантини белгиланг):</w:delText>
        </w:r>
      </w:del>
    </w:p>
    <w:p w14:paraId="0B2923B3" w14:textId="65F18183" w:rsidR="00B76C54" w:rsidRPr="001063BF" w:rsidDel="00765FD2" w:rsidRDefault="00B76C54" w:rsidP="00B76C54">
      <w:pPr>
        <w:shd w:val="clear" w:color="auto" w:fill="EDEDED" w:themeFill="accent3" w:themeFillTint="33"/>
        <w:spacing w:before="240" w:after="240" w:line="288" w:lineRule="auto"/>
        <w:rPr>
          <w:del w:id="7879" w:author="Nozimjon Ortiqov" w:date="2026-02-23T20:25:00Z" w16du:dateUtc="2026-02-23T15:25:00Z"/>
          <w:rFonts w:ascii="Roboto" w:eastAsia="Times New Roman" w:hAnsi="Roboto"/>
          <w:sz w:val="24"/>
          <w:szCs w:val="24"/>
          <w:lang w:val="uz-Cyrl-UZ"/>
        </w:rPr>
      </w:pPr>
      <w:del w:id="7880" w:author="Nozimjon Ortiqov" w:date="2026-02-23T20:25:00Z" w16du:dateUtc="2026-02-23T15:25:00Z">
        <w:r w:rsidRPr="001063BF" w:rsidDel="00765FD2">
          <w:rPr>
            <w:rFonts w:ascii="Roboto" w:eastAsia="Times New Roman" w:hAnsi="Roboto"/>
            <w:sz w:val="24"/>
            <w:szCs w:val="24"/>
            <w:lang w:val="uz-Cyrl-UZ"/>
          </w:rPr>
          <w:delText>Рўйхат турини танланг (битта жавоб вариантини белгиланг):</w:delText>
        </w:r>
      </w:del>
    </w:p>
    <w:p w14:paraId="444B2F7E" w14:textId="51B09F97" w:rsidR="00B76C54" w:rsidRPr="001063BF" w:rsidDel="00765FD2" w:rsidRDefault="00B76C54" w:rsidP="00B76C54">
      <w:pPr>
        <w:spacing w:line="288" w:lineRule="auto"/>
        <w:rPr>
          <w:del w:id="7881" w:author="Nozimjon Ortiqov" w:date="2026-02-23T20:25:00Z" w16du:dateUtc="2026-02-23T15:25:00Z"/>
          <w:rFonts w:ascii="Roboto" w:hAnsi="Roboto"/>
          <w:sz w:val="24"/>
          <w:szCs w:val="24"/>
          <w:lang w:val="uz-Cyrl-UZ"/>
          <w:rPrChange w:id="7882" w:author="Nozimjon Ortiqov" w:date="2026-02-24T13:39:00Z" w16du:dateUtc="2026-02-24T08:39:00Z">
            <w:rPr>
              <w:del w:id="7883" w:author="Nozimjon Ortiqov" w:date="2026-02-23T20:25:00Z" w16du:dateUtc="2026-02-23T15:25:00Z"/>
              <w:rFonts w:ascii="Roboto" w:hAnsi="Roboto"/>
              <w:lang w:val="uz-Cyrl-UZ"/>
            </w:rPr>
          </w:rPrChange>
        </w:rPr>
      </w:pPr>
      <w:del w:id="7884" w:author="Nozimjon Ortiqov" w:date="2026-02-23T17:50:00Z" w16du:dateUtc="2026-02-23T12:50:00Z">
        <w:r w:rsidRPr="001063BF" w:rsidDel="00B77267">
          <w:rPr>
            <w:rFonts w:ascii="Roboto" w:eastAsia="Times New Roman" w:hAnsi="Roboto"/>
            <w:sz w:val="24"/>
            <w:szCs w:val="24"/>
            <w:lang w:val="uz-Cyrl-UZ"/>
          </w:rPr>
          <w:delText xml:space="preserve"> </w:delText>
        </w:r>
      </w:del>
      <w:del w:id="7885" w:author="Nozimjon Ortiqov" w:date="2026-02-23T20:25:00Z" w16du:dateUtc="2026-02-23T15:25:00Z">
        <w:r w:rsidRPr="001063BF" w:rsidDel="00765FD2">
          <w:rPr>
            <w:rFonts w:ascii="Roboto" w:eastAsia="Times New Roman" w:hAnsi="Roboto"/>
            <w:sz w:val="24"/>
            <w:szCs w:val="24"/>
            <w:lang w:val="uz-Cyrl-UZ"/>
          </w:rPr>
          <w:delText xml:space="preserve">O </w:delText>
        </w:r>
        <w:r w:rsidRPr="001063BF" w:rsidDel="00765FD2">
          <w:rPr>
            <w:rFonts w:ascii="Roboto" w:hAnsi="Roboto"/>
            <w:sz w:val="24"/>
            <w:szCs w:val="24"/>
            <w:lang w:val="uz-Cyrl-UZ"/>
            <w:rPrChange w:id="7886" w:author="Nozimjon Ortiqov" w:date="2026-02-24T13:39:00Z" w16du:dateUtc="2026-02-24T08:39:00Z">
              <w:rPr>
                <w:rFonts w:ascii="Roboto" w:hAnsi="Roboto"/>
                <w:lang w:val="uz-Cyrl-UZ"/>
              </w:rPr>
            </w:rPrChange>
          </w:rPr>
          <w:delText>Асосий рўйхат</w:delText>
        </w:r>
      </w:del>
    </w:p>
    <w:p w14:paraId="1369C7B9" w14:textId="7B8D529A" w:rsidR="00B76C54" w:rsidRPr="001063BF" w:rsidDel="00765FD2" w:rsidRDefault="00B76C54" w:rsidP="00B76C54">
      <w:pPr>
        <w:spacing w:line="288" w:lineRule="auto"/>
        <w:rPr>
          <w:del w:id="7887" w:author="Nozimjon Ortiqov" w:date="2026-02-23T20:25:00Z" w16du:dateUtc="2026-02-23T15:25:00Z"/>
          <w:rFonts w:ascii="Roboto" w:hAnsi="Roboto"/>
          <w:b/>
          <w:color w:val="0070C0"/>
          <w:sz w:val="24"/>
          <w:szCs w:val="24"/>
          <w:lang w:val="uz-Cyrl-UZ"/>
          <w:rPrChange w:id="7888" w:author="Nozimjon Ortiqov" w:date="2026-02-24T13:39:00Z" w16du:dateUtc="2026-02-24T08:39:00Z">
            <w:rPr>
              <w:del w:id="7889" w:author="Nozimjon Ortiqov" w:date="2026-02-23T20:25:00Z" w16du:dateUtc="2026-02-23T15:25:00Z"/>
              <w:rFonts w:ascii="Roboto" w:hAnsi="Roboto"/>
              <w:b/>
              <w:color w:val="0070C0"/>
              <w:sz w:val="32"/>
              <w:szCs w:val="32"/>
              <w:lang w:val="uz-Cyrl-UZ"/>
            </w:rPr>
          </w:rPrChange>
        </w:rPr>
      </w:pPr>
      <w:del w:id="7890" w:author="Nozimjon Ortiqov" w:date="2026-02-23T17:50:00Z" w16du:dateUtc="2026-02-23T12:50:00Z">
        <w:r w:rsidRPr="001063BF" w:rsidDel="00B77267">
          <w:rPr>
            <w:rFonts w:ascii="Roboto" w:eastAsia="Times New Roman" w:hAnsi="Roboto"/>
            <w:sz w:val="24"/>
            <w:szCs w:val="24"/>
            <w:lang w:val="uz-Cyrl-UZ"/>
          </w:rPr>
          <w:delText xml:space="preserve"> </w:delText>
        </w:r>
      </w:del>
      <w:del w:id="7891" w:author="Nozimjon Ortiqov" w:date="2026-02-23T20:25:00Z" w16du:dateUtc="2026-02-23T15:25:00Z">
        <w:r w:rsidRPr="001063BF" w:rsidDel="00765FD2">
          <w:rPr>
            <w:rFonts w:ascii="Roboto" w:eastAsia="Times New Roman" w:hAnsi="Roboto"/>
            <w:sz w:val="24"/>
            <w:szCs w:val="24"/>
            <w:lang w:val="uz-Cyrl-UZ"/>
          </w:rPr>
          <w:delText>O Захира рўйхат</w:delText>
        </w:r>
        <w:bookmarkEnd w:id="7844"/>
        <w:r w:rsidRPr="001063BF" w:rsidDel="00765FD2">
          <w:rPr>
            <w:rFonts w:ascii="Roboto" w:eastAsia="Times New Roman" w:hAnsi="Roboto"/>
            <w:sz w:val="24"/>
            <w:szCs w:val="24"/>
            <w:lang w:val="uz-Cyrl-UZ"/>
          </w:rPr>
          <w:delText>и</w:delText>
        </w:r>
      </w:del>
    </w:p>
    <w:p w14:paraId="5C1FBA9B" w14:textId="57BC2884" w:rsidR="00B76C54" w:rsidRPr="001063BF" w:rsidDel="00765FD2" w:rsidRDefault="00B76C54" w:rsidP="00B76C54">
      <w:pPr>
        <w:shd w:val="clear" w:color="auto" w:fill="EDEDED" w:themeFill="accent3" w:themeFillTint="33"/>
        <w:spacing w:before="240" w:after="240" w:line="288" w:lineRule="auto"/>
        <w:rPr>
          <w:del w:id="7892" w:author="Nozimjon Ortiqov" w:date="2026-02-23T20:25:00Z" w16du:dateUtc="2026-02-23T15:25:00Z"/>
          <w:rFonts w:ascii="Roboto" w:eastAsia="Times New Roman" w:hAnsi="Roboto"/>
          <w:sz w:val="24"/>
          <w:szCs w:val="24"/>
          <w:lang w:val="uz-Cyrl-UZ"/>
        </w:rPr>
      </w:pPr>
      <w:del w:id="7893" w:author="Nozimjon Ortiqov" w:date="2026-02-23T20:25:00Z" w16du:dateUtc="2026-02-23T15:25:00Z">
        <w:r w:rsidRPr="001063BF" w:rsidDel="00765FD2">
          <w:rPr>
            <w:rFonts w:ascii="Roboto" w:eastAsia="Times New Roman" w:hAnsi="Roboto"/>
            <w:sz w:val="24"/>
            <w:szCs w:val="24"/>
            <w:lang w:val="uz-Cyrl-UZ"/>
          </w:rPr>
          <w:delText>Ушбу сўровномада қатнашишга розимисиз?</w:delText>
        </w:r>
      </w:del>
    </w:p>
    <w:p w14:paraId="4846A134" w14:textId="73FB0DB9" w:rsidR="00B76C54" w:rsidRPr="001063BF" w:rsidDel="00765FD2" w:rsidRDefault="00B76C54" w:rsidP="00B76C54">
      <w:pPr>
        <w:pStyle w:val="a3"/>
        <w:numPr>
          <w:ilvl w:val="0"/>
          <w:numId w:val="5"/>
        </w:numPr>
        <w:spacing w:before="240" w:after="240" w:line="288" w:lineRule="auto"/>
        <w:rPr>
          <w:del w:id="7894" w:author="Nozimjon Ortiqov" w:date="2026-02-23T20:25:00Z" w16du:dateUtc="2026-02-23T15:25:00Z"/>
          <w:rFonts w:ascii="Roboto" w:eastAsia="Times New Roman" w:hAnsi="Roboto"/>
          <w:b/>
          <w:color w:val="0070C0"/>
          <w:sz w:val="24"/>
          <w:szCs w:val="24"/>
          <w:lang w:val="uz-Cyrl-UZ"/>
          <w:rPrChange w:id="7895" w:author="Nozimjon Ortiqov" w:date="2026-02-24T13:39:00Z" w16du:dateUtc="2026-02-24T08:39:00Z">
            <w:rPr>
              <w:del w:id="7896" w:author="Nozimjon Ortiqov" w:date="2026-02-23T20:25:00Z" w16du:dateUtc="2026-02-23T15:25:00Z"/>
              <w:rFonts w:ascii="Roboto" w:eastAsia="Times New Roman" w:hAnsi="Roboto"/>
              <w:b/>
              <w:color w:val="0070C0"/>
              <w:sz w:val="32"/>
              <w:szCs w:val="32"/>
              <w:lang w:val="bg-BG"/>
            </w:rPr>
          </w:rPrChange>
        </w:rPr>
      </w:pPr>
      <w:del w:id="7897" w:author="Nozimjon Ortiqov" w:date="2026-02-23T20:25:00Z" w16du:dateUtc="2026-02-23T15:25:00Z">
        <w:r w:rsidRPr="001063BF" w:rsidDel="00765FD2">
          <w:rPr>
            <w:rFonts w:ascii="Roboto" w:eastAsia="Times New Roman" w:hAnsi="Roboto"/>
            <w:sz w:val="24"/>
            <w:szCs w:val="24"/>
            <w:lang w:val="uz-Cyrl-UZ"/>
          </w:rPr>
          <w:delText>Ҳа</w:delText>
        </w:r>
      </w:del>
      <w:del w:id="7898" w:author="Nozimjon Ortiqov" w:date="2026-02-23T17:50:00Z" w16du:dateUtc="2026-02-23T12:50:00Z">
        <w:r w:rsidRPr="001063BF" w:rsidDel="00B77267">
          <w:rPr>
            <w:rFonts w:ascii="Roboto" w:eastAsia="Times New Roman" w:hAnsi="Roboto"/>
            <w:b/>
            <w:color w:val="0070C0"/>
            <w:sz w:val="24"/>
            <w:szCs w:val="24"/>
            <w:lang w:val="uz-Cyrl-UZ"/>
            <w:rPrChange w:id="7899" w:author="Nozimjon Ortiqov" w:date="2026-02-24T13:39:00Z" w16du:dateUtc="2026-02-24T08:39:00Z">
              <w:rPr>
                <w:rFonts w:ascii="Roboto" w:eastAsia="Times New Roman" w:hAnsi="Roboto"/>
                <w:b/>
                <w:color w:val="0070C0"/>
                <w:sz w:val="32"/>
                <w:szCs w:val="32"/>
                <w:lang w:val="bg-BG"/>
              </w:rPr>
            </w:rPrChange>
          </w:rPr>
          <w:delText xml:space="preserve">   </w:delText>
        </w:r>
      </w:del>
    </w:p>
    <w:p w14:paraId="58A31A03" w14:textId="1EEEC516" w:rsidR="00B76C54" w:rsidRPr="001063BF" w:rsidDel="00765FD2" w:rsidRDefault="00B76C54" w:rsidP="00B76C54">
      <w:pPr>
        <w:pStyle w:val="a3"/>
        <w:numPr>
          <w:ilvl w:val="0"/>
          <w:numId w:val="5"/>
        </w:numPr>
        <w:spacing w:before="240" w:after="240" w:line="288" w:lineRule="auto"/>
        <w:rPr>
          <w:del w:id="7900" w:author="Nozimjon Ortiqov" w:date="2026-02-23T20:25:00Z" w16du:dateUtc="2026-02-23T15:25:00Z"/>
          <w:rFonts w:ascii="Roboto" w:eastAsia="Times New Roman" w:hAnsi="Roboto"/>
          <w:b/>
          <w:color w:val="0070C0"/>
          <w:sz w:val="24"/>
          <w:szCs w:val="24"/>
          <w:lang w:val="uz-Cyrl-UZ"/>
          <w:rPrChange w:id="7901" w:author="Nozimjon Ortiqov" w:date="2026-02-24T13:39:00Z" w16du:dateUtc="2026-02-24T08:39:00Z">
            <w:rPr>
              <w:del w:id="7902" w:author="Nozimjon Ortiqov" w:date="2026-02-23T20:25:00Z" w16du:dateUtc="2026-02-23T15:25:00Z"/>
              <w:rFonts w:ascii="Roboto" w:eastAsia="Times New Roman" w:hAnsi="Roboto"/>
              <w:b/>
              <w:color w:val="0070C0"/>
              <w:sz w:val="32"/>
              <w:szCs w:val="32"/>
              <w:lang w:val="bg-BG"/>
            </w:rPr>
          </w:rPrChange>
        </w:rPr>
      </w:pPr>
      <w:del w:id="7903" w:author="Nozimjon Ortiqov" w:date="2026-02-23T20:25:00Z" w16du:dateUtc="2026-02-23T15:25:00Z">
        <w:r w:rsidRPr="001063BF" w:rsidDel="00765FD2">
          <w:rPr>
            <w:rFonts w:ascii="Roboto" w:eastAsia="Times New Roman" w:hAnsi="Roboto"/>
            <w:sz w:val="24"/>
            <w:szCs w:val="24"/>
            <w:lang w:val="uz-Cyrl-UZ"/>
          </w:rPr>
          <w:delText>Йўқ</w:delText>
        </w:r>
      </w:del>
    </w:p>
    <w:p w14:paraId="0429C1EE" w14:textId="77777777" w:rsidR="00B76C54" w:rsidRPr="001063BF" w:rsidRDefault="00B76C54">
      <w:pPr>
        <w:pBdr>
          <w:top w:val="nil"/>
          <w:left w:val="nil"/>
          <w:bottom w:val="nil"/>
          <w:right w:val="nil"/>
          <w:between w:val="nil"/>
        </w:pBdr>
        <w:spacing w:before="120" w:after="0" w:line="288" w:lineRule="auto"/>
        <w:rPr>
          <w:rFonts w:ascii="Roboto" w:eastAsia="Times New Roman" w:hAnsi="Roboto"/>
          <w:b/>
          <w:color w:val="0070C0"/>
          <w:sz w:val="24"/>
          <w:szCs w:val="24"/>
          <w:lang w:val="uz-Cyrl-UZ"/>
          <w:rPrChange w:id="7904" w:author="Nozimjon Ortiqov" w:date="2026-02-24T13:39:00Z" w16du:dateUtc="2026-02-24T08:39:00Z">
            <w:rPr>
              <w:rFonts w:ascii="Roboto" w:eastAsia="Times New Roman" w:hAnsi="Roboto"/>
              <w:b/>
              <w:color w:val="0070C0"/>
              <w:sz w:val="32"/>
              <w:szCs w:val="32"/>
              <w:lang w:val="uz-Cyrl-UZ"/>
            </w:rPr>
          </w:rPrChange>
        </w:rPr>
        <w:pPrChange w:id="7905" w:author="Nozimjon Ortiqov" w:date="2026-02-24T13:43:00Z" w16du:dateUtc="2026-02-24T08:43:00Z">
          <w:pPr>
            <w:pBdr>
              <w:top w:val="nil"/>
              <w:left w:val="nil"/>
              <w:bottom w:val="nil"/>
              <w:right w:val="nil"/>
              <w:between w:val="nil"/>
            </w:pBdr>
            <w:spacing w:before="240" w:after="240" w:line="288" w:lineRule="auto"/>
          </w:pPr>
        </w:pPrChange>
      </w:pPr>
      <w:r w:rsidRPr="001063BF">
        <w:rPr>
          <w:rFonts w:ascii="Roboto" w:eastAsia="Times New Roman" w:hAnsi="Roboto"/>
          <w:b/>
          <w:color w:val="0070C0"/>
          <w:sz w:val="24"/>
          <w:szCs w:val="24"/>
          <w:lang w:val="uz-Cyrl-UZ"/>
          <w:rPrChange w:id="7906" w:author="Nozimjon Ortiqov" w:date="2026-02-24T13:39:00Z" w16du:dateUtc="2026-02-24T08:39:00Z">
            <w:rPr>
              <w:rFonts w:ascii="Roboto" w:eastAsia="Times New Roman" w:hAnsi="Roboto"/>
              <w:b/>
              <w:color w:val="0070C0"/>
              <w:sz w:val="32"/>
              <w:szCs w:val="32"/>
              <w:lang w:val="uz-Cyrl-UZ"/>
            </w:rPr>
          </w:rPrChange>
        </w:rPr>
        <w:t>1. Шахсий маълумотлар</w:t>
      </w:r>
    </w:p>
    <w:p w14:paraId="51017CF6" w14:textId="77777777" w:rsidR="00B76C54" w:rsidRPr="001063BF" w:rsidRDefault="00B76C54">
      <w:pPr>
        <w:pBdr>
          <w:top w:val="nil"/>
          <w:left w:val="nil"/>
          <w:bottom w:val="nil"/>
          <w:right w:val="nil"/>
          <w:between w:val="nil"/>
        </w:pBdr>
        <w:shd w:val="clear" w:color="auto" w:fill="EDEDED" w:themeFill="accent3" w:themeFillTint="33"/>
        <w:spacing w:after="0" w:line="288" w:lineRule="auto"/>
        <w:rPr>
          <w:rFonts w:ascii="Roboto" w:eastAsia="Times New Roman" w:hAnsi="Roboto"/>
          <w:lang w:val="uz-Cyrl-UZ"/>
          <w:rPrChange w:id="7907" w:author="Nozimjon Ortiqov" w:date="2026-02-24T13:39:00Z" w16du:dateUtc="2026-02-24T08:39:00Z">
            <w:rPr>
              <w:rFonts w:ascii="Roboto" w:eastAsia="Times New Roman" w:hAnsi="Roboto"/>
              <w:sz w:val="24"/>
              <w:szCs w:val="24"/>
              <w:lang w:val="uz-Cyrl-UZ"/>
            </w:rPr>
          </w:rPrChange>
        </w:rPr>
        <w:pPrChange w:id="7908" w:author="Nozimjon Ortiqov" w:date="2026-02-24T13:40:00Z" w16du:dateUtc="2026-02-24T08:40:00Z">
          <w:pPr>
            <w:pBdr>
              <w:top w:val="nil"/>
              <w:left w:val="nil"/>
              <w:bottom w:val="nil"/>
              <w:right w:val="nil"/>
              <w:between w:val="nil"/>
            </w:pBdr>
            <w:shd w:val="clear" w:color="auto" w:fill="EDEDED" w:themeFill="accent3" w:themeFillTint="33"/>
            <w:spacing w:before="240" w:after="240" w:line="288" w:lineRule="auto"/>
          </w:pPr>
        </w:pPrChange>
      </w:pPr>
      <w:r w:rsidRPr="001063BF">
        <w:rPr>
          <w:rFonts w:ascii="Roboto" w:eastAsia="Times New Roman" w:hAnsi="Roboto"/>
          <w:lang w:val="uz-Cyrl-UZ"/>
          <w:rPrChange w:id="7909" w:author="Nozimjon Ortiqov" w:date="2026-02-24T13:39:00Z" w16du:dateUtc="2026-02-24T08:39:00Z">
            <w:rPr>
              <w:rFonts w:ascii="Roboto" w:eastAsia="Times New Roman" w:hAnsi="Roboto"/>
              <w:sz w:val="24"/>
              <w:szCs w:val="24"/>
              <w:lang w:val="uz-Cyrl-UZ"/>
            </w:rPr>
          </w:rPrChange>
        </w:rPr>
        <w:t xml:space="preserve">1.1. Ёшингиз </w:t>
      </w:r>
    </w:p>
    <w:p w14:paraId="4123B75E" w14:textId="77777777" w:rsidR="00B76C54" w:rsidRPr="001063BF" w:rsidRDefault="00B76C54">
      <w:pPr>
        <w:pBdr>
          <w:top w:val="nil"/>
          <w:left w:val="nil"/>
          <w:bottom w:val="nil"/>
          <w:right w:val="nil"/>
          <w:between w:val="nil"/>
        </w:pBdr>
        <w:spacing w:after="0" w:line="288" w:lineRule="auto"/>
        <w:rPr>
          <w:rFonts w:ascii="Roboto" w:eastAsia="Times New Roman" w:hAnsi="Roboto"/>
          <w:lang w:val="uz-Cyrl-UZ"/>
          <w:rPrChange w:id="7910" w:author="Nozimjon Ortiqov" w:date="2026-02-24T13:39:00Z" w16du:dateUtc="2026-02-24T08:39:00Z">
            <w:rPr>
              <w:rFonts w:ascii="Roboto" w:eastAsia="Times New Roman" w:hAnsi="Roboto"/>
              <w:sz w:val="24"/>
              <w:szCs w:val="24"/>
              <w:lang w:val="uz-Cyrl-UZ"/>
            </w:rPr>
          </w:rPrChange>
        </w:rPr>
        <w:pPrChange w:id="7911" w:author="Nozimjon Ortiqov" w:date="2026-02-24T13:40:00Z" w16du:dateUtc="2026-02-24T08:40:00Z">
          <w:pPr>
            <w:pBdr>
              <w:top w:val="nil"/>
              <w:left w:val="nil"/>
              <w:bottom w:val="nil"/>
              <w:right w:val="nil"/>
              <w:between w:val="nil"/>
            </w:pBdr>
            <w:spacing w:before="240" w:after="240" w:line="288" w:lineRule="auto"/>
          </w:pPr>
        </w:pPrChange>
      </w:pPr>
      <w:r w:rsidRPr="001063BF">
        <w:rPr>
          <w:rFonts w:ascii="Roboto" w:eastAsia="Times New Roman" w:hAnsi="Roboto"/>
          <w:lang w:val="uz-Cyrl-UZ"/>
          <w:rPrChange w:id="7912" w:author="Nozimjon Ortiqov" w:date="2026-02-24T13:39:00Z" w16du:dateUtc="2026-02-24T08:39:00Z">
            <w:rPr>
              <w:rFonts w:ascii="Roboto" w:eastAsia="Times New Roman" w:hAnsi="Roboto"/>
              <w:sz w:val="24"/>
              <w:szCs w:val="24"/>
              <w:lang w:val="uz-Cyrl-UZ"/>
            </w:rPr>
          </w:rPrChange>
        </w:rPr>
        <w:t xml:space="preserve">O _____ ёш </w:t>
      </w:r>
      <w:r w:rsidRPr="001063BF">
        <w:rPr>
          <w:rFonts w:ascii="Roboto" w:eastAsia="Times New Roman" w:hAnsi="Roboto"/>
          <w:i/>
          <w:iCs/>
          <w:lang w:val="uz-Cyrl-UZ"/>
          <w:rPrChange w:id="7913" w:author="Nozimjon Ortiqov" w:date="2026-02-24T13:39:00Z" w16du:dateUtc="2026-02-24T08:39:00Z">
            <w:rPr>
              <w:rFonts w:ascii="Roboto" w:eastAsia="Times New Roman" w:hAnsi="Roboto"/>
              <w:i/>
              <w:iCs/>
              <w:sz w:val="20"/>
              <w:szCs w:val="20"/>
              <w:lang w:val="uz-Cyrl-UZ"/>
            </w:rPr>
          </w:rPrChange>
        </w:rPr>
        <w:t>(тўлиқ ёш)</w:t>
      </w:r>
    </w:p>
    <w:p w14:paraId="123E6E5D"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14" w:author="Nozimjon Ortiqov" w:date="2026-02-24T13:39:00Z" w16du:dateUtc="2026-02-24T08:39:00Z">
            <w:rPr>
              <w:rFonts w:ascii="Roboto" w:eastAsia="Times New Roman" w:hAnsi="Roboto"/>
              <w:sz w:val="24"/>
              <w:szCs w:val="24"/>
              <w:lang w:val="uz-Cyrl-UZ"/>
            </w:rPr>
          </w:rPrChange>
        </w:rPr>
        <w:pPrChange w:id="791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16" w:author="Nozimjon Ortiqov" w:date="2026-02-24T13:39:00Z" w16du:dateUtc="2026-02-24T08:39:00Z">
            <w:rPr>
              <w:rFonts w:ascii="Roboto" w:eastAsia="Times New Roman" w:hAnsi="Roboto"/>
              <w:sz w:val="24"/>
              <w:szCs w:val="24"/>
              <w:lang w:val="uz-Cyrl-UZ"/>
            </w:rPr>
          </w:rPrChange>
        </w:rPr>
        <w:t xml:space="preserve">1.2. Респондент жинси </w:t>
      </w:r>
      <w:r w:rsidRPr="001063BF">
        <w:rPr>
          <w:rFonts w:ascii="Roboto" w:eastAsia="Times New Roman" w:hAnsi="Roboto"/>
          <w:i/>
          <w:iCs/>
          <w:lang w:val="uz-Cyrl-UZ"/>
          <w:rPrChange w:id="7917" w:author="Nozimjon Ortiqov" w:date="2026-02-24T13:39:00Z" w16du:dateUtc="2026-02-24T08:39:00Z">
            <w:rPr>
              <w:rFonts w:ascii="Roboto" w:eastAsia="Times New Roman" w:hAnsi="Roboto"/>
              <w:i/>
              <w:iCs/>
              <w:sz w:val="24"/>
              <w:szCs w:val="24"/>
              <w:lang w:val="uz-Cyrl-UZ"/>
            </w:rPr>
          </w:rPrChange>
        </w:rPr>
        <w:t>(интервьюер томонидан белгиланади)</w:t>
      </w:r>
    </w:p>
    <w:p w14:paraId="001C97C4" w14:textId="77777777" w:rsidR="00B76C54" w:rsidRPr="001063BF" w:rsidRDefault="00B76C54">
      <w:pPr>
        <w:spacing w:after="0" w:line="288" w:lineRule="auto"/>
        <w:rPr>
          <w:rFonts w:ascii="Roboto" w:eastAsia="Times New Roman" w:hAnsi="Roboto"/>
          <w:lang w:val="uz-Cyrl-UZ"/>
          <w:rPrChange w:id="7918" w:author="Nozimjon Ortiqov" w:date="2026-02-24T13:39:00Z" w16du:dateUtc="2026-02-24T08:39:00Z">
            <w:rPr>
              <w:rFonts w:ascii="Roboto" w:eastAsia="Times New Roman" w:hAnsi="Roboto"/>
              <w:sz w:val="24"/>
              <w:szCs w:val="24"/>
              <w:lang w:val="uz-Cyrl-UZ"/>
            </w:rPr>
          </w:rPrChange>
        </w:rPr>
        <w:pPrChange w:id="7919" w:author="Nozimjon Ortiqov" w:date="2026-02-24T13:40:00Z" w16du:dateUtc="2026-02-24T08:40:00Z">
          <w:pPr>
            <w:spacing w:before="240" w:after="240" w:line="288" w:lineRule="auto"/>
          </w:pPr>
        </w:pPrChange>
      </w:pPr>
      <w:r w:rsidRPr="001063BF">
        <w:rPr>
          <w:rFonts w:ascii="Roboto" w:eastAsia="Times New Roman" w:hAnsi="Roboto"/>
          <w:lang w:val="uz-Cyrl-UZ"/>
          <w:rPrChange w:id="7920" w:author="Nozimjon Ortiqov" w:date="2026-02-24T13:39:00Z" w16du:dateUtc="2026-02-24T08:39:00Z">
            <w:rPr>
              <w:rFonts w:ascii="Roboto" w:eastAsia="Times New Roman" w:hAnsi="Roboto"/>
              <w:sz w:val="24"/>
              <w:szCs w:val="24"/>
              <w:lang w:val="uz-Cyrl-UZ"/>
            </w:rPr>
          </w:rPrChange>
        </w:rPr>
        <w:t>O Эркак</w:t>
      </w:r>
    </w:p>
    <w:p w14:paraId="63F6F399" w14:textId="77777777" w:rsidR="00B76C54" w:rsidRPr="001063BF" w:rsidRDefault="00B76C54">
      <w:pPr>
        <w:spacing w:after="0" w:line="288" w:lineRule="auto"/>
        <w:rPr>
          <w:rFonts w:ascii="Roboto" w:eastAsia="Times New Roman" w:hAnsi="Roboto"/>
          <w:lang w:val="uz-Cyrl-UZ"/>
          <w:rPrChange w:id="7921" w:author="Nozimjon Ortiqov" w:date="2026-02-24T13:39:00Z" w16du:dateUtc="2026-02-24T08:39:00Z">
            <w:rPr>
              <w:rFonts w:ascii="Roboto" w:eastAsia="Times New Roman" w:hAnsi="Roboto"/>
              <w:sz w:val="24"/>
              <w:szCs w:val="24"/>
              <w:lang w:val="uz-Cyrl-UZ"/>
            </w:rPr>
          </w:rPrChange>
        </w:rPr>
        <w:pPrChange w:id="7922" w:author="Nozimjon Ortiqov" w:date="2026-02-24T13:40:00Z" w16du:dateUtc="2026-02-24T08:40:00Z">
          <w:pPr>
            <w:spacing w:before="240" w:after="240" w:line="288" w:lineRule="auto"/>
          </w:pPr>
        </w:pPrChange>
      </w:pPr>
      <w:r w:rsidRPr="001063BF">
        <w:rPr>
          <w:rFonts w:ascii="Roboto" w:eastAsia="Times New Roman" w:hAnsi="Roboto"/>
          <w:lang w:val="uz-Cyrl-UZ"/>
          <w:rPrChange w:id="7923" w:author="Nozimjon Ortiqov" w:date="2026-02-24T13:39:00Z" w16du:dateUtc="2026-02-24T08:39:00Z">
            <w:rPr>
              <w:rFonts w:ascii="Roboto" w:eastAsia="Times New Roman" w:hAnsi="Roboto"/>
              <w:sz w:val="24"/>
              <w:szCs w:val="24"/>
              <w:lang w:val="uz-Cyrl-UZ"/>
            </w:rPr>
          </w:rPrChange>
        </w:rPr>
        <w:t>O Аёл</w:t>
      </w:r>
    </w:p>
    <w:p w14:paraId="13EC13AC"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24" w:author="Nozimjon Ortiqov" w:date="2026-02-24T13:39:00Z" w16du:dateUtc="2026-02-24T08:39:00Z">
            <w:rPr>
              <w:rFonts w:ascii="Roboto" w:eastAsia="Times New Roman" w:hAnsi="Roboto"/>
              <w:sz w:val="24"/>
              <w:szCs w:val="24"/>
              <w:lang w:val="uz-Cyrl-UZ"/>
            </w:rPr>
          </w:rPrChange>
        </w:rPr>
        <w:pPrChange w:id="792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26" w:author="Nozimjon Ortiqov" w:date="2026-02-24T13:39:00Z" w16du:dateUtc="2026-02-24T08:39:00Z">
            <w:rPr>
              <w:rFonts w:ascii="Roboto" w:eastAsia="Times New Roman" w:hAnsi="Roboto"/>
              <w:sz w:val="24"/>
              <w:szCs w:val="24"/>
              <w:lang w:val="uz-Cyrl-UZ"/>
            </w:rPr>
          </w:rPrChange>
        </w:rPr>
        <w:t>1.3. Оилавий ҳолатингиз:</w:t>
      </w:r>
    </w:p>
    <w:p w14:paraId="62BB5C3D" w14:textId="77777777" w:rsidR="00B76C54" w:rsidRPr="001063BF" w:rsidRDefault="00B76C54">
      <w:pPr>
        <w:spacing w:after="0" w:line="288" w:lineRule="auto"/>
        <w:rPr>
          <w:rFonts w:ascii="Roboto" w:eastAsia="Times New Roman" w:hAnsi="Roboto"/>
          <w:lang w:val="uz-Cyrl-UZ"/>
          <w:rPrChange w:id="7927" w:author="Nozimjon Ortiqov" w:date="2026-02-24T13:39:00Z" w16du:dateUtc="2026-02-24T08:39:00Z">
            <w:rPr>
              <w:rFonts w:ascii="Roboto" w:eastAsia="Times New Roman" w:hAnsi="Roboto"/>
              <w:sz w:val="24"/>
              <w:szCs w:val="24"/>
              <w:lang w:val="uz-Cyrl-UZ"/>
            </w:rPr>
          </w:rPrChange>
        </w:rPr>
        <w:pPrChange w:id="7928" w:author="Nozimjon Ortiqov" w:date="2026-02-24T13:40:00Z" w16du:dateUtc="2026-02-24T08:40:00Z">
          <w:pPr>
            <w:spacing w:before="240" w:after="240" w:line="288" w:lineRule="auto"/>
          </w:pPr>
        </w:pPrChange>
      </w:pPr>
      <w:r w:rsidRPr="001063BF">
        <w:rPr>
          <w:rFonts w:ascii="Roboto" w:eastAsia="Times New Roman" w:hAnsi="Roboto"/>
          <w:lang w:val="uz-Cyrl-UZ"/>
          <w:rPrChange w:id="7929" w:author="Nozimjon Ortiqov" w:date="2026-02-24T13:39:00Z" w16du:dateUtc="2026-02-24T08:39:00Z">
            <w:rPr>
              <w:rFonts w:ascii="Roboto" w:eastAsia="Times New Roman" w:hAnsi="Roboto"/>
              <w:sz w:val="24"/>
              <w:szCs w:val="24"/>
              <w:lang w:val="uz-Cyrl-UZ"/>
            </w:rPr>
          </w:rPrChange>
        </w:rPr>
        <w:t>O Турмуш қурмаган</w:t>
      </w:r>
    </w:p>
    <w:p w14:paraId="48CE7730" w14:textId="77777777" w:rsidR="00B76C54" w:rsidRPr="001063BF" w:rsidRDefault="00B76C54">
      <w:pPr>
        <w:spacing w:after="0" w:line="288" w:lineRule="auto"/>
        <w:rPr>
          <w:rFonts w:ascii="Roboto" w:eastAsia="Times New Roman" w:hAnsi="Roboto"/>
          <w:lang w:val="uz-Cyrl-UZ"/>
          <w:rPrChange w:id="7930" w:author="Nozimjon Ortiqov" w:date="2026-02-24T13:39:00Z" w16du:dateUtc="2026-02-24T08:39:00Z">
            <w:rPr>
              <w:rFonts w:ascii="Roboto" w:eastAsia="Times New Roman" w:hAnsi="Roboto"/>
              <w:sz w:val="24"/>
              <w:szCs w:val="24"/>
              <w:lang w:val="uz-Cyrl-UZ"/>
            </w:rPr>
          </w:rPrChange>
        </w:rPr>
        <w:pPrChange w:id="7931" w:author="Nozimjon Ortiqov" w:date="2026-02-24T13:40:00Z" w16du:dateUtc="2026-02-24T08:40:00Z">
          <w:pPr>
            <w:spacing w:before="240" w:after="240" w:line="288" w:lineRule="auto"/>
          </w:pPr>
        </w:pPrChange>
      </w:pPr>
      <w:r w:rsidRPr="001063BF">
        <w:rPr>
          <w:rFonts w:ascii="Roboto" w:eastAsia="Times New Roman" w:hAnsi="Roboto"/>
          <w:lang w:val="uz-Cyrl-UZ"/>
          <w:rPrChange w:id="7932" w:author="Nozimjon Ortiqov" w:date="2026-02-24T13:39:00Z" w16du:dateUtc="2026-02-24T08:39:00Z">
            <w:rPr>
              <w:rFonts w:ascii="Roboto" w:eastAsia="Times New Roman" w:hAnsi="Roboto"/>
              <w:sz w:val="24"/>
              <w:szCs w:val="24"/>
              <w:lang w:val="uz-Cyrl-UZ"/>
            </w:rPr>
          </w:rPrChange>
        </w:rPr>
        <w:t>O Турмуш қурган</w:t>
      </w:r>
    </w:p>
    <w:p w14:paraId="33BF3CE9" w14:textId="77777777" w:rsidR="00B76C54" w:rsidRPr="001063BF" w:rsidRDefault="00B76C54">
      <w:pPr>
        <w:spacing w:after="0" w:line="288" w:lineRule="auto"/>
        <w:rPr>
          <w:rFonts w:ascii="Roboto" w:eastAsia="Times New Roman" w:hAnsi="Roboto"/>
          <w:lang w:val="uz-Cyrl-UZ"/>
          <w:rPrChange w:id="7933" w:author="Nozimjon Ortiqov" w:date="2026-02-24T13:39:00Z" w16du:dateUtc="2026-02-24T08:39:00Z">
            <w:rPr>
              <w:rFonts w:ascii="Roboto" w:eastAsia="Times New Roman" w:hAnsi="Roboto"/>
              <w:sz w:val="24"/>
              <w:szCs w:val="24"/>
              <w:lang w:val="uz-Cyrl-UZ"/>
            </w:rPr>
          </w:rPrChange>
        </w:rPr>
        <w:pPrChange w:id="7934" w:author="Nozimjon Ortiqov" w:date="2026-02-24T13:40:00Z" w16du:dateUtc="2026-02-24T08:40:00Z">
          <w:pPr>
            <w:spacing w:before="240" w:after="240" w:line="288" w:lineRule="auto"/>
          </w:pPr>
        </w:pPrChange>
      </w:pPr>
      <w:r w:rsidRPr="001063BF">
        <w:rPr>
          <w:rFonts w:ascii="Roboto" w:eastAsia="Times New Roman" w:hAnsi="Roboto"/>
          <w:lang w:val="uz-Cyrl-UZ"/>
          <w:rPrChange w:id="7935" w:author="Nozimjon Ortiqov" w:date="2026-02-24T13:39:00Z" w16du:dateUtc="2026-02-24T08:39:00Z">
            <w:rPr>
              <w:rFonts w:ascii="Roboto" w:eastAsia="Times New Roman" w:hAnsi="Roboto"/>
              <w:sz w:val="24"/>
              <w:szCs w:val="24"/>
              <w:lang w:val="uz-Cyrl-UZ"/>
            </w:rPr>
          </w:rPrChange>
        </w:rPr>
        <w:t>O Бевa/Ажрашган</w:t>
      </w:r>
    </w:p>
    <w:p w14:paraId="4A9093A1"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36" w:author="Nozimjon Ortiqov" w:date="2026-02-24T13:39:00Z" w16du:dateUtc="2026-02-24T08:39:00Z">
            <w:rPr>
              <w:rFonts w:ascii="Roboto" w:eastAsia="Times New Roman" w:hAnsi="Roboto"/>
              <w:sz w:val="24"/>
              <w:szCs w:val="24"/>
              <w:lang w:val="uz-Cyrl-UZ"/>
            </w:rPr>
          </w:rPrChange>
        </w:rPr>
        <w:pPrChange w:id="793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38" w:author="Nozimjon Ortiqov" w:date="2026-02-24T13:39:00Z" w16du:dateUtc="2026-02-24T08:39:00Z">
            <w:rPr>
              <w:rFonts w:ascii="Roboto" w:eastAsia="Times New Roman" w:hAnsi="Roboto"/>
              <w:sz w:val="24"/>
              <w:szCs w:val="24"/>
              <w:lang w:val="uz-Cyrl-UZ"/>
            </w:rPr>
          </w:rPrChange>
        </w:rPr>
        <w:t>1.4. Маълумотингиз?</w:t>
      </w:r>
    </w:p>
    <w:p w14:paraId="277C714A" w14:textId="77777777" w:rsidR="00B76C54" w:rsidRPr="001063BF" w:rsidRDefault="00B76C54">
      <w:pPr>
        <w:spacing w:after="0" w:line="288" w:lineRule="auto"/>
        <w:rPr>
          <w:rFonts w:ascii="Roboto" w:eastAsia="Times New Roman" w:hAnsi="Roboto"/>
          <w:lang w:val="uz-Cyrl-UZ"/>
          <w:rPrChange w:id="7939" w:author="Nozimjon Ortiqov" w:date="2026-02-24T13:39:00Z" w16du:dateUtc="2026-02-24T08:39:00Z">
            <w:rPr>
              <w:rFonts w:ascii="Roboto" w:eastAsia="Times New Roman" w:hAnsi="Roboto"/>
              <w:sz w:val="24"/>
              <w:szCs w:val="24"/>
              <w:lang w:val="uz-Cyrl-UZ"/>
            </w:rPr>
          </w:rPrChange>
        </w:rPr>
        <w:pPrChange w:id="7940" w:author="Nozimjon Ortiqov" w:date="2026-02-24T13:40:00Z" w16du:dateUtc="2026-02-24T08:40:00Z">
          <w:pPr>
            <w:spacing w:before="240" w:after="240" w:line="288" w:lineRule="auto"/>
          </w:pPr>
        </w:pPrChange>
      </w:pPr>
      <w:r w:rsidRPr="001063BF">
        <w:rPr>
          <w:rFonts w:ascii="Roboto" w:eastAsia="Times New Roman" w:hAnsi="Roboto"/>
          <w:lang w:val="uz-Cyrl-UZ"/>
          <w:rPrChange w:id="7941" w:author="Nozimjon Ortiqov" w:date="2026-02-24T13:39:00Z" w16du:dateUtc="2026-02-24T08:39:00Z">
            <w:rPr>
              <w:rFonts w:ascii="Roboto" w:eastAsia="Times New Roman" w:hAnsi="Roboto"/>
              <w:sz w:val="24"/>
              <w:szCs w:val="24"/>
              <w:lang w:val="uz-Cyrl-UZ"/>
            </w:rPr>
          </w:rPrChange>
        </w:rPr>
        <w:t>O Ўрта таълим (мактаб, лицей)</w:t>
      </w:r>
    </w:p>
    <w:p w14:paraId="6C12E9A4" w14:textId="77777777" w:rsidR="00B76C54" w:rsidRPr="001063BF" w:rsidRDefault="00B76C54">
      <w:pPr>
        <w:spacing w:after="0" w:line="288" w:lineRule="auto"/>
        <w:rPr>
          <w:rFonts w:ascii="Roboto" w:eastAsia="Times New Roman" w:hAnsi="Roboto"/>
          <w:lang w:val="uz-Cyrl-UZ"/>
          <w:rPrChange w:id="7942" w:author="Nozimjon Ortiqov" w:date="2026-02-24T13:39:00Z" w16du:dateUtc="2026-02-24T08:39:00Z">
            <w:rPr>
              <w:rFonts w:ascii="Roboto" w:eastAsia="Times New Roman" w:hAnsi="Roboto"/>
              <w:sz w:val="24"/>
              <w:szCs w:val="24"/>
              <w:lang w:val="uz-Cyrl-UZ"/>
            </w:rPr>
          </w:rPrChange>
        </w:rPr>
        <w:pPrChange w:id="7943" w:author="Nozimjon Ortiqov" w:date="2026-02-24T13:40:00Z" w16du:dateUtc="2026-02-24T08:40:00Z">
          <w:pPr>
            <w:spacing w:before="240" w:after="240" w:line="288" w:lineRule="auto"/>
          </w:pPr>
        </w:pPrChange>
      </w:pPr>
      <w:r w:rsidRPr="001063BF">
        <w:rPr>
          <w:rFonts w:ascii="Roboto" w:eastAsia="Times New Roman" w:hAnsi="Roboto"/>
          <w:lang w:val="uz-Cyrl-UZ"/>
          <w:rPrChange w:id="7944" w:author="Nozimjon Ortiqov" w:date="2026-02-24T13:39:00Z" w16du:dateUtc="2026-02-24T08:39:00Z">
            <w:rPr>
              <w:rFonts w:ascii="Roboto" w:eastAsia="Times New Roman" w:hAnsi="Roboto"/>
              <w:sz w:val="24"/>
              <w:szCs w:val="24"/>
            </w:rPr>
          </w:rPrChange>
        </w:rPr>
        <w:t xml:space="preserve">O </w:t>
      </w:r>
      <w:r w:rsidRPr="001063BF">
        <w:rPr>
          <w:rFonts w:ascii="Roboto" w:eastAsia="Times New Roman" w:hAnsi="Roboto"/>
          <w:lang w:val="uz-Cyrl-UZ"/>
          <w:rPrChange w:id="7945" w:author="Nozimjon Ortiqov" w:date="2026-02-24T13:39:00Z" w16du:dateUtc="2026-02-24T08:39:00Z">
            <w:rPr>
              <w:rFonts w:ascii="Roboto" w:eastAsia="Times New Roman" w:hAnsi="Roboto"/>
              <w:sz w:val="24"/>
              <w:szCs w:val="24"/>
              <w:lang w:val="uz-Cyrl-UZ"/>
            </w:rPr>
          </w:rPrChange>
        </w:rPr>
        <w:t>Ўрта махсус, касб–ҳунар таълими (техникум, коллеж)</w:t>
      </w:r>
    </w:p>
    <w:p w14:paraId="2C9A168A" w14:textId="77777777" w:rsidR="00B76C54" w:rsidRPr="001063BF" w:rsidRDefault="00B76C54">
      <w:pPr>
        <w:spacing w:after="0" w:line="288" w:lineRule="auto"/>
        <w:rPr>
          <w:rFonts w:ascii="Roboto" w:eastAsia="Times New Roman" w:hAnsi="Roboto"/>
          <w:lang w:val="uz-Cyrl-UZ"/>
          <w:rPrChange w:id="7946" w:author="Nozimjon Ortiqov" w:date="2026-02-24T13:39:00Z" w16du:dateUtc="2026-02-24T08:39:00Z">
            <w:rPr>
              <w:rFonts w:ascii="Roboto" w:eastAsia="Times New Roman" w:hAnsi="Roboto"/>
              <w:sz w:val="24"/>
              <w:szCs w:val="24"/>
              <w:lang w:val="uz-Cyrl-UZ"/>
            </w:rPr>
          </w:rPrChange>
        </w:rPr>
        <w:pPrChange w:id="7947" w:author="Nozimjon Ortiqov" w:date="2026-02-24T13:40:00Z" w16du:dateUtc="2026-02-24T08:40:00Z">
          <w:pPr>
            <w:spacing w:before="240" w:after="240" w:line="288" w:lineRule="auto"/>
          </w:pPr>
        </w:pPrChange>
      </w:pPr>
      <w:r w:rsidRPr="001063BF">
        <w:rPr>
          <w:rFonts w:ascii="Roboto" w:eastAsia="Times New Roman" w:hAnsi="Roboto"/>
          <w:lang w:val="uz-Cyrl-UZ"/>
          <w:rPrChange w:id="7948" w:author="Nozimjon Ortiqov" w:date="2026-02-24T13:39:00Z" w16du:dateUtc="2026-02-24T08:39:00Z">
            <w:rPr>
              <w:rFonts w:ascii="Roboto" w:eastAsia="Times New Roman" w:hAnsi="Roboto"/>
              <w:sz w:val="24"/>
              <w:szCs w:val="24"/>
            </w:rPr>
          </w:rPrChange>
        </w:rPr>
        <w:t xml:space="preserve">O </w:t>
      </w:r>
      <w:r w:rsidRPr="001063BF">
        <w:rPr>
          <w:rFonts w:ascii="Roboto" w:eastAsia="Times New Roman" w:hAnsi="Roboto"/>
          <w:lang w:val="uz-Cyrl-UZ"/>
          <w:rPrChange w:id="7949" w:author="Nozimjon Ortiqov" w:date="2026-02-24T13:39:00Z" w16du:dateUtc="2026-02-24T08:39:00Z">
            <w:rPr>
              <w:rFonts w:ascii="Roboto" w:eastAsia="Times New Roman" w:hAnsi="Roboto"/>
              <w:sz w:val="24"/>
              <w:szCs w:val="24"/>
              <w:lang w:val="uz-Cyrl-UZ"/>
            </w:rPr>
          </w:rPrChange>
        </w:rPr>
        <w:t>Олий таълим (бакалавр, магистр в.б.)</w:t>
      </w:r>
    </w:p>
    <w:p w14:paraId="2E5F7D6E"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50" w:author="Nozimjon Ortiqov" w:date="2026-02-24T13:39:00Z" w16du:dateUtc="2026-02-24T08:39:00Z">
            <w:rPr>
              <w:rFonts w:ascii="Roboto" w:eastAsia="Times New Roman" w:hAnsi="Roboto"/>
              <w:sz w:val="24"/>
              <w:szCs w:val="24"/>
              <w:lang w:val="uz-Cyrl-UZ"/>
            </w:rPr>
          </w:rPrChange>
        </w:rPr>
        <w:pPrChange w:id="795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52" w:author="Nozimjon Ortiqov" w:date="2026-02-24T13:39:00Z" w16du:dateUtc="2026-02-24T08:39:00Z">
            <w:rPr>
              <w:rFonts w:ascii="Roboto" w:eastAsia="Times New Roman" w:hAnsi="Roboto"/>
              <w:sz w:val="24"/>
              <w:szCs w:val="24"/>
              <w:lang w:val="uz-Cyrl-UZ"/>
            </w:rPr>
          </w:rPrChange>
        </w:rPr>
        <w:t>1.5. Қуйидагилардан қайси бири сизнинг бандлик ҳолатингизни ифодалайди?</w:t>
      </w:r>
    </w:p>
    <w:p w14:paraId="205BC1E0" w14:textId="77777777" w:rsidR="00B76C54" w:rsidRPr="001063BF" w:rsidRDefault="00B76C54">
      <w:pPr>
        <w:spacing w:after="0" w:line="288" w:lineRule="auto"/>
        <w:rPr>
          <w:rFonts w:ascii="Roboto" w:eastAsia="Times New Roman" w:hAnsi="Roboto"/>
          <w:lang w:val="uz-Cyrl-UZ"/>
          <w:rPrChange w:id="7953" w:author="Nozimjon Ortiqov" w:date="2026-02-24T13:39:00Z" w16du:dateUtc="2026-02-24T08:39:00Z">
            <w:rPr>
              <w:rFonts w:ascii="Roboto" w:eastAsia="Times New Roman" w:hAnsi="Roboto"/>
              <w:sz w:val="24"/>
              <w:szCs w:val="24"/>
              <w:lang w:val="uz-Cyrl-UZ"/>
            </w:rPr>
          </w:rPrChange>
        </w:rPr>
        <w:pPrChange w:id="7954" w:author="Nozimjon Ortiqov" w:date="2026-02-24T13:40:00Z" w16du:dateUtc="2026-02-24T08:40:00Z">
          <w:pPr>
            <w:spacing w:before="240" w:after="240" w:line="288" w:lineRule="auto"/>
          </w:pPr>
        </w:pPrChange>
      </w:pPr>
      <w:r w:rsidRPr="001063BF">
        <w:rPr>
          <w:rFonts w:ascii="Roboto" w:eastAsia="Times New Roman" w:hAnsi="Roboto"/>
          <w:lang w:val="uz-Cyrl-UZ"/>
          <w:rPrChange w:id="7955" w:author="Nozimjon Ortiqov" w:date="2026-02-24T13:39:00Z" w16du:dateUtc="2026-02-24T08:39:00Z">
            <w:rPr>
              <w:rFonts w:ascii="Roboto" w:eastAsia="Times New Roman" w:hAnsi="Roboto"/>
              <w:sz w:val="24"/>
              <w:szCs w:val="24"/>
              <w:lang w:val="uz-Cyrl-UZ"/>
            </w:rPr>
          </w:rPrChange>
        </w:rPr>
        <w:t xml:space="preserve">O Давлат ташкилотида ишлайман </w:t>
      </w:r>
    </w:p>
    <w:p w14:paraId="7B296AD7" w14:textId="77777777" w:rsidR="00B76C54" w:rsidRPr="001063BF" w:rsidRDefault="00B76C54">
      <w:pPr>
        <w:spacing w:after="0" w:line="288" w:lineRule="auto"/>
        <w:rPr>
          <w:rFonts w:ascii="Roboto" w:eastAsia="Times New Roman" w:hAnsi="Roboto"/>
          <w:lang w:val="uz-Cyrl-UZ"/>
          <w:rPrChange w:id="7956" w:author="Nozimjon Ortiqov" w:date="2026-02-24T13:39:00Z" w16du:dateUtc="2026-02-24T08:39:00Z">
            <w:rPr>
              <w:rFonts w:ascii="Roboto" w:eastAsia="Times New Roman" w:hAnsi="Roboto"/>
              <w:sz w:val="24"/>
              <w:szCs w:val="24"/>
              <w:lang w:val="uz-Cyrl-UZ"/>
            </w:rPr>
          </w:rPrChange>
        </w:rPr>
        <w:pPrChange w:id="7957" w:author="Nozimjon Ortiqov" w:date="2026-02-24T13:40:00Z" w16du:dateUtc="2026-02-24T08:40:00Z">
          <w:pPr>
            <w:spacing w:before="240" w:after="240" w:line="288" w:lineRule="auto"/>
          </w:pPr>
        </w:pPrChange>
      </w:pPr>
      <w:r w:rsidRPr="001063BF">
        <w:rPr>
          <w:rFonts w:ascii="Roboto" w:eastAsia="Times New Roman" w:hAnsi="Roboto"/>
          <w:lang w:val="uz-Cyrl-UZ"/>
          <w:rPrChange w:id="7958" w:author="Nozimjon Ortiqov" w:date="2026-02-24T13:39:00Z" w16du:dateUtc="2026-02-24T08:39:00Z">
            <w:rPr>
              <w:rFonts w:ascii="Roboto" w:eastAsia="Times New Roman" w:hAnsi="Roboto"/>
              <w:sz w:val="24"/>
              <w:szCs w:val="24"/>
              <w:lang w:val="uz-Cyrl-UZ"/>
            </w:rPr>
          </w:rPrChange>
        </w:rPr>
        <w:t>O Хусусий секторда ёлланиб ишлайман</w:t>
      </w:r>
      <w:r w:rsidRPr="001063BF" w:rsidDel="00D24B54">
        <w:rPr>
          <w:rFonts w:ascii="Roboto" w:eastAsia="Times New Roman" w:hAnsi="Roboto"/>
          <w:lang w:val="uz-Cyrl-UZ"/>
          <w:rPrChange w:id="7959" w:author="Nozimjon Ortiqov" w:date="2026-02-24T13:39:00Z" w16du:dateUtc="2026-02-24T08:39:00Z">
            <w:rPr>
              <w:rFonts w:ascii="Roboto" w:eastAsia="Times New Roman" w:hAnsi="Roboto"/>
              <w:sz w:val="24"/>
              <w:szCs w:val="24"/>
              <w:lang w:val="uz-Cyrl-UZ"/>
            </w:rPr>
          </w:rPrChange>
        </w:rPr>
        <w:t xml:space="preserve"> </w:t>
      </w:r>
      <w:r w:rsidRPr="001063BF">
        <w:rPr>
          <w:rFonts w:ascii="Roboto" w:eastAsia="Times New Roman" w:hAnsi="Roboto"/>
          <w:i/>
          <w:iCs/>
          <w:lang w:val="uz-Cyrl-UZ"/>
          <w:rPrChange w:id="7960" w:author="Nozimjon Ortiqov" w:date="2026-02-24T13:39:00Z" w16du:dateUtc="2026-02-24T08:39:00Z">
            <w:rPr>
              <w:rFonts w:ascii="Roboto" w:eastAsia="Times New Roman" w:hAnsi="Roboto"/>
              <w:i/>
              <w:iCs/>
              <w:sz w:val="24"/>
              <w:szCs w:val="24"/>
              <w:lang w:val="uz-Cyrl-UZ"/>
            </w:rPr>
          </w:rPrChange>
        </w:rPr>
        <w:t>(корхона, фирма, ташкилот в.б.)</w:t>
      </w:r>
    </w:p>
    <w:p w14:paraId="7EF4AA58" w14:textId="77777777" w:rsidR="00B76C54" w:rsidRPr="001063BF" w:rsidRDefault="00B76C54">
      <w:pPr>
        <w:spacing w:after="0" w:line="288" w:lineRule="auto"/>
        <w:rPr>
          <w:rFonts w:ascii="Roboto" w:eastAsia="Times New Roman" w:hAnsi="Roboto"/>
          <w:lang w:val="uz-Cyrl-UZ"/>
          <w:rPrChange w:id="7961" w:author="Nozimjon Ortiqov" w:date="2026-02-24T13:39:00Z" w16du:dateUtc="2026-02-24T08:39:00Z">
            <w:rPr>
              <w:rFonts w:ascii="Roboto" w:eastAsia="Times New Roman" w:hAnsi="Roboto"/>
              <w:sz w:val="24"/>
              <w:szCs w:val="24"/>
              <w:lang w:val="uz-Cyrl-UZ"/>
            </w:rPr>
          </w:rPrChange>
        </w:rPr>
        <w:pPrChange w:id="7962" w:author="Nozimjon Ortiqov" w:date="2026-02-24T13:40:00Z" w16du:dateUtc="2026-02-24T08:40:00Z">
          <w:pPr>
            <w:spacing w:before="240" w:after="240" w:line="288" w:lineRule="auto"/>
          </w:pPr>
        </w:pPrChange>
      </w:pPr>
      <w:r w:rsidRPr="001063BF">
        <w:rPr>
          <w:rFonts w:ascii="Roboto" w:eastAsia="Times New Roman" w:hAnsi="Roboto"/>
          <w:lang w:val="uz-Cyrl-UZ"/>
          <w:rPrChange w:id="7963" w:author="Nozimjon Ortiqov" w:date="2026-02-24T13:39:00Z" w16du:dateUtc="2026-02-24T08:39:00Z">
            <w:rPr>
              <w:rFonts w:ascii="Roboto" w:eastAsia="Times New Roman" w:hAnsi="Roboto"/>
              <w:sz w:val="24"/>
              <w:szCs w:val="24"/>
              <w:lang w:val="uz-Cyrl-UZ"/>
            </w:rPr>
          </w:rPrChange>
        </w:rPr>
        <w:t xml:space="preserve">O Ўз–ўзини банд қилган / мустақил тадбиркор </w:t>
      </w:r>
    </w:p>
    <w:p w14:paraId="0B37F5EC" w14:textId="77777777" w:rsidR="00B76C54" w:rsidRPr="001063BF" w:rsidRDefault="00B76C54">
      <w:pPr>
        <w:spacing w:after="0" w:line="288" w:lineRule="auto"/>
        <w:rPr>
          <w:rFonts w:ascii="Roboto" w:eastAsia="Times New Roman" w:hAnsi="Roboto"/>
          <w:lang w:val="uz-Cyrl-UZ"/>
          <w:rPrChange w:id="7964" w:author="Nozimjon Ortiqov" w:date="2026-02-24T13:39:00Z" w16du:dateUtc="2026-02-24T08:39:00Z">
            <w:rPr>
              <w:rFonts w:ascii="Roboto" w:eastAsia="Times New Roman" w:hAnsi="Roboto"/>
              <w:sz w:val="24"/>
              <w:szCs w:val="24"/>
              <w:lang w:val="uz-Cyrl-UZ"/>
            </w:rPr>
          </w:rPrChange>
        </w:rPr>
        <w:pPrChange w:id="7965" w:author="Nozimjon Ortiqov" w:date="2026-02-24T13:40:00Z" w16du:dateUtc="2026-02-24T08:40:00Z">
          <w:pPr>
            <w:spacing w:before="240" w:after="240" w:line="288" w:lineRule="auto"/>
          </w:pPr>
        </w:pPrChange>
      </w:pPr>
      <w:r w:rsidRPr="001063BF">
        <w:rPr>
          <w:rFonts w:ascii="Roboto" w:eastAsia="Times New Roman" w:hAnsi="Roboto"/>
          <w:lang w:val="uz-Cyrl-UZ"/>
          <w:rPrChange w:id="7966" w:author="Nozimjon Ortiqov" w:date="2026-02-24T13:39:00Z" w16du:dateUtc="2026-02-24T08:39:00Z">
            <w:rPr>
              <w:rFonts w:ascii="Roboto" w:eastAsia="Times New Roman" w:hAnsi="Roboto"/>
              <w:sz w:val="24"/>
              <w:szCs w:val="24"/>
              <w:lang w:val="uz-Cyrl-UZ"/>
            </w:rPr>
          </w:rPrChange>
        </w:rPr>
        <w:t>O Талаба / Ўқувчи</w:t>
      </w:r>
      <w:r w:rsidRPr="001063BF" w:rsidDel="00270F2A">
        <w:rPr>
          <w:rFonts w:ascii="Roboto" w:eastAsia="Times New Roman" w:hAnsi="Roboto"/>
          <w:lang w:val="uz-Cyrl-UZ"/>
          <w:rPrChange w:id="7967" w:author="Nozimjon Ortiqov" w:date="2026-02-24T13:39:00Z" w16du:dateUtc="2026-02-24T08:39:00Z">
            <w:rPr>
              <w:rFonts w:ascii="Roboto" w:eastAsia="Times New Roman" w:hAnsi="Roboto"/>
              <w:sz w:val="24"/>
              <w:szCs w:val="24"/>
              <w:lang w:val="uz-Cyrl-UZ"/>
            </w:rPr>
          </w:rPrChange>
        </w:rPr>
        <w:t xml:space="preserve"> </w:t>
      </w:r>
    </w:p>
    <w:p w14:paraId="7CE20D43" w14:textId="77777777" w:rsidR="00B76C54" w:rsidRPr="001063BF" w:rsidRDefault="00B76C54">
      <w:pPr>
        <w:spacing w:after="0" w:line="288" w:lineRule="auto"/>
        <w:rPr>
          <w:rFonts w:ascii="Roboto" w:eastAsia="Times New Roman" w:hAnsi="Roboto"/>
          <w:lang w:val="uz-Cyrl-UZ"/>
          <w:rPrChange w:id="7968" w:author="Nozimjon Ortiqov" w:date="2026-02-24T13:39:00Z" w16du:dateUtc="2026-02-24T08:39:00Z">
            <w:rPr>
              <w:rFonts w:ascii="Roboto" w:eastAsia="Times New Roman" w:hAnsi="Roboto"/>
              <w:sz w:val="24"/>
              <w:szCs w:val="24"/>
              <w:lang w:val="uz-Cyrl-UZ"/>
            </w:rPr>
          </w:rPrChange>
        </w:rPr>
        <w:pPrChange w:id="7969" w:author="Nozimjon Ortiqov" w:date="2026-02-24T13:40:00Z" w16du:dateUtc="2026-02-24T08:40:00Z">
          <w:pPr>
            <w:spacing w:before="240" w:after="240" w:line="288" w:lineRule="auto"/>
          </w:pPr>
        </w:pPrChange>
      </w:pPr>
      <w:r w:rsidRPr="001063BF">
        <w:rPr>
          <w:rFonts w:ascii="Roboto" w:eastAsia="Times New Roman" w:hAnsi="Roboto"/>
          <w:lang w:val="uz-Cyrl-UZ"/>
          <w:rPrChange w:id="7970" w:author="Nozimjon Ortiqov" w:date="2026-02-24T13:39:00Z" w16du:dateUtc="2026-02-24T08:39:00Z">
            <w:rPr>
              <w:rFonts w:ascii="Roboto" w:eastAsia="Times New Roman" w:hAnsi="Roboto"/>
              <w:sz w:val="24"/>
              <w:szCs w:val="24"/>
              <w:lang w:val="uz-Cyrl-UZ"/>
            </w:rPr>
          </w:rPrChange>
        </w:rPr>
        <w:t>O Нафақадаман</w:t>
      </w:r>
    </w:p>
    <w:p w14:paraId="0723BBD4" w14:textId="77777777" w:rsidR="00B76C54" w:rsidRPr="001063BF" w:rsidRDefault="00B76C54">
      <w:pPr>
        <w:spacing w:after="0" w:line="288" w:lineRule="auto"/>
        <w:rPr>
          <w:rFonts w:ascii="Roboto" w:eastAsia="Times New Roman" w:hAnsi="Roboto"/>
          <w:lang w:val="uz-Cyrl-UZ"/>
          <w:rPrChange w:id="7971" w:author="Nozimjon Ortiqov" w:date="2026-02-24T13:39:00Z" w16du:dateUtc="2026-02-24T08:39:00Z">
            <w:rPr>
              <w:rFonts w:ascii="Roboto" w:eastAsia="Times New Roman" w:hAnsi="Roboto"/>
              <w:sz w:val="24"/>
              <w:szCs w:val="24"/>
              <w:lang w:val="uz-Cyrl-UZ"/>
            </w:rPr>
          </w:rPrChange>
        </w:rPr>
        <w:pPrChange w:id="7972" w:author="Nozimjon Ortiqov" w:date="2026-02-24T13:40:00Z" w16du:dateUtc="2026-02-24T08:40:00Z">
          <w:pPr>
            <w:spacing w:before="240" w:after="240" w:line="288" w:lineRule="auto"/>
          </w:pPr>
        </w:pPrChange>
      </w:pPr>
      <w:r w:rsidRPr="001063BF">
        <w:rPr>
          <w:rFonts w:ascii="Roboto" w:eastAsia="Times New Roman" w:hAnsi="Roboto"/>
          <w:lang w:val="uz-Cyrl-UZ"/>
          <w:rPrChange w:id="7973" w:author="Nozimjon Ortiqov" w:date="2026-02-24T13:39:00Z" w16du:dateUtc="2026-02-24T08:39:00Z">
            <w:rPr>
              <w:rFonts w:ascii="Roboto" w:eastAsia="Times New Roman" w:hAnsi="Roboto"/>
              <w:sz w:val="24"/>
              <w:szCs w:val="24"/>
              <w:lang w:val="uz-Cyrl-UZ"/>
            </w:rPr>
          </w:rPrChange>
        </w:rPr>
        <w:t>O Вақтинча ишламайман / иш қидиряпман</w:t>
      </w:r>
    </w:p>
    <w:p w14:paraId="00E96A7E" w14:textId="77777777" w:rsidR="00B76C54" w:rsidRPr="001063BF" w:rsidRDefault="00B76C54">
      <w:pPr>
        <w:spacing w:after="0" w:line="288" w:lineRule="auto"/>
        <w:rPr>
          <w:rFonts w:ascii="Roboto" w:eastAsia="Times New Roman" w:hAnsi="Roboto"/>
          <w:lang w:val="uz-Cyrl-UZ"/>
          <w:rPrChange w:id="7974" w:author="Nozimjon Ortiqov" w:date="2026-02-24T13:39:00Z" w16du:dateUtc="2026-02-24T08:39:00Z">
            <w:rPr>
              <w:rFonts w:ascii="Roboto" w:eastAsia="Times New Roman" w:hAnsi="Roboto"/>
              <w:sz w:val="24"/>
              <w:szCs w:val="24"/>
              <w:lang w:val="uz-Cyrl-UZ"/>
            </w:rPr>
          </w:rPrChange>
        </w:rPr>
        <w:pPrChange w:id="7975" w:author="Nozimjon Ortiqov" w:date="2026-02-24T13:40:00Z" w16du:dateUtc="2026-02-24T08:40:00Z">
          <w:pPr>
            <w:spacing w:before="240" w:after="240" w:line="288" w:lineRule="auto"/>
          </w:pPr>
        </w:pPrChange>
      </w:pPr>
      <w:r w:rsidRPr="001063BF">
        <w:rPr>
          <w:rFonts w:ascii="Roboto" w:eastAsia="Times New Roman" w:hAnsi="Roboto"/>
          <w:lang w:val="uz-Cyrl-UZ"/>
          <w:rPrChange w:id="7976" w:author="Nozimjon Ortiqov" w:date="2026-02-24T13:39:00Z" w16du:dateUtc="2026-02-24T08:39:00Z">
            <w:rPr>
              <w:rFonts w:ascii="Roboto" w:eastAsia="Times New Roman" w:hAnsi="Roboto"/>
              <w:sz w:val="24"/>
              <w:szCs w:val="24"/>
              <w:lang w:val="uz-Cyrl-UZ"/>
            </w:rPr>
          </w:rPrChange>
        </w:rPr>
        <w:t>O Уй бекаси / болага қарайман</w:t>
      </w:r>
      <w:r w:rsidRPr="001063BF" w:rsidDel="00270F2A">
        <w:rPr>
          <w:rFonts w:ascii="Roboto" w:eastAsia="Times New Roman" w:hAnsi="Roboto"/>
          <w:lang w:val="uz-Cyrl-UZ"/>
          <w:rPrChange w:id="7977" w:author="Nozimjon Ortiqov" w:date="2026-02-24T13:39:00Z" w16du:dateUtc="2026-02-24T08:39:00Z">
            <w:rPr>
              <w:rFonts w:ascii="Roboto" w:eastAsia="Times New Roman" w:hAnsi="Roboto"/>
              <w:sz w:val="24"/>
              <w:szCs w:val="24"/>
              <w:lang w:val="uz-Cyrl-UZ"/>
            </w:rPr>
          </w:rPrChange>
        </w:rPr>
        <w:t xml:space="preserve"> </w:t>
      </w:r>
    </w:p>
    <w:p w14:paraId="15A71946" w14:textId="77777777" w:rsidR="00B76C54" w:rsidRPr="001063BF" w:rsidRDefault="00B76C54">
      <w:pPr>
        <w:spacing w:after="0" w:line="288" w:lineRule="auto"/>
        <w:rPr>
          <w:rFonts w:ascii="Roboto" w:eastAsia="Times New Roman" w:hAnsi="Roboto"/>
          <w:lang w:val="uz-Cyrl-UZ"/>
          <w:rPrChange w:id="7978" w:author="Nozimjon Ortiqov" w:date="2026-02-24T13:39:00Z" w16du:dateUtc="2026-02-24T08:39:00Z">
            <w:rPr>
              <w:rFonts w:ascii="Roboto" w:eastAsia="Times New Roman" w:hAnsi="Roboto"/>
              <w:sz w:val="24"/>
              <w:szCs w:val="24"/>
              <w:lang w:val="uz-Cyrl-UZ"/>
            </w:rPr>
          </w:rPrChange>
        </w:rPr>
        <w:pPrChange w:id="7979" w:author="Nozimjon Ortiqov" w:date="2026-02-24T13:40:00Z" w16du:dateUtc="2026-02-24T08:40:00Z">
          <w:pPr>
            <w:spacing w:before="240" w:after="240" w:line="288" w:lineRule="auto"/>
          </w:pPr>
        </w:pPrChange>
      </w:pPr>
      <w:r w:rsidRPr="001063BF">
        <w:rPr>
          <w:rFonts w:ascii="Roboto" w:eastAsia="Times New Roman" w:hAnsi="Roboto"/>
          <w:lang w:val="uz-Cyrl-UZ"/>
          <w:rPrChange w:id="7980" w:author="Nozimjon Ortiqov" w:date="2026-02-24T13:39:00Z" w16du:dateUtc="2026-02-24T08:39:00Z">
            <w:rPr>
              <w:rFonts w:ascii="Roboto" w:eastAsia="Times New Roman" w:hAnsi="Roboto"/>
              <w:sz w:val="24"/>
              <w:szCs w:val="24"/>
              <w:lang w:val="uz-Cyrl-UZ"/>
            </w:rPr>
          </w:rPrChange>
        </w:rPr>
        <w:t>O Жавоб беришга қийналаман</w:t>
      </w:r>
    </w:p>
    <w:p w14:paraId="4681606E" w14:textId="77777777" w:rsidR="00B76C54" w:rsidRPr="001063BF" w:rsidRDefault="00B76C54">
      <w:pPr>
        <w:spacing w:after="0" w:line="288" w:lineRule="auto"/>
        <w:rPr>
          <w:rFonts w:ascii="Roboto" w:eastAsia="Times New Roman" w:hAnsi="Roboto"/>
          <w:lang w:val="uz-Cyrl-UZ"/>
          <w:rPrChange w:id="7981" w:author="Nozimjon Ortiqov" w:date="2026-02-24T13:39:00Z" w16du:dateUtc="2026-02-24T08:39:00Z">
            <w:rPr>
              <w:rFonts w:ascii="Roboto" w:eastAsia="Times New Roman" w:hAnsi="Roboto"/>
              <w:sz w:val="24"/>
              <w:szCs w:val="24"/>
              <w:lang w:val="uz-Cyrl-UZ"/>
            </w:rPr>
          </w:rPrChange>
        </w:rPr>
        <w:pPrChange w:id="7982" w:author="Nozimjon Ortiqov" w:date="2026-02-24T13:40:00Z" w16du:dateUtc="2026-02-24T08:40:00Z">
          <w:pPr>
            <w:spacing w:before="240" w:after="240" w:line="288" w:lineRule="auto"/>
          </w:pPr>
        </w:pPrChange>
      </w:pPr>
      <w:r w:rsidRPr="001063BF">
        <w:rPr>
          <w:rFonts w:ascii="Roboto" w:eastAsia="Times New Roman" w:hAnsi="Roboto"/>
          <w:lang w:val="uz-Cyrl-UZ"/>
          <w:rPrChange w:id="7983" w:author="Nozimjon Ortiqov" w:date="2026-02-24T13:39:00Z" w16du:dateUtc="2026-02-24T08:39:00Z">
            <w:rPr>
              <w:rFonts w:ascii="Roboto" w:eastAsia="Times New Roman" w:hAnsi="Roboto"/>
              <w:sz w:val="24"/>
              <w:szCs w:val="24"/>
              <w:lang w:val="uz-Cyrl-UZ"/>
            </w:rPr>
          </w:rPrChange>
        </w:rPr>
        <w:t>O Бошқа ___</w:t>
      </w:r>
    </w:p>
    <w:p w14:paraId="6C5D44AC"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84" w:author="Nozimjon Ortiqov" w:date="2026-02-24T13:39:00Z" w16du:dateUtc="2026-02-24T08:39:00Z">
            <w:rPr>
              <w:rFonts w:ascii="Roboto" w:eastAsia="Times New Roman" w:hAnsi="Roboto"/>
              <w:sz w:val="24"/>
              <w:szCs w:val="24"/>
              <w:lang w:val="uz-Cyrl-UZ"/>
            </w:rPr>
          </w:rPrChange>
        </w:rPr>
        <w:pPrChange w:id="798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86" w:author="Nozimjon Ortiqov" w:date="2026-02-24T13:39:00Z" w16du:dateUtc="2026-02-24T08:39:00Z">
            <w:rPr>
              <w:rFonts w:ascii="Roboto" w:eastAsia="Times New Roman" w:hAnsi="Roboto"/>
              <w:sz w:val="24"/>
              <w:szCs w:val="24"/>
              <w:lang w:val="uz-Cyrl-UZ"/>
            </w:rPr>
          </w:rPrChange>
        </w:rPr>
        <w:t>1.6 Уй хўжалигингиз жами аъзолари сони нечта?</w:t>
      </w:r>
    </w:p>
    <w:p w14:paraId="51206183" w14:textId="77777777" w:rsidR="00B76C54" w:rsidRPr="001063BF" w:rsidRDefault="00B76C54">
      <w:pPr>
        <w:shd w:val="clear" w:color="auto" w:fill="FFFFFF" w:themeFill="background1"/>
        <w:spacing w:after="0" w:line="288" w:lineRule="auto"/>
        <w:rPr>
          <w:rFonts w:ascii="Roboto" w:eastAsia="Times New Roman" w:hAnsi="Roboto"/>
          <w:lang w:val="uz-Cyrl-UZ"/>
          <w:rPrChange w:id="7987" w:author="Nozimjon Ortiqov" w:date="2026-02-24T13:39:00Z" w16du:dateUtc="2026-02-24T08:39:00Z">
            <w:rPr>
              <w:rFonts w:ascii="Roboto" w:eastAsia="Times New Roman" w:hAnsi="Roboto"/>
              <w:sz w:val="24"/>
              <w:szCs w:val="24"/>
            </w:rPr>
          </w:rPrChange>
        </w:rPr>
        <w:pPrChange w:id="7988" w:author="Nozimjon Ortiqov" w:date="2026-02-24T13:40:00Z" w16du:dateUtc="2026-02-24T08:40:00Z">
          <w:pPr>
            <w:shd w:val="clear" w:color="auto" w:fill="FFFFFF" w:themeFill="background1"/>
            <w:spacing w:before="240" w:after="240" w:line="288" w:lineRule="auto"/>
          </w:pPr>
        </w:pPrChange>
      </w:pPr>
      <w:r w:rsidRPr="001063BF">
        <w:rPr>
          <w:rFonts w:ascii="Roboto" w:eastAsia="Times New Roman" w:hAnsi="Roboto"/>
          <w:lang w:val="uz-Cyrl-UZ"/>
          <w:rPrChange w:id="7989" w:author="Nozimjon Ortiqov" w:date="2026-02-24T13:39:00Z" w16du:dateUtc="2026-02-24T08:39:00Z">
            <w:rPr>
              <w:rFonts w:ascii="Roboto" w:eastAsia="Times New Roman" w:hAnsi="Roboto"/>
              <w:sz w:val="24"/>
              <w:szCs w:val="24"/>
            </w:rPr>
          </w:rPrChange>
        </w:rPr>
        <w:t>O _____ нафар</w:t>
      </w:r>
    </w:p>
    <w:p w14:paraId="6249AF23"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7990" w:author="Nozimjon Ortiqov" w:date="2026-02-24T13:39:00Z" w16du:dateUtc="2026-02-24T08:39:00Z">
            <w:rPr>
              <w:rFonts w:ascii="Roboto" w:eastAsia="Times New Roman" w:hAnsi="Roboto"/>
              <w:sz w:val="24"/>
              <w:szCs w:val="24"/>
            </w:rPr>
          </w:rPrChange>
        </w:rPr>
        <w:pPrChange w:id="799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92" w:author="Nozimjon Ortiqov" w:date="2026-02-24T13:39:00Z" w16du:dateUtc="2026-02-24T08:39:00Z">
            <w:rPr>
              <w:rFonts w:ascii="Roboto" w:eastAsia="Times New Roman" w:hAnsi="Roboto"/>
              <w:sz w:val="24"/>
              <w:szCs w:val="24"/>
              <w:lang w:val="uz-Cyrl-UZ"/>
            </w:rPr>
          </w:rPrChange>
        </w:rPr>
        <w:t>1.7. Уй хўжалигингиз</w:t>
      </w:r>
      <w:r w:rsidRPr="001063BF">
        <w:rPr>
          <w:rFonts w:ascii="Roboto" w:eastAsia="Times New Roman" w:hAnsi="Roboto"/>
          <w:lang w:val="uz-Cyrl-UZ"/>
          <w:rPrChange w:id="7993" w:author="Nozimjon Ortiqov" w:date="2026-02-24T13:39:00Z" w16du:dateUtc="2026-02-24T08:39:00Z">
            <w:rPr>
              <w:rFonts w:ascii="Roboto" w:eastAsia="Times New Roman" w:hAnsi="Roboto"/>
              <w:sz w:val="24"/>
              <w:szCs w:val="24"/>
            </w:rPr>
          </w:rPrChange>
        </w:rPr>
        <w:t xml:space="preserve">да неча киши </w:t>
      </w:r>
      <w:r w:rsidRPr="001063BF">
        <w:rPr>
          <w:rFonts w:ascii="Roboto" w:eastAsia="Times New Roman" w:hAnsi="Roboto"/>
          <w:lang w:val="uz-Cyrl-UZ"/>
          <w:rPrChange w:id="7994" w:author="Nozimjon Ortiqov" w:date="2026-02-24T13:39:00Z" w16du:dateUtc="2026-02-24T08:39:00Z">
            <w:rPr>
              <w:rFonts w:ascii="Roboto" w:eastAsia="Times New Roman" w:hAnsi="Roboto"/>
              <w:sz w:val="24"/>
              <w:szCs w:val="24"/>
              <w:lang w:val="uz-Cyrl-UZ"/>
            </w:rPr>
          </w:rPrChange>
        </w:rPr>
        <w:t>даромадли меҳнат (иш)</w:t>
      </w:r>
      <w:r w:rsidRPr="001063BF">
        <w:rPr>
          <w:rFonts w:ascii="Roboto" w:eastAsia="Times New Roman" w:hAnsi="Roboto"/>
          <w:lang w:val="uz-Cyrl-UZ"/>
          <w:rPrChange w:id="7995" w:author="Nozimjon Ortiqov" w:date="2026-02-24T13:39:00Z" w16du:dateUtc="2026-02-24T08:39:00Z">
            <w:rPr>
              <w:rFonts w:ascii="Roboto" w:eastAsia="Times New Roman" w:hAnsi="Roboto"/>
              <w:sz w:val="24"/>
              <w:szCs w:val="24"/>
            </w:rPr>
          </w:rPrChange>
        </w:rPr>
        <w:t xml:space="preserve"> билан банд?</w:t>
      </w:r>
    </w:p>
    <w:p w14:paraId="3FD0B5AB" w14:textId="77777777" w:rsidR="00B76C54" w:rsidRPr="001063BF" w:rsidRDefault="00B76C54">
      <w:pPr>
        <w:shd w:val="clear" w:color="auto" w:fill="FFFFFF" w:themeFill="background1"/>
        <w:spacing w:after="0" w:line="288" w:lineRule="auto"/>
        <w:rPr>
          <w:rFonts w:ascii="Roboto" w:eastAsia="Times New Roman" w:hAnsi="Roboto"/>
          <w:lang w:val="uz-Cyrl-UZ"/>
          <w:rPrChange w:id="7996" w:author="Nozimjon Ortiqov" w:date="2026-02-24T13:39:00Z" w16du:dateUtc="2026-02-24T08:39:00Z">
            <w:rPr>
              <w:rFonts w:ascii="Roboto" w:eastAsia="Times New Roman" w:hAnsi="Roboto"/>
              <w:sz w:val="24"/>
              <w:szCs w:val="24"/>
            </w:rPr>
          </w:rPrChange>
        </w:rPr>
        <w:pPrChange w:id="7997" w:author="Nozimjon Ortiqov" w:date="2026-02-24T13:40:00Z" w16du:dateUtc="2026-02-24T08:40:00Z">
          <w:pPr>
            <w:shd w:val="clear" w:color="auto" w:fill="FFFFFF" w:themeFill="background1"/>
            <w:spacing w:before="240" w:after="240" w:line="288" w:lineRule="auto"/>
          </w:pPr>
        </w:pPrChange>
      </w:pPr>
      <w:r w:rsidRPr="001063BF">
        <w:rPr>
          <w:rFonts w:ascii="Roboto" w:eastAsia="Times New Roman" w:hAnsi="Roboto"/>
          <w:lang w:val="uz-Cyrl-UZ"/>
          <w:rPrChange w:id="7998" w:author="Nozimjon Ortiqov" w:date="2026-02-24T13:39:00Z" w16du:dateUtc="2026-02-24T08:39:00Z">
            <w:rPr>
              <w:rFonts w:ascii="Roboto" w:eastAsia="Times New Roman" w:hAnsi="Roboto"/>
              <w:sz w:val="24"/>
              <w:szCs w:val="24"/>
            </w:rPr>
          </w:rPrChange>
        </w:rPr>
        <w:t>O _____ киши</w:t>
      </w:r>
    </w:p>
    <w:p w14:paraId="44D646CC" w14:textId="77777777" w:rsidR="00B76C54" w:rsidRPr="001063BF" w:rsidRDefault="00B76C54">
      <w:pPr>
        <w:shd w:val="clear" w:color="auto" w:fill="EDEDED" w:themeFill="accent3" w:themeFillTint="33"/>
        <w:spacing w:after="0" w:line="288" w:lineRule="auto"/>
        <w:jc w:val="both"/>
        <w:rPr>
          <w:rFonts w:ascii="Roboto" w:eastAsia="Times New Roman" w:hAnsi="Roboto"/>
          <w:lang w:val="uz-Cyrl-UZ"/>
          <w:rPrChange w:id="7999" w:author="Nozimjon Ortiqov" w:date="2026-02-24T13:39:00Z" w16du:dateUtc="2026-02-24T08:39:00Z">
            <w:rPr>
              <w:rFonts w:ascii="Roboto" w:eastAsia="Times New Roman" w:hAnsi="Roboto"/>
              <w:sz w:val="24"/>
              <w:szCs w:val="24"/>
              <w:lang w:val="uz-Cyrl-UZ"/>
            </w:rPr>
          </w:rPrChange>
        </w:rPr>
        <w:pPrChange w:id="8000" w:author="Nozimjon Ortiqov" w:date="2026-02-24T13:40:00Z" w16du:dateUtc="2026-02-24T08:40:00Z">
          <w:pPr>
            <w:shd w:val="clear" w:color="auto" w:fill="EDEDED" w:themeFill="accent3" w:themeFillTint="33"/>
            <w:spacing w:before="240" w:after="240" w:line="288" w:lineRule="auto"/>
            <w:jc w:val="both"/>
          </w:pPr>
        </w:pPrChange>
      </w:pPr>
      <w:r w:rsidRPr="001063BF">
        <w:rPr>
          <w:rFonts w:ascii="Roboto" w:eastAsia="Times New Roman" w:hAnsi="Roboto"/>
          <w:lang w:val="uz-Cyrl-UZ"/>
          <w:rPrChange w:id="8001" w:author="Nozimjon Ortiqov" w:date="2026-02-24T13:39:00Z" w16du:dateUtc="2026-02-24T08:39:00Z">
            <w:rPr>
              <w:rFonts w:ascii="Roboto" w:eastAsia="Times New Roman" w:hAnsi="Roboto"/>
              <w:sz w:val="24"/>
              <w:szCs w:val="24"/>
              <w:lang w:val="uz-Cyrl-UZ"/>
            </w:rPr>
          </w:rPrChange>
        </w:rPr>
        <w:t xml:space="preserve">1.8. 18 ёшга етмаган фарзандларингиз сони? </w:t>
      </w:r>
      <w:r w:rsidRPr="001063BF">
        <w:rPr>
          <w:rFonts w:ascii="Roboto" w:eastAsia="Times New Roman" w:hAnsi="Roboto"/>
          <w:i/>
          <w:iCs/>
          <w:lang w:val="uz-Cyrl-UZ"/>
          <w:rPrChange w:id="8002" w:author="Nozimjon Ortiqov" w:date="2026-02-24T13:39:00Z" w16du:dateUtc="2026-02-24T08:39:00Z">
            <w:rPr>
              <w:rFonts w:ascii="Roboto" w:eastAsia="Times New Roman" w:hAnsi="Roboto"/>
              <w:i/>
              <w:iCs/>
              <w:sz w:val="24"/>
              <w:szCs w:val="24"/>
              <w:lang w:val="uz-Cyrl-UZ"/>
            </w:rPr>
          </w:rPrChange>
        </w:rPr>
        <w:t>(агар мавжуд бўлмаса ноль кўрсатилади)</w:t>
      </w:r>
    </w:p>
    <w:p w14:paraId="6B66EC9A" w14:textId="77777777" w:rsidR="00B76C54" w:rsidRPr="001063BF" w:rsidRDefault="00B76C54">
      <w:pPr>
        <w:spacing w:after="0" w:line="288" w:lineRule="auto"/>
        <w:rPr>
          <w:rFonts w:ascii="Roboto" w:eastAsia="Times New Roman" w:hAnsi="Roboto"/>
          <w:lang w:val="uz-Cyrl-UZ"/>
          <w:rPrChange w:id="8003" w:author="Nozimjon Ortiqov" w:date="2026-02-24T13:39:00Z" w16du:dateUtc="2026-02-24T08:39:00Z">
            <w:rPr>
              <w:rFonts w:ascii="Roboto" w:eastAsia="Times New Roman" w:hAnsi="Roboto"/>
              <w:sz w:val="24"/>
              <w:szCs w:val="24"/>
              <w:lang w:val="uz-Cyrl-UZ"/>
            </w:rPr>
          </w:rPrChange>
        </w:rPr>
        <w:pPrChange w:id="8004" w:author="Nozimjon Ortiqov" w:date="2026-02-24T13:40:00Z" w16du:dateUtc="2026-02-24T08:40:00Z">
          <w:pPr>
            <w:spacing w:before="240" w:after="240" w:line="288" w:lineRule="auto"/>
          </w:pPr>
        </w:pPrChange>
      </w:pPr>
      <w:r w:rsidRPr="001063BF">
        <w:rPr>
          <w:rFonts w:ascii="Roboto" w:eastAsia="Times New Roman" w:hAnsi="Roboto"/>
          <w:lang w:val="uz-Cyrl-UZ"/>
          <w:rPrChange w:id="8005" w:author="Nozimjon Ortiqov" w:date="2026-02-24T13:39:00Z" w16du:dateUtc="2026-02-24T08:39:00Z">
            <w:rPr>
              <w:rFonts w:ascii="Roboto" w:eastAsia="Times New Roman" w:hAnsi="Roboto"/>
              <w:sz w:val="24"/>
              <w:szCs w:val="24"/>
              <w:lang w:val="uz-Cyrl-UZ"/>
            </w:rPr>
          </w:rPrChange>
        </w:rPr>
        <w:t>O ______</w:t>
      </w:r>
    </w:p>
    <w:p w14:paraId="668FD0BF"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006" w:author="Nozimjon Ortiqov" w:date="2026-02-24T13:39:00Z" w16du:dateUtc="2026-02-24T08:39:00Z">
            <w:rPr>
              <w:rFonts w:ascii="Roboto" w:eastAsia="Times New Roman" w:hAnsi="Roboto"/>
              <w:sz w:val="24"/>
              <w:szCs w:val="24"/>
              <w:lang w:val="uz-Cyrl-UZ"/>
            </w:rPr>
          </w:rPrChange>
        </w:rPr>
        <w:pPrChange w:id="800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08" w:author="Nozimjon Ortiqov" w:date="2026-02-24T13:39:00Z" w16du:dateUtc="2026-02-24T08:39:00Z">
            <w:rPr>
              <w:rFonts w:ascii="Roboto" w:eastAsia="Times New Roman" w:hAnsi="Roboto"/>
              <w:sz w:val="24"/>
              <w:szCs w:val="24"/>
              <w:lang w:val="uz-Cyrl-UZ"/>
            </w:rPr>
          </w:rPrChange>
        </w:rPr>
        <w:t>1.9 Сиз асосан нималардан даромад топасиз? (</w:t>
      </w:r>
      <w:r w:rsidRPr="001063BF">
        <w:rPr>
          <w:rFonts w:ascii="Roboto" w:eastAsia="Times New Roman" w:hAnsi="Roboto"/>
          <w:i/>
          <w:iCs/>
          <w:lang w:val="uz-Cyrl-UZ"/>
          <w:rPrChange w:id="8009" w:author="Nozimjon Ortiqov" w:date="2026-02-24T13:39:00Z" w16du:dateUtc="2026-02-24T08:39:00Z">
            <w:rPr>
              <w:rFonts w:ascii="Roboto" w:eastAsia="Times New Roman" w:hAnsi="Roboto"/>
              <w:i/>
              <w:iCs/>
              <w:sz w:val="24"/>
              <w:szCs w:val="24"/>
              <w:lang w:val="uz-Cyrl-UZ"/>
            </w:rPr>
          </w:rPrChange>
        </w:rPr>
        <w:t>бир нечта вариант танлаш мумкин</w:t>
      </w:r>
      <w:r w:rsidRPr="001063BF">
        <w:rPr>
          <w:rFonts w:ascii="Roboto" w:eastAsia="Times New Roman" w:hAnsi="Roboto"/>
          <w:lang w:val="uz-Cyrl-UZ"/>
          <w:rPrChange w:id="8010" w:author="Nozimjon Ortiqov" w:date="2026-02-24T13:39:00Z" w16du:dateUtc="2026-02-24T08:39:00Z">
            <w:rPr>
              <w:rFonts w:ascii="Roboto" w:eastAsia="Times New Roman" w:hAnsi="Roboto"/>
              <w:sz w:val="24"/>
              <w:szCs w:val="24"/>
              <w:lang w:val="uz-Cyrl-UZ"/>
            </w:rPr>
          </w:rPrChange>
        </w:rPr>
        <w:t>)</w:t>
      </w:r>
    </w:p>
    <w:p w14:paraId="36481285" w14:textId="77777777" w:rsidR="00B76C54" w:rsidRPr="001063BF" w:rsidRDefault="00B76C54">
      <w:pPr>
        <w:spacing w:after="0" w:line="288" w:lineRule="auto"/>
        <w:rPr>
          <w:rFonts w:ascii="Roboto" w:eastAsia="Times New Roman" w:hAnsi="Roboto"/>
          <w:lang w:val="uz-Cyrl-UZ"/>
          <w:rPrChange w:id="8011" w:author="Nozimjon Ortiqov" w:date="2026-02-24T13:39:00Z" w16du:dateUtc="2026-02-24T08:39:00Z">
            <w:rPr>
              <w:rFonts w:ascii="Roboto" w:eastAsia="Times New Roman" w:hAnsi="Roboto"/>
              <w:sz w:val="24"/>
              <w:szCs w:val="24"/>
              <w:lang w:val="uz-Cyrl-UZ"/>
            </w:rPr>
          </w:rPrChange>
        </w:rPr>
        <w:pPrChange w:id="801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1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14" w:author="Nozimjon Ortiqov" w:date="2026-02-24T13:39:00Z" w16du:dateUtc="2026-02-24T08:39:00Z">
            <w:rPr>
              <w:rFonts w:ascii="Roboto" w:eastAsia="Times New Roman" w:hAnsi="Roboto"/>
              <w:sz w:val="24"/>
              <w:szCs w:val="24"/>
              <w:lang w:val="uz-Cyrl-UZ"/>
            </w:rPr>
          </w:rPrChange>
        </w:rPr>
        <w:t xml:space="preserve"> Иш ҳақи</w:t>
      </w:r>
    </w:p>
    <w:p w14:paraId="05FB37B6" w14:textId="77777777" w:rsidR="00B76C54" w:rsidRPr="001063BF" w:rsidRDefault="00B76C54">
      <w:pPr>
        <w:spacing w:after="0" w:line="288" w:lineRule="auto"/>
        <w:rPr>
          <w:rFonts w:ascii="Roboto" w:eastAsia="Times New Roman" w:hAnsi="Roboto"/>
          <w:lang w:val="uz-Cyrl-UZ"/>
          <w:rPrChange w:id="8015" w:author="Nozimjon Ortiqov" w:date="2026-02-24T13:39:00Z" w16du:dateUtc="2026-02-24T08:39:00Z">
            <w:rPr>
              <w:rFonts w:ascii="Roboto" w:eastAsia="Times New Roman" w:hAnsi="Roboto"/>
              <w:sz w:val="24"/>
              <w:szCs w:val="24"/>
              <w:lang w:val="uz-Cyrl-UZ"/>
            </w:rPr>
          </w:rPrChange>
        </w:rPr>
        <w:pPrChange w:id="801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1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18" w:author="Nozimjon Ortiqov" w:date="2026-02-24T13:39:00Z" w16du:dateUtc="2026-02-24T08:39:00Z">
            <w:rPr>
              <w:rFonts w:ascii="Roboto" w:eastAsia="Times New Roman" w:hAnsi="Roboto"/>
              <w:sz w:val="24"/>
              <w:szCs w:val="24"/>
              <w:lang w:val="uz-Cyrl-UZ"/>
            </w:rPr>
          </w:rPrChange>
        </w:rPr>
        <w:t xml:space="preserve"> Мустақил тадбиркорлик фаолияти </w:t>
      </w:r>
    </w:p>
    <w:p w14:paraId="1194E7DC" w14:textId="77777777" w:rsidR="00B76C54" w:rsidRPr="001063BF" w:rsidRDefault="00B76C54">
      <w:pPr>
        <w:spacing w:after="0" w:line="288" w:lineRule="auto"/>
        <w:rPr>
          <w:rFonts w:ascii="Roboto" w:eastAsia="Times New Roman" w:hAnsi="Roboto"/>
          <w:lang w:val="uz-Cyrl-UZ"/>
          <w:rPrChange w:id="8019" w:author="Nozimjon Ortiqov" w:date="2026-02-24T13:39:00Z" w16du:dateUtc="2026-02-24T08:39:00Z">
            <w:rPr>
              <w:rFonts w:ascii="Roboto" w:eastAsia="Times New Roman" w:hAnsi="Roboto"/>
              <w:sz w:val="24"/>
              <w:szCs w:val="24"/>
              <w:lang w:val="uz-Cyrl-UZ"/>
            </w:rPr>
          </w:rPrChange>
        </w:rPr>
        <w:pPrChange w:id="802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2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22" w:author="Nozimjon Ortiqov" w:date="2026-02-24T13:39:00Z" w16du:dateUtc="2026-02-24T08:39:00Z">
            <w:rPr>
              <w:rFonts w:ascii="Roboto" w:eastAsia="Times New Roman" w:hAnsi="Roboto"/>
              <w:sz w:val="24"/>
              <w:szCs w:val="24"/>
              <w:lang w:val="uz-Cyrl-UZ"/>
            </w:rPr>
          </w:rPrChange>
        </w:rPr>
        <w:t xml:space="preserve"> Халқаро пул ўтказмалари </w:t>
      </w:r>
      <w:r w:rsidRPr="001063BF">
        <w:rPr>
          <w:rFonts w:ascii="Roboto" w:eastAsia="Times New Roman" w:hAnsi="Roboto"/>
          <w:i/>
          <w:iCs/>
          <w:lang w:val="uz-Cyrl-UZ"/>
          <w:rPrChange w:id="8023" w:author="Nozimjon Ortiqov" w:date="2026-02-24T13:39:00Z" w16du:dateUtc="2026-02-24T08:39:00Z">
            <w:rPr>
              <w:rFonts w:ascii="Roboto" w:eastAsia="Times New Roman" w:hAnsi="Roboto"/>
              <w:i/>
              <w:iCs/>
              <w:sz w:val="24"/>
              <w:szCs w:val="24"/>
              <w:lang w:val="uz-Cyrl-UZ"/>
            </w:rPr>
          </w:rPrChange>
        </w:rPr>
        <w:t>(чет элдаги яқин қариндошидан пул юборилади)</w:t>
      </w:r>
    </w:p>
    <w:p w14:paraId="188F92E1" w14:textId="77777777" w:rsidR="00B76C54" w:rsidRPr="001063BF" w:rsidRDefault="00B76C54">
      <w:pPr>
        <w:spacing w:after="0" w:line="288" w:lineRule="auto"/>
        <w:rPr>
          <w:rFonts w:ascii="Roboto" w:eastAsia="Times New Roman" w:hAnsi="Roboto"/>
          <w:lang w:val="uz-Cyrl-UZ"/>
          <w:rPrChange w:id="8024" w:author="Nozimjon Ortiqov" w:date="2026-02-24T13:39:00Z" w16du:dateUtc="2026-02-24T08:39:00Z">
            <w:rPr>
              <w:rFonts w:ascii="Roboto" w:eastAsia="Times New Roman" w:hAnsi="Roboto"/>
              <w:sz w:val="24"/>
              <w:szCs w:val="24"/>
              <w:lang w:val="uz-Cyrl-UZ"/>
            </w:rPr>
          </w:rPrChange>
        </w:rPr>
        <w:pPrChange w:id="802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2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27" w:author="Nozimjon Ortiqov" w:date="2026-02-24T13:39:00Z" w16du:dateUtc="2026-02-24T08:39:00Z">
            <w:rPr>
              <w:rFonts w:ascii="Roboto" w:eastAsia="Times New Roman" w:hAnsi="Roboto"/>
              <w:sz w:val="24"/>
              <w:szCs w:val="24"/>
              <w:lang w:val="uz-Cyrl-UZ"/>
            </w:rPr>
          </w:rPrChange>
        </w:rPr>
        <w:t xml:space="preserve"> Пенсия ёки нафақа</w:t>
      </w:r>
    </w:p>
    <w:p w14:paraId="57027ECE" w14:textId="77777777" w:rsidR="00B76C54" w:rsidRPr="001063BF" w:rsidRDefault="00B76C54">
      <w:pPr>
        <w:spacing w:after="0" w:line="288" w:lineRule="auto"/>
        <w:rPr>
          <w:rFonts w:ascii="Roboto" w:eastAsia="Times New Roman" w:hAnsi="Roboto"/>
          <w:lang w:val="uz-Cyrl-UZ"/>
          <w:rPrChange w:id="8028" w:author="Nozimjon Ortiqov" w:date="2026-02-24T13:39:00Z" w16du:dateUtc="2026-02-24T08:39:00Z">
            <w:rPr>
              <w:rFonts w:ascii="Roboto" w:eastAsia="Times New Roman" w:hAnsi="Roboto"/>
              <w:sz w:val="24"/>
              <w:szCs w:val="24"/>
              <w:lang w:val="uz-Cyrl-UZ"/>
            </w:rPr>
          </w:rPrChange>
        </w:rPr>
        <w:pPrChange w:id="802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3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31" w:author="Nozimjon Ortiqov" w:date="2026-02-24T13:39:00Z" w16du:dateUtc="2026-02-24T08:39:00Z">
            <w:rPr>
              <w:rFonts w:ascii="Roboto" w:eastAsia="Times New Roman" w:hAnsi="Roboto"/>
              <w:sz w:val="24"/>
              <w:szCs w:val="24"/>
              <w:lang w:val="uz-Cyrl-UZ"/>
            </w:rPr>
          </w:rPrChange>
        </w:rPr>
        <w:t xml:space="preserve"> Стипендия</w:t>
      </w:r>
    </w:p>
    <w:p w14:paraId="15C7801A" w14:textId="77777777" w:rsidR="00B76C54" w:rsidRPr="001063BF" w:rsidRDefault="00B76C54">
      <w:pPr>
        <w:spacing w:after="0" w:line="288" w:lineRule="auto"/>
        <w:rPr>
          <w:rFonts w:ascii="Roboto" w:eastAsia="Times New Roman" w:hAnsi="Roboto"/>
          <w:lang w:val="uz-Cyrl-UZ"/>
          <w:rPrChange w:id="8032" w:author="Nozimjon Ortiqov" w:date="2026-02-24T13:39:00Z" w16du:dateUtc="2026-02-24T08:39:00Z">
            <w:rPr>
              <w:rFonts w:ascii="Roboto" w:eastAsia="Times New Roman" w:hAnsi="Roboto"/>
              <w:sz w:val="24"/>
              <w:szCs w:val="24"/>
              <w:lang w:val="uz-Cyrl-UZ"/>
            </w:rPr>
          </w:rPrChange>
        </w:rPr>
        <w:pPrChange w:id="803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3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35" w:author="Nozimjon Ortiqov" w:date="2026-02-24T13:39:00Z" w16du:dateUtc="2026-02-24T08:39:00Z">
            <w:rPr>
              <w:rFonts w:ascii="Roboto" w:eastAsia="Times New Roman" w:hAnsi="Roboto"/>
              <w:sz w:val="24"/>
              <w:szCs w:val="24"/>
              <w:lang w:val="uz-Cyrl-UZ"/>
            </w:rPr>
          </w:rPrChange>
        </w:rPr>
        <w:t xml:space="preserve"> Мулкни ижарага бериш</w:t>
      </w:r>
    </w:p>
    <w:p w14:paraId="218A2211" w14:textId="77777777" w:rsidR="00B76C54" w:rsidRPr="001063BF" w:rsidRDefault="00B76C54">
      <w:pPr>
        <w:spacing w:after="0" w:line="288" w:lineRule="auto"/>
        <w:rPr>
          <w:rFonts w:ascii="Roboto" w:eastAsia="Times New Roman" w:hAnsi="Roboto"/>
          <w:lang w:val="uz-Cyrl-UZ"/>
          <w:rPrChange w:id="8036" w:author="Nozimjon Ortiqov" w:date="2026-02-24T13:39:00Z" w16du:dateUtc="2026-02-24T08:39:00Z">
            <w:rPr>
              <w:rFonts w:ascii="Roboto" w:eastAsia="Times New Roman" w:hAnsi="Roboto"/>
              <w:sz w:val="24"/>
              <w:szCs w:val="24"/>
              <w:lang w:val="uz-Cyrl-UZ"/>
            </w:rPr>
          </w:rPrChange>
        </w:rPr>
        <w:pPrChange w:id="803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3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39" w:author="Nozimjon Ortiqov" w:date="2026-02-24T13:39:00Z" w16du:dateUtc="2026-02-24T08:39:00Z">
            <w:rPr>
              <w:rFonts w:ascii="Roboto" w:eastAsia="Times New Roman" w:hAnsi="Roboto"/>
              <w:sz w:val="24"/>
              <w:szCs w:val="24"/>
              <w:lang w:val="uz-Cyrl-UZ"/>
            </w:rPr>
          </w:rPrChange>
        </w:rPr>
        <w:t xml:space="preserve"> Қишлоқ хўжалиги маҳсулотларини етиштириш ва сотиш </w:t>
      </w:r>
      <w:r w:rsidRPr="001063BF">
        <w:rPr>
          <w:rFonts w:ascii="Roboto" w:eastAsia="Times New Roman" w:hAnsi="Roboto"/>
          <w:i/>
          <w:iCs/>
          <w:lang w:val="uz-Cyrl-UZ"/>
          <w:rPrChange w:id="8040" w:author="Nozimjon Ortiqov" w:date="2026-02-24T13:39:00Z" w16du:dateUtc="2026-02-24T08:39:00Z">
            <w:rPr>
              <w:rFonts w:ascii="Roboto" w:eastAsia="Times New Roman" w:hAnsi="Roboto"/>
              <w:i/>
              <w:iCs/>
              <w:sz w:val="24"/>
              <w:szCs w:val="24"/>
              <w:lang w:val="uz-Cyrl-UZ"/>
            </w:rPr>
          </w:rPrChange>
        </w:rPr>
        <w:t>(боғдорчилик, деҳқончилик, чорвачилик)</w:t>
      </w:r>
    </w:p>
    <w:p w14:paraId="4B4997A1" w14:textId="77777777" w:rsidR="00B76C54" w:rsidRPr="001063BF" w:rsidRDefault="00B76C54">
      <w:pPr>
        <w:spacing w:after="0" w:line="288" w:lineRule="auto"/>
        <w:rPr>
          <w:rFonts w:ascii="Roboto" w:eastAsia="Times New Roman" w:hAnsi="Roboto"/>
          <w:lang w:val="uz-Cyrl-UZ"/>
          <w:rPrChange w:id="8041" w:author="Nozimjon Ortiqov" w:date="2026-02-24T13:39:00Z" w16du:dateUtc="2026-02-24T08:39:00Z">
            <w:rPr>
              <w:rFonts w:ascii="Roboto" w:eastAsia="Times New Roman" w:hAnsi="Roboto"/>
              <w:sz w:val="24"/>
              <w:szCs w:val="24"/>
              <w:lang w:val="uz-Cyrl-UZ"/>
            </w:rPr>
          </w:rPrChange>
        </w:rPr>
        <w:pPrChange w:id="804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4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44" w:author="Nozimjon Ortiqov" w:date="2026-02-24T13:39:00Z" w16du:dateUtc="2026-02-24T08:39:00Z">
            <w:rPr>
              <w:rFonts w:ascii="Roboto" w:eastAsia="Times New Roman" w:hAnsi="Roboto"/>
              <w:sz w:val="24"/>
              <w:szCs w:val="24"/>
              <w:lang w:val="uz-Cyrl-UZ"/>
            </w:rPr>
          </w:rPrChange>
        </w:rPr>
        <w:t xml:space="preserve"> Мавсумий ишлардан олинадиган даромад</w:t>
      </w:r>
    </w:p>
    <w:p w14:paraId="614AD0D4" w14:textId="77777777" w:rsidR="00B76C54" w:rsidRPr="001063BF" w:rsidRDefault="00B76C54">
      <w:pPr>
        <w:spacing w:after="0" w:line="288" w:lineRule="auto"/>
        <w:rPr>
          <w:rFonts w:ascii="Roboto" w:eastAsia="Times New Roman" w:hAnsi="Roboto"/>
          <w:lang w:val="uz-Cyrl-UZ"/>
          <w:rPrChange w:id="8045" w:author="Nozimjon Ortiqov" w:date="2026-02-24T13:39:00Z" w16du:dateUtc="2026-02-24T08:39:00Z">
            <w:rPr>
              <w:rFonts w:ascii="Roboto" w:eastAsia="Times New Roman" w:hAnsi="Roboto"/>
              <w:sz w:val="24"/>
              <w:szCs w:val="24"/>
              <w:lang w:val="uz-Cyrl-UZ"/>
            </w:rPr>
          </w:rPrChange>
        </w:rPr>
        <w:pPrChange w:id="8046" w:author="Nozimjon Ortiqov" w:date="2026-02-24T13:40:00Z" w16du:dateUtc="2026-02-24T08:40:00Z">
          <w:pPr>
            <w:spacing w:before="240" w:after="240" w:line="288" w:lineRule="auto"/>
          </w:pPr>
        </w:pPrChange>
      </w:pPr>
      <w:r w:rsidRPr="001063BF">
        <w:rPr>
          <w:rFonts w:ascii="Roboto" w:eastAsia="Times New Roman" w:hAnsi="Roboto"/>
          <w:lang w:val="uz-Cyrl-UZ"/>
          <w:rPrChange w:id="8047" w:author="Nozimjon Ortiqov" w:date="2026-02-24T13:39:00Z" w16du:dateUtc="2026-02-24T08:39:00Z">
            <w:rPr>
              <w:rFonts w:ascii="Roboto" w:eastAsia="Times New Roman" w:hAnsi="Roboto"/>
              <w:sz w:val="24"/>
              <w:szCs w:val="24"/>
              <w:lang w:val="uz-Cyrl-UZ"/>
            </w:rPr>
          </w:rPrChange>
        </w:rPr>
        <w:t>O Доимий даромад манбаи мавжуд эмас</w:t>
      </w:r>
    </w:p>
    <w:p w14:paraId="0E3A50F3" w14:textId="77777777" w:rsidR="00B76C54" w:rsidRPr="001063BF" w:rsidRDefault="00B76C54">
      <w:pPr>
        <w:spacing w:after="0" w:line="288" w:lineRule="auto"/>
        <w:rPr>
          <w:rFonts w:ascii="Roboto" w:eastAsia="Times New Roman" w:hAnsi="Roboto"/>
          <w:lang w:val="uz-Cyrl-UZ"/>
          <w:rPrChange w:id="8048" w:author="Nozimjon Ortiqov" w:date="2026-02-24T13:39:00Z" w16du:dateUtc="2026-02-24T08:39:00Z">
            <w:rPr>
              <w:rFonts w:ascii="Roboto" w:eastAsia="Times New Roman" w:hAnsi="Roboto"/>
              <w:sz w:val="24"/>
              <w:szCs w:val="24"/>
              <w:lang w:val="uz-Cyrl-UZ"/>
            </w:rPr>
          </w:rPrChange>
        </w:rPr>
        <w:pPrChange w:id="8049" w:author="Nozimjon Ortiqov" w:date="2026-02-24T13:40:00Z" w16du:dateUtc="2026-02-24T08:40:00Z">
          <w:pPr>
            <w:spacing w:before="240" w:after="240" w:line="288" w:lineRule="auto"/>
          </w:pPr>
        </w:pPrChange>
      </w:pPr>
      <w:r w:rsidRPr="001063BF">
        <w:rPr>
          <w:rFonts w:ascii="Roboto" w:eastAsia="Times New Roman" w:hAnsi="Roboto"/>
          <w:lang w:val="uz-Cyrl-UZ"/>
          <w:rPrChange w:id="8050" w:author="Nozimjon Ortiqov" w:date="2026-02-24T13:39:00Z" w16du:dateUtc="2026-02-24T08:39:00Z">
            <w:rPr>
              <w:rFonts w:ascii="Roboto" w:eastAsia="Times New Roman" w:hAnsi="Roboto"/>
              <w:sz w:val="24"/>
              <w:szCs w:val="24"/>
              <w:lang w:val="uz-Cyrl-UZ"/>
            </w:rPr>
          </w:rPrChange>
        </w:rPr>
        <w:t>O бошқа турдаги даромад (кўрсатинг ______)</w:t>
      </w:r>
    </w:p>
    <w:p w14:paraId="6E403E62"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051" w:author="Nozimjon Ortiqov" w:date="2026-02-24T13:39:00Z" w16du:dateUtc="2026-02-24T08:39:00Z">
            <w:rPr>
              <w:rFonts w:ascii="Roboto" w:eastAsia="Times New Roman" w:hAnsi="Roboto"/>
              <w:sz w:val="24"/>
              <w:szCs w:val="24"/>
              <w:lang w:val="uz-Cyrl-UZ"/>
            </w:rPr>
          </w:rPrChange>
        </w:rPr>
        <w:pPrChange w:id="8052"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53" w:author="Nozimjon Ortiqov" w:date="2026-02-24T13:39:00Z" w16du:dateUtc="2026-02-24T08:39:00Z">
            <w:rPr>
              <w:rFonts w:ascii="Roboto" w:eastAsia="Times New Roman" w:hAnsi="Roboto"/>
              <w:sz w:val="24"/>
              <w:szCs w:val="24"/>
              <w:lang w:val="uz-Cyrl-UZ"/>
            </w:rPr>
          </w:rPrChange>
        </w:rPr>
        <w:t xml:space="preserve">1.10 Уй хўжалигингиз аъзоларининг жами </w:t>
      </w:r>
      <w:r w:rsidRPr="001063BF">
        <w:rPr>
          <w:rFonts w:ascii="Roboto" w:eastAsia="Times New Roman" w:hAnsi="Roboto"/>
          <w:b/>
          <w:bCs/>
          <w:lang w:val="uz-Cyrl-UZ"/>
          <w:rPrChange w:id="8054" w:author="Nozimjon Ortiqov" w:date="2026-02-24T13:39:00Z" w16du:dateUtc="2026-02-24T08:39:00Z">
            <w:rPr>
              <w:rFonts w:ascii="Roboto" w:eastAsia="Times New Roman" w:hAnsi="Roboto"/>
              <w:b/>
              <w:bCs/>
              <w:sz w:val="24"/>
              <w:szCs w:val="24"/>
              <w:lang w:val="uz-Cyrl-UZ"/>
            </w:rPr>
          </w:rPrChange>
        </w:rPr>
        <w:t>ойлик</w:t>
      </w:r>
      <w:r w:rsidRPr="001063BF">
        <w:rPr>
          <w:rFonts w:ascii="Roboto" w:eastAsia="Times New Roman" w:hAnsi="Roboto"/>
          <w:lang w:val="uz-Cyrl-UZ"/>
          <w:rPrChange w:id="8055" w:author="Nozimjon Ortiqov" w:date="2026-02-24T13:39:00Z" w16du:dateUtc="2026-02-24T08:39:00Z">
            <w:rPr>
              <w:rFonts w:ascii="Roboto" w:eastAsia="Times New Roman" w:hAnsi="Roboto"/>
              <w:sz w:val="24"/>
              <w:szCs w:val="24"/>
              <w:lang w:val="uz-Cyrl-UZ"/>
            </w:rPr>
          </w:rPrChange>
        </w:rPr>
        <w:t xml:space="preserve"> даромади қанча?</w:t>
      </w:r>
    </w:p>
    <w:p w14:paraId="31A63A13" w14:textId="77777777" w:rsidR="00B76C54" w:rsidRPr="001063BF" w:rsidRDefault="00B76C54">
      <w:pPr>
        <w:spacing w:after="0" w:line="288" w:lineRule="auto"/>
        <w:rPr>
          <w:rFonts w:ascii="Roboto" w:eastAsia="Times New Roman" w:hAnsi="Roboto"/>
          <w:lang w:val="uz-Cyrl-UZ"/>
          <w:rPrChange w:id="8056" w:author="Nozimjon Ortiqov" w:date="2026-02-24T13:39:00Z" w16du:dateUtc="2026-02-24T08:39:00Z">
            <w:rPr>
              <w:rFonts w:ascii="Roboto" w:eastAsia="Times New Roman" w:hAnsi="Roboto"/>
              <w:sz w:val="24"/>
              <w:szCs w:val="24"/>
              <w:lang w:val="uz-Cyrl-UZ"/>
            </w:rPr>
          </w:rPrChange>
        </w:rPr>
        <w:pPrChange w:id="8057" w:author="Nozimjon Ortiqov" w:date="2026-02-24T13:40:00Z" w16du:dateUtc="2026-02-24T08:40:00Z">
          <w:pPr>
            <w:spacing w:before="240" w:after="240" w:line="288" w:lineRule="auto"/>
          </w:pPr>
        </w:pPrChange>
      </w:pPr>
      <w:r w:rsidRPr="001063BF">
        <w:rPr>
          <w:rFonts w:ascii="Roboto" w:eastAsia="Times New Roman" w:hAnsi="Roboto"/>
          <w:lang w:val="uz-Cyrl-UZ"/>
          <w:rPrChange w:id="8058" w:author="Nozimjon Ortiqov" w:date="2026-02-24T13:39:00Z" w16du:dateUtc="2026-02-24T08:39:00Z">
            <w:rPr>
              <w:rFonts w:ascii="Roboto" w:eastAsia="Times New Roman" w:hAnsi="Roboto"/>
              <w:sz w:val="24"/>
              <w:szCs w:val="24"/>
              <w:lang w:val="uz-Cyrl-UZ"/>
            </w:rPr>
          </w:rPrChange>
        </w:rPr>
        <w:lastRenderedPageBreak/>
        <w:t>O 5 млн сўмгача</w:t>
      </w:r>
    </w:p>
    <w:p w14:paraId="510ECA23" w14:textId="77777777" w:rsidR="00B76C54" w:rsidRPr="001063BF" w:rsidRDefault="00B76C54">
      <w:pPr>
        <w:spacing w:after="0" w:line="288" w:lineRule="auto"/>
        <w:rPr>
          <w:rFonts w:ascii="Roboto" w:eastAsia="Times New Roman" w:hAnsi="Roboto"/>
          <w:lang w:val="uz-Cyrl-UZ"/>
          <w:rPrChange w:id="8059" w:author="Nozimjon Ortiqov" w:date="2026-02-24T13:39:00Z" w16du:dateUtc="2026-02-24T08:39:00Z">
            <w:rPr>
              <w:rFonts w:ascii="Roboto" w:eastAsia="Times New Roman" w:hAnsi="Roboto"/>
              <w:sz w:val="24"/>
              <w:szCs w:val="24"/>
              <w:lang w:val="uz-Cyrl-UZ"/>
            </w:rPr>
          </w:rPrChange>
        </w:rPr>
        <w:pPrChange w:id="8060" w:author="Nozimjon Ortiqov" w:date="2026-02-24T13:40:00Z" w16du:dateUtc="2026-02-24T08:40:00Z">
          <w:pPr>
            <w:spacing w:before="240" w:after="240" w:line="288" w:lineRule="auto"/>
          </w:pPr>
        </w:pPrChange>
      </w:pPr>
      <w:r w:rsidRPr="001063BF">
        <w:rPr>
          <w:rFonts w:ascii="Roboto" w:eastAsia="Times New Roman" w:hAnsi="Roboto"/>
          <w:lang w:val="uz-Cyrl-UZ"/>
          <w:rPrChange w:id="8061" w:author="Nozimjon Ortiqov" w:date="2026-02-24T13:39:00Z" w16du:dateUtc="2026-02-24T08:39:00Z">
            <w:rPr>
              <w:rFonts w:ascii="Roboto" w:eastAsia="Times New Roman" w:hAnsi="Roboto"/>
              <w:sz w:val="24"/>
              <w:szCs w:val="24"/>
              <w:lang w:val="uz-Cyrl-UZ"/>
            </w:rPr>
          </w:rPrChange>
        </w:rPr>
        <w:t>O 5–10 млн сўм</w:t>
      </w:r>
    </w:p>
    <w:p w14:paraId="3F6D7562" w14:textId="77777777" w:rsidR="00B76C54" w:rsidRPr="001063BF" w:rsidRDefault="00B76C54">
      <w:pPr>
        <w:spacing w:after="0" w:line="288" w:lineRule="auto"/>
        <w:rPr>
          <w:rFonts w:ascii="Roboto" w:eastAsia="Times New Roman" w:hAnsi="Roboto"/>
          <w:lang w:val="uz-Cyrl-UZ"/>
          <w:rPrChange w:id="8062" w:author="Nozimjon Ortiqov" w:date="2026-02-24T13:39:00Z" w16du:dateUtc="2026-02-24T08:39:00Z">
            <w:rPr>
              <w:rFonts w:ascii="Roboto" w:eastAsia="Times New Roman" w:hAnsi="Roboto"/>
              <w:sz w:val="24"/>
              <w:szCs w:val="24"/>
              <w:lang w:val="uz-Cyrl-UZ"/>
            </w:rPr>
          </w:rPrChange>
        </w:rPr>
        <w:pPrChange w:id="8063" w:author="Nozimjon Ortiqov" w:date="2026-02-24T13:40:00Z" w16du:dateUtc="2026-02-24T08:40:00Z">
          <w:pPr>
            <w:spacing w:before="240" w:after="240" w:line="288" w:lineRule="auto"/>
          </w:pPr>
        </w:pPrChange>
      </w:pPr>
      <w:r w:rsidRPr="001063BF">
        <w:rPr>
          <w:rFonts w:ascii="Roboto" w:eastAsia="Times New Roman" w:hAnsi="Roboto"/>
          <w:lang w:val="uz-Cyrl-UZ"/>
          <w:rPrChange w:id="8064" w:author="Nozimjon Ortiqov" w:date="2026-02-24T13:39:00Z" w16du:dateUtc="2026-02-24T08:39:00Z">
            <w:rPr>
              <w:rFonts w:ascii="Roboto" w:eastAsia="Times New Roman" w:hAnsi="Roboto"/>
              <w:sz w:val="24"/>
              <w:szCs w:val="24"/>
              <w:lang w:val="uz-Cyrl-UZ"/>
            </w:rPr>
          </w:rPrChange>
        </w:rPr>
        <w:t>O 10 – 20 млн сўм</w:t>
      </w:r>
    </w:p>
    <w:p w14:paraId="653D142E" w14:textId="77777777" w:rsidR="00B76C54" w:rsidRPr="001063BF" w:rsidRDefault="00B76C54">
      <w:pPr>
        <w:spacing w:after="0" w:line="288" w:lineRule="auto"/>
        <w:rPr>
          <w:rFonts w:ascii="Roboto" w:eastAsia="Times New Roman" w:hAnsi="Roboto"/>
          <w:lang w:val="uz-Cyrl-UZ"/>
          <w:rPrChange w:id="8065" w:author="Nozimjon Ortiqov" w:date="2026-02-24T13:39:00Z" w16du:dateUtc="2026-02-24T08:39:00Z">
            <w:rPr>
              <w:rFonts w:ascii="Roboto" w:eastAsia="Times New Roman" w:hAnsi="Roboto"/>
              <w:sz w:val="24"/>
              <w:szCs w:val="24"/>
              <w:lang w:val="uz-Cyrl-UZ"/>
            </w:rPr>
          </w:rPrChange>
        </w:rPr>
        <w:pPrChange w:id="8066" w:author="Nozimjon Ortiqov" w:date="2026-02-24T13:40:00Z" w16du:dateUtc="2026-02-24T08:40:00Z">
          <w:pPr>
            <w:spacing w:before="240" w:after="240" w:line="288" w:lineRule="auto"/>
          </w:pPr>
        </w:pPrChange>
      </w:pPr>
      <w:r w:rsidRPr="001063BF">
        <w:rPr>
          <w:rFonts w:ascii="Roboto" w:eastAsia="Times New Roman" w:hAnsi="Roboto"/>
          <w:lang w:val="uz-Cyrl-UZ"/>
          <w:rPrChange w:id="8067" w:author="Nozimjon Ortiqov" w:date="2026-02-24T13:39:00Z" w16du:dateUtc="2026-02-24T08:39:00Z">
            <w:rPr>
              <w:rFonts w:ascii="Roboto" w:eastAsia="Times New Roman" w:hAnsi="Roboto"/>
              <w:sz w:val="24"/>
              <w:szCs w:val="24"/>
              <w:lang w:val="uz-Cyrl-UZ"/>
            </w:rPr>
          </w:rPrChange>
        </w:rPr>
        <w:t>O 20–50 млн сўм</w:t>
      </w:r>
    </w:p>
    <w:p w14:paraId="733C11E8" w14:textId="77777777" w:rsidR="00B76C54" w:rsidRPr="001063BF" w:rsidRDefault="00B76C54">
      <w:pPr>
        <w:spacing w:after="0" w:line="288" w:lineRule="auto"/>
        <w:rPr>
          <w:rFonts w:ascii="Roboto" w:eastAsia="Times New Roman" w:hAnsi="Roboto"/>
          <w:lang w:val="uz-Cyrl-UZ"/>
          <w:rPrChange w:id="8068" w:author="Nozimjon Ortiqov" w:date="2026-02-24T13:39:00Z" w16du:dateUtc="2026-02-24T08:39:00Z">
            <w:rPr>
              <w:rFonts w:ascii="Roboto" w:eastAsia="Times New Roman" w:hAnsi="Roboto"/>
              <w:sz w:val="24"/>
              <w:szCs w:val="24"/>
              <w:lang w:val="uz-Cyrl-UZ"/>
            </w:rPr>
          </w:rPrChange>
        </w:rPr>
        <w:pPrChange w:id="8069" w:author="Nozimjon Ortiqov" w:date="2026-02-24T13:40:00Z" w16du:dateUtc="2026-02-24T08:40:00Z">
          <w:pPr>
            <w:spacing w:before="240" w:after="240" w:line="288" w:lineRule="auto"/>
          </w:pPr>
        </w:pPrChange>
      </w:pPr>
      <w:r w:rsidRPr="001063BF">
        <w:rPr>
          <w:rFonts w:ascii="Roboto" w:eastAsia="Times New Roman" w:hAnsi="Roboto"/>
          <w:lang w:val="uz-Cyrl-UZ"/>
          <w:rPrChange w:id="8070" w:author="Nozimjon Ortiqov" w:date="2026-02-24T13:39:00Z" w16du:dateUtc="2026-02-24T08:39:00Z">
            <w:rPr>
              <w:rFonts w:ascii="Roboto" w:eastAsia="Times New Roman" w:hAnsi="Roboto"/>
              <w:sz w:val="24"/>
              <w:szCs w:val="24"/>
              <w:lang w:val="uz-Cyrl-UZ"/>
            </w:rPr>
          </w:rPrChange>
        </w:rPr>
        <w:t>O 50 млн сўмдан юқори</w:t>
      </w:r>
    </w:p>
    <w:p w14:paraId="6287F262" w14:textId="77777777" w:rsidR="00B76C54" w:rsidRPr="001063BF" w:rsidRDefault="00B76C54">
      <w:pPr>
        <w:spacing w:after="0" w:line="288" w:lineRule="auto"/>
        <w:rPr>
          <w:rFonts w:ascii="Roboto" w:eastAsia="Times New Roman" w:hAnsi="Roboto"/>
          <w:lang w:val="uz-Cyrl-UZ"/>
          <w:rPrChange w:id="8071" w:author="Nozimjon Ortiqov" w:date="2026-02-24T13:39:00Z" w16du:dateUtc="2026-02-24T08:39:00Z">
            <w:rPr>
              <w:rFonts w:ascii="Roboto" w:eastAsia="Times New Roman" w:hAnsi="Roboto"/>
              <w:sz w:val="24"/>
              <w:szCs w:val="24"/>
              <w:lang w:val="uz-Cyrl-UZ"/>
            </w:rPr>
          </w:rPrChange>
        </w:rPr>
        <w:pPrChange w:id="8072" w:author="Nozimjon Ortiqov" w:date="2026-02-24T13:40:00Z" w16du:dateUtc="2026-02-24T08:40:00Z">
          <w:pPr>
            <w:spacing w:before="240" w:after="240" w:line="288" w:lineRule="auto"/>
          </w:pPr>
        </w:pPrChange>
      </w:pPr>
      <w:r w:rsidRPr="001063BF">
        <w:rPr>
          <w:rFonts w:ascii="Roboto" w:eastAsia="Times New Roman" w:hAnsi="Roboto"/>
          <w:lang w:val="uz-Cyrl-UZ"/>
          <w:rPrChange w:id="8073" w:author="Nozimjon Ortiqov" w:date="2026-02-24T13:39:00Z" w16du:dateUtc="2026-02-24T08:39:00Z">
            <w:rPr>
              <w:rFonts w:ascii="Roboto" w:eastAsia="Times New Roman" w:hAnsi="Roboto"/>
              <w:sz w:val="24"/>
              <w:szCs w:val="24"/>
              <w:lang w:val="uz-Cyrl-UZ"/>
            </w:rPr>
          </w:rPrChange>
        </w:rPr>
        <w:t xml:space="preserve">O Жавоб беришга қийналаман </w:t>
      </w:r>
      <w:r w:rsidRPr="001063BF">
        <w:rPr>
          <w:rFonts w:ascii="Roboto" w:eastAsia="Times New Roman" w:hAnsi="Roboto"/>
          <w:i/>
          <w:iCs/>
          <w:lang w:val="uz-Cyrl-UZ"/>
          <w:rPrChange w:id="8074" w:author="Nozimjon Ortiqov" w:date="2026-02-24T13:39:00Z" w16du:dateUtc="2026-02-24T08:39:00Z">
            <w:rPr>
              <w:rFonts w:ascii="Roboto" w:eastAsia="Times New Roman" w:hAnsi="Roboto"/>
              <w:i/>
              <w:iCs/>
              <w:sz w:val="24"/>
              <w:szCs w:val="24"/>
              <w:lang w:val="uz-Cyrl-UZ"/>
            </w:rPr>
          </w:rPrChange>
        </w:rPr>
        <w:t>(ўқиб берилмасин)</w:t>
      </w:r>
    </w:p>
    <w:p w14:paraId="146A723F" w14:textId="77777777" w:rsidR="00B76C54" w:rsidRPr="001063BF" w:rsidRDefault="00B76C54">
      <w:pPr>
        <w:pBdr>
          <w:top w:val="nil"/>
          <w:left w:val="nil"/>
          <w:bottom w:val="nil"/>
          <w:right w:val="nil"/>
          <w:between w:val="nil"/>
        </w:pBdr>
        <w:spacing w:after="0" w:line="288" w:lineRule="auto"/>
        <w:rPr>
          <w:rFonts w:ascii="Roboto" w:eastAsia="Times New Roman" w:hAnsi="Roboto"/>
          <w:b/>
          <w:color w:val="0070C0"/>
          <w:lang w:val="uz-Cyrl-UZ"/>
          <w:rPrChange w:id="8075" w:author="Nozimjon Ortiqov" w:date="2026-02-24T13:39:00Z" w16du:dateUtc="2026-02-24T08:39:00Z">
            <w:rPr>
              <w:rFonts w:ascii="Roboto" w:eastAsia="Times New Roman" w:hAnsi="Roboto"/>
              <w:b/>
              <w:color w:val="0070C0"/>
              <w:sz w:val="32"/>
              <w:szCs w:val="32"/>
              <w:lang w:val="uz-Cyrl-UZ"/>
            </w:rPr>
          </w:rPrChange>
        </w:rPr>
        <w:pPrChange w:id="8076" w:author="Nozimjon Ortiqov" w:date="2026-02-24T13:40:00Z" w16du:dateUtc="2026-02-24T08:40:00Z">
          <w:pPr>
            <w:pBdr>
              <w:top w:val="nil"/>
              <w:left w:val="nil"/>
              <w:bottom w:val="nil"/>
              <w:right w:val="nil"/>
              <w:between w:val="nil"/>
            </w:pBdr>
            <w:spacing w:before="240" w:after="240" w:line="288" w:lineRule="auto"/>
          </w:pPr>
        </w:pPrChange>
      </w:pPr>
      <w:r w:rsidRPr="001063BF">
        <w:rPr>
          <w:rFonts w:ascii="Roboto" w:eastAsia="Times New Roman" w:hAnsi="Roboto"/>
          <w:b/>
          <w:color w:val="0070C0"/>
          <w:lang w:val="uz-Cyrl-UZ"/>
          <w:rPrChange w:id="8077" w:author="Nozimjon Ortiqov" w:date="2026-02-24T13:39:00Z" w16du:dateUtc="2026-02-24T08:39:00Z">
            <w:rPr>
              <w:rFonts w:ascii="Roboto" w:eastAsia="Times New Roman" w:hAnsi="Roboto"/>
              <w:b/>
              <w:color w:val="0070C0"/>
              <w:sz w:val="32"/>
              <w:szCs w:val="32"/>
              <w:lang w:val="uz-Cyrl-UZ"/>
            </w:rPr>
          </w:rPrChange>
        </w:rPr>
        <w:t>2. Қарз олиш тарихи ва қарз олиш одатлари</w:t>
      </w:r>
    </w:p>
    <w:p w14:paraId="52AD89CB"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078" w:author="Nozimjon Ortiqov" w:date="2026-02-24T13:39:00Z" w16du:dateUtc="2026-02-24T08:39:00Z">
            <w:rPr>
              <w:rFonts w:ascii="Roboto" w:eastAsia="Times New Roman" w:hAnsi="Roboto"/>
              <w:sz w:val="24"/>
              <w:szCs w:val="24"/>
              <w:lang w:val="uz-Cyrl-UZ"/>
            </w:rPr>
          </w:rPrChange>
        </w:rPr>
        <w:pPrChange w:id="807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80" w:author="Nozimjon Ortiqov" w:date="2026-02-24T13:39:00Z" w16du:dateUtc="2026-02-24T08:39:00Z">
            <w:rPr>
              <w:rFonts w:ascii="Roboto" w:eastAsia="Times New Roman" w:hAnsi="Roboto"/>
              <w:sz w:val="24"/>
              <w:szCs w:val="24"/>
              <w:lang w:val="uz-Cyrl-UZ"/>
            </w:rPr>
          </w:rPrChange>
        </w:rPr>
        <w:t xml:space="preserve">2.1. Сизнинг фикрингизча, одамлар қандай мақсадларда қарз, кредит ёки насия олиши мақсадга мувофиқ? </w:t>
      </w:r>
      <w:r w:rsidRPr="001063BF">
        <w:rPr>
          <w:rFonts w:ascii="Roboto" w:eastAsia="Times New Roman" w:hAnsi="Roboto"/>
          <w:i/>
          <w:iCs/>
          <w:lang w:val="uz-Cyrl-UZ"/>
          <w:rPrChange w:id="8081" w:author="Nozimjon Ortiqov" w:date="2026-02-24T13:39:00Z" w16du:dateUtc="2026-02-24T08:39:00Z">
            <w:rPr>
              <w:rFonts w:ascii="Roboto" w:eastAsia="Times New Roman" w:hAnsi="Roboto"/>
              <w:i/>
              <w:iCs/>
              <w:sz w:val="24"/>
              <w:szCs w:val="24"/>
              <w:lang w:val="uz-Cyrl-UZ"/>
            </w:rPr>
          </w:rPrChange>
        </w:rPr>
        <w:t>(3 тагача вариант белгилаш мумкин)</w:t>
      </w:r>
    </w:p>
    <w:p w14:paraId="668BFF58" w14:textId="77777777" w:rsidR="00B76C54" w:rsidRPr="001063BF" w:rsidRDefault="00B76C54">
      <w:pPr>
        <w:spacing w:after="0" w:line="288" w:lineRule="auto"/>
        <w:rPr>
          <w:rFonts w:ascii="Roboto" w:eastAsia="Times New Roman" w:hAnsi="Roboto" w:cs="Segoe UI Symbol"/>
          <w:lang w:val="uz-Cyrl-UZ"/>
          <w:rPrChange w:id="8082" w:author="Nozimjon Ortiqov" w:date="2026-02-24T13:39:00Z" w16du:dateUtc="2026-02-24T08:39:00Z">
            <w:rPr>
              <w:rFonts w:ascii="Roboto" w:eastAsia="Times New Roman" w:hAnsi="Roboto" w:cs="Segoe UI Symbol"/>
              <w:sz w:val="20"/>
              <w:szCs w:val="20"/>
              <w:lang w:val="uz-Cyrl-UZ"/>
            </w:rPr>
          </w:rPrChange>
        </w:rPr>
        <w:pPrChange w:id="8083" w:author="Nozimjon Ortiqov" w:date="2026-02-24T13:40:00Z" w16du:dateUtc="2026-02-24T08:40:00Z">
          <w:pPr>
            <w:spacing w:before="240" w:after="240" w:line="288" w:lineRule="auto"/>
          </w:pPr>
        </w:pPrChange>
      </w:pPr>
      <w:r w:rsidRPr="001063BF">
        <w:rPr>
          <w:rFonts w:ascii="Roboto" w:eastAsia="Times New Roman" w:hAnsi="Roboto" w:cs="Segoe UI Symbol"/>
          <w:lang w:val="uz-Cyrl-UZ"/>
          <w:rPrChange w:id="8084"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cs="Segoe UI Symbol"/>
          <w:lang w:val="uz-Cyrl-UZ"/>
          <w:rPrChange w:id="8085" w:author="Nozimjon Ortiqov" w:date="2026-02-24T13:39:00Z" w16du:dateUtc="2026-02-24T08:39:00Z">
            <w:rPr>
              <w:rFonts w:ascii="Roboto" w:eastAsia="Times New Roman" w:hAnsi="Roboto" w:cs="Segoe UI Symbol"/>
              <w:sz w:val="20"/>
              <w:szCs w:val="20"/>
              <w:lang w:val="uz-Cyrl-UZ"/>
            </w:rPr>
          </w:rPrChange>
        </w:rPr>
        <w:t xml:space="preserve">        </w:t>
      </w:r>
      <w:r w:rsidRPr="001063BF">
        <w:rPr>
          <w:rFonts w:ascii="Roboto" w:eastAsia="Times New Roman" w:hAnsi="Roboto"/>
          <w:lang w:val="uz-Cyrl-UZ"/>
          <w:rPrChange w:id="8086" w:author="Nozimjon Ortiqov" w:date="2026-02-24T13:39:00Z" w16du:dateUtc="2026-02-24T08:39:00Z">
            <w:rPr>
              <w:rFonts w:ascii="Roboto" w:eastAsia="Times New Roman" w:hAnsi="Roboto"/>
              <w:sz w:val="20"/>
              <w:szCs w:val="20"/>
              <w:lang w:val="uz-Cyrl-UZ"/>
            </w:rPr>
          </w:rPrChange>
        </w:rPr>
        <w:t xml:space="preserve"> Мақсадга мувофиқ           Мақсадга мувофиқ эмас</w:t>
      </w:r>
    </w:p>
    <w:p w14:paraId="23CFC191" w14:textId="77777777" w:rsidR="00B76C54" w:rsidRPr="001063BF" w:rsidRDefault="00B76C54">
      <w:pPr>
        <w:spacing w:after="0" w:line="288" w:lineRule="auto"/>
        <w:rPr>
          <w:rFonts w:ascii="Roboto" w:eastAsia="Times New Roman" w:hAnsi="Roboto"/>
          <w:lang w:val="uz-Cyrl-UZ"/>
          <w:rPrChange w:id="8087" w:author="Nozimjon Ortiqov" w:date="2026-02-24T13:39:00Z" w16du:dateUtc="2026-02-24T08:39:00Z">
            <w:rPr>
              <w:rFonts w:ascii="Roboto" w:eastAsia="Times New Roman" w:hAnsi="Roboto"/>
              <w:sz w:val="24"/>
              <w:szCs w:val="24"/>
              <w:lang w:val="uz-Cyrl-UZ"/>
            </w:rPr>
          </w:rPrChange>
        </w:rPr>
        <w:pPrChange w:id="8088" w:author="Nozimjon Ortiqov" w:date="2026-02-24T13:40:00Z" w16du:dateUtc="2026-02-24T08:40:00Z">
          <w:pPr>
            <w:spacing w:before="240" w:after="240" w:line="288" w:lineRule="auto"/>
          </w:pPr>
        </w:pPrChange>
      </w:pPr>
      <w:r w:rsidRPr="001063BF">
        <w:rPr>
          <w:rFonts w:ascii="Roboto" w:eastAsia="Times New Roman" w:hAnsi="Roboto"/>
          <w:lang w:val="uz-Cyrl-UZ"/>
          <w:rPrChange w:id="8089" w:author="Nozimjon Ortiqov" w:date="2026-02-24T13:39:00Z" w16du:dateUtc="2026-02-24T08:39:00Z">
            <w:rPr>
              <w:rFonts w:ascii="Roboto" w:eastAsia="Times New Roman" w:hAnsi="Roboto"/>
              <w:sz w:val="24"/>
              <w:szCs w:val="24"/>
              <w:lang w:val="uz-Cyrl-UZ"/>
            </w:rPr>
          </w:rPrChange>
        </w:rPr>
        <w:t xml:space="preserve">Кундалик харажатлар учун                                          </w:t>
      </w:r>
      <w:r w:rsidRPr="001063BF">
        <w:rPr>
          <w:rFonts w:ascii="Segoe UI Symbol" w:eastAsia="Times New Roman" w:hAnsi="Segoe UI Symbol" w:cs="Segoe UI Symbol"/>
          <w:lang w:val="uz-Cyrl-UZ"/>
          <w:rPrChange w:id="809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09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092" w:author="Nozimjon Ortiqov" w:date="2026-02-24T13:39:00Z" w16du:dateUtc="2026-02-24T08:39:00Z">
            <w:rPr>
              <w:rFonts w:ascii="Segoe UI Symbol" w:eastAsia="Times New Roman" w:hAnsi="Segoe UI Symbol" w:cs="Segoe UI Symbol"/>
              <w:sz w:val="24"/>
              <w:szCs w:val="24"/>
              <w:lang w:val="uz-Cyrl-UZ"/>
            </w:rPr>
          </w:rPrChange>
        </w:rPr>
        <w:t>☐</w:t>
      </w:r>
    </w:p>
    <w:p w14:paraId="74418F0C" w14:textId="77777777" w:rsidR="00B76C54" w:rsidRPr="001063BF" w:rsidRDefault="00B76C54">
      <w:pPr>
        <w:spacing w:after="0" w:line="288" w:lineRule="auto"/>
        <w:rPr>
          <w:rFonts w:ascii="Roboto" w:eastAsia="Times New Roman" w:hAnsi="Roboto"/>
          <w:lang w:val="uz-Cyrl-UZ"/>
          <w:rPrChange w:id="8093" w:author="Nozimjon Ortiqov" w:date="2026-02-24T13:39:00Z" w16du:dateUtc="2026-02-24T08:39:00Z">
            <w:rPr>
              <w:rFonts w:ascii="Roboto" w:eastAsia="Times New Roman" w:hAnsi="Roboto"/>
              <w:sz w:val="24"/>
              <w:szCs w:val="24"/>
              <w:lang w:val="uz-Cyrl-UZ"/>
            </w:rPr>
          </w:rPrChange>
        </w:rPr>
        <w:pPrChange w:id="8094" w:author="Nozimjon Ortiqov" w:date="2026-02-24T13:40:00Z" w16du:dateUtc="2026-02-24T08:40:00Z">
          <w:pPr>
            <w:spacing w:before="240" w:after="240" w:line="288" w:lineRule="auto"/>
          </w:pPr>
        </w:pPrChange>
      </w:pPr>
      <w:r w:rsidRPr="001063BF">
        <w:rPr>
          <w:rFonts w:ascii="Roboto" w:eastAsia="Times New Roman" w:hAnsi="Roboto"/>
          <w:lang w:val="uz-Cyrl-UZ"/>
          <w:rPrChange w:id="8095" w:author="Nozimjon Ortiqov" w:date="2026-02-24T13:39:00Z" w16du:dateUtc="2026-02-24T08:39:00Z">
            <w:rPr>
              <w:rFonts w:ascii="Roboto" w:eastAsia="Times New Roman" w:hAnsi="Roboto"/>
              <w:sz w:val="24"/>
              <w:szCs w:val="24"/>
              <w:lang w:val="uz-Cyrl-UZ"/>
            </w:rPr>
          </w:rPrChange>
        </w:rPr>
        <w:t xml:space="preserve">Соғлиқни сақлаш харажатлари учун                           </w:t>
      </w:r>
      <w:r w:rsidRPr="001063BF">
        <w:rPr>
          <w:rFonts w:ascii="Segoe UI Symbol" w:eastAsia="Times New Roman" w:hAnsi="Segoe UI Symbol" w:cs="Segoe UI Symbol"/>
          <w:lang w:val="uz-Cyrl-UZ"/>
          <w:rPrChange w:id="809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09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098" w:author="Nozimjon Ortiqov" w:date="2026-02-24T13:39:00Z" w16du:dateUtc="2026-02-24T08:39:00Z">
            <w:rPr>
              <w:rFonts w:ascii="Segoe UI Symbol" w:eastAsia="Times New Roman" w:hAnsi="Segoe UI Symbol" w:cs="Segoe UI Symbol"/>
              <w:sz w:val="24"/>
              <w:szCs w:val="24"/>
              <w:lang w:val="uz-Cyrl-UZ"/>
            </w:rPr>
          </w:rPrChange>
        </w:rPr>
        <w:t>☐</w:t>
      </w:r>
    </w:p>
    <w:p w14:paraId="1219A21E" w14:textId="77777777" w:rsidR="00B76C54" w:rsidRPr="001063BF" w:rsidRDefault="00B76C54">
      <w:pPr>
        <w:spacing w:after="0" w:line="288" w:lineRule="auto"/>
        <w:rPr>
          <w:rFonts w:ascii="Roboto" w:eastAsia="Times New Roman" w:hAnsi="Roboto"/>
          <w:lang w:val="uz-Cyrl-UZ"/>
          <w:rPrChange w:id="8099" w:author="Nozimjon Ortiqov" w:date="2026-02-24T13:39:00Z" w16du:dateUtc="2026-02-24T08:39:00Z">
            <w:rPr>
              <w:rFonts w:ascii="Roboto" w:eastAsia="Times New Roman" w:hAnsi="Roboto"/>
              <w:sz w:val="24"/>
              <w:szCs w:val="24"/>
            </w:rPr>
          </w:rPrChange>
        </w:rPr>
        <w:pPrChange w:id="8100" w:author="Nozimjon Ortiqov" w:date="2026-02-24T13:40:00Z" w16du:dateUtc="2026-02-24T08:40:00Z">
          <w:pPr>
            <w:spacing w:before="240" w:after="240" w:line="288" w:lineRule="auto"/>
          </w:pPr>
        </w:pPrChange>
      </w:pPr>
      <w:r w:rsidRPr="001063BF">
        <w:rPr>
          <w:rFonts w:ascii="Roboto" w:eastAsia="Times New Roman" w:hAnsi="Roboto"/>
          <w:lang w:val="uz-Cyrl-UZ"/>
          <w:rPrChange w:id="8101" w:author="Nozimjon Ortiqov" w:date="2026-02-24T13:39:00Z" w16du:dateUtc="2026-02-24T08:39:00Z">
            <w:rPr>
              <w:rFonts w:ascii="Roboto" w:eastAsia="Times New Roman" w:hAnsi="Roboto"/>
              <w:sz w:val="24"/>
              <w:szCs w:val="24"/>
              <w:lang w:val="uz-Cyrl-UZ"/>
            </w:rPr>
          </w:rPrChange>
        </w:rPr>
        <w:t xml:space="preserve">Маиший техника воситалари хариди учун                  </w:t>
      </w:r>
      <w:r w:rsidRPr="001063BF">
        <w:rPr>
          <w:rFonts w:ascii="Segoe UI Symbol" w:eastAsia="Times New Roman" w:hAnsi="Segoe UI Symbol" w:cs="Segoe UI Symbol"/>
          <w:lang w:val="uz-Cyrl-UZ"/>
          <w:rPrChange w:id="810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03"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04" w:author="Nozimjon Ortiqov" w:date="2026-02-24T13:39:00Z" w16du:dateUtc="2026-02-24T08:39:00Z">
            <w:rPr>
              <w:rFonts w:ascii="Segoe UI Symbol" w:eastAsia="Times New Roman" w:hAnsi="Segoe UI Symbol" w:cs="Segoe UI Symbol"/>
              <w:sz w:val="24"/>
              <w:szCs w:val="24"/>
              <w:lang w:val="uz-Cyrl-UZ"/>
            </w:rPr>
          </w:rPrChange>
        </w:rPr>
        <w:t>☐</w:t>
      </w:r>
    </w:p>
    <w:p w14:paraId="7C6D1BCE" w14:textId="77777777" w:rsidR="00B76C54" w:rsidRPr="001063BF" w:rsidRDefault="00B76C54">
      <w:pPr>
        <w:spacing w:after="0" w:line="288" w:lineRule="auto"/>
        <w:rPr>
          <w:rFonts w:ascii="Roboto" w:eastAsia="Times New Roman" w:hAnsi="Roboto"/>
          <w:lang w:val="uz-Cyrl-UZ"/>
          <w:rPrChange w:id="8105" w:author="Nozimjon Ortiqov" w:date="2026-02-24T13:39:00Z" w16du:dateUtc="2026-02-24T08:39:00Z">
            <w:rPr>
              <w:rFonts w:ascii="Roboto" w:eastAsia="Times New Roman" w:hAnsi="Roboto"/>
              <w:sz w:val="24"/>
              <w:szCs w:val="24"/>
              <w:lang w:val="uz-Cyrl-UZ"/>
            </w:rPr>
          </w:rPrChange>
        </w:rPr>
        <w:pPrChange w:id="8106" w:author="Nozimjon Ortiqov" w:date="2026-02-24T13:40:00Z" w16du:dateUtc="2026-02-24T08:40:00Z">
          <w:pPr>
            <w:spacing w:before="240" w:after="240" w:line="288" w:lineRule="auto"/>
          </w:pPr>
        </w:pPrChange>
      </w:pPr>
      <w:r w:rsidRPr="001063BF">
        <w:rPr>
          <w:rFonts w:ascii="Roboto" w:eastAsia="Times New Roman" w:hAnsi="Roboto"/>
          <w:lang w:val="uz-Cyrl-UZ"/>
          <w:rPrChange w:id="8107" w:author="Nozimjon Ortiqov" w:date="2026-02-24T13:39:00Z" w16du:dateUtc="2026-02-24T08:39:00Z">
            <w:rPr>
              <w:rFonts w:ascii="Roboto" w:eastAsia="Times New Roman" w:hAnsi="Roboto"/>
              <w:sz w:val="24"/>
              <w:szCs w:val="24"/>
              <w:lang w:val="uz-Cyrl-UZ"/>
            </w:rPr>
          </w:rPrChange>
        </w:rPr>
        <w:t xml:space="preserve">Уяли алоқа воситасини сотиб олиш учун                    </w:t>
      </w:r>
      <w:r w:rsidRPr="001063BF">
        <w:rPr>
          <w:rFonts w:ascii="Segoe UI Symbol" w:eastAsia="Times New Roman" w:hAnsi="Segoe UI Symbol" w:cs="Segoe UI Symbol"/>
          <w:lang w:val="uz-Cyrl-UZ"/>
          <w:rPrChange w:id="810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09"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10" w:author="Nozimjon Ortiqov" w:date="2026-02-24T13:39:00Z" w16du:dateUtc="2026-02-24T08:39:00Z">
            <w:rPr>
              <w:rFonts w:ascii="Segoe UI Symbol" w:eastAsia="Times New Roman" w:hAnsi="Segoe UI Symbol" w:cs="Segoe UI Symbol"/>
              <w:sz w:val="24"/>
              <w:szCs w:val="24"/>
              <w:lang w:val="uz-Cyrl-UZ"/>
            </w:rPr>
          </w:rPrChange>
        </w:rPr>
        <w:t>☐</w:t>
      </w:r>
    </w:p>
    <w:p w14:paraId="00D0B5E9" w14:textId="77777777" w:rsidR="00B76C54" w:rsidRPr="001063BF" w:rsidRDefault="00B76C54">
      <w:pPr>
        <w:spacing w:after="0" w:line="288" w:lineRule="auto"/>
        <w:rPr>
          <w:rFonts w:ascii="Roboto" w:eastAsia="Times New Roman" w:hAnsi="Roboto"/>
          <w:lang w:val="uz-Cyrl-UZ"/>
          <w:rPrChange w:id="8111" w:author="Nozimjon Ortiqov" w:date="2026-02-24T13:39:00Z" w16du:dateUtc="2026-02-24T08:39:00Z">
            <w:rPr>
              <w:rFonts w:ascii="Roboto" w:eastAsia="Times New Roman" w:hAnsi="Roboto"/>
              <w:sz w:val="24"/>
              <w:szCs w:val="24"/>
              <w:lang w:val="uz-Cyrl-UZ"/>
            </w:rPr>
          </w:rPrChange>
        </w:rPr>
        <w:pPrChange w:id="8112" w:author="Nozimjon Ortiqov" w:date="2026-02-24T13:40:00Z" w16du:dateUtc="2026-02-24T08:40:00Z">
          <w:pPr>
            <w:spacing w:before="240" w:after="240" w:line="288" w:lineRule="auto"/>
          </w:pPr>
        </w:pPrChange>
      </w:pPr>
      <w:r w:rsidRPr="001063BF">
        <w:rPr>
          <w:rFonts w:ascii="Roboto" w:eastAsia="Times New Roman" w:hAnsi="Roboto"/>
          <w:lang w:val="uz-Cyrl-UZ"/>
          <w:rPrChange w:id="8113" w:author="Nozimjon Ortiqov" w:date="2026-02-24T13:39:00Z" w16du:dateUtc="2026-02-24T08:39:00Z">
            <w:rPr>
              <w:rFonts w:ascii="Roboto" w:eastAsia="Times New Roman" w:hAnsi="Roboto"/>
              <w:sz w:val="24"/>
              <w:szCs w:val="24"/>
            </w:rPr>
          </w:rPrChange>
        </w:rPr>
        <w:t>Ипотека</w:t>
      </w:r>
      <w:r w:rsidRPr="001063BF">
        <w:rPr>
          <w:rFonts w:ascii="Roboto" w:eastAsia="Times New Roman" w:hAnsi="Roboto"/>
          <w:lang w:val="uz-Cyrl-UZ"/>
          <w:rPrChange w:id="8114" w:author="Nozimjon Ortiqov" w:date="2026-02-24T13:39:00Z" w16du:dateUtc="2026-02-24T08:39:00Z">
            <w:rPr>
              <w:rFonts w:ascii="Roboto" w:eastAsia="Times New Roman" w:hAnsi="Roboto"/>
              <w:sz w:val="24"/>
              <w:szCs w:val="24"/>
              <w:lang w:val="uz-Cyrl-UZ"/>
            </w:rPr>
          </w:rPrChange>
        </w:rPr>
        <w:t xml:space="preserve"> (уй жой) хариди учун                                       </w:t>
      </w:r>
      <w:r w:rsidRPr="001063BF">
        <w:rPr>
          <w:rFonts w:ascii="Segoe UI Symbol" w:eastAsia="Times New Roman" w:hAnsi="Segoe UI Symbol" w:cs="Segoe UI Symbol"/>
          <w:lang w:val="uz-Cyrl-UZ"/>
          <w:rPrChange w:id="811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16"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17" w:author="Nozimjon Ortiqov" w:date="2026-02-24T13:39:00Z" w16du:dateUtc="2026-02-24T08:39:00Z">
            <w:rPr>
              <w:rFonts w:ascii="Segoe UI Symbol" w:eastAsia="Times New Roman" w:hAnsi="Segoe UI Symbol" w:cs="Segoe UI Symbol"/>
              <w:sz w:val="24"/>
              <w:szCs w:val="24"/>
              <w:lang w:val="uz-Cyrl-UZ"/>
            </w:rPr>
          </w:rPrChange>
        </w:rPr>
        <w:t>☐</w:t>
      </w:r>
    </w:p>
    <w:p w14:paraId="61DF59B9" w14:textId="77777777" w:rsidR="00B76C54" w:rsidRPr="001063BF" w:rsidRDefault="00B76C54">
      <w:pPr>
        <w:spacing w:after="0" w:line="288" w:lineRule="auto"/>
        <w:rPr>
          <w:rFonts w:ascii="Roboto" w:eastAsia="Times New Roman" w:hAnsi="Roboto"/>
          <w:lang w:val="uz-Cyrl-UZ"/>
          <w:rPrChange w:id="8118" w:author="Nozimjon Ortiqov" w:date="2026-02-24T13:39:00Z" w16du:dateUtc="2026-02-24T08:39:00Z">
            <w:rPr>
              <w:rFonts w:ascii="Roboto" w:eastAsia="Times New Roman" w:hAnsi="Roboto"/>
              <w:sz w:val="24"/>
              <w:szCs w:val="24"/>
              <w:lang w:val="uz-Cyrl-UZ"/>
            </w:rPr>
          </w:rPrChange>
        </w:rPr>
        <w:pPrChange w:id="8119" w:author="Nozimjon Ortiqov" w:date="2026-02-24T13:40:00Z" w16du:dateUtc="2026-02-24T08:40:00Z">
          <w:pPr>
            <w:spacing w:before="240" w:after="240" w:line="288" w:lineRule="auto"/>
          </w:pPr>
        </w:pPrChange>
      </w:pPr>
      <w:r w:rsidRPr="001063BF">
        <w:rPr>
          <w:rFonts w:ascii="Roboto" w:eastAsia="Times New Roman" w:hAnsi="Roboto"/>
          <w:lang w:val="uz-Cyrl-UZ"/>
          <w:rPrChange w:id="8120" w:author="Nozimjon Ortiqov" w:date="2026-02-24T13:39:00Z" w16du:dateUtc="2026-02-24T08:39:00Z">
            <w:rPr>
              <w:rFonts w:ascii="Roboto" w:eastAsia="Times New Roman" w:hAnsi="Roboto"/>
              <w:sz w:val="24"/>
              <w:szCs w:val="24"/>
            </w:rPr>
          </w:rPrChange>
        </w:rPr>
        <w:t>Автомобил хариди</w:t>
      </w:r>
      <w:r w:rsidRPr="001063BF">
        <w:rPr>
          <w:rFonts w:ascii="Roboto" w:eastAsia="Times New Roman" w:hAnsi="Roboto"/>
          <w:lang w:val="uz-Cyrl-UZ"/>
          <w:rPrChange w:id="8121" w:author="Nozimjon Ortiqov" w:date="2026-02-24T13:39:00Z" w16du:dateUtc="2026-02-24T08:39:00Z">
            <w:rPr>
              <w:rFonts w:ascii="Roboto" w:eastAsia="Times New Roman" w:hAnsi="Roboto"/>
              <w:sz w:val="24"/>
              <w:szCs w:val="24"/>
              <w:lang w:val="uz-Cyrl-UZ"/>
            </w:rPr>
          </w:rPrChange>
        </w:rPr>
        <w:t xml:space="preserve"> учун                                               </w:t>
      </w:r>
      <w:r w:rsidRPr="001063BF">
        <w:rPr>
          <w:rFonts w:ascii="Segoe UI Symbol" w:eastAsia="Times New Roman" w:hAnsi="Segoe UI Symbol" w:cs="Segoe UI Symbol"/>
          <w:lang w:val="uz-Cyrl-UZ"/>
          <w:rPrChange w:id="812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23"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24" w:author="Nozimjon Ortiqov" w:date="2026-02-24T13:39:00Z" w16du:dateUtc="2026-02-24T08:39:00Z">
            <w:rPr>
              <w:rFonts w:ascii="Segoe UI Symbol" w:eastAsia="Times New Roman" w:hAnsi="Segoe UI Symbol" w:cs="Segoe UI Symbol"/>
              <w:sz w:val="24"/>
              <w:szCs w:val="24"/>
              <w:lang w:val="uz-Cyrl-UZ"/>
            </w:rPr>
          </w:rPrChange>
        </w:rPr>
        <w:t>☐</w:t>
      </w:r>
    </w:p>
    <w:p w14:paraId="5082033F" w14:textId="77777777" w:rsidR="00B76C54" w:rsidRPr="001063BF" w:rsidRDefault="00B76C54">
      <w:pPr>
        <w:spacing w:after="0" w:line="288" w:lineRule="auto"/>
        <w:rPr>
          <w:rFonts w:ascii="Roboto" w:eastAsia="Times New Roman" w:hAnsi="Roboto"/>
          <w:lang w:val="uz-Cyrl-UZ"/>
          <w:rPrChange w:id="8125" w:author="Nozimjon Ortiqov" w:date="2026-02-24T13:39:00Z" w16du:dateUtc="2026-02-24T08:39:00Z">
            <w:rPr>
              <w:rFonts w:ascii="Roboto" w:eastAsia="Times New Roman" w:hAnsi="Roboto"/>
              <w:sz w:val="24"/>
              <w:szCs w:val="24"/>
              <w:lang w:val="uz-Cyrl-UZ"/>
            </w:rPr>
          </w:rPrChange>
        </w:rPr>
        <w:pPrChange w:id="8126" w:author="Nozimjon Ortiqov" w:date="2026-02-24T13:40:00Z" w16du:dateUtc="2026-02-24T08:40:00Z">
          <w:pPr>
            <w:spacing w:before="240" w:after="240" w:line="288" w:lineRule="auto"/>
          </w:pPr>
        </w:pPrChange>
      </w:pPr>
      <w:r w:rsidRPr="001063BF">
        <w:rPr>
          <w:rFonts w:ascii="Roboto" w:eastAsia="Times New Roman" w:hAnsi="Roboto"/>
          <w:lang w:val="uz-Cyrl-UZ"/>
          <w:rPrChange w:id="8127" w:author="Nozimjon Ortiqov" w:date="2026-02-24T13:39:00Z" w16du:dateUtc="2026-02-24T08:39:00Z">
            <w:rPr>
              <w:rFonts w:ascii="Roboto" w:eastAsia="Times New Roman" w:hAnsi="Roboto"/>
              <w:sz w:val="24"/>
              <w:szCs w:val="24"/>
              <w:lang w:val="uz-Cyrl-UZ"/>
            </w:rPr>
          </w:rPrChange>
        </w:rPr>
        <w:t xml:space="preserve">Таълим харажатлари учун                                          </w:t>
      </w:r>
      <w:r w:rsidRPr="001063BF">
        <w:rPr>
          <w:rFonts w:ascii="Segoe UI Symbol" w:eastAsia="Times New Roman" w:hAnsi="Segoe UI Symbol" w:cs="Segoe UI Symbol"/>
          <w:lang w:val="uz-Cyrl-UZ"/>
          <w:rPrChange w:id="812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2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30" w:author="Nozimjon Ortiqov" w:date="2026-02-24T13:39:00Z" w16du:dateUtc="2026-02-24T08:39:00Z">
            <w:rPr>
              <w:rFonts w:ascii="Segoe UI Symbol" w:eastAsia="Times New Roman" w:hAnsi="Segoe UI Symbol" w:cs="Segoe UI Symbol"/>
              <w:sz w:val="24"/>
              <w:szCs w:val="24"/>
              <w:lang w:val="uz-Cyrl-UZ"/>
            </w:rPr>
          </w:rPrChange>
        </w:rPr>
        <w:t>☐</w:t>
      </w:r>
    </w:p>
    <w:p w14:paraId="26C3628D" w14:textId="77777777" w:rsidR="00B76C54" w:rsidRPr="001063BF" w:rsidRDefault="00B76C54">
      <w:pPr>
        <w:spacing w:after="0" w:line="288" w:lineRule="auto"/>
        <w:rPr>
          <w:rFonts w:ascii="Roboto" w:eastAsia="Times New Roman" w:hAnsi="Roboto"/>
          <w:lang w:val="uz-Cyrl-UZ"/>
          <w:rPrChange w:id="8131" w:author="Nozimjon Ortiqov" w:date="2026-02-24T13:39:00Z" w16du:dateUtc="2026-02-24T08:39:00Z">
            <w:rPr>
              <w:rFonts w:ascii="Roboto" w:eastAsia="Times New Roman" w:hAnsi="Roboto"/>
              <w:sz w:val="24"/>
              <w:szCs w:val="24"/>
              <w:lang w:val="uz-Cyrl-UZ"/>
            </w:rPr>
          </w:rPrChange>
        </w:rPr>
        <w:pPrChange w:id="8132" w:author="Nozimjon Ortiqov" w:date="2026-02-24T13:40:00Z" w16du:dateUtc="2026-02-24T08:40:00Z">
          <w:pPr>
            <w:spacing w:before="240" w:after="240" w:line="288" w:lineRule="auto"/>
          </w:pPr>
        </w:pPrChange>
      </w:pPr>
      <w:r w:rsidRPr="001063BF">
        <w:rPr>
          <w:rFonts w:ascii="Roboto" w:eastAsia="Times New Roman" w:hAnsi="Roboto"/>
          <w:lang w:val="uz-Cyrl-UZ"/>
          <w:rPrChange w:id="8133" w:author="Nozimjon Ortiqov" w:date="2026-02-24T13:39:00Z" w16du:dateUtc="2026-02-24T08:39:00Z">
            <w:rPr>
              <w:rFonts w:ascii="Roboto" w:eastAsia="Times New Roman" w:hAnsi="Roboto"/>
              <w:sz w:val="24"/>
              <w:szCs w:val="24"/>
              <w:lang w:val="uz-Cyrl-UZ"/>
            </w:rPr>
          </w:rPrChange>
        </w:rPr>
        <w:t xml:space="preserve">Тўй ёки оилавий маросимлар ўтказиш учун              </w:t>
      </w:r>
      <w:r w:rsidRPr="001063BF">
        <w:rPr>
          <w:rFonts w:ascii="Segoe UI Symbol" w:eastAsia="Times New Roman" w:hAnsi="Segoe UI Symbol" w:cs="Segoe UI Symbol"/>
          <w:lang w:val="uz-Cyrl-UZ"/>
          <w:rPrChange w:id="813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3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36" w:author="Nozimjon Ortiqov" w:date="2026-02-24T13:39:00Z" w16du:dateUtc="2026-02-24T08:39:00Z">
            <w:rPr>
              <w:rFonts w:ascii="Segoe UI Symbol" w:eastAsia="Times New Roman" w:hAnsi="Segoe UI Symbol" w:cs="Segoe UI Symbol"/>
              <w:sz w:val="24"/>
              <w:szCs w:val="24"/>
              <w:lang w:val="uz-Cyrl-UZ"/>
            </w:rPr>
          </w:rPrChange>
        </w:rPr>
        <w:t>☐</w:t>
      </w:r>
    </w:p>
    <w:p w14:paraId="30A88CD2" w14:textId="77777777" w:rsidR="00B76C54" w:rsidRPr="001063BF" w:rsidRDefault="00B76C54">
      <w:pPr>
        <w:spacing w:after="0" w:line="288" w:lineRule="auto"/>
        <w:rPr>
          <w:rFonts w:ascii="Roboto" w:eastAsia="Times New Roman" w:hAnsi="Roboto"/>
          <w:lang w:val="uz-Cyrl-UZ"/>
          <w:rPrChange w:id="8137" w:author="Nozimjon Ortiqov" w:date="2026-02-24T13:39:00Z" w16du:dateUtc="2026-02-24T08:39:00Z">
            <w:rPr>
              <w:rFonts w:ascii="Roboto" w:eastAsia="Times New Roman" w:hAnsi="Roboto"/>
              <w:sz w:val="24"/>
              <w:szCs w:val="24"/>
              <w:lang w:val="uz-Cyrl-UZ"/>
            </w:rPr>
          </w:rPrChange>
        </w:rPr>
        <w:pPrChange w:id="8138" w:author="Nozimjon Ortiqov" w:date="2026-02-24T13:40:00Z" w16du:dateUtc="2026-02-24T08:40:00Z">
          <w:pPr>
            <w:spacing w:before="240" w:after="240" w:line="288" w:lineRule="auto"/>
          </w:pPr>
        </w:pPrChange>
      </w:pPr>
      <w:r w:rsidRPr="001063BF">
        <w:rPr>
          <w:rFonts w:ascii="Roboto" w:eastAsia="Times New Roman" w:hAnsi="Roboto"/>
          <w:lang w:val="uz-Cyrl-UZ"/>
          <w:rPrChange w:id="8139" w:author="Nozimjon Ortiqov" w:date="2026-02-24T13:39:00Z" w16du:dateUtc="2026-02-24T08:39:00Z">
            <w:rPr>
              <w:rFonts w:ascii="Roboto" w:eastAsia="Times New Roman" w:hAnsi="Roboto"/>
              <w:sz w:val="24"/>
              <w:szCs w:val="24"/>
              <w:lang w:val="uz-Cyrl-UZ"/>
            </w:rPr>
          </w:rPrChange>
        </w:rPr>
        <w:t xml:space="preserve">Уй–жойни таъмирлаш учун                                          </w:t>
      </w:r>
      <w:r w:rsidRPr="001063BF">
        <w:rPr>
          <w:rFonts w:ascii="Segoe UI Symbol" w:eastAsia="Times New Roman" w:hAnsi="Segoe UI Symbol" w:cs="Segoe UI Symbol"/>
          <w:lang w:val="uz-Cyrl-UZ"/>
          <w:rPrChange w:id="814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4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42" w:author="Nozimjon Ortiqov" w:date="2026-02-24T13:39:00Z" w16du:dateUtc="2026-02-24T08:39:00Z">
            <w:rPr>
              <w:rFonts w:ascii="Segoe UI Symbol" w:eastAsia="Times New Roman" w:hAnsi="Segoe UI Symbol" w:cs="Segoe UI Symbol"/>
              <w:sz w:val="24"/>
              <w:szCs w:val="24"/>
              <w:lang w:val="uz-Cyrl-UZ"/>
            </w:rPr>
          </w:rPrChange>
        </w:rPr>
        <w:t>☐</w:t>
      </w:r>
    </w:p>
    <w:p w14:paraId="4D2F26B6" w14:textId="77777777" w:rsidR="00B76C54" w:rsidRPr="001063BF" w:rsidRDefault="00B76C54">
      <w:pPr>
        <w:spacing w:after="0" w:line="288" w:lineRule="auto"/>
        <w:rPr>
          <w:rFonts w:ascii="Roboto" w:eastAsia="Times New Roman" w:hAnsi="Roboto"/>
          <w:lang w:val="uz-Cyrl-UZ"/>
          <w:rPrChange w:id="8143" w:author="Nozimjon Ortiqov" w:date="2026-02-24T13:39:00Z" w16du:dateUtc="2026-02-24T08:39:00Z">
            <w:rPr>
              <w:rFonts w:ascii="Roboto" w:eastAsia="Times New Roman" w:hAnsi="Roboto"/>
              <w:sz w:val="24"/>
              <w:szCs w:val="24"/>
              <w:lang w:val="uz-Cyrl-UZ"/>
            </w:rPr>
          </w:rPrChange>
        </w:rPr>
        <w:pPrChange w:id="8144" w:author="Nozimjon Ortiqov" w:date="2026-02-24T13:40:00Z" w16du:dateUtc="2026-02-24T08:40:00Z">
          <w:pPr>
            <w:spacing w:before="240" w:after="240" w:line="288" w:lineRule="auto"/>
          </w:pPr>
        </w:pPrChange>
      </w:pPr>
      <w:r w:rsidRPr="001063BF">
        <w:rPr>
          <w:rFonts w:ascii="Roboto" w:eastAsia="Times New Roman" w:hAnsi="Roboto"/>
          <w:lang w:val="uz-Cyrl-UZ"/>
          <w:rPrChange w:id="8145" w:author="Nozimjon Ortiqov" w:date="2026-02-24T13:39:00Z" w16du:dateUtc="2026-02-24T08:39:00Z">
            <w:rPr>
              <w:rFonts w:ascii="Roboto" w:eastAsia="Times New Roman" w:hAnsi="Roboto"/>
              <w:sz w:val="24"/>
              <w:szCs w:val="24"/>
              <w:lang w:val="uz-Cyrl-UZ"/>
            </w:rPr>
          </w:rPrChange>
        </w:rPr>
        <w:t xml:space="preserve">Уй жиҳозлари (мебел, ошҳона жиҳозлари в.б.)         </w:t>
      </w:r>
      <w:r w:rsidRPr="001063BF">
        <w:rPr>
          <w:rFonts w:ascii="Segoe UI Symbol" w:eastAsia="Times New Roman" w:hAnsi="Segoe UI Symbol" w:cs="Segoe UI Symbol"/>
          <w:lang w:val="uz-Cyrl-UZ"/>
          <w:rPrChange w:id="814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4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48" w:author="Nozimjon Ortiqov" w:date="2026-02-24T13:39:00Z" w16du:dateUtc="2026-02-24T08:39:00Z">
            <w:rPr>
              <w:rFonts w:ascii="Segoe UI Symbol" w:eastAsia="Times New Roman" w:hAnsi="Segoe UI Symbol" w:cs="Segoe UI Symbol"/>
              <w:sz w:val="24"/>
              <w:szCs w:val="24"/>
              <w:lang w:val="uz-Cyrl-UZ"/>
            </w:rPr>
          </w:rPrChange>
        </w:rPr>
        <w:t>☐</w:t>
      </w:r>
    </w:p>
    <w:p w14:paraId="24ECE677" w14:textId="77777777" w:rsidR="00B76C54" w:rsidRPr="001063BF" w:rsidRDefault="00B76C54">
      <w:pPr>
        <w:spacing w:after="0" w:line="288" w:lineRule="auto"/>
        <w:rPr>
          <w:rFonts w:ascii="Roboto" w:eastAsia="Times New Roman" w:hAnsi="Roboto"/>
          <w:lang w:val="uz-Cyrl-UZ"/>
          <w:rPrChange w:id="8149" w:author="Nozimjon Ortiqov" w:date="2026-02-24T13:39:00Z" w16du:dateUtc="2026-02-24T08:39:00Z">
            <w:rPr>
              <w:rFonts w:ascii="Roboto" w:eastAsia="Times New Roman" w:hAnsi="Roboto"/>
              <w:sz w:val="24"/>
              <w:szCs w:val="24"/>
              <w:lang w:val="uz-Cyrl-UZ"/>
            </w:rPr>
          </w:rPrChange>
        </w:rPr>
        <w:pPrChange w:id="8150" w:author="Nozimjon Ortiqov" w:date="2026-02-24T13:40:00Z" w16du:dateUtc="2026-02-24T08:40:00Z">
          <w:pPr>
            <w:spacing w:before="240" w:after="240" w:line="288" w:lineRule="auto"/>
          </w:pPr>
        </w:pPrChange>
      </w:pPr>
      <w:r w:rsidRPr="001063BF">
        <w:rPr>
          <w:rFonts w:ascii="Roboto" w:eastAsia="Times New Roman" w:hAnsi="Roboto"/>
          <w:lang w:val="uz-Cyrl-UZ"/>
          <w:rPrChange w:id="8151" w:author="Nozimjon Ortiqov" w:date="2026-02-24T13:39:00Z" w16du:dateUtc="2026-02-24T08:39:00Z">
            <w:rPr>
              <w:rFonts w:ascii="Roboto" w:eastAsia="Times New Roman" w:hAnsi="Roboto"/>
              <w:sz w:val="24"/>
              <w:szCs w:val="24"/>
              <w:lang w:val="uz-Cyrl-UZ"/>
            </w:rPr>
          </w:rPrChange>
        </w:rPr>
        <w:t xml:space="preserve">Бошқа қарзни тўлаш учун                                            </w:t>
      </w:r>
      <w:r w:rsidRPr="001063BF">
        <w:rPr>
          <w:rFonts w:ascii="Segoe UI Symbol" w:eastAsia="Times New Roman" w:hAnsi="Segoe UI Symbol" w:cs="Segoe UI Symbol"/>
          <w:lang w:val="uz-Cyrl-UZ"/>
          <w:rPrChange w:id="81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5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54" w:author="Nozimjon Ortiqov" w:date="2026-02-24T13:39:00Z" w16du:dateUtc="2026-02-24T08:39:00Z">
            <w:rPr>
              <w:rFonts w:ascii="Segoe UI Symbol" w:eastAsia="Times New Roman" w:hAnsi="Segoe UI Symbol" w:cs="Segoe UI Symbol"/>
              <w:sz w:val="24"/>
              <w:szCs w:val="24"/>
              <w:lang w:val="uz-Cyrl-UZ"/>
            </w:rPr>
          </w:rPrChange>
        </w:rPr>
        <w:t>☐</w:t>
      </w:r>
    </w:p>
    <w:p w14:paraId="2F522E9C" w14:textId="77777777" w:rsidR="00B76C54" w:rsidRPr="001063BF" w:rsidRDefault="00B76C54">
      <w:pPr>
        <w:spacing w:after="0" w:line="288" w:lineRule="auto"/>
        <w:rPr>
          <w:rFonts w:ascii="Roboto" w:eastAsia="Times New Roman" w:hAnsi="Roboto"/>
          <w:lang w:val="uz-Cyrl-UZ"/>
          <w:rPrChange w:id="8155" w:author="Nozimjon Ortiqov" w:date="2026-02-24T13:39:00Z" w16du:dateUtc="2026-02-24T08:39:00Z">
            <w:rPr>
              <w:rFonts w:ascii="Roboto" w:eastAsia="Times New Roman" w:hAnsi="Roboto"/>
              <w:sz w:val="24"/>
              <w:szCs w:val="24"/>
              <w:lang w:val="uz-Cyrl-UZ"/>
            </w:rPr>
          </w:rPrChange>
        </w:rPr>
        <w:pPrChange w:id="8156" w:author="Nozimjon Ortiqov" w:date="2026-02-24T13:40:00Z" w16du:dateUtc="2026-02-24T08:40:00Z">
          <w:pPr>
            <w:spacing w:before="240" w:after="240" w:line="288" w:lineRule="auto"/>
          </w:pPr>
        </w:pPrChange>
      </w:pPr>
      <w:r w:rsidRPr="001063BF">
        <w:rPr>
          <w:rFonts w:ascii="Roboto" w:eastAsia="Times New Roman" w:hAnsi="Roboto"/>
          <w:lang w:val="uz-Cyrl-UZ"/>
          <w:rPrChange w:id="8157" w:author="Nozimjon Ortiqov" w:date="2026-02-24T13:39:00Z" w16du:dateUtc="2026-02-24T08:39:00Z">
            <w:rPr>
              <w:rFonts w:ascii="Roboto" w:eastAsia="Times New Roman" w:hAnsi="Roboto"/>
              <w:sz w:val="24"/>
              <w:szCs w:val="24"/>
              <w:lang w:val="uz-Cyrl-UZ"/>
            </w:rPr>
          </w:rPrChange>
        </w:rPr>
        <w:t xml:space="preserve">Бизнесни йўлга қўйиш ёки кенгайтириш учун            </w:t>
      </w:r>
      <w:r w:rsidRPr="001063BF">
        <w:rPr>
          <w:rFonts w:ascii="Segoe UI Symbol" w:eastAsia="Times New Roman" w:hAnsi="Segoe UI Symbol" w:cs="Segoe UI Symbol"/>
          <w:lang w:val="uz-Cyrl-UZ"/>
          <w:rPrChange w:id="815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5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60" w:author="Nozimjon Ortiqov" w:date="2026-02-24T13:39:00Z" w16du:dateUtc="2026-02-24T08:39:00Z">
            <w:rPr>
              <w:rFonts w:ascii="Segoe UI Symbol" w:eastAsia="Times New Roman" w:hAnsi="Segoe UI Symbol" w:cs="Segoe UI Symbol"/>
              <w:sz w:val="24"/>
              <w:szCs w:val="24"/>
              <w:lang w:val="uz-Cyrl-UZ"/>
            </w:rPr>
          </w:rPrChange>
        </w:rPr>
        <w:t>☐</w:t>
      </w:r>
    </w:p>
    <w:p w14:paraId="7ED2E62B" w14:textId="77777777" w:rsidR="00B76C54" w:rsidRPr="001063BF" w:rsidRDefault="00B76C54">
      <w:pPr>
        <w:spacing w:after="0" w:line="288" w:lineRule="auto"/>
        <w:rPr>
          <w:rFonts w:ascii="Roboto" w:eastAsia="Times New Roman" w:hAnsi="Roboto"/>
          <w:lang w:val="uz-Cyrl-UZ"/>
          <w:rPrChange w:id="8161" w:author="Nozimjon Ortiqov" w:date="2026-02-24T13:39:00Z" w16du:dateUtc="2026-02-24T08:39:00Z">
            <w:rPr>
              <w:rFonts w:ascii="Roboto" w:eastAsia="Times New Roman" w:hAnsi="Roboto"/>
              <w:sz w:val="24"/>
              <w:szCs w:val="24"/>
              <w:lang w:val="uz-Cyrl-UZ"/>
            </w:rPr>
          </w:rPrChange>
        </w:rPr>
        <w:pPrChange w:id="8162" w:author="Nozimjon Ortiqov" w:date="2026-02-24T13:40:00Z" w16du:dateUtc="2026-02-24T08:40:00Z">
          <w:pPr>
            <w:spacing w:before="240" w:after="240" w:line="288" w:lineRule="auto"/>
          </w:pPr>
        </w:pPrChange>
      </w:pPr>
      <w:r w:rsidRPr="001063BF">
        <w:rPr>
          <w:rFonts w:ascii="Roboto" w:eastAsia="Times New Roman" w:hAnsi="Roboto"/>
          <w:lang w:val="uz-Cyrl-UZ"/>
          <w:rPrChange w:id="8163" w:author="Nozimjon Ortiqov" w:date="2026-02-24T13:39:00Z" w16du:dateUtc="2026-02-24T08:39:00Z">
            <w:rPr>
              <w:rFonts w:ascii="Roboto" w:eastAsia="Times New Roman" w:hAnsi="Roboto"/>
              <w:sz w:val="24"/>
              <w:szCs w:val="24"/>
              <w:lang w:val="uz-Cyrl-UZ"/>
            </w:rPr>
          </w:rPrChange>
        </w:rPr>
        <w:t xml:space="preserve">Саёҳат харажатлари учун                                           </w:t>
      </w:r>
      <w:r w:rsidRPr="001063BF">
        <w:rPr>
          <w:rFonts w:ascii="Segoe UI Symbol" w:eastAsia="Times New Roman" w:hAnsi="Segoe UI Symbol" w:cs="Segoe UI Symbol"/>
          <w:lang w:val="uz-Cyrl-UZ"/>
          <w:rPrChange w:id="81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6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66" w:author="Nozimjon Ortiqov" w:date="2026-02-24T13:39:00Z" w16du:dateUtc="2026-02-24T08:39:00Z">
            <w:rPr>
              <w:rFonts w:ascii="Segoe UI Symbol" w:eastAsia="Times New Roman" w:hAnsi="Segoe UI Symbol" w:cs="Segoe UI Symbol"/>
              <w:sz w:val="24"/>
              <w:szCs w:val="24"/>
              <w:lang w:val="uz-Cyrl-UZ"/>
            </w:rPr>
          </w:rPrChange>
        </w:rPr>
        <w:t>☐</w:t>
      </w:r>
    </w:p>
    <w:p w14:paraId="7BD4F51B" w14:textId="77777777" w:rsidR="00B76C54" w:rsidRPr="001063BF" w:rsidRDefault="00B76C54">
      <w:pPr>
        <w:spacing w:after="0" w:line="288" w:lineRule="auto"/>
        <w:rPr>
          <w:rFonts w:ascii="Roboto" w:eastAsia="Times New Roman" w:hAnsi="Roboto"/>
          <w:b/>
          <w:bCs/>
          <w:lang w:val="uz-Cyrl-UZ"/>
          <w:rPrChange w:id="8167" w:author="Nozimjon Ortiqov" w:date="2026-02-24T13:39:00Z" w16du:dateUtc="2026-02-24T08:39:00Z">
            <w:rPr>
              <w:rFonts w:ascii="Roboto" w:eastAsia="Times New Roman" w:hAnsi="Roboto"/>
              <w:b/>
              <w:bCs/>
              <w:sz w:val="24"/>
              <w:szCs w:val="24"/>
              <w:lang w:val="uz-Cyrl-UZ"/>
            </w:rPr>
          </w:rPrChange>
        </w:rPr>
        <w:pPrChange w:id="8168" w:author="Nozimjon Ortiqov" w:date="2026-02-24T13:40:00Z" w16du:dateUtc="2026-02-24T08:40:00Z">
          <w:pPr>
            <w:spacing w:before="240" w:after="240" w:line="288" w:lineRule="auto"/>
          </w:pPr>
        </w:pPrChange>
      </w:pPr>
      <w:r w:rsidRPr="001063BF">
        <w:rPr>
          <w:rFonts w:ascii="Roboto" w:eastAsia="Times New Roman" w:hAnsi="Roboto"/>
          <w:lang w:val="uz-Cyrl-UZ"/>
          <w:rPrChange w:id="8169" w:author="Nozimjon Ortiqov" w:date="2026-02-24T13:39:00Z" w16du:dateUtc="2026-02-24T08:39:00Z">
            <w:rPr>
              <w:rFonts w:ascii="Roboto" w:eastAsia="Times New Roman" w:hAnsi="Roboto"/>
              <w:sz w:val="24"/>
              <w:szCs w:val="24"/>
              <w:lang w:val="uz-Cyrl-UZ"/>
            </w:rPr>
          </w:rPrChange>
        </w:rPr>
        <w:t xml:space="preserve">Чет элда ишлашга бориш учун                                   </w:t>
      </w:r>
      <w:r w:rsidRPr="001063BF">
        <w:rPr>
          <w:rFonts w:ascii="Segoe UI Symbol" w:eastAsia="Times New Roman" w:hAnsi="Segoe UI Symbol" w:cs="Segoe UI Symbol"/>
          <w:lang w:val="uz-Cyrl-UZ"/>
          <w:rPrChange w:id="817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7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72" w:author="Nozimjon Ortiqov" w:date="2026-02-24T13:39:00Z" w16du:dateUtc="2026-02-24T08:39:00Z">
            <w:rPr>
              <w:rFonts w:ascii="Segoe UI Symbol" w:eastAsia="Times New Roman" w:hAnsi="Segoe UI Symbol" w:cs="Segoe UI Symbol"/>
              <w:sz w:val="24"/>
              <w:szCs w:val="24"/>
              <w:lang w:val="uz-Cyrl-UZ"/>
            </w:rPr>
          </w:rPrChange>
        </w:rPr>
        <w:t>☐</w:t>
      </w:r>
    </w:p>
    <w:p w14:paraId="33CC05D2" w14:textId="77777777" w:rsidR="00B76C54" w:rsidRPr="001063BF" w:rsidRDefault="00B76C54">
      <w:pPr>
        <w:spacing w:after="0" w:line="288" w:lineRule="auto"/>
        <w:rPr>
          <w:rFonts w:ascii="Roboto" w:eastAsia="Times New Roman" w:hAnsi="Roboto"/>
          <w:lang w:val="uz-Cyrl-UZ"/>
          <w:rPrChange w:id="8173" w:author="Nozimjon Ortiqov" w:date="2026-02-24T13:39:00Z" w16du:dateUtc="2026-02-24T08:39:00Z">
            <w:rPr>
              <w:rFonts w:ascii="Roboto" w:eastAsia="Times New Roman" w:hAnsi="Roboto"/>
              <w:sz w:val="24"/>
              <w:szCs w:val="24"/>
              <w:lang w:val="uz-Cyrl-UZ"/>
            </w:rPr>
          </w:rPrChange>
        </w:rPr>
        <w:pPrChange w:id="817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17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176" w:author="Nozimjon Ortiqov" w:date="2026-02-24T13:39:00Z" w16du:dateUtc="2026-02-24T08:39:00Z">
            <w:rPr>
              <w:rFonts w:ascii="Roboto" w:eastAsia="Times New Roman" w:hAnsi="Roboto"/>
              <w:sz w:val="24"/>
              <w:szCs w:val="24"/>
              <w:lang w:val="uz-Cyrl-UZ"/>
            </w:rPr>
          </w:rPrChange>
        </w:rPr>
        <w:t xml:space="preserve"> Бошқа мақсадлар учун: ___________</w:t>
      </w:r>
    </w:p>
    <w:p w14:paraId="35080A41" w14:textId="77777777" w:rsidR="00B76C54" w:rsidRPr="001063BF" w:rsidRDefault="00B76C54">
      <w:pPr>
        <w:spacing w:after="0" w:line="288" w:lineRule="auto"/>
        <w:rPr>
          <w:rFonts w:ascii="Roboto" w:eastAsia="Times New Roman" w:hAnsi="Roboto"/>
          <w:lang w:val="uz-Cyrl-UZ"/>
          <w:rPrChange w:id="8177" w:author="Nozimjon Ortiqov" w:date="2026-02-24T13:39:00Z" w16du:dateUtc="2026-02-24T08:39:00Z">
            <w:rPr>
              <w:rFonts w:ascii="Roboto" w:eastAsia="Times New Roman" w:hAnsi="Roboto"/>
              <w:sz w:val="24"/>
              <w:szCs w:val="24"/>
              <w:lang w:val="uz-Cyrl-UZ"/>
            </w:rPr>
          </w:rPrChange>
        </w:rPr>
        <w:pPrChange w:id="817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17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180" w:author="Nozimjon Ortiqov" w:date="2026-02-24T13:39:00Z" w16du:dateUtc="2026-02-24T08:39:00Z">
            <w:rPr>
              <w:rFonts w:ascii="Roboto" w:eastAsia="Times New Roman" w:hAnsi="Roboto"/>
              <w:sz w:val="24"/>
              <w:szCs w:val="24"/>
              <w:lang w:val="uz-Cyrl-UZ"/>
            </w:rPr>
          </w:rPrChange>
        </w:rPr>
        <w:t xml:space="preserve"> Ҳар қандай мақсадда қарз/кредит олиш керак эмас </w:t>
      </w:r>
      <w:r w:rsidRPr="001063BF">
        <w:rPr>
          <w:rFonts w:ascii="Roboto" w:eastAsia="Times New Roman" w:hAnsi="Roboto"/>
          <w:i/>
          <w:iCs/>
          <w:lang w:val="uz-Cyrl-UZ"/>
          <w:rPrChange w:id="8181" w:author="Nozimjon Ortiqov" w:date="2026-02-24T13:39:00Z" w16du:dateUtc="2026-02-24T08:39:00Z">
            <w:rPr>
              <w:rFonts w:ascii="Roboto" w:eastAsia="Times New Roman" w:hAnsi="Roboto"/>
              <w:i/>
              <w:iCs/>
              <w:sz w:val="24"/>
              <w:szCs w:val="24"/>
              <w:lang w:val="uz-Cyrl-UZ"/>
            </w:rPr>
          </w:rPrChange>
        </w:rPr>
        <w:t>(2.4 – саволга ўтилади)</w:t>
      </w:r>
    </w:p>
    <w:p w14:paraId="107E2599" w14:textId="77777777" w:rsidR="00B76C54" w:rsidRPr="001063BF" w:rsidRDefault="00B76C54">
      <w:pPr>
        <w:shd w:val="clear" w:color="auto" w:fill="EDEDED" w:themeFill="accent3" w:themeFillTint="33"/>
        <w:spacing w:after="0" w:line="288" w:lineRule="auto"/>
        <w:jc w:val="both"/>
        <w:rPr>
          <w:rFonts w:ascii="Roboto" w:eastAsia="Times New Roman" w:hAnsi="Roboto"/>
          <w:lang w:val="uz-Cyrl-UZ"/>
          <w:rPrChange w:id="8182" w:author="Nozimjon Ortiqov" w:date="2026-02-24T13:39:00Z" w16du:dateUtc="2026-02-24T08:39:00Z">
            <w:rPr>
              <w:rFonts w:ascii="Roboto" w:eastAsia="Times New Roman" w:hAnsi="Roboto"/>
              <w:sz w:val="24"/>
              <w:szCs w:val="24"/>
              <w:lang w:val="uz-Cyrl-UZ"/>
            </w:rPr>
          </w:rPrChange>
        </w:rPr>
        <w:pPrChange w:id="8183" w:author="Nozimjon Ortiqov" w:date="2026-02-24T13:40:00Z" w16du:dateUtc="2026-02-24T08:40:00Z">
          <w:pPr>
            <w:shd w:val="clear" w:color="auto" w:fill="EDEDED" w:themeFill="accent3" w:themeFillTint="33"/>
            <w:spacing w:before="240" w:after="240" w:line="288" w:lineRule="auto"/>
            <w:jc w:val="both"/>
          </w:pPr>
        </w:pPrChange>
      </w:pPr>
      <w:r w:rsidRPr="001063BF">
        <w:rPr>
          <w:rFonts w:ascii="Roboto" w:eastAsia="Times New Roman" w:hAnsi="Roboto"/>
          <w:lang w:val="uz-Cyrl-UZ"/>
          <w:rPrChange w:id="8184" w:author="Nozimjon Ortiqov" w:date="2026-02-24T13:39:00Z" w16du:dateUtc="2026-02-24T08:39:00Z">
            <w:rPr>
              <w:rFonts w:ascii="Roboto" w:eastAsia="Times New Roman" w:hAnsi="Roboto"/>
              <w:sz w:val="24"/>
              <w:szCs w:val="24"/>
              <w:lang w:val="uz-Cyrl-UZ"/>
            </w:rPr>
          </w:rPrChange>
        </w:rPr>
        <w:t xml:space="preserve">2.2 Қўшимча маблағ зарур бўлганда асосан қаерга ёки кимга мурожаат қиласиз? </w:t>
      </w:r>
      <w:r w:rsidRPr="001063BF">
        <w:rPr>
          <w:rFonts w:ascii="Roboto" w:eastAsia="Times New Roman" w:hAnsi="Roboto"/>
          <w:i/>
          <w:iCs/>
          <w:lang w:val="uz-Cyrl-UZ"/>
          <w:rPrChange w:id="8185" w:author="Nozimjon Ortiqov" w:date="2026-02-24T13:39:00Z" w16du:dateUtc="2026-02-24T08:39:00Z">
            <w:rPr>
              <w:rFonts w:ascii="Roboto" w:eastAsia="Times New Roman" w:hAnsi="Roboto"/>
              <w:i/>
              <w:iCs/>
              <w:sz w:val="24"/>
              <w:szCs w:val="24"/>
              <w:lang w:val="uz-Cyrl-UZ"/>
            </w:rPr>
          </w:rPrChange>
        </w:rPr>
        <w:t xml:space="preserve">(3 тагача танлаш мумкин) </w:t>
      </w:r>
    </w:p>
    <w:p w14:paraId="52752B15" w14:textId="77777777" w:rsidR="00B76C54" w:rsidRPr="001063BF" w:rsidRDefault="00B76C54">
      <w:pPr>
        <w:spacing w:after="0" w:line="288" w:lineRule="auto"/>
        <w:rPr>
          <w:rFonts w:ascii="Roboto" w:eastAsia="Times New Roman" w:hAnsi="Roboto"/>
          <w:lang w:val="uz-Cyrl-UZ"/>
          <w:rPrChange w:id="8186" w:author="Nozimjon Ortiqov" w:date="2026-02-24T13:39:00Z" w16du:dateUtc="2026-02-24T08:39:00Z">
            <w:rPr>
              <w:rFonts w:ascii="Roboto" w:eastAsia="Times New Roman" w:hAnsi="Roboto"/>
              <w:sz w:val="24"/>
              <w:szCs w:val="24"/>
              <w:lang w:val="uz-Cyrl-UZ"/>
            </w:rPr>
          </w:rPrChange>
        </w:rPr>
        <w:pPrChange w:id="818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18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189" w:author="Nozimjon Ortiqov" w:date="2026-02-24T13:39:00Z" w16du:dateUtc="2026-02-24T08:39:00Z">
            <w:rPr>
              <w:rFonts w:ascii="Roboto" w:eastAsia="Times New Roman" w:hAnsi="Roboto"/>
              <w:sz w:val="24"/>
              <w:szCs w:val="24"/>
              <w:lang w:val="uz-Cyrl-UZ"/>
            </w:rPr>
          </w:rPrChange>
        </w:rPr>
        <w:t xml:space="preserve"> Тижорат банкига </w:t>
      </w:r>
      <w:r w:rsidRPr="001063BF">
        <w:rPr>
          <w:rFonts w:ascii="Roboto" w:eastAsia="Times New Roman" w:hAnsi="Roboto"/>
          <w:i/>
          <w:iCs/>
          <w:lang w:val="uz-Cyrl-UZ"/>
          <w:rPrChange w:id="8190" w:author="Nozimjon Ortiqov" w:date="2026-02-24T13:39:00Z" w16du:dateUtc="2026-02-24T08:39:00Z">
            <w:rPr>
              <w:rFonts w:ascii="Roboto" w:eastAsia="Times New Roman" w:hAnsi="Roboto"/>
              <w:i/>
              <w:iCs/>
              <w:sz w:val="24"/>
              <w:szCs w:val="24"/>
              <w:lang w:val="uz-Cyrl-UZ"/>
            </w:rPr>
          </w:rPrChange>
        </w:rPr>
        <w:t>(2.2.б – савол берилади)</w:t>
      </w:r>
    </w:p>
    <w:p w14:paraId="7402AFEC" w14:textId="77777777" w:rsidR="00B76C54" w:rsidRPr="001063BF" w:rsidRDefault="00B76C54">
      <w:pPr>
        <w:spacing w:after="0" w:line="288" w:lineRule="auto"/>
        <w:rPr>
          <w:rFonts w:ascii="Roboto" w:eastAsia="Times New Roman" w:hAnsi="Roboto"/>
          <w:lang w:val="uz-Cyrl-UZ"/>
          <w:rPrChange w:id="8191" w:author="Nozimjon Ortiqov" w:date="2026-02-24T13:39:00Z" w16du:dateUtc="2026-02-24T08:39:00Z">
            <w:rPr>
              <w:rFonts w:ascii="Roboto" w:eastAsia="Times New Roman" w:hAnsi="Roboto"/>
              <w:sz w:val="24"/>
              <w:szCs w:val="24"/>
            </w:rPr>
          </w:rPrChange>
        </w:rPr>
        <w:pPrChange w:id="819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19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194" w:author="Nozimjon Ortiqov" w:date="2026-02-24T13:39:00Z" w16du:dateUtc="2026-02-24T08:39:00Z">
            <w:rPr>
              <w:rFonts w:ascii="Roboto" w:eastAsia="Times New Roman" w:hAnsi="Roboto"/>
              <w:sz w:val="24"/>
              <w:szCs w:val="24"/>
              <w:lang w:val="uz-Cyrl-UZ"/>
            </w:rPr>
          </w:rPrChange>
        </w:rPr>
        <w:t xml:space="preserve"> Расмий насия хизматларига </w:t>
      </w:r>
      <w:r w:rsidRPr="001063BF">
        <w:rPr>
          <w:rFonts w:ascii="Roboto" w:eastAsia="Times New Roman" w:hAnsi="Roboto"/>
          <w:i/>
          <w:iCs/>
          <w:lang w:val="uz-Cyrl-UZ"/>
          <w:rPrChange w:id="8195" w:author="Nozimjon Ortiqov" w:date="2026-02-24T13:39:00Z" w16du:dateUtc="2026-02-24T08:39:00Z">
            <w:rPr>
              <w:rFonts w:ascii="Roboto" w:eastAsia="Times New Roman" w:hAnsi="Roboto"/>
              <w:i/>
              <w:iCs/>
              <w:sz w:val="24"/>
              <w:szCs w:val="24"/>
              <w:lang w:val="uz-Cyrl-UZ"/>
            </w:rPr>
          </w:rPrChange>
        </w:rPr>
        <w:t>(“Техномарт”, “Узум”, “Ишонч” в.б.) (2.2.в – савол берилади)</w:t>
      </w:r>
    </w:p>
    <w:p w14:paraId="2623F522" w14:textId="77777777" w:rsidR="00B76C54" w:rsidRPr="001063BF" w:rsidRDefault="00B76C54">
      <w:pPr>
        <w:spacing w:after="0" w:line="288" w:lineRule="auto"/>
        <w:rPr>
          <w:rFonts w:ascii="Roboto" w:eastAsia="Times New Roman" w:hAnsi="Roboto"/>
          <w:lang w:val="uz-Cyrl-UZ"/>
          <w:rPrChange w:id="8196" w:author="Nozimjon Ortiqov" w:date="2026-02-24T13:39:00Z" w16du:dateUtc="2026-02-24T08:39:00Z">
            <w:rPr>
              <w:rFonts w:ascii="Roboto" w:eastAsia="Times New Roman" w:hAnsi="Roboto"/>
              <w:sz w:val="24"/>
              <w:szCs w:val="24"/>
              <w:lang w:val="uz-Cyrl-UZ"/>
            </w:rPr>
          </w:rPrChange>
        </w:rPr>
        <w:pPrChange w:id="819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198"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199"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200" w:author="Nozimjon Ortiqov" w:date="2026-02-24T13:39:00Z" w16du:dateUtc="2026-02-24T08:39:00Z">
            <w:rPr>
              <w:rFonts w:ascii="Roboto" w:eastAsia="Times New Roman" w:hAnsi="Roboto"/>
              <w:sz w:val="24"/>
              <w:szCs w:val="24"/>
              <w:lang w:val="uz-Cyrl-UZ"/>
            </w:rPr>
          </w:rPrChange>
        </w:rPr>
        <w:t xml:space="preserve">Норасмий </w:t>
      </w:r>
      <w:r w:rsidRPr="001063BF">
        <w:rPr>
          <w:rFonts w:ascii="Roboto" w:eastAsia="Times New Roman" w:hAnsi="Roboto"/>
          <w:lang w:val="uz-Cyrl-UZ"/>
          <w:rPrChange w:id="8201"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202" w:author="Nozimjon Ortiqov" w:date="2026-02-24T13:39:00Z" w16du:dateUtc="2026-02-24T08:39:00Z">
            <w:rPr>
              <w:rFonts w:ascii="Roboto" w:eastAsia="Times New Roman" w:hAnsi="Roboto"/>
              <w:sz w:val="24"/>
              <w:szCs w:val="24"/>
              <w:lang w:val="uz-Cyrl-UZ"/>
            </w:rPr>
          </w:rPrChange>
        </w:rPr>
        <w:t xml:space="preserve"> хизматига </w:t>
      </w:r>
      <w:r w:rsidRPr="001063BF">
        <w:rPr>
          <w:rFonts w:ascii="Roboto" w:eastAsia="Times New Roman" w:hAnsi="Roboto"/>
          <w:i/>
          <w:iCs/>
          <w:lang w:val="uz-Cyrl-UZ"/>
          <w:rPrChange w:id="8203" w:author="Nozimjon Ortiqov" w:date="2026-02-24T13:39:00Z" w16du:dateUtc="2026-02-24T08:39:00Z">
            <w:rPr>
              <w:rFonts w:ascii="Roboto" w:eastAsia="Times New Roman" w:hAnsi="Roboto"/>
              <w:i/>
              <w:iCs/>
              <w:sz w:val="24"/>
              <w:szCs w:val="24"/>
              <w:lang w:val="uz-Cyrl-UZ"/>
            </w:rPr>
          </w:rPrChange>
        </w:rPr>
        <w:t>(бозорлар, дўконлар в.б.) (2.2.а – савол берилади)</w:t>
      </w:r>
    </w:p>
    <w:p w14:paraId="4C7FF1B1" w14:textId="77777777" w:rsidR="00B76C54" w:rsidRPr="001063BF" w:rsidRDefault="00B76C54">
      <w:pPr>
        <w:spacing w:after="0" w:line="288" w:lineRule="auto"/>
        <w:rPr>
          <w:rFonts w:ascii="Roboto" w:eastAsia="Times New Roman" w:hAnsi="Roboto"/>
          <w:lang w:val="uz-Cyrl-UZ"/>
          <w:rPrChange w:id="8204" w:author="Nozimjon Ortiqov" w:date="2026-02-24T13:39:00Z" w16du:dateUtc="2026-02-24T08:39:00Z">
            <w:rPr>
              <w:rFonts w:ascii="Roboto" w:eastAsia="Times New Roman" w:hAnsi="Roboto"/>
              <w:sz w:val="24"/>
              <w:szCs w:val="24"/>
              <w:lang w:val="uz-Cyrl-UZ"/>
            </w:rPr>
          </w:rPrChange>
        </w:rPr>
        <w:pPrChange w:id="820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0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07"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шахсларга</w:t>
      </w:r>
      <w:r w:rsidRPr="001063BF">
        <w:rPr>
          <w:rFonts w:ascii="Roboto" w:eastAsia="Times New Roman" w:hAnsi="Roboto"/>
          <w:i/>
          <w:iCs/>
          <w:lang w:val="uz-Cyrl-UZ"/>
          <w:rPrChange w:id="8208" w:author="Nozimjon Ortiqov" w:date="2026-02-24T13:39:00Z" w16du:dateUtc="2026-02-24T08:39:00Z">
            <w:rPr>
              <w:rFonts w:ascii="Roboto" w:eastAsia="Times New Roman" w:hAnsi="Roboto"/>
              <w:i/>
              <w:iCs/>
              <w:sz w:val="24"/>
              <w:szCs w:val="24"/>
              <w:lang w:val="uz-Cyrl-UZ"/>
            </w:rPr>
          </w:rPrChange>
        </w:rPr>
        <w:t xml:space="preserve"> (2.2.а савол берилади)</w:t>
      </w:r>
    </w:p>
    <w:p w14:paraId="6367F30F" w14:textId="77777777" w:rsidR="00B76C54" w:rsidRPr="001063BF" w:rsidRDefault="00B76C54">
      <w:pPr>
        <w:spacing w:after="0" w:line="288" w:lineRule="auto"/>
        <w:rPr>
          <w:rFonts w:ascii="Roboto" w:eastAsia="Times New Roman" w:hAnsi="Roboto" w:cs="Segoe UI Symbol"/>
          <w:lang w:val="uz-Cyrl-UZ"/>
          <w:rPrChange w:id="8209" w:author="Nozimjon Ortiqov" w:date="2026-02-24T13:39:00Z" w16du:dateUtc="2026-02-24T08:39:00Z">
            <w:rPr>
              <w:rFonts w:ascii="Roboto" w:eastAsia="Times New Roman" w:hAnsi="Roboto" w:cs="Segoe UI Symbol"/>
              <w:sz w:val="24"/>
              <w:szCs w:val="24"/>
              <w:lang w:val="uz-Cyrl-UZ"/>
            </w:rPr>
          </w:rPrChange>
        </w:rPr>
        <w:pPrChange w:id="821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1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12" w:author="Nozimjon Ortiqov" w:date="2026-02-24T13:39:00Z" w16du:dateUtc="2026-02-24T08:39:00Z">
            <w:rPr>
              <w:rFonts w:ascii="Roboto" w:eastAsia="Times New Roman" w:hAnsi="Roboto"/>
              <w:sz w:val="24"/>
              <w:szCs w:val="24"/>
              <w:lang w:val="uz-Cyrl-UZ"/>
            </w:rPr>
          </w:rPrChange>
        </w:rPr>
        <w:t xml:space="preserve"> Микромолия ташкилотларига </w:t>
      </w:r>
      <w:r w:rsidRPr="001063BF">
        <w:rPr>
          <w:rFonts w:ascii="Roboto" w:eastAsia="Times New Roman" w:hAnsi="Roboto"/>
          <w:i/>
          <w:iCs/>
          <w:lang w:val="uz-Cyrl-UZ"/>
          <w:rPrChange w:id="8213" w:author="Nozimjon Ortiqov" w:date="2026-02-24T13:39:00Z" w16du:dateUtc="2026-02-24T08:39:00Z">
            <w:rPr>
              <w:rFonts w:ascii="Roboto" w:eastAsia="Times New Roman" w:hAnsi="Roboto"/>
              <w:i/>
              <w:iCs/>
              <w:sz w:val="24"/>
              <w:szCs w:val="24"/>
              <w:lang w:val="uz-Cyrl-UZ"/>
            </w:rPr>
          </w:rPrChange>
        </w:rPr>
        <w:t>(2.2.в – савол берилади)</w:t>
      </w:r>
    </w:p>
    <w:p w14:paraId="25E46589" w14:textId="77777777" w:rsidR="00B76C54" w:rsidRPr="001063BF" w:rsidRDefault="00B76C54">
      <w:pPr>
        <w:spacing w:after="0" w:line="288" w:lineRule="auto"/>
        <w:rPr>
          <w:rFonts w:ascii="Roboto" w:eastAsia="Times New Roman" w:hAnsi="Roboto"/>
          <w:lang w:val="uz-Cyrl-UZ"/>
          <w:rPrChange w:id="8214" w:author="Nozimjon Ortiqov" w:date="2026-02-24T13:39:00Z" w16du:dateUtc="2026-02-24T08:39:00Z">
            <w:rPr>
              <w:rFonts w:ascii="Roboto" w:eastAsia="Times New Roman" w:hAnsi="Roboto"/>
              <w:sz w:val="24"/>
              <w:szCs w:val="24"/>
              <w:lang w:val="uz-Cyrl-UZ"/>
            </w:rPr>
          </w:rPrChange>
        </w:rPr>
        <w:pPrChange w:id="821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1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17" w:author="Nozimjon Ortiqov" w:date="2026-02-24T13:39:00Z" w16du:dateUtc="2026-02-24T08:39:00Z">
            <w:rPr>
              <w:rFonts w:ascii="Roboto" w:eastAsia="Times New Roman" w:hAnsi="Roboto"/>
              <w:sz w:val="24"/>
              <w:szCs w:val="24"/>
              <w:lang w:val="uz-Cyrl-UZ"/>
            </w:rPr>
          </w:rPrChange>
        </w:rPr>
        <w:t xml:space="preserve"> Ломбардларга </w:t>
      </w:r>
      <w:r w:rsidRPr="001063BF">
        <w:rPr>
          <w:rFonts w:ascii="Roboto" w:eastAsia="Times New Roman" w:hAnsi="Roboto"/>
          <w:i/>
          <w:iCs/>
          <w:lang w:val="uz-Cyrl-UZ"/>
          <w:rPrChange w:id="8218" w:author="Nozimjon Ortiqov" w:date="2026-02-24T13:39:00Z" w16du:dateUtc="2026-02-24T08:39:00Z">
            <w:rPr>
              <w:rFonts w:ascii="Roboto" w:eastAsia="Times New Roman" w:hAnsi="Roboto"/>
              <w:i/>
              <w:iCs/>
              <w:sz w:val="24"/>
              <w:szCs w:val="24"/>
              <w:lang w:val="uz-Cyrl-UZ"/>
            </w:rPr>
          </w:rPrChange>
        </w:rPr>
        <w:t>(2.2.в – савол берилади)</w:t>
      </w:r>
    </w:p>
    <w:p w14:paraId="4617FF80" w14:textId="77777777" w:rsidR="00B76C54" w:rsidRPr="001063BF" w:rsidRDefault="00B76C54">
      <w:pPr>
        <w:spacing w:after="0" w:line="288" w:lineRule="auto"/>
        <w:rPr>
          <w:rFonts w:ascii="Roboto" w:eastAsia="Times New Roman" w:hAnsi="Roboto"/>
          <w:lang w:val="uz-Cyrl-UZ"/>
          <w:rPrChange w:id="8219" w:author="Nozimjon Ortiqov" w:date="2026-02-24T13:39:00Z" w16du:dateUtc="2026-02-24T08:39:00Z">
            <w:rPr>
              <w:rFonts w:ascii="Roboto" w:eastAsia="Times New Roman" w:hAnsi="Roboto"/>
              <w:sz w:val="24"/>
              <w:szCs w:val="24"/>
              <w:lang w:val="uz-Cyrl-UZ"/>
            </w:rPr>
          </w:rPrChange>
        </w:rPr>
        <w:pPrChange w:id="822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2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22" w:author="Nozimjon Ortiqov" w:date="2026-02-24T13:39:00Z" w16du:dateUtc="2026-02-24T08:39:00Z">
            <w:rPr>
              <w:rFonts w:ascii="Roboto" w:eastAsia="Times New Roman" w:hAnsi="Roboto"/>
              <w:sz w:val="24"/>
              <w:szCs w:val="24"/>
              <w:lang w:val="uz-Cyrl-UZ"/>
            </w:rPr>
          </w:rPrChange>
        </w:rPr>
        <w:t xml:space="preserve"> Оила аъзолари, дўстлар ёки танишларга </w:t>
      </w:r>
      <w:r w:rsidRPr="001063BF">
        <w:rPr>
          <w:rFonts w:ascii="Roboto" w:eastAsia="Times New Roman" w:hAnsi="Roboto"/>
          <w:i/>
          <w:iCs/>
          <w:lang w:val="uz-Cyrl-UZ"/>
          <w:rPrChange w:id="8223" w:author="Nozimjon Ortiqov" w:date="2026-02-24T13:39:00Z" w16du:dateUtc="2026-02-24T08:39:00Z">
            <w:rPr>
              <w:rFonts w:ascii="Roboto" w:eastAsia="Times New Roman" w:hAnsi="Roboto"/>
              <w:i/>
              <w:iCs/>
              <w:sz w:val="24"/>
              <w:szCs w:val="24"/>
              <w:lang w:val="uz-Cyrl-UZ"/>
            </w:rPr>
          </w:rPrChange>
        </w:rPr>
        <w:t>(2.2.а – савол берилади)</w:t>
      </w:r>
    </w:p>
    <w:p w14:paraId="21B1BD53" w14:textId="77777777" w:rsidR="00B76C54" w:rsidRPr="001063BF" w:rsidRDefault="00B76C54">
      <w:pPr>
        <w:spacing w:after="0" w:line="288" w:lineRule="auto"/>
        <w:rPr>
          <w:rFonts w:ascii="Roboto" w:eastAsia="Times New Roman" w:hAnsi="Roboto"/>
          <w:lang w:val="uz-Cyrl-UZ"/>
          <w:rPrChange w:id="8224" w:author="Nozimjon Ortiqov" w:date="2026-02-24T13:39:00Z" w16du:dateUtc="2026-02-24T08:39:00Z">
            <w:rPr>
              <w:rFonts w:ascii="Roboto" w:eastAsia="Times New Roman" w:hAnsi="Roboto"/>
              <w:sz w:val="24"/>
              <w:szCs w:val="24"/>
              <w:lang w:val="uz-Cyrl-UZ"/>
            </w:rPr>
          </w:rPrChange>
        </w:rPr>
        <w:pPrChange w:id="822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2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27" w:author="Nozimjon Ortiqov" w:date="2026-02-24T13:39:00Z" w16du:dateUtc="2026-02-24T08:39:00Z">
            <w:rPr>
              <w:rFonts w:ascii="Roboto" w:eastAsia="Times New Roman" w:hAnsi="Roboto"/>
              <w:sz w:val="24"/>
              <w:szCs w:val="24"/>
              <w:lang w:val="uz-Cyrl-UZ"/>
            </w:rPr>
          </w:rPrChange>
        </w:rPr>
        <w:t xml:space="preserve"> Бошқа манбаларга (кўрсатинг)_________________________</w:t>
      </w:r>
    </w:p>
    <w:p w14:paraId="3AB8DB3D"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228" w:author="Nozimjon Ortiqov" w:date="2026-02-24T13:39:00Z" w16du:dateUtc="2026-02-24T08:39:00Z">
            <w:rPr>
              <w:rFonts w:ascii="Roboto" w:eastAsia="Times New Roman" w:hAnsi="Roboto"/>
              <w:sz w:val="24"/>
              <w:szCs w:val="24"/>
              <w:lang w:val="uz-Cyrl-UZ"/>
            </w:rPr>
          </w:rPrChange>
        </w:rPr>
        <w:pPrChange w:id="822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230" w:author="Nozimjon Ortiqov" w:date="2026-02-24T13:39:00Z" w16du:dateUtc="2026-02-24T08:39:00Z">
            <w:rPr>
              <w:rFonts w:ascii="Roboto" w:eastAsia="Times New Roman" w:hAnsi="Roboto"/>
              <w:sz w:val="24"/>
              <w:szCs w:val="24"/>
              <w:lang w:val="uz-Cyrl-UZ"/>
            </w:rPr>
          </w:rPrChange>
        </w:rPr>
        <w:t xml:space="preserve">2.2.а. Нима учун </w:t>
      </w:r>
      <w:r w:rsidRPr="001063BF">
        <w:rPr>
          <w:rFonts w:ascii="Roboto" w:eastAsia="Times New Roman" w:hAnsi="Roboto"/>
          <w:b/>
          <w:bCs/>
          <w:lang w:val="uz-Cyrl-UZ"/>
          <w:rPrChange w:id="8231" w:author="Nozimjon Ortiqov" w:date="2026-02-24T13:39:00Z" w16du:dateUtc="2026-02-24T08:39:00Z">
            <w:rPr>
              <w:rFonts w:ascii="Roboto" w:eastAsia="Times New Roman" w:hAnsi="Roboto"/>
              <w:b/>
              <w:bCs/>
              <w:sz w:val="24"/>
              <w:szCs w:val="24"/>
              <w:lang w:val="uz-Cyrl-UZ"/>
            </w:rPr>
          </w:rPrChange>
        </w:rPr>
        <w:t>норасмий</w:t>
      </w:r>
      <w:r w:rsidRPr="001063BF">
        <w:rPr>
          <w:rFonts w:ascii="Roboto" w:eastAsia="Times New Roman" w:hAnsi="Roboto"/>
          <w:lang w:val="uz-Cyrl-UZ"/>
          <w:rPrChange w:id="8232" w:author="Nozimjon Ortiqov" w:date="2026-02-24T13:39:00Z" w16du:dateUtc="2026-02-24T08:39:00Z">
            <w:rPr>
              <w:rFonts w:ascii="Roboto" w:eastAsia="Times New Roman" w:hAnsi="Roboto"/>
              <w:sz w:val="24"/>
              <w:szCs w:val="24"/>
              <w:lang w:val="uz-Cyrl-UZ"/>
            </w:rPr>
          </w:rPrChange>
        </w:rPr>
        <w:t xml:space="preserve"> қарз </w:t>
      </w:r>
      <w:r w:rsidRPr="001063BF">
        <w:rPr>
          <w:rFonts w:ascii="Roboto" w:eastAsia="Times New Roman" w:hAnsi="Roboto"/>
          <w:i/>
          <w:iCs/>
          <w:lang w:val="uz-Cyrl-UZ"/>
          <w:rPrChange w:id="8233" w:author="Nozimjon Ortiqov" w:date="2026-02-24T13:39:00Z" w16du:dateUtc="2026-02-24T08:39:00Z">
            <w:rPr>
              <w:rFonts w:ascii="Roboto" w:eastAsia="Times New Roman" w:hAnsi="Roboto"/>
              <w:i/>
              <w:iCs/>
              <w:sz w:val="24"/>
              <w:szCs w:val="24"/>
              <w:lang w:val="uz-Cyrl-UZ"/>
            </w:rPr>
          </w:rPrChange>
        </w:rPr>
        <w:t>(пул кўринишида)</w:t>
      </w:r>
      <w:r w:rsidRPr="001063BF">
        <w:rPr>
          <w:rFonts w:ascii="Roboto" w:eastAsia="Times New Roman" w:hAnsi="Roboto"/>
          <w:lang w:val="uz-Cyrl-UZ"/>
          <w:rPrChange w:id="8234" w:author="Nozimjon Ortiqov" w:date="2026-02-24T13:39:00Z" w16du:dateUtc="2026-02-24T08:39:00Z">
            <w:rPr>
              <w:rFonts w:ascii="Roboto" w:eastAsia="Times New Roman" w:hAnsi="Roboto"/>
              <w:sz w:val="24"/>
              <w:szCs w:val="24"/>
              <w:lang w:val="uz-Cyrl-UZ"/>
            </w:rPr>
          </w:rPrChange>
        </w:rPr>
        <w:t xml:space="preserve"> ёки насияга </w:t>
      </w:r>
      <w:r w:rsidRPr="001063BF">
        <w:rPr>
          <w:rFonts w:ascii="Roboto" w:eastAsia="Times New Roman" w:hAnsi="Roboto"/>
          <w:i/>
          <w:iCs/>
          <w:lang w:val="uz-Cyrl-UZ"/>
          <w:rPrChange w:id="8235" w:author="Nozimjon Ortiqov" w:date="2026-02-24T13:39:00Z" w16du:dateUtc="2026-02-24T08:39:00Z">
            <w:rPr>
              <w:rFonts w:ascii="Roboto" w:eastAsia="Times New Roman" w:hAnsi="Roboto"/>
              <w:i/>
              <w:iCs/>
              <w:sz w:val="24"/>
              <w:szCs w:val="24"/>
              <w:lang w:val="uz-Cyrl-UZ"/>
            </w:rPr>
          </w:rPrChange>
        </w:rPr>
        <w:t>(маҳсулот кўринишида)</w:t>
      </w:r>
      <w:r w:rsidRPr="001063BF">
        <w:rPr>
          <w:rFonts w:ascii="Roboto" w:eastAsia="Times New Roman" w:hAnsi="Roboto"/>
          <w:lang w:val="uz-Cyrl-UZ"/>
          <w:rPrChange w:id="8236" w:author="Nozimjon Ortiqov" w:date="2026-02-24T13:39:00Z" w16du:dateUtc="2026-02-24T08:39:00Z">
            <w:rPr>
              <w:rFonts w:ascii="Roboto" w:eastAsia="Times New Roman" w:hAnsi="Roboto"/>
              <w:sz w:val="24"/>
              <w:szCs w:val="24"/>
              <w:lang w:val="uz-Cyrl-UZ"/>
            </w:rPr>
          </w:rPrChange>
        </w:rPr>
        <w:t xml:space="preserve"> мурожаат қиласиз?</w:t>
      </w:r>
    </w:p>
    <w:p w14:paraId="60BF94F1" w14:textId="77777777" w:rsidR="00B76C54" w:rsidRPr="001063BF" w:rsidRDefault="00B76C54">
      <w:pPr>
        <w:spacing w:after="0" w:line="288" w:lineRule="auto"/>
        <w:rPr>
          <w:rFonts w:ascii="Roboto" w:eastAsia="Times New Roman" w:hAnsi="Roboto"/>
          <w:lang w:val="uz-Cyrl-UZ"/>
          <w:rPrChange w:id="8237" w:author="Nozimjon Ortiqov" w:date="2026-02-24T13:39:00Z" w16du:dateUtc="2026-02-24T08:39:00Z">
            <w:rPr>
              <w:rFonts w:ascii="Roboto" w:eastAsia="Times New Roman" w:hAnsi="Roboto"/>
              <w:sz w:val="24"/>
              <w:szCs w:val="24"/>
              <w:lang w:val="uz-Cyrl-UZ"/>
            </w:rPr>
          </w:rPrChange>
        </w:rPr>
        <w:pPrChange w:id="823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40"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41" w:author="Nozimjon Ortiqov" w:date="2026-02-24T13:39:00Z" w16du:dateUtc="2026-02-24T08:39:00Z">
            <w:rPr>
              <w:rFonts w:ascii="Roboto" w:hAnsi="Roboto"/>
              <w:sz w:val="24"/>
              <w:szCs w:val="24"/>
              <w:lang w:val="uz-Cyrl-UZ"/>
            </w:rPr>
          </w:rPrChange>
        </w:rPr>
        <w:t>Қарз олиш осон ва тез</w:t>
      </w:r>
    </w:p>
    <w:p w14:paraId="30C1BCF7" w14:textId="77777777" w:rsidR="00B76C54" w:rsidRPr="001063BF" w:rsidRDefault="00B76C54">
      <w:pPr>
        <w:spacing w:after="0" w:line="288" w:lineRule="auto"/>
        <w:rPr>
          <w:rFonts w:ascii="Roboto" w:eastAsia="Times New Roman" w:hAnsi="Roboto"/>
          <w:lang w:val="uz-Cyrl-UZ"/>
          <w:rPrChange w:id="8242" w:author="Nozimjon Ortiqov" w:date="2026-02-24T13:39:00Z" w16du:dateUtc="2026-02-24T08:39:00Z">
            <w:rPr>
              <w:rFonts w:ascii="Roboto" w:eastAsia="Times New Roman" w:hAnsi="Roboto"/>
              <w:sz w:val="24"/>
              <w:szCs w:val="24"/>
              <w:lang w:val="uz-Cyrl-UZ"/>
            </w:rPr>
          </w:rPrChange>
        </w:rPr>
        <w:pPrChange w:id="824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45"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46" w:author="Nozimjon Ortiqov" w:date="2026-02-24T13:39:00Z" w16du:dateUtc="2026-02-24T08:39:00Z">
            <w:rPr>
              <w:rFonts w:ascii="Roboto" w:hAnsi="Roboto"/>
              <w:sz w:val="24"/>
              <w:szCs w:val="24"/>
              <w:lang w:val="uz-Cyrl-UZ"/>
            </w:rPr>
          </w:rPrChange>
        </w:rPr>
        <w:t>Устамасиз (фоизсиз) олиш мумкин</w:t>
      </w:r>
    </w:p>
    <w:p w14:paraId="137B1A4A" w14:textId="77777777" w:rsidR="00B76C54" w:rsidRPr="001063BF" w:rsidRDefault="00B76C54">
      <w:pPr>
        <w:spacing w:after="0" w:line="288" w:lineRule="auto"/>
        <w:rPr>
          <w:rFonts w:ascii="Roboto" w:eastAsia="Times New Roman" w:hAnsi="Roboto"/>
          <w:lang w:val="uz-Cyrl-UZ"/>
          <w:rPrChange w:id="8247" w:author="Nozimjon Ortiqov" w:date="2026-02-24T13:39:00Z" w16du:dateUtc="2026-02-24T08:39:00Z">
            <w:rPr>
              <w:rFonts w:ascii="Roboto" w:eastAsia="Times New Roman" w:hAnsi="Roboto"/>
              <w:sz w:val="24"/>
              <w:szCs w:val="24"/>
              <w:lang w:val="uz-Cyrl-UZ"/>
            </w:rPr>
          </w:rPrChange>
        </w:rPr>
        <w:pPrChange w:id="824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4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50" w:author="Nozimjon Ortiqov" w:date="2026-02-24T13:39:00Z" w16du:dateUtc="2026-02-24T08:39:00Z">
            <w:rPr>
              <w:rFonts w:ascii="Roboto" w:eastAsia="Times New Roman" w:hAnsi="Roboto"/>
              <w:sz w:val="24"/>
              <w:szCs w:val="24"/>
              <w:lang w:val="uz-Cyrl-UZ"/>
            </w:rPr>
          </w:rPrChange>
        </w:rPr>
        <w:t xml:space="preserve"> Расмий </w:t>
      </w:r>
      <w:r w:rsidRPr="001063BF">
        <w:rPr>
          <w:rFonts w:ascii="Roboto" w:hAnsi="Roboto"/>
          <w:lang w:val="uz-Cyrl-UZ"/>
          <w:rPrChange w:id="8251" w:author="Nozimjon Ortiqov" w:date="2026-02-24T13:39:00Z" w16du:dateUtc="2026-02-24T08:39:00Z">
            <w:rPr>
              <w:rFonts w:ascii="Roboto" w:hAnsi="Roboto"/>
              <w:sz w:val="24"/>
              <w:szCs w:val="24"/>
              <w:lang w:val="uz-Cyrl-UZ"/>
            </w:rPr>
          </w:rPrChange>
        </w:rPr>
        <w:t xml:space="preserve">даромадга эга бўлмай туриб ҳам қарз олиш мумкин </w:t>
      </w:r>
    </w:p>
    <w:p w14:paraId="74AC3217" w14:textId="77777777" w:rsidR="00B76C54" w:rsidRPr="001063BF" w:rsidRDefault="00B76C54">
      <w:pPr>
        <w:spacing w:after="0" w:line="288" w:lineRule="auto"/>
        <w:rPr>
          <w:rFonts w:ascii="Roboto" w:hAnsi="Roboto"/>
          <w:lang w:val="uz-Cyrl-UZ"/>
          <w:rPrChange w:id="8252" w:author="Nozimjon Ortiqov" w:date="2026-02-24T13:39:00Z" w16du:dateUtc="2026-02-24T08:39:00Z">
            <w:rPr>
              <w:rFonts w:ascii="Roboto" w:hAnsi="Roboto"/>
              <w:sz w:val="24"/>
              <w:szCs w:val="24"/>
              <w:lang w:val="uz-Cyrl-UZ"/>
            </w:rPr>
          </w:rPrChange>
        </w:rPr>
        <w:pPrChange w:id="825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5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55"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56" w:author="Nozimjon Ortiqov" w:date="2026-02-24T13:39:00Z" w16du:dateUtc="2026-02-24T08:39:00Z">
            <w:rPr>
              <w:rFonts w:ascii="Roboto" w:hAnsi="Roboto"/>
              <w:sz w:val="24"/>
              <w:szCs w:val="24"/>
              <w:lang w:val="uz-Cyrl-UZ"/>
            </w:rPr>
          </w:rPrChange>
        </w:rPr>
        <w:t>Диний сабаблар туфайли (рибо/фоиздан сақланиш)</w:t>
      </w:r>
    </w:p>
    <w:p w14:paraId="0D0A98D1" w14:textId="77777777" w:rsidR="00B76C54" w:rsidRPr="001063BF" w:rsidRDefault="00B76C54">
      <w:pPr>
        <w:spacing w:after="0" w:line="288" w:lineRule="auto"/>
        <w:rPr>
          <w:rFonts w:ascii="Roboto" w:hAnsi="Roboto"/>
          <w:lang w:val="uz-Cyrl-UZ"/>
          <w:rPrChange w:id="8257" w:author="Nozimjon Ortiqov" w:date="2026-02-24T13:39:00Z" w16du:dateUtc="2026-02-24T08:39:00Z">
            <w:rPr>
              <w:rFonts w:ascii="Roboto" w:hAnsi="Roboto"/>
              <w:sz w:val="24"/>
              <w:szCs w:val="24"/>
              <w:lang w:val="uz-Cyrl-UZ"/>
            </w:rPr>
          </w:rPrChange>
        </w:rPr>
        <w:pPrChange w:id="825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5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6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261" w:author="Nozimjon Ortiqov" w:date="2026-02-24T13:39:00Z" w16du:dateUtc="2026-02-24T08:39:00Z">
            <w:rPr>
              <w:rFonts w:ascii="Roboto" w:hAnsi="Roboto"/>
              <w:sz w:val="24"/>
              <w:szCs w:val="24"/>
              <w:lang w:val="uz-Cyrl-UZ"/>
            </w:rPr>
          </w:rPrChange>
        </w:rPr>
        <w:t>Кредит тарихи ёмонлиги сабабли расмий ташкилотларга мурожаат қила олмаслигим учун</w:t>
      </w:r>
    </w:p>
    <w:p w14:paraId="6A953229" w14:textId="77777777" w:rsidR="00B76C54" w:rsidRPr="001063BF" w:rsidRDefault="00B76C54">
      <w:pPr>
        <w:spacing w:after="0" w:line="288" w:lineRule="auto"/>
        <w:rPr>
          <w:rFonts w:ascii="Roboto" w:hAnsi="Roboto"/>
          <w:lang w:val="uz-Cyrl-UZ"/>
          <w:rPrChange w:id="8262" w:author="Nozimjon Ortiqov" w:date="2026-02-24T13:39:00Z" w16du:dateUtc="2026-02-24T08:39:00Z">
            <w:rPr>
              <w:rFonts w:ascii="Roboto" w:hAnsi="Roboto"/>
              <w:sz w:val="24"/>
              <w:szCs w:val="24"/>
              <w:lang w:val="uz-Cyrl-UZ"/>
            </w:rPr>
          </w:rPrChange>
        </w:rPr>
        <w:pPrChange w:id="826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64"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cs="Segoe UI Symbol"/>
          <w:lang w:val="uz-Cyrl-UZ"/>
          <w:rPrChange w:id="826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266" w:author="Nozimjon Ortiqov" w:date="2026-02-24T13:39:00Z" w16du:dateUtc="2026-02-24T08:39:00Z">
            <w:rPr>
              <w:rFonts w:ascii="Roboto" w:hAnsi="Roboto"/>
              <w:sz w:val="24"/>
              <w:szCs w:val="24"/>
              <w:lang w:val="uz-Cyrl-UZ"/>
            </w:rPr>
          </w:rPrChange>
        </w:rPr>
        <w:t>Банкларда кредит ставкаси ва харажатлари юқори бўлганлиги учун</w:t>
      </w:r>
    </w:p>
    <w:p w14:paraId="78B23D7C" w14:textId="77777777" w:rsidR="00B76C54" w:rsidRPr="001063BF" w:rsidRDefault="00B76C54">
      <w:pPr>
        <w:spacing w:after="0" w:line="288" w:lineRule="auto"/>
        <w:rPr>
          <w:rFonts w:ascii="Roboto" w:hAnsi="Roboto"/>
          <w:lang w:val="uz-Cyrl-UZ"/>
          <w:rPrChange w:id="8267" w:author="Nozimjon Ortiqov" w:date="2026-02-24T13:39:00Z" w16du:dateUtc="2026-02-24T08:39:00Z">
            <w:rPr>
              <w:rFonts w:ascii="Roboto" w:hAnsi="Roboto"/>
              <w:sz w:val="24"/>
              <w:szCs w:val="24"/>
              <w:lang w:val="uz-Cyrl-UZ"/>
            </w:rPr>
          </w:rPrChange>
        </w:rPr>
        <w:pPrChange w:id="826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6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7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271" w:author="Nozimjon Ortiqov" w:date="2026-02-24T13:39:00Z" w16du:dateUtc="2026-02-24T08:39:00Z">
            <w:rPr>
              <w:rFonts w:ascii="Roboto" w:hAnsi="Roboto"/>
              <w:sz w:val="24"/>
              <w:szCs w:val="24"/>
              <w:lang w:val="uz-Cyrl-UZ"/>
            </w:rPr>
          </w:rPrChange>
        </w:rPr>
        <w:t>Бошқа сабаблар (кўрсатилсин ___)</w:t>
      </w:r>
    </w:p>
    <w:p w14:paraId="68EDC225"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272" w:author="Nozimjon Ortiqov" w:date="2026-02-24T13:39:00Z" w16du:dateUtc="2026-02-24T08:39:00Z">
            <w:rPr>
              <w:rFonts w:ascii="Roboto" w:eastAsia="Times New Roman" w:hAnsi="Roboto"/>
              <w:sz w:val="24"/>
              <w:szCs w:val="24"/>
              <w:lang w:val="uz-Cyrl-UZ"/>
            </w:rPr>
          </w:rPrChange>
        </w:rPr>
        <w:pPrChange w:id="8273"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274" w:author="Nozimjon Ortiqov" w:date="2026-02-24T13:39:00Z" w16du:dateUtc="2026-02-24T08:39:00Z">
            <w:rPr>
              <w:rFonts w:ascii="Roboto" w:eastAsia="Times New Roman" w:hAnsi="Roboto"/>
              <w:sz w:val="24"/>
              <w:szCs w:val="24"/>
              <w:lang w:val="uz-Cyrl-UZ"/>
            </w:rPr>
          </w:rPrChange>
        </w:rPr>
        <w:t xml:space="preserve">2.2.б Нима сабабдан қарз олиш учун </w:t>
      </w:r>
      <w:r w:rsidRPr="001063BF">
        <w:rPr>
          <w:rFonts w:ascii="Roboto" w:eastAsia="Times New Roman" w:hAnsi="Roboto"/>
          <w:b/>
          <w:bCs/>
          <w:lang w:val="uz-Cyrl-UZ"/>
          <w:rPrChange w:id="8275" w:author="Nozimjon Ortiqov" w:date="2026-02-24T13:39:00Z" w16du:dateUtc="2026-02-24T08:39:00Z">
            <w:rPr>
              <w:rFonts w:ascii="Roboto" w:eastAsia="Times New Roman" w:hAnsi="Roboto"/>
              <w:b/>
              <w:bCs/>
              <w:sz w:val="24"/>
              <w:szCs w:val="24"/>
              <w:lang w:val="uz-Cyrl-UZ"/>
            </w:rPr>
          </w:rPrChange>
        </w:rPr>
        <w:t>тижорат банкларига</w:t>
      </w:r>
      <w:r w:rsidRPr="001063BF">
        <w:rPr>
          <w:rFonts w:ascii="Roboto" w:eastAsia="Times New Roman" w:hAnsi="Roboto"/>
          <w:lang w:val="uz-Cyrl-UZ"/>
          <w:rPrChange w:id="8276" w:author="Nozimjon Ortiqov" w:date="2026-02-24T13:39:00Z" w16du:dateUtc="2026-02-24T08:39:00Z">
            <w:rPr>
              <w:rFonts w:ascii="Roboto" w:eastAsia="Times New Roman" w:hAnsi="Roboto"/>
              <w:sz w:val="24"/>
              <w:szCs w:val="24"/>
              <w:lang w:val="uz-Cyrl-UZ"/>
            </w:rPr>
          </w:rPrChange>
        </w:rPr>
        <w:t xml:space="preserve"> мурожаат қиласиз?</w:t>
      </w:r>
    </w:p>
    <w:p w14:paraId="043DE847" w14:textId="77777777" w:rsidR="00B76C54" w:rsidRPr="001063BF" w:rsidRDefault="00B76C54">
      <w:pPr>
        <w:spacing w:after="0" w:line="288" w:lineRule="auto"/>
        <w:rPr>
          <w:rFonts w:ascii="Roboto" w:eastAsia="Times New Roman" w:hAnsi="Roboto"/>
          <w:lang w:val="uz-Cyrl-UZ"/>
          <w:rPrChange w:id="8277" w:author="Nozimjon Ortiqov" w:date="2026-02-24T13:39:00Z" w16du:dateUtc="2026-02-24T08:39:00Z">
            <w:rPr>
              <w:rFonts w:ascii="Roboto" w:eastAsia="Times New Roman" w:hAnsi="Roboto"/>
              <w:sz w:val="24"/>
              <w:szCs w:val="24"/>
              <w:lang w:val="uz-Cyrl-UZ"/>
            </w:rPr>
          </w:rPrChange>
        </w:rPr>
        <w:pPrChange w:id="827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7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80"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81" w:author="Nozimjon Ortiqov" w:date="2026-02-24T13:39:00Z" w16du:dateUtc="2026-02-24T08:39:00Z">
            <w:rPr>
              <w:rFonts w:ascii="Roboto" w:hAnsi="Roboto"/>
              <w:sz w:val="24"/>
              <w:szCs w:val="24"/>
              <w:lang w:val="uz-Cyrl-UZ"/>
            </w:rPr>
          </w:rPrChange>
        </w:rPr>
        <w:t>Банкда шартлар аниқ ва қонуний</w:t>
      </w:r>
    </w:p>
    <w:p w14:paraId="56048F4F" w14:textId="77777777" w:rsidR="00B76C54" w:rsidRPr="001063BF" w:rsidRDefault="00B76C54">
      <w:pPr>
        <w:spacing w:after="0" w:line="288" w:lineRule="auto"/>
        <w:rPr>
          <w:rFonts w:ascii="Roboto" w:eastAsia="Times New Roman" w:hAnsi="Roboto"/>
          <w:lang w:val="uz-Cyrl-UZ"/>
          <w:rPrChange w:id="8282" w:author="Nozimjon Ortiqov" w:date="2026-02-24T13:39:00Z" w16du:dateUtc="2026-02-24T08:39:00Z">
            <w:rPr>
              <w:rFonts w:ascii="Roboto" w:eastAsia="Times New Roman" w:hAnsi="Roboto"/>
              <w:sz w:val="24"/>
              <w:szCs w:val="24"/>
              <w:lang w:val="uz-Cyrl-UZ"/>
            </w:rPr>
          </w:rPrChange>
        </w:rPr>
        <w:pPrChange w:id="828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85"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86" w:author="Nozimjon Ortiqov" w:date="2026-02-24T13:39:00Z" w16du:dateUtc="2026-02-24T08:39:00Z">
            <w:rPr>
              <w:rFonts w:ascii="Roboto" w:hAnsi="Roboto"/>
              <w:sz w:val="24"/>
              <w:szCs w:val="24"/>
              <w:lang w:val="uz-Cyrl-UZ"/>
            </w:rPr>
          </w:rPrChange>
        </w:rPr>
        <w:t>Банк кредит тарихи шаклланади (кейинчалик фойдаси бор)</w:t>
      </w:r>
    </w:p>
    <w:p w14:paraId="07FAA74A" w14:textId="77777777" w:rsidR="00B76C54" w:rsidRPr="001063BF" w:rsidRDefault="00B76C54">
      <w:pPr>
        <w:spacing w:after="0" w:line="288" w:lineRule="auto"/>
        <w:rPr>
          <w:rFonts w:ascii="Roboto" w:hAnsi="Roboto"/>
          <w:lang w:val="uz-Cyrl-UZ"/>
          <w:rPrChange w:id="8287" w:author="Nozimjon Ortiqov" w:date="2026-02-24T13:39:00Z" w16du:dateUtc="2026-02-24T08:39:00Z">
            <w:rPr>
              <w:rFonts w:ascii="Roboto" w:hAnsi="Roboto"/>
              <w:sz w:val="24"/>
              <w:szCs w:val="24"/>
              <w:lang w:val="uz-Cyrl-UZ"/>
            </w:rPr>
          </w:rPrChange>
        </w:rPr>
        <w:pPrChange w:id="828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8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90"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91" w:author="Nozimjon Ortiqov" w:date="2026-02-24T13:39:00Z" w16du:dateUtc="2026-02-24T08:39:00Z">
            <w:rPr>
              <w:rFonts w:ascii="Roboto" w:hAnsi="Roboto"/>
              <w:sz w:val="24"/>
              <w:szCs w:val="24"/>
              <w:lang w:val="uz-Cyrl-UZ"/>
            </w:rPr>
          </w:rPrChange>
        </w:rPr>
        <w:t>Фоизлари (устамалари) бошқаларга нисбатан камроқ</w:t>
      </w:r>
    </w:p>
    <w:p w14:paraId="35F07057" w14:textId="77777777" w:rsidR="00B76C54" w:rsidRPr="001063BF" w:rsidRDefault="00B76C54">
      <w:pPr>
        <w:spacing w:after="0" w:line="288" w:lineRule="auto"/>
        <w:rPr>
          <w:rFonts w:ascii="Roboto" w:eastAsia="Times New Roman" w:hAnsi="Roboto"/>
          <w:lang w:val="uz-Cyrl-UZ"/>
          <w:rPrChange w:id="8292" w:author="Nozimjon Ortiqov" w:date="2026-02-24T13:39:00Z" w16du:dateUtc="2026-02-24T08:39:00Z">
            <w:rPr>
              <w:rFonts w:ascii="Roboto" w:eastAsia="Times New Roman" w:hAnsi="Roboto"/>
              <w:sz w:val="24"/>
              <w:szCs w:val="24"/>
              <w:lang w:val="uz-Cyrl-UZ"/>
            </w:rPr>
          </w:rPrChange>
        </w:rPr>
        <w:pPrChange w:id="8293" w:author="Nozimjon Ortiqov" w:date="2026-02-24T13:40:00Z" w16du:dateUtc="2026-02-24T08:40:00Z">
          <w:pPr>
            <w:spacing w:before="240" w:after="240" w:line="288" w:lineRule="auto"/>
          </w:pPr>
        </w:pPrChange>
      </w:pPr>
      <w:r w:rsidRPr="001063BF">
        <w:rPr>
          <w:rFonts w:ascii="Segoe UI Symbol" w:hAnsi="Segoe UI Symbol" w:cs="Segoe UI Symbol"/>
          <w:lang w:val="uz-Cyrl-UZ"/>
          <w:rPrChange w:id="8294" w:author="Nozimjon Ortiqov" w:date="2026-02-24T13:39:00Z" w16du:dateUtc="2026-02-24T08:39:00Z">
            <w:rPr>
              <w:rFonts w:ascii="Segoe UI Symbol" w:hAnsi="Segoe UI Symbol" w:cs="Segoe UI Symbol"/>
              <w:sz w:val="24"/>
              <w:szCs w:val="24"/>
              <w:lang w:val="uz-Cyrl-UZ"/>
            </w:rPr>
          </w:rPrChange>
        </w:rPr>
        <w:t>☐</w:t>
      </w:r>
      <w:r w:rsidRPr="001063BF">
        <w:rPr>
          <w:rFonts w:ascii="Roboto" w:hAnsi="Roboto"/>
          <w:lang w:val="uz-Cyrl-UZ"/>
          <w:rPrChange w:id="8295" w:author="Nozimjon Ortiqov" w:date="2026-02-24T13:39:00Z" w16du:dateUtc="2026-02-24T08:39:00Z">
            <w:rPr>
              <w:rFonts w:ascii="Roboto" w:hAnsi="Roboto"/>
              <w:sz w:val="24"/>
              <w:szCs w:val="24"/>
              <w:lang w:val="uz-Cyrl-UZ"/>
            </w:rPr>
          </w:rPrChange>
        </w:rPr>
        <w:t xml:space="preserve"> Банкда танишим ишлайди</w:t>
      </w:r>
    </w:p>
    <w:p w14:paraId="641284C2" w14:textId="77777777" w:rsidR="00B76C54" w:rsidRPr="001063BF" w:rsidRDefault="00B76C54">
      <w:pPr>
        <w:spacing w:after="0" w:line="288" w:lineRule="auto"/>
        <w:rPr>
          <w:rFonts w:ascii="Roboto" w:hAnsi="Roboto"/>
          <w:lang w:val="uz-Cyrl-UZ"/>
          <w:rPrChange w:id="8296" w:author="Nozimjon Ortiqov" w:date="2026-02-24T13:39:00Z" w16du:dateUtc="2026-02-24T08:39:00Z">
            <w:rPr>
              <w:rFonts w:ascii="Roboto" w:hAnsi="Roboto"/>
              <w:sz w:val="24"/>
              <w:szCs w:val="24"/>
              <w:lang w:val="uz-Cyrl-UZ"/>
            </w:rPr>
          </w:rPrChange>
        </w:rPr>
        <w:pPrChange w:id="829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9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99"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00" w:author="Nozimjon Ortiqov" w:date="2026-02-24T13:39:00Z" w16du:dateUtc="2026-02-24T08:39:00Z">
            <w:rPr>
              <w:rFonts w:ascii="Roboto" w:hAnsi="Roboto"/>
              <w:sz w:val="24"/>
              <w:szCs w:val="24"/>
              <w:lang w:val="uz-Cyrl-UZ"/>
            </w:rPr>
          </w:rPrChange>
        </w:rPr>
        <w:t xml:space="preserve">Йирик суммани норасмий олиш қийин </w:t>
      </w:r>
    </w:p>
    <w:p w14:paraId="357BE76F" w14:textId="77777777" w:rsidR="00B76C54" w:rsidRPr="001063BF" w:rsidRDefault="00B76C54">
      <w:pPr>
        <w:spacing w:after="0" w:line="288" w:lineRule="auto"/>
        <w:rPr>
          <w:rFonts w:ascii="Roboto" w:hAnsi="Roboto"/>
          <w:i/>
          <w:iCs/>
          <w:lang w:val="uz-Cyrl-UZ"/>
          <w:rPrChange w:id="8301" w:author="Nozimjon Ortiqov" w:date="2026-02-24T13:39:00Z" w16du:dateUtc="2026-02-24T08:39:00Z">
            <w:rPr>
              <w:rFonts w:ascii="Roboto" w:hAnsi="Roboto"/>
              <w:i/>
              <w:iCs/>
              <w:sz w:val="24"/>
              <w:szCs w:val="24"/>
              <w:lang w:val="uz-Cyrl-UZ"/>
            </w:rPr>
          </w:rPrChange>
        </w:rPr>
        <w:pPrChange w:id="830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0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04"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05" w:author="Nozimjon Ortiqov" w:date="2026-02-24T13:39:00Z" w16du:dateUtc="2026-02-24T08:39:00Z">
            <w:rPr>
              <w:rFonts w:ascii="Roboto" w:hAnsi="Roboto"/>
              <w:sz w:val="24"/>
              <w:szCs w:val="24"/>
              <w:lang w:val="uz-Cyrl-UZ"/>
            </w:rPr>
          </w:rPrChange>
        </w:rPr>
        <w:t xml:space="preserve">Қулай ва осон </w:t>
      </w:r>
      <w:r w:rsidRPr="001063BF">
        <w:rPr>
          <w:rFonts w:ascii="Roboto" w:hAnsi="Roboto"/>
          <w:i/>
          <w:iCs/>
          <w:lang w:val="uz-Cyrl-UZ"/>
          <w:rPrChange w:id="8306" w:author="Nozimjon Ortiqov" w:date="2026-02-24T13:39:00Z" w16du:dateUtc="2026-02-24T08:39:00Z">
            <w:rPr>
              <w:rFonts w:ascii="Roboto" w:hAnsi="Roboto"/>
              <w:i/>
              <w:iCs/>
              <w:sz w:val="24"/>
              <w:szCs w:val="24"/>
              <w:lang w:val="uz-Cyrl-UZ"/>
            </w:rPr>
          </w:rPrChange>
        </w:rPr>
        <w:t>(масалан, онлайн қарз олиш мумкин)</w:t>
      </w:r>
    </w:p>
    <w:p w14:paraId="6D6A68CF" w14:textId="77777777" w:rsidR="00B76C54" w:rsidRPr="001063BF" w:rsidRDefault="00B76C54">
      <w:pPr>
        <w:spacing w:after="0" w:line="288" w:lineRule="auto"/>
        <w:rPr>
          <w:rFonts w:ascii="Roboto" w:hAnsi="Roboto"/>
          <w:i/>
          <w:iCs/>
          <w:lang w:val="uz-Cyrl-UZ"/>
          <w:rPrChange w:id="8307" w:author="Nozimjon Ortiqov" w:date="2026-02-24T13:39:00Z" w16du:dateUtc="2026-02-24T08:39:00Z">
            <w:rPr>
              <w:rFonts w:ascii="Roboto" w:hAnsi="Roboto"/>
              <w:i/>
              <w:iCs/>
              <w:sz w:val="24"/>
              <w:szCs w:val="24"/>
              <w:lang w:val="uz-Cyrl-UZ"/>
            </w:rPr>
          </w:rPrChange>
        </w:rPr>
        <w:pPrChange w:id="830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0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1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11" w:author="Nozimjon Ortiqov" w:date="2026-02-24T13:39:00Z" w16du:dateUtc="2026-02-24T08:39:00Z">
            <w:rPr>
              <w:rFonts w:ascii="Roboto" w:hAnsi="Roboto"/>
              <w:sz w:val="24"/>
              <w:szCs w:val="24"/>
              <w:lang w:val="uz-Cyrl-UZ"/>
            </w:rPr>
          </w:rPrChange>
        </w:rPr>
        <w:t>Банклардан кредитни узоқ муддатга олиш мумкин</w:t>
      </w:r>
    </w:p>
    <w:p w14:paraId="2643C516" w14:textId="77777777" w:rsidR="00B76C54" w:rsidRPr="001063BF" w:rsidRDefault="00B76C54">
      <w:pPr>
        <w:spacing w:after="0" w:line="288" w:lineRule="auto"/>
        <w:rPr>
          <w:rFonts w:ascii="Roboto" w:hAnsi="Roboto"/>
          <w:lang w:val="uz-Cyrl-UZ"/>
          <w:rPrChange w:id="8312" w:author="Nozimjon Ortiqov" w:date="2026-02-24T13:39:00Z" w16du:dateUtc="2026-02-24T08:39:00Z">
            <w:rPr>
              <w:rFonts w:ascii="Roboto" w:hAnsi="Roboto"/>
              <w:sz w:val="24"/>
              <w:szCs w:val="24"/>
              <w:lang w:val="uz-Cyrl-UZ"/>
            </w:rPr>
          </w:rPrChange>
        </w:rPr>
        <w:pPrChange w:id="831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1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1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16" w:author="Nozimjon Ortiqov" w:date="2026-02-24T13:39:00Z" w16du:dateUtc="2026-02-24T08:39:00Z">
            <w:rPr>
              <w:rFonts w:ascii="Roboto" w:hAnsi="Roboto"/>
              <w:sz w:val="24"/>
              <w:szCs w:val="24"/>
              <w:lang w:val="uz-Cyrl-UZ"/>
            </w:rPr>
          </w:rPrChange>
        </w:rPr>
        <w:t>бошқа сабаблар (кўрсатилсин ____)</w:t>
      </w:r>
    </w:p>
    <w:p w14:paraId="10ECA873"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317" w:author="Nozimjon Ortiqov" w:date="2026-02-24T13:39:00Z" w16du:dateUtc="2026-02-24T08:39:00Z">
            <w:rPr>
              <w:rFonts w:ascii="Roboto" w:eastAsia="Times New Roman" w:hAnsi="Roboto"/>
              <w:sz w:val="24"/>
              <w:szCs w:val="24"/>
              <w:lang w:val="uz-Cyrl-UZ"/>
            </w:rPr>
          </w:rPrChange>
        </w:rPr>
        <w:pPrChange w:id="8318"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319" w:author="Nozimjon Ortiqov" w:date="2026-02-24T13:39:00Z" w16du:dateUtc="2026-02-24T08:39:00Z">
            <w:rPr>
              <w:rFonts w:ascii="Roboto" w:eastAsia="Times New Roman" w:hAnsi="Roboto"/>
              <w:sz w:val="24"/>
              <w:szCs w:val="24"/>
              <w:lang w:val="uz-Cyrl-UZ"/>
            </w:rPr>
          </w:rPrChange>
        </w:rPr>
        <w:t xml:space="preserve">2.2.в. Нима учун бошқа </w:t>
      </w:r>
      <w:r w:rsidRPr="001063BF">
        <w:rPr>
          <w:rFonts w:ascii="Roboto" w:eastAsia="Times New Roman" w:hAnsi="Roboto"/>
          <w:b/>
          <w:bCs/>
          <w:lang w:val="uz-Cyrl-UZ"/>
          <w:rPrChange w:id="8320" w:author="Nozimjon Ortiqov" w:date="2026-02-24T13:39:00Z" w16du:dateUtc="2026-02-24T08:39:00Z">
            <w:rPr>
              <w:rFonts w:ascii="Roboto" w:eastAsia="Times New Roman" w:hAnsi="Roboto"/>
              <w:b/>
              <w:bCs/>
              <w:sz w:val="24"/>
              <w:szCs w:val="24"/>
              <w:lang w:val="uz-Cyrl-UZ"/>
            </w:rPr>
          </w:rPrChange>
        </w:rPr>
        <w:t>расмий кредит ва насия ташкилотларига</w:t>
      </w:r>
      <w:r w:rsidRPr="001063BF">
        <w:rPr>
          <w:rFonts w:ascii="Roboto" w:eastAsia="Times New Roman" w:hAnsi="Roboto"/>
          <w:lang w:val="uz-Cyrl-UZ"/>
          <w:rPrChange w:id="8321" w:author="Nozimjon Ortiqov" w:date="2026-02-24T13:39:00Z" w16du:dateUtc="2026-02-24T08:39:00Z">
            <w:rPr>
              <w:rFonts w:ascii="Roboto" w:eastAsia="Times New Roman" w:hAnsi="Roboto"/>
              <w:sz w:val="24"/>
              <w:szCs w:val="24"/>
              <w:lang w:val="uz-Cyrl-UZ"/>
            </w:rPr>
          </w:rPrChange>
        </w:rPr>
        <w:t xml:space="preserve"> мурожаат қиласиз?</w:t>
      </w:r>
    </w:p>
    <w:p w14:paraId="6206F3E1" w14:textId="77777777" w:rsidR="00B76C54" w:rsidRPr="001063BF" w:rsidRDefault="00B76C54">
      <w:pPr>
        <w:spacing w:after="0" w:line="288" w:lineRule="auto"/>
        <w:rPr>
          <w:rFonts w:ascii="Roboto" w:eastAsia="Times New Roman" w:hAnsi="Roboto"/>
          <w:lang w:val="uz-Cyrl-UZ"/>
          <w:rPrChange w:id="8322" w:author="Nozimjon Ortiqov" w:date="2026-02-24T13:39:00Z" w16du:dateUtc="2026-02-24T08:39:00Z">
            <w:rPr>
              <w:rFonts w:ascii="Roboto" w:eastAsia="Times New Roman" w:hAnsi="Roboto"/>
              <w:sz w:val="24"/>
              <w:szCs w:val="24"/>
              <w:lang w:val="uz-Cyrl-UZ"/>
            </w:rPr>
          </w:rPrChange>
        </w:rPr>
        <w:pPrChange w:id="832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25"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26" w:author="Nozimjon Ortiqov" w:date="2026-02-24T13:39:00Z" w16du:dateUtc="2026-02-24T08:39:00Z">
            <w:rPr>
              <w:rFonts w:ascii="Roboto" w:hAnsi="Roboto"/>
              <w:sz w:val="24"/>
              <w:szCs w:val="24"/>
              <w:lang w:val="uz-Cyrl-UZ"/>
            </w:rPr>
          </w:rPrChange>
        </w:rPr>
        <w:t>Қарз олиш осон ва тез (онлайн олиш мумкин)</w:t>
      </w:r>
    </w:p>
    <w:p w14:paraId="3FC6F01B" w14:textId="77777777" w:rsidR="00B76C54" w:rsidRPr="001063BF" w:rsidRDefault="00B76C54">
      <w:pPr>
        <w:spacing w:after="0" w:line="288" w:lineRule="auto"/>
        <w:rPr>
          <w:rFonts w:ascii="Roboto" w:eastAsia="Times New Roman" w:hAnsi="Roboto"/>
          <w:lang w:val="uz-Cyrl-UZ"/>
          <w:rPrChange w:id="8327" w:author="Nozimjon Ortiqov" w:date="2026-02-24T13:39:00Z" w16du:dateUtc="2026-02-24T08:39:00Z">
            <w:rPr>
              <w:rFonts w:ascii="Roboto" w:eastAsia="Times New Roman" w:hAnsi="Roboto"/>
              <w:sz w:val="24"/>
              <w:szCs w:val="24"/>
              <w:lang w:val="uz-Cyrl-UZ"/>
            </w:rPr>
          </w:rPrChange>
        </w:rPr>
        <w:pPrChange w:id="832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2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30"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31" w:author="Nozimjon Ortiqov" w:date="2026-02-24T13:39:00Z" w16du:dateUtc="2026-02-24T08:39:00Z">
            <w:rPr>
              <w:rFonts w:ascii="Roboto" w:hAnsi="Roboto"/>
              <w:sz w:val="24"/>
              <w:szCs w:val="24"/>
              <w:lang w:val="uz-Cyrl-UZ"/>
            </w:rPr>
          </w:rPrChange>
        </w:rPr>
        <w:t>Устамасиз (фоизсиз) олиш мумкин</w:t>
      </w:r>
    </w:p>
    <w:p w14:paraId="4DF60ED4" w14:textId="77777777" w:rsidR="00B76C54" w:rsidRPr="001063BF" w:rsidRDefault="00B76C54">
      <w:pPr>
        <w:spacing w:after="0" w:line="288" w:lineRule="auto"/>
        <w:rPr>
          <w:rFonts w:ascii="Roboto" w:eastAsia="Times New Roman" w:hAnsi="Roboto"/>
          <w:lang w:val="uz-Cyrl-UZ"/>
          <w:rPrChange w:id="8332" w:author="Nozimjon Ortiqov" w:date="2026-02-24T13:39:00Z" w16du:dateUtc="2026-02-24T08:39:00Z">
            <w:rPr>
              <w:rFonts w:ascii="Roboto" w:eastAsia="Times New Roman" w:hAnsi="Roboto"/>
              <w:sz w:val="24"/>
              <w:szCs w:val="24"/>
              <w:lang w:val="uz-Cyrl-UZ"/>
            </w:rPr>
          </w:rPrChange>
        </w:rPr>
        <w:pPrChange w:id="833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3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35" w:author="Nozimjon Ortiqov" w:date="2026-02-24T13:39:00Z" w16du:dateUtc="2026-02-24T08:39:00Z">
            <w:rPr>
              <w:rFonts w:ascii="Roboto" w:eastAsia="Times New Roman" w:hAnsi="Roboto"/>
              <w:sz w:val="24"/>
              <w:szCs w:val="24"/>
              <w:lang w:val="uz-Cyrl-UZ"/>
            </w:rPr>
          </w:rPrChange>
        </w:rPr>
        <w:t xml:space="preserve"> Расмий </w:t>
      </w:r>
      <w:r w:rsidRPr="001063BF">
        <w:rPr>
          <w:rFonts w:ascii="Roboto" w:hAnsi="Roboto"/>
          <w:lang w:val="uz-Cyrl-UZ"/>
          <w:rPrChange w:id="8336" w:author="Nozimjon Ortiqov" w:date="2026-02-24T13:39:00Z" w16du:dateUtc="2026-02-24T08:39:00Z">
            <w:rPr>
              <w:rFonts w:ascii="Roboto" w:hAnsi="Roboto"/>
              <w:sz w:val="24"/>
              <w:szCs w:val="24"/>
              <w:lang w:val="uz-Cyrl-UZ"/>
            </w:rPr>
          </w:rPrChange>
        </w:rPr>
        <w:t xml:space="preserve">даромадга эга бўлмай туриб ҳам қарз олиш мумкин </w:t>
      </w:r>
    </w:p>
    <w:p w14:paraId="73A3BEBE" w14:textId="77777777" w:rsidR="00B76C54" w:rsidRPr="001063BF" w:rsidRDefault="00B76C54">
      <w:pPr>
        <w:spacing w:after="0" w:line="288" w:lineRule="auto"/>
        <w:rPr>
          <w:rFonts w:ascii="Roboto" w:hAnsi="Roboto"/>
          <w:lang w:val="uz-Cyrl-UZ"/>
          <w:rPrChange w:id="8337" w:author="Nozimjon Ortiqov" w:date="2026-02-24T13:39:00Z" w16du:dateUtc="2026-02-24T08:39:00Z">
            <w:rPr>
              <w:rFonts w:ascii="Roboto" w:hAnsi="Roboto"/>
              <w:sz w:val="24"/>
              <w:szCs w:val="24"/>
              <w:lang w:val="uz-Cyrl-UZ"/>
            </w:rPr>
          </w:rPrChange>
        </w:rPr>
        <w:pPrChange w:id="833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40"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41" w:author="Nozimjon Ortiqov" w:date="2026-02-24T13:39:00Z" w16du:dateUtc="2026-02-24T08:39:00Z">
            <w:rPr>
              <w:rFonts w:ascii="Roboto" w:hAnsi="Roboto"/>
              <w:sz w:val="24"/>
              <w:szCs w:val="24"/>
              <w:lang w:val="uz-Cyrl-UZ"/>
            </w:rPr>
          </w:rPrChange>
        </w:rPr>
        <w:t>Диний сабаблар туфайли (рибо/фоиздан сақланиш)</w:t>
      </w:r>
    </w:p>
    <w:p w14:paraId="6BD97628" w14:textId="77777777" w:rsidR="00B76C54" w:rsidRPr="001063BF" w:rsidRDefault="00B76C54">
      <w:pPr>
        <w:spacing w:after="0" w:line="288" w:lineRule="auto"/>
        <w:rPr>
          <w:rFonts w:ascii="Roboto" w:hAnsi="Roboto"/>
          <w:lang w:val="uz-Cyrl-UZ"/>
          <w:rPrChange w:id="8342" w:author="Nozimjon Ortiqov" w:date="2026-02-24T13:39:00Z" w16du:dateUtc="2026-02-24T08:39:00Z">
            <w:rPr>
              <w:rFonts w:ascii="Roboto" w:hAnsi="Roboto"/>
              <w:sz w:val="24"/>
              <w:szCs w:val="24"/>
              <w:lang w:val="uz-Cyrl-UZ"/>
            </w:rPr>
          </w:rPrChange>
        </w:rPr>
        <w:pPrChange w:id="834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4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46" w:author="Nozimjon Ortiqov" w:date="2026-02-24T13:39:00Z" w16du:dateUtc="2026-02-24T08:39:00Z">
            <w:rPr>
              <w:rFonts w:ascii="Roboto" w:hAnsi="Roboto"/>
              <w:sz w:val="24"/>
              <w:szCs w:val="24"/>
              <w:lang w:val="uz-Cyrl-UZ"/>
            </w:rPr>
          </w:rPrChange>
        </w:rPr>
        <w:t>Кредит тарихи ёмонлиги учун</w:t>
      </w:r>
    </w:p>
    <w:p w14:paraId="1096D565" w14:textId="77777777" w:rsidR="00B76C54" w:rsidRPr="001063BF" w:rsidRDefault="00B76C54">
      <w:pPr>
        <w:spacing w:after="0" w:line="288" w:lineRule="auto"/>
        <w:rPr>
          <w:rFonts w:ascii="Roboto" w:hAnsi="Roboto"/>
          <w:i/>
          <w:iCs/>
          <w:lang w:val="uz-Cyrl-UZ"/>
          <w:rPrChange w:id="8347" w:author="Nozimjon Ortiqov" w:date="2026-02-24T13:39:00Z" w16du:dateUtc="2026-02-24T08:39:00Z">
            <w:rPr>
              <w:rFonts w:ascii="Roboto" w:hAnsi="Roboto"/>
              <w:i/>
              <w:iCs/>
              <w:sz w:val="24"/>
              <w:szCs w:val="24"/>
              <w:lang w:val="uz-Cyrl-UZ"/>
            </w:rPr>
          </w:rPrChange>
        </w:rPr>
        <w:pPrChange w:id="834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4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5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51" w:author="Nozimjon Ortiqov" w:date="2026-02-24T13:39:00Z" w16du:dateUtc="2026-02-24T08:39:00Z">
            <w:rPr>
              <w:rFonts w:ascii="Roboto" w:hAnsi="Roboto"/>
              <w:sz w:val="24"/>
              <w:szCs w:val="24"/>
              <w:lang w:val="uz-Cyrl-UZ"/>
            </w:rPr>
          </w:rPrChange>
        </w:rPr>
        <w:t xml:space="preserve">Бошқа сабаблар </w:t>
      </w:r>
      <w:r w:rsidRPr="001063BF">
        <w:rPr>
          <w:rFonts w:ascii="Roboto" w:hAnsi="Roboto"/>
          <w:i/>
          <w:iCs/>
          <w:lang w:val="uz-Cyrl-UZ"/>
          <w:rPrChange w:id="8352" w:author="Nozimjon Ortiqov" w:date="2026-02-24T13:39:00Z" w16du:dateUtc="2026-02-24T08:39:00Z">
            <w:rPr>
              <w:rFonts w:ascii="Roboto" w:hAnsi="Roboto"/>
              <w:i/>
              <w:iCs/>
              <w:sz w:val="24"/>
              <w:szCs w:val="24"/>
              <w:lang w:val="uz-Cyrl-UZ"/>
            </w:rPr>
          </w:rPrChange>
        </w:rPr>
        <w:t>(кўрсатилсин ___)</w:t>
      </w:r>
    </w:p>
    <w:p w14:paraId="058536B9"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353" w:author="Nozimjon Ortiqov" w:date="2026-02-24T13:39:00Z" w16du:dateUtc="2026-02-24T08:39:00Z">
            <w:rPr>
              <w:rFonts w:ascii="Roboto" w:eastAsia="Times New Roman" w:hAnsi="Roboto"/>
              <w:sz w:val="24"/>
              <w:szCs w:val="24"/>
              <w:lang w:val="uz-Cyrl-UZ"/>
            </w:rPr>
          </w:rPrChange>
        </w:rPr>
        <w:pPrChange w:id="8354"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355" w:author="Nozimjon Ortiqov" w:date="2026-02-24T13:39:00Z" w16du:dateUtc="2026-02-24T08:39:00Z">
            <w:rPr>
              <w:rFonts w:ascii="Roboto" w:eastAsia="Times New Roman" w:hAnsi="Roboto"/>
              <w:sz w:val="24"/>
              <w:szCs w:val="24"/>
              <w:lang w:val="uz-Cyrl-UZ"/>
            </w:rPr>
          </w:rPrChange>
        </w:rPr>
        <w:t xml:space="preserve">2.3 Қарз, кредит, насияни қаердан олишни афзал кўрасиз? </w:t>
      </w:r>
    </w:p>
    <w:p w14:paraId="6290FF11" w14:textId="616905BA" w:rsidR="00B76C54" w:rsidRPr="001063BF" w:rsidRDefault="00B76C54">
      <w:pPr>
        <w:spacing w:after="0" w:line="288" w:lineRule="auto"/>
        <w:rPr>
          <w:rFonts w:ascii="Roboto" w:eastAsia="Times New Roman" w:hAnsi="Roboto" w:cs="Segoe UI Symbol"/>
          <w:lang w:val="uz-Cyrl-UZ"/>
        </w:rPr>
        <w:pPrChange w:id="8356" w:author="Nozimjon Ortiqov" w:date="2026-02-24T13:40:00Z" w16du:dateUtc="2026-02-24T08:40:00Z">
          <w:pPr>
            <w:spacing w:before="240" w:after="240" w:line="288" w:lineRule="auto"/>
          </w:pPr>
        </w:pPrChange>
      </w:pPr>
      <w:r w:rsidRPr="001063BF">
        <w:rPr>
          <w:rFonts w:ascii="Roboto" w:eastAsia="Times New Roman" w:hAnsi="Roboto"/>
          <w:b/>
          <w:bCs/>
          <w:color w:val="FF0000"/>
          <w:lang w:val="uz-Cyrl-UZ"/>
          <w:rPrChange w:id="8357" w:author="Nozimjon Ortiqov" w:date="2026-02-24T13:39:00Z" w16du:dateUtc="2026-02-24T08:39:00Z">
            <w:rPr>
              <w:rFonts w:ascii="Roboto" w:eastAsia="Times New Roman" w:hAnsi="Roboto"/>
              <w:b/>
              <w:bCs/>
              <w:color w:val="FF0000"/>
              <w:sz w:val="24"/>
              <w:szCs w:val="24"/>
              <w:lang w:val="uz-Cyrl-UZ"/>
            </w:rPr>
          </w:rPrChange>
        </w:rPr>
        <w:t xml:space="preserve">                                       </w:t>
      </w:r>
      <w:ins w:id="8358" w:author="Nozimjon Ortiqov" w:date="2026-02-23T17:50:00Z" w16du:dateUtc="2026-02-23T12:50:00Z">
        <w:r w:rsidR="00B77267" w:rsidRPr="001063BF">
          <w:rPr>
            <w:rFonts w:ascii="Roboto" w:eastAsia="Times New Roman" w:hAnsi="Roboto"/>
            <w:b/>
            <w:bCs/>
            <w:color w:val="FF0000"/>
            <w:lang w:val="uz-Cyrl-UZ"/>
            <w:rPrChange w:id="8359" w:author="Nozimjon Ortiqov" w:date="2026-02-24T13:39:00Z" w16du:dateUtc="2026-02-24T08:39:00Z">
              <w:rPr>
                <w:rFonts w:ascii="Roboto" w:eastAsia="Times New Roman" w:hAnsi="Roboto"/>
                <w:b/>
                <w:bCs/>
                <w:color w:val="FF0000"/>
                <w:sz w:val="24"/>
                <w:szCs w:val="24"/>
                <w:lang w:val="uz-Cyrl-UZ"/>
              </w:rPr>
            </w:rPrChange>
          </w:rPr>
          <w:t xml:space="preserve">           </w:t>
        </w:r>
      </w:ins>
      <w:r w:rsidRPr="001063BF">
        <w:rPr>
          <w:rFonts w:ascii="Roboto" w:eastAsia="Times New Roman" w:hAnsi="Roboto"/>
          <w:b/>
          <w:bCs/>
          <w:color w:val="FF0000"/>
          <w:lang w:val="uz-Cyrl-UZ"/>
          <w:rPrChange w:id="8360" w:author="Nozimjon Ortiqov" w:date="2026-02-24T13:39:00Z" w16du:dateUtc="2026-02-24T08:39:00Z">
            <w:rPr>
              <w:rFonts w:ascii="Roboto" w:eastAsia="Times New Roman" w:hAnsi="Roboto"/>
              <w:b/>
              <w:bCs/>
              <w:color w:val="FF0000"/>
              <w:sz w:val="24"/>
              <w:szCs w:val="24"/>
              <w:lang w:val="uz-Cyrl-UZ"/>
            </w:rPr>
          </w:rPrChange>
        </w:rPr>
        <w:t xml:space="preserve"> </w:t>
      </w:r>
      <w:r w:rsidRPr="001063BF">
        <w:rPr>
          <w:rFonts w:ascii="Roboto" w:eastAsia="Times New Roman" w:hAnsi="Roboto"/>
          <w:b/>
          <w:bCs/>
          <w:color w:val="FF0000"/>
          <w:lang w:val="uz-Cyrl-UZ"/>
        </w:rPr>
        <w:t xml:space="preserve">5 </w:t>
      </w:r>
      <w:r w:rsidRPr="001063BF">
        <w:rPr>
          <w:rFonts w:ascii="Roboto" w:eastAsia="Times New Roman" w:hAnsi="Roboto"/>
          <w:lang w:val="uz-Cyrl-UZ"/>
        </w:rPr>
        <w:t>млн сўмгача /</w:t>
      </w:r>
      <w:r w:rsidRPr="001063BF">
        <w:rPr>
          <w:rFonts w:ascii="Roboto" w:eastAsia="Times New Roman" w:hAnsi="Roboto"/>
          <w:b/>
          <w:bCs/>
          <w:color w:val="FF0000"/>
          <w:lang w:val="uz-Cyrl-UZ"/>
        </w:rPr>
        <w:t xml:space="preserve"> 5–20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20–50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50–100 </w:t>
      </w:r>
      <w:r w:rsidRPr="001063BF">
        <w:rPr>
          <w:rFonts w:ascii="Roboto" w:eastAsia="Times New Roman" w:hAnsi="Roboto"/>
          <w:lang w:val="uz-Cyrl-UZ"/>
        </w:rPr>
        <w:t>млн /</w:t>
      </w:r>
      <w:r w:rsidRPr="001063BF">
        <w:rPr>
          <w:rFonts w:ascii="Roboto" w:eastAsia="Times New Roman" w:hAnsi="Roboto"/>
          <w:b/>
          <w:bCs/>
          <w:color w:val="FF0000"/>
          <w:lang w:val="uz-Cyrl-UZ"/>
        </w:rPr>
        <w:t xml:space="preserve"> 100+ </w:t>
      </w:r>
      <w:r w:rsidRPr="001063BF">
        <w:rPr>
          <w:rFonts w:ascii="Roboto" w:eastAsia="Times New Roman" w:hAnsi="Roboto"/>
          <w:lang w:val="uz-Cyrl-UZ"/>
        </w:rPr>
        <w:t xml:space="preserve">млн  </w:t>
      </w:r>
    </w:p>
    <w:p w14:paraId="6F96214A" w14:textId="77777777" w:rsidR="00B76C54" w:rsidRPr="001063BF" w:rsidRDefault="00B76C54">
      <w:pPr>
        <w:spacing w:after="0" w:line="288" w:lineRule="auto"/>
        <w:rPr>
          <w:rFonts w:ascii="Roboto" w:eastAsia="Times New Roman" w:hAnsi="Roboto"/>
          <w:i/>
          <w:iCs/>
          <w:lang w:val="uz-Cyrl-UZ"/>
          <w:rPrChange w:id="8361" w:author="Nozimjon Ortiqov" w:date="2026-02-24T13:39:00Z" w16du:dateUtc="2026-02-24T08:39:00Z">
            <w:rPr>
              <w:rFonts w:ascii="Roboto" w:eastAsia="Times New Roman" w:hAnsi="Roboto"/>
              <w:i/>
              <w:iCs/>
              <w:sz w:val="24"/>
              <w:szCs w:val="24"/>
              <w:lang w:val="uz-Cyrl-UZ"/>
            </w:rPr>
          </w:rPrChange>
        </w:rPr>
        <w:pPrChange w:id="8362" w:author="Nozimjon Ortiqov" w:date="2026-02-24T13:40:00Z" w16du:dateUtc="2026-02-24T08:40:00Z">
          <w:pPr>
            <w:spacing w:before="240" w:after="240" w:line="288" w:lineRule="auto"/>
          </w:pPr>
        </w:pPrChange>
      </w:pPr>
      <w:r w:rsidRPr="001063BF">
        <w:rPr>
          <w:rFonts w:ascii="Roboto" w:eastAsia="Times New Roman" w:hAnsi="Roboto"/>
          <w:lang w:val="uz-Cyrl-UZ"/>
          <w:rPrChange w:id="8363" w:author="Nozimjon Ortiqov" w:date="2026-02-24T13:39:00Z" w16du:dateUtc="2026-02-24T08:39:00Z">
            <w:rPr>
              <w:rFonts w:ascii="Roboto" w:eastAsia="Times New Roman" w:hAnsi="Roboto"/>
              <w:sz w:val="24"/>
              <w:szCs w:val="24"/>
              <w:lang w:val="uz-Cyrl-UZ"/>
            </w:rPr>
          </w:rPrChange>
        </w:rPr>
        <w:t xml:space="preserve">Расмий банк ташкилотидан                  </w:t>
      </w:r>
      <w:r w:rsidRPr="001063BF">
        <w:rPr>
          <w:rFonts w:ascii="Segoe UI Symbol" w:eastAsia="Times New Roman" w:hAnsi="Segoe UI Symbol" w:cs="Segoe UI Symbol"/>
          <w:lang w:val="uz-Cyrl-UZ"/>
          <w:rPrChange w:id="83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6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6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6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6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6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7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7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72" w:author="Nozimjon Ortiqov" w:date="2026-02-24T13:39:00Z" w16du:dateUtc="2026-02-24T08:39:00Z">
            <w:rPr>
              <w:rFonts w:ascii="Segoe UI Symbol" w:eastAsia="Times New Roman" w:hAnsi="Segoe UI Symbol" w:cs="Segoe UI Symbol"/>
              <w:sz w:val="24"/>
              <w:szCs w:val="24"/>
              <w:lang w:val="uz-Cyrl-UZ"/>
            </w:rPr>
          </w:rPrChange>
        </w:rPr>
        <w:t>☐</w:t>
      </w:r>
    </w:p>
    <w:p w14:paraId="6D880639" w14:textId="77777777" w:rsidR="00B76C54" w:rsidRPr="001063BF" w:rsidRDefault="00B76C54">
      <w:pPr>
        <w:spacing w:after="0" w:line="288" w:lineRule="auto"/>
        <w:rPr>
          <w:rFonts w:ascii="Roboto" w:eastAsia="Times New Roman" w:hAnsi="Roboto"/>
          <w:i/>
          <w:iCs/>
          <w:lang w:val="uz-Cyrl-UZ"/>
          <w:rPrChange w:id="8373" w:author="Nozimjon Ortiqov" w:date="2026-02-24T13:39:00Z" w16du:dateUtc="2026-02-24T08:39:00Z">
            <w:rPr>
              <w:rFonts w:ascii="Roboto" w:eastAsia="Times New Roman" w:hAnsi="Roboto"/>
              <w:i/>
              <w:iCs/>
              <w:sz w:val="24"/>
              <w:szCs w:val="24"/>
              <w:lang w:val="uz-Cyrl-UZ"/>
            </w:rPr>
          </w:rPrChange>
        </w:rPr>
        <w:pPrChange w:id="8374" w:author="Nozimjon Ortiqov" w:date="2026-02-24T13:40:00Z" w16du:dateUtc="2026-02-24T08:40:00Z">
          <w:pPr>
            <w:spacing w:before="240" w:after="240" w:line="288" w:lineRule="auto"/>
          </w:pPr>
        </w:pPrChange>
      </w:pPr>
      <w:r w:rsidRPr="001063BF">
        <w:rPr>
          <w:rFonts w:ascii="Roboto" w:eastAsia="Times New Roman" w:hAnsi="Roboto"/>
          <w:lang w:val="uz-Cyrl-UZ"/>
          <w:rPrChange w:id="8375" w:author="Nozimjon Ortiqov" w:date="2026-02-24T13:39:00Z" w16du:dateUtc="2026-02-24T08:39:00Z">
            <w:rPr>
              <w:rFonts w:ascii="Roboto" w:eastAsia="Times New Roman" w:hAnsi="Roboto"/>
              <w:sz w:val="24"/>
              <w:szCs w:val="24"/>
              <w:lang w:val="uz-Cyrl-UZ"/>
            </w:rPr>
          </w:rPrChange>
        </w:rPr>
        <w:t xml:space="preserve">Кредит карта                                           </w:t>
      </w:r>
      <w:r w:rsidRPr="001063BF">
        <w:rPr>
          <w:rFonts w:ascii="Segoe UI Symbol" w:eastAsia="Times New Roman" w:hAnsi="Segoe UI Symbol" w:cs="Segoe UI Symbol"/>
          <w:lang w:val="uz-Cyrl-UZ"/>
          <w:rPrChange w:id="837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7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7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7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8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8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8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8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84" w:author="Nozimjon Ortiqov" w:date="2026-02-24T13:39:00Z" w16du:dateUtc="2026-02-24T08:39:00Z">
            <w:rPr>
              <w:rFonts w:ascii="Segoe UI Symbol" w:eastAsia="Times New Roman" w:hAnsi="Segoe UI Symbol" w:cs="Segoe UI Symbol"/>
              <w:sz w:val="24"/>
              <w:szCs w:val="24"/>
              <w:lang w:val="uz-Cyrl-UZ"/>
            </w:rPr>
          </w:rPrChange>
        </w:rPr>
        <w:t>☐</w:t>
      </w:r>
    </w:p>
    <w:p w14:paraId="16639998" w14:textId="77777777" w:rsidR="00B76C54" w:rsidRPr="001063BF" w:rsidRDefault="00B76C54">
      <w:pPr>
        <w:spacing w:after="0" w:line="288" w:lineRule="auto"/>
        <w:rPr>
          <w:rFonts w:ascii="Roboto" w:eastAsia="Times New Roman" w:hAnsi="Roboto"/>
          <w:lang w:val="uz-Cyrl-UZ"/>
          <w:rPrChange w:id="8385" w:author="Nozimjon Ortiqov" w:date="2026-02-24T13:39:00Z" w16du:dateUtc="2026-02-24T08:39:00Z">
            <w:rPr>
              <w:rFonts w:ascii="Roboto" w:eastAsia="Times New Roman" w:hAnsi="Roboto"/>
              <w:sz w:val="24"/>
              <w:szCs w:val="24"/>
              <w:lang w:val="uz-Cyrl-UZ"/>
            </w:rPr>
          </w:rPrChange>
        </w:rPr>
        <w:pPrChange w:id="8386" w:author="Nozimjon Ortiqov" w:date="2026-02-24T13:40:00Z" w16du:dateUtc="2026-02-24T08:40:00Z">
          <w:pPr>
            <w:spacing w:before="240" w:after="240" w:line="288" w:lineRule="auto"/>
          </w:pPr>
        </w:pPrChange>
      </w:pPr>
      <w:r w:rsidRPr="001063BF">
        <w:rPr>
          <w:rFonts w:ascii="Roboto" w:eastAsia="Times New Roman" w:hAnsi="Roboto"/>
          <w:lang w:val="uz-Cyrl-UZ"/>
          <w:rPrChange w:id="8387" w:author="Nozimjon Ortiqov" w:date="2026-02-24T13:39:00Z" w16du:dateUtc="2026-02-24T08:39:00Z">
            <w:rPr>
              <w:rFonts w:ascii="Roboto" w:eastAsia="Times New Roman" w:hAnsi="Roboto"/>
              <w:sz w:val="24"/>
              <w:szCs w:val="24"/>
              <w:lang w:val="uz-Cyrl-UZ"/>
            </w:rPr>
          </w:rPrChange>
        </w:rPr>
        <w:t xml:space="preserve">Микромолия ташкилотлари                   </w:t>
      </w:r>
      <w:r w:rsidRPr="001063BF">
        <w:rPr>
          <w:rFonts w:ascii="Segoe UI Symbol" w:eastAsia="Times New Roman" w:hAnsi="Segoe UI Symbol" w:cs="Segoe UI Symbol"/>
          <w:lang w:val="uz-Cyrl-UZ"/>
          <w:rPrChange w:id="838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8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9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9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9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9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9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9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396" w:author="Nozimjon Ortiqov" w:date="2026-02-24T13:39:00Z" w16du:dateUtc="2026-02-24T08:39:00Z">
            <w:rPr>
              <w:rFonts w:ascii="Segoe UI Symbol" w:eastAsia="Times New Roman" w:hAnsi="Segoe UI Symbol" w:cs="Segoe UI Symbol"/>
              <w:sz w:val="24"/>
              <w:szCs w:val="24"/>
              <w:lang w:val="uz-Cyrl-UZ"/>
            </w:rPr>
          </w:rPrChange>
        </w:rPr>
        <w:t>☐</w:t>
      </w:r>
    </w:p>
    <w:p w14:paraId="06080A74" w14:textId="77777777" w:rsidR="00B76C54" w:rsidRPr="001063BF" w:rsidRDefault="00B76C54">
      <w:pPr>
        <w:spacing w:after="0" w:line="288" w:lineRule="auto"/>
        <w:rPr>
          <w:rFonts w:ascii="Roboto" w:eastAsia="Times New Roman" w:hAnsi="Roboto"/>
          <w:lang w:val="uz-Cyrl-UZ"/>
          <w:rPrChange w:id="8397" w:author="Nozimjon Ortiqov" w:date="2026-02-24T13:39:00Z" w16du:dateUtc="2026-02-24T08:39:00Z">
            <w:rPr>
              <w:rFonts w:ascii="Roboto" w:eastAsia="Times New Roman" w:hAnsi="Roboto"/>
              <w:sz w:val="24"/>
              <w:szCs w:val="24"/>
              <w:lang w:val="uz-Cyrl-UZ"/>
            </w:rPr>
          </w:rPrChange>
        </w:rPr>
        <w:pPrChange w:id="8398" w:author="Nozimjon Ortiqov" w:date="2026-02-24T13:40:00Z" w16du:dateUtc="2026-02-24T08:40:00Z">
          <w:pPr>
            <w:spacing w:before="240" w:after="240" w:line="288" w:lineRule="auto"/>
          </w:pPr>
        </w:pPrChange>
      </w:pPr>
      <w:r w:rsidRPr="001063BF">
        <w:rPr>
          <w:rFonts w:ascii="Roboto" w:eastAsia="Times New Roman" w:hAnsi="Roboto"/>
          <w:lang w:val="uz-Cyrl-UZ"/>
          <w:rPrChange w:id="8399" w:author="Nozimjon Ortiqov" w:date="2026-02-24T13:39:00Z" w16du:dateUtc="2026-02-24T08:39:00Z">
            <w:rPr>
              <w:rFonts w:ascii="Roboto" w:eastAsia="Times New Roman" w:hAnsi="Roboto"/>
              <w:sz w:val="24"/>
              <w:szCs w:val="24"/>
              <w:lang w:val="uz-Cyrl-UZ"/>
            </w:rPr>
          </w:rPrChange>
        </w:rPr>
        <w:t xml:space="preserve">Ломбард                                                  </w:t>
      </w:r>
      <w:r w:rsidRPr="001063BF">
        <w:rPr>
          <w:rFonts w:ascii="Segoe UI Symbol" w:eastAsia="Times New Roman" w:hAnsi="Segoe UI Symbol" w:cs="Segoe UI Symbol"/>
          <w:lang w:val="uz-Cyrl-UZ"/>
          <w:rPrChange w:id="840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0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0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0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08" w:author="Nozimjon Ortiqov" w:date="2026-02-24T13:39:00Z" w16du:dateUtc="2026-02-24T08:39:00Z">
            <w:rPr>
              <w:rFonts w:ascii="Segoe UI Symbol" w:eastAsia="Times New Roman" w:hAnsi="Segoe UI Symbol" w:cs="Segoe UI Symbol"/>
              <w:sz w:val="24"/>
              <w:szCs w:val="24"/>
              <w:lang w:val="uz-Cyrl-UZ"/>
            </w:rPr>
          </w:rPrChange>
        </w:rPr>
        <w:t>☐</w:t>
      </w:r>
    </w:p>
    <w:p w14:paraId="7D85BA63" w14:textId="77777777" w:rsidR="00B76C54" w:rsidRPr="001063BF" w:rsidRDefault="00B76C54">
      <w:pPr>
        <w:spacing w:after="0" w:line="288" w:lineRule="auto"/>
        <w:rPr>
          <w:rFonts w:ascii="Roboto" w:eastAsia="Times New Roman" w:hAnsi="Roboto"/>
          <w:lang w:val="uz-Cyrl-UZ"/>
          <w:rPrChange w:id="8409" w:author="Nozimjon Ortiqov" w:date="2026-02-24T13:39:00Z" w16du:dateUtc="2026-02-24T08:39:00Z">
            <w:rPr>
              <w:rFonts w:ascii="Roboto" w:eastAsia="Times New Roman" w:hAnsi="Roboto"/>
              <w:sz w:val="24"/>
              <w:szCs w:val="24"/>
              <w:lang w:val="uz-Cyrl-UZ"/>
            </w:rPr>
          </w:rPrChange>
        </w:rPr>
        <w:pPrChange w:id="8410" w:author="Nozimjon Ortiqov" w:date="2026-02-24T13:40:00Z" w16du:dateUtc="2026-02-24T08:40:00Z">
          <w:pPr>
            <w:spacing w:before="240" w:after="240" w:line="288" w:lineRule="auto"/>
          </w:pPr>
        </w:pPrChange>
      </w:pPr>
      <w:r w:rsidRPr="001063BF">
        <w:rPr>
          <w:rFonts w:ascii="Roboto" w:eastAsia="Times New Roman" w:hAnsi="Roboto"/>
          <w:lang w:val="uz-Cyrl-UZ"/>
          <w:rPrChange w:id="8411" w:author="Nozimjon Ortiqov" w:date="2026-02-24T13:39:00Z" w16du:dateUtc="2026-02-24T08:39:00Z">
            <w:rPr>
              <w:rFonts w:ascii="Roboto" w:eastAsia="Times New Roman" w:hAnsi="Roboto"/>
              <w:sz w:val="24"/>
              <w:szCs w:val="24"/>
              <w:lang w:val="uz-Cyrl-UZ"/>
            </w:rPr>
          </w:rPrChange>
        </w:rPr>
        <w:t xml:space="preserve">Яқинлардан                                                </w:t>
      </w:r>
      <w:r w:rsidRPr="001063BF">
        <w:rPr>
          <w:rFonts w:ascii="Segoe UI Symbol" w:eastAsia="Times New Roman" w:hAnsi="Segoe UI Symbol" w:cs="Segoe UI Symbol"/>
          <w:lang w:val="uz-Cyrl-UZ"/>
          <w:rPrChange w:id="841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1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1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1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1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1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1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1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0" w:author="Nozimjon Ortiqov" w:date="2026-02-24T13:39:00Z" w16du:dateUtc="2026-02-24T08:39:00Z">
            <w:rPr>
              <w:rFonts w:ascii="Segoe UI Symbol" w:eastAsia="Times New Roman" w:hAnsi="Segoe UI Symbol" w:cs="Segoe UI Symbol"/>
              <w:sz w:val="24"/>
              <w:szCs w:val="24"/>
              <w:lang w:val="uz-Cyrl-UZ"/>
            </w:rPr>
          </w:rPrChange>
        </w:rPr>
        <w:t>☐</w:t>
      </w:r>
    </w:p>
    <w:p w14:paraId="0E4C554A" w14:textId="77777777" w:rsidR="00B76C54" w:rsidRPr="001063BF" w:rsidRDefault="00B76C54">
      <w:pPr>
        <w:spacing w:after="0" w:line="288" w:lineRule="auto"/>
        <w:rPr>
          <w:rFonts w:ascii="Roboto" w:eastAsia="Times New Roman" w:hAnsi="Roboto" w:cs="Segoe UI Symbol"/>
          <w:lang w:val="uz-Cyrl-UZ"/>
          <w:rPrChange w:id="8421" w:author="Nozimjon Ortiqov" w:date="2026-02-24T13:39:00Z" w16du:dateUtc="2026-02-24T08:39:00Z">
            <w:rPr>
              <w:rFonts w:ascii="Roboto" w:eastAsia="Times New Roman" w:hAnsi="Roboto" w:cs="Segoe UI Symbol"/>
              <w:sz w:val="24"/>
              <w:szCs w:val="24"/>
              <w:lang w:val="uz-Cyrl-UZ"/>
            </w:rPr>
          </w:rPrChange>
        </w:rPr>
        <w:pPrChange w:id="8422" w:author="Nozimjon Ortiqov" w:date="2026-02-24T13:40:00Z" w16du:dateUtc="2026-02-24T08:40:00Z">
          <w:pPr>
            <w:spacing w:before="240" w:after="240" w:line="288" w:lineRule="auto"/>
          </w:pPr>
        </w:pPrChange>
      </w:pPr>
      <w:r w:rsidRPr="001063BF">
        <w:rPr>
          <w:rFonts w:ascii="Roboto" w:eastAsia="Times New Roman" w:hAnsi="Roboto"/>
          <w:lang w:val="uz-Cyrl-UZ"/>
          <w:rPrChange w:id="8423" w:author="Nozimjon Ortiqov" w:date="2026-02-24T13:39:00Z" w16du:dateUtc="2026-02-24T08:39:00Z">
            <w:rPr>
              <w:rFonts w:ascii="Roboto" w:eastAsia="Times New Roman" w:hAnsi="Roboto"/>
              <w:sz w:val="24"/>
              <w:szCs w:val="24"/>
              <w:lang w:val="uz-Cyrl-UZ"/>
            </w:rPr>
          </w:rPrChange>
        </w:rPr>
        <w:t xml:space="preserve">Кўчада кредит берувчи шахслардан            </w:t>
      </w:r>
      <w:r w:rsidRPr="001063BF">
        <w:rPr>
          <w:rFonts w:ascii="Segoe UI Symbol" w:eastAsia="Times New Roman" w:hAnsi="Segoe UI Symbol" w:cs="Segoe UI Symbol"/>
          <w:lang w:val="uz-Cyrl-UZ"/>
          <w:rPrChange w:id="84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2" w:author="Nozimjon Ortiqov" w:date="2026-02-24T13:39:00Z" w16du:dateUtc="2026-02-24T08:39:00Z">
            <w:rPr>
              <w:rFonts w:ascii="Segoe UI Symbol" w:eastAsia="Times New Roman" w:hAnsi="Segoe UI Symbol" w:cs="Segoe UI Symbol"/>
              <w:sz w:val="24"/>
              <w:szCs w:val="24"/>
              <w:lang w:val="uz-Cyrl-UZ"/>
            </w:rPr>
          </w:rPrChange>
        </w:rPr>
        <w:t>☐</w:t>
      </w:r>
    </w:p>
    <w:p w14:paraId="2170ABF6" w14:textId="77777777" w:rsidR="00B76C54" w:rsidRPr="001063BF" w:rsidRDefault="00B76C54">
      <w:pPr>
        <w:spacing w:after="0" w:line="288" w:lineRule="auto"/>
        <w:rPr>
          <w:rFonts w:ascii="Roboto" w:eastAsia="Times New Roman" w:hAnsi="Roboto"/>
          <w:lang w:val="uz-Cyrl-UZ"/>
          <w:rPrChange w:id="8433" w:author="Nozimjon Ortiqov" w:date="2026-02-24T13:39:00Z" w16du:dateUtc="2026-02-24T08:39:00Z">
            <w:rPr>
              <w:rFonts w:ascii="Roboto" w:eastAsia="Times New Roman" w:hAnsi="Roboto"/>
              <w:sz w:val="24"/>
              <w:szCs w:val="24"/>
              <w:lang w:val="uz-Cyrl-UZ"/>
            </w:rPr>
          </w:rPrChange>
        </w:rPr>
        <w:pPrChange w:id="8434" w:author="Nozimjon Ortiqov" w:date="2026-02-24T13:40:00Z" w16du:dateUtc="2026-02-24T08:40:00Z">
          <w:pPr>
            <w:spacing w:before="240" w:after="240" w:line="288" w:lineRule="auto"/>
          </w:pPr>
        </w:pPrChange>
      </w:pPr>
      <w:r w:rsidRPr="001063BF">
        <w:rPr>
          <w:rFonts w:ascii="Roboto" w:eastAsia="Times New Roman" w:hAnsi="Roboto"/>
          <w:lang w:val="uz-Cyrl-UZ"/>
          <w:rPrChange w:id="8435" w:author="Nozimjon Ortiqov" w:date="2026-02-24T13:39:00Z" w16du:dateUtc="2026-02-24T08:39:00Z">
            <w:rPr>
              <w:rFonts w:ascii="Roboto" w:eastAsia="Times New Roman" w:hAnsi="Roboto"/>
              <w:sz w:val="24"/>
              <w:szCs w:val="24"/>
              <w:lang w:val="uz-Cyrl-UZ"/>
            </w:rPr>
          </w:rPrChange>
        </w:rPr>
        <w:t xml:space="preserve">Бошқа _____                                                    </w:t>
      </w:r>
      <w:r w:rsidRPr="001063BF">
        <w:rPr>
          <w:rFonts w:ascii="Segoe UI Symbol" w:eastAsia="Times New Roman" w:hAnsi="Segoe UI Symbol" w:cs="Segoe UI Symbol"/>
          <w:lang w:val="uz-Cyrl-UZ"/>
          <w:rPrChange w:id="843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4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4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4" w:author="Nozimjon Ortiqov" w:date="2026-02-24T13:39:00Z" w16du:dateUtc="2026-02-24T08:39:00Z">
            <w:rPr>
              <w:rFonts w:ascii="Segoe UI Symbol" w:eastAsia="Times New Roman" w:hAnsi="Segoe UI Symbol" w:cs="Segoe UI Symbol"/>
              <w:sz w:val="24"/>
              <w:szCs w:val="24"/>
              <w:lang w:val="uz-Cyrl-UZ"/>
            </w:rPr>
          </w:rPrChange>
        </w:rPr>
        <w:t>☐</w:t>
      </w:r>
    </w:p>
    <w:p w14:paraId="7A81B90E" w14:textId="77777777" w:rsidR="00B76C54" w:rsidRPr="001063BF" w:rsidRDefault="00B76C54">
      <w:pPr>
        <w:spacing w:after="0" w:line="288" w:lineRule="auto"/>
        <w:rPr>
          <w:rFonts w:ascii="Roboto" w:eastAsia="Times New Roman" w:hAnsi="Roboto" w:cs="Segoe UI Symbol"/>
          <w:lang w:val="uz-Cyrl-UZ"/>
          <w:rPrChange w:id="8445" w:author="Nozimjon Ortiqov" w:date="2026-02-24T13:39:00Z" w16du:dateUtc="2026-02-24T08:39:00Z">
            <w:rPr>
              <w:rFonts w:ascii="Roboto" w:eastAsia="Times New Roman" w:hAnsi="Roboto" w:cs="Segoe UI Symbol"/>
              <w:sz w:val="24"/>
              <w:szCs w:val="24"/>
              <w:lang w:val="uz-Cyrl-UZ"/>
            </w:rPr>
          </w:rPrChange>
        </w:rPr>
        <w:pPrChange w:id="8446" w:author="Nozimjon Ortiqov" w:date="2026-02-24T13:40:00Z" w16du:dateUtc="2026-02-24T08:40:00Z">
          <w:pPr>
            <w:spacing w:before="240" w:after="240" w:line="288" w:lineRule="auto"/>
          </w:pPr>
        </w:pPrChange>
      </w:pPr>
      <w:r w:rsidRPr="001063BF">
        <w:rPr>
          <w:rFonts w:ascii="Roboto" w:eastAsia="Times New Roman" w:hAnsi="Roboto"/>
          <w:lang w:val="uz-Cyrl-UZ"/>
          <w:rPrChange w:id="8447" w:author="Nozimjon Ortiqov" w:date="2026-02-24T13:39:00Z" w16du:dateUtc="2026-02-24T08:39:00Z">
            <w:rPr>
              <w:rFonts w:ascii="Roboto" w:eastAsia="Times New Roman" w:hAnsi="Roboto"/>
              <w:sz w:val="24"/>
              <w:szCs w:val="24"/>
              <w:lang w:val="uz-Cyrl-UZ"/>
            </w:rPr>
          </w:rPrChange>
        </w:rPr>
        <w:t xml:space="preserve">Қарз, кредит, насия олмасдан бошқа ечим қидирар эдим </w:t>
      </w:r>
      <w:r w:rsidRPr="001063BF">
        <w:rPr>
          <w:rFonts w:ascii="Roboto" w:eastAsia="Times New Roman" w:hAnsi="Roboto"/>
          <w:i/>
          <w:iCs/>
          <w:lang w:val="uz-Cyrl-UZ"/>
          <w:rPrChange w:id="8448" w:author="Nozimjon Ortiqov" w:date="2026-02-24T13:39:00Z" w16du:dateUtc="2026-02-24T08:39:00Z">
            <w:rPr>
              <w:rFonts w:ascii="Roboto" w:eastAsia="Times New Roman" w:hAnsi="Roboto"/>
              <w:i/>
              <w:iCs/>
              <w:sz w:val="24"/>
              <w:szCs w:val="24"/>
              <w:lang w:val="uz-Cyrl-UZ"/>
            </w:rPr>
          </w:rPrChange>
        </w:rPr>
        <w:t>(2.3.а – савол берилади)</w:t>
      </w:r>
      <w:r w:rsidRPr="001063BF">
        <w:rPr>
          <w:rFonts w:ascii="Roboto" w:eastAsia="Times New Roman" w:hAnsi="Roboto"/>
          <w:lang w:val="uz-Cyrl-UZ"/>
          <w:rPrChange w:id="8449" w:author="Nozimjon Ortiqov" w:date="2026-02-24T13:39:00Z" w16du:dateUtc="2026-02-24T08:39:00Z">
            <w:rPr>
              <w:rFonts w:ascii="Roboto" w:eastAsia="Times New Roman" w:hAnsi="Roboto"/>
              <w:sz w:val="24"/>
              <w:szCs w:val="24"/>
              <w:lang w:val="uz-Cyrl-UZ"/>
            </w:rPr>
          </w:rPrChange>
        </w:rPr>
        <w:t xml:space="preserve">    </w:t>
      </w:r>
      <w:r w:rsidRPr="001063BF">
        <w:rPr>
          <w:rFonts w:ascii="Segoe UI Symbol" w:eastAsia="Times New Roman" w:hAnsi="Segoe UI Symbol" w:cs="Segoe UI Symbol"/>
          <w:lang w:val="uz-Cyrl-UZ"/>
          <w:rPrChange w:id="845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8" w:author="Nozimjon Ortiqov" w:date="2026-02-24T13:39:00Z" w16du:dateUtc="2026-02-24T08:39:00Z">
            <w:rPr>
              <w:rFonts w:ascii="Segoe UI Symbol" w:eastAsia="Times New Roman" w:hAnsi="Segoe UI Symbol" w:cs="Segoe UI Symbol"/>
              <w:sz w:val="24"/>
              <w:szCs w:val="24"/>
              <w:lang w:val="uz-Cyrl-UZ"/>
            </w:rPr>
          </w:rPrChange>
        </w:rPr>
        <w:t>☐</w:t>
      </w:r>
    </w:p>
    <w:p w14:paraId="5DA5533B"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459" w:author="Nozimjon Ortiqov" w:date="2026-02-24T13:39:00Z" w16du:dateUtc="2026-02-24T08:39:00Z">
            <w:rPr>
              <w:rFonts w:ascii="Roboto" w:eastAsia="Times New Roman" w:hAnsi="Roboto"/>
              <w:sz w:val="24"/>
              <w:szCs w:val="24"/>
              <w:lang w:val="uz-Cyrl-UZ"/>
            </w:rPr>
          </w:rPrChange>
        </w:rPr>
        <w:pPrChange w:id="8460"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461" w:author="Nozimjon Ortiqov" w:date="2026-02-24T13:39:00Z" w16du:dateUtc="2026-02-24T08:39:00Z">
            <w:rPr>
              <w:rFonts w:ascii="Roboto" w:eastAsia="Times New Roman" w:hAnsi="Roboto"/>
              <w:sz w:val="24"/>
              <w:szCs w:val="24"/>
              <w:lang w:val="uz-Cyrl-UZ"/>
            </w:rPr>
          </w:rPrChange>
        </w:rPr>
        <w:t>2.3.а. Сиз нега қарз, кредит, насия олмасликни афзал кўрасиз?</w:t>
      </w:r>
    </w:p>
    <w:p w14:paraId="2A76F619" w14:textId="77777777" w:rsidR="00B76C54" w:rsidRPr="001063BF" w:rsidRDefault="00B76C54">
      <w:pPr>
        <w:spacing w:after="0" w:line="288" w:lineRule="auto"/>
        <w:rPr>
          <w:rFonts w:ascii="Roboto" w:eastAsia="Times New Roman" w:hAnsi="Roboto"/>
          <w:lang w:val="uz-Cyrl-UZ"/>
          <w:rPrChange w:id="8462" w:author="Nozimjon Ortiqov" w:date="2026-02-24T13:39:00Z" w16du:dateUtc="2026-02-24T08:39:00Z">
            <w:rPr>
              <w:rFonts w:ascii="Roboto" w:eastAsia="Times New Roman" w:hAnsi="Roboto"/>
              <w:sz w:val="24"/>
              <w:szCs w:val="24"/>
              <w:lang w:val="uz-Cyrl-UZ"/>
            </w:rPr>
          </w:rPrChange>
        </w:rPr>
        <w:pPrChange w:id="846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65" w:author="Nozimjon Ortiqov" w:date="2026-02-24T13:39:00Z" w16du:dateUtc="2026-02-24T08:39:00Z">
            <w:rPr>
              <w:rFonts w:ascii="Roboto" w:eastAsia="Times New Roman" w:hAnsi="Roboto"/>
              <w:sz w:val="24"/>
              <w:szCs w:val="24"/>
              <w:lang w:val="uz-Cyrl-UZ"/>
            </w:rPr>
          </w:rPrChange>
        </w:rPr>
        <w:t xml:space="preserve"> Банкка ишонмайман</w:t>
      </w:r>
    </w:p>
    <w:p w14:paraId="30CBD3A2" w14:textId="77777777" w:rsidR="00B76C54" w:rsidRPr="001063BF" w:rsidRDefault="00B76C54">
      <w:pPr>
        <w:spacing w:after="0" w:line="288" w:lineRule="auto"/>
        <w:rPr>
          <w:rFonts w:ascii="Roboto" w:eastAsia="Times New Roman" w:hAnsi="Roboto"/>
          <w:lang w:val="uz-Cyrl-UZ"/>
          <w:rPrChange w:id="8466" w:author="Nozimjon Ortiqov" w:date="2026-02-24T13:39:00Z" w16du:dateUtc="2026-02-24T08:39:00Z">
            <w:rPr>
              <w:rFonts w:ascii="Roboto" w:eastAsia="Times New Roman" w:hAnsi="Roboto"/>
              <w:sz w:val="24"/>
              <w:szCs w:val="24"/>
              <w:lang w:val="uz-Cyrl-UZ"/>
            </w:rPr>
          </w:rPrChange>
        </w:rPr>
        <w:pPrChange w:id="846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6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69" w:author="Nozimjon Ortiqov" w:date="2026-02-24T13:39:00Z" w16du:dateUtc="2026-02-24T08:39:00Z">
            <w:rPr>
              <w:rFonts w:ascii="Roboto" w:eastAsia="Times New Roman" w:hAnsi="Roboto"/>
              <w:sz w:val="24"/>
              <w:szCs w:val="24"/>
              <w:lang w:val="uz-Cyrl-UZ"/>
            </w:rPr>
          </w:rPrChange>
        </w:rPr>
        <w:t xml:space="preserve"> Кредит тузоғига тушишдан қўрқаман</w:t>
      </w:r>
    </w:p>
    <w:p w14:paraId="1682AA52" w14:textId="77777777" w:rsidR="00B76C54" w:rsidRPr="001063BF" w:rsidRDefault="00B76C54">
      <w:pPr>
        <w:spacing w:after="0" w:line="288" w:lineRule="auto"/>
        <w:rPr>
          <w:rFonts w:ascii="Roboto" w:eastAsia="Times New Roman" w:hAnsi="Roboto"/>
          <w:lang w:val="uz-Cyrl-UZ"/>
          <w:rPrChange w:id="8470" w:author="Nozimjon Ortiqov" w:date="2026-02-24T13:39:00Z" w16du:dateUtc="2026-02-24T08:39:00Z">
            <w:rPr>
              <w:rFonts w:ascii="Roboto" w:eastAsia="Times New Roman" w:hAnsi="Roboto"/>
              <w:sz w:val="24"/>
              <w:szCs w:val="24"/>
              <w:lang w:val="uz-Cyrl-UZ"/>
            </w:rPr>
          </w:rPrChange>
        </w:rPr>
        <w:pPrChange w:id="847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7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73" w:author="Nozimjon Ortiqov" w:date="2026-02-24T13:39:00Z" w16du:dateUtc="2026-02-24T08:39:00Z">
            <w:rPr>
              <w:rFonts w:ascii="Roboto" w:eastAsia="Times New Roman" w:hAnsi="Roboto"/>
              <w:sz w:val="24"/>
              <w:szCs w:val="24"/>
              <w:lang w:val="uz-Cyrl-UZ"/>
            </w:rPr>
          </w:rPrChange>
        </w:rPr>
        <w:t xml:space="preserve"> Даромадим барқарор эмас</w:t>
      </w:r>
    </w:p>
    <w:p w14:paraId="2DCCD5AB" w14:textId="77777777" w:rsidR="00B76C54" w:rsidRPr="001063BF" w:rsidRDefault="00B76C54">
      <w:pPr>
        <w:spacing w:after="0" w:line="288" w:lineRule="auto"/>
        <w:rPr>
          <w:rFonts w:ascii="Roboto" w:eastAsia="Times New Roman" w:hAnsi="Roboto"/>
          <w:lang w:val="uz-Cyrl-UZ"/>
          <w:rPrChange w:id="8474" w:author="Nozimjon Ortiqov" w:date="2026-02-24T13:39:00Z" w16du:dateUtc="2026-02-24T08:39:00Z">
            <w:rPr>
              <w:rFonts w:ascii="Roboto" w:eastAsia="Times New Roman" w:hAnsi="Roboto"/>
              <w:sz w:val="24"/>
              <w:szCs w:val="24"/>
              <w:lang w:val="uz-Cyrl-UZ"/>
            </w:rPr>
          </w:rPrChange>
        </w:rPr>
        <w:pPrChange w:id="847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7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77" w:author="Nozimjon Ortiqov" w:date="2026-02-24T13:39:00Z" w16du:dateUtc="2026-02-24T08:39:00Z">
            <w:rPr>
              <w:rFonts w:ascii="Roboto" w:eastAsia="Times New Roman" w:hAnsi="Roboto"/>
              <w:sz w:val="24"/>
              <w:szCs w:val="24"/>
              <w:lang w:val="uz-Cyrl-UZ"/>
            </w:rPr>
          </w:rPrChange>
        </w:rPr>
        <w:t xml:space="preserve"> Жамғармаларим етарли</w:t>
      </w:r>
    </w:p>
    <w:p w14:paraId="262DDEB5" w14:textId="77777777" w:rsidR="00B76C54" w:rsidRPr="001063BF" w:rsidRDefault="00B76C54">
      <w:pPr>
        <w:spacing w:after="0" w:line="288" w:lineRule="auto"/>
        <w:rPr>
          <w:rFonts w:ascii="Roboto" w:eastAsia="Times New Roman" w:hAnsi="Roboto"/>
          <w:lang w:val="uz-Cyrl-UZ"/>
          <w:rPrChange w:id="8478" w:author="Nozimjon Ortiqov" w:date="2026-02-24T13:39:00Z" w16du:dateUtc="2026-02-24T08:39:00Z">
            <w:rPr>
              <w:rFonts w:ascii="Roboto" w:eastAsia="Times New Roman" w:hAnsi="Roboto"/>
              <w:sz w:val="24"/>
              <w:szCs w:val="24"/>
              <w:lang w:val="uz-Cyrl-UZ"/>
            </w:rPr>
          </w:rPrChange>
        </w:rPr>
        <w:pPrChange w:id="847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8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81" w:author="Nozimjon Ortiqov" w:date="2026-02-24T13:39:00Z" w16du:dateUtc="2026-02-24T08:39:00Z">
            <w:rPr>
              <w:rFonts w:ascii="Roboto" w:eastAsia="Times New Roman" w:hAnsi="Roboto"/>
              <w:sz w:val="24"/>
              <w:szCs w:val="24"/>
              <w:lang w:val="uz-Cyrl-UZ"/>
            </w:rPr>
          </w:rPrChange>
        </w:rPr>
        <w:t xml:space="preserve"> Ҳужжатлар, расмийлаштириш жуда қийин</w:t>
      </w:r>
    </w:p>
    <w:p w14:paraId="48C59A93" w14:textId="77777777" w:rsidR="00B76C54" w:rsidRPr="001063BF" w:rsidRDefault="00B76C54">
      <w:pPr>
        <w:spacing w:after="0" w:line="288" w:lineRule="auto"/>
        <w:rPr>
          <w:rFonts w:ascii="Roboto" w:eastAsia="Times New Roman" w:hAnsi="Roboto"/>
          <w:lang w:val="uz-Cyrl-UZ"/>
          <w:rPrChange w:id="8482" w:author="Nozimjon Ortiqov" w:date="2026-02-24T13:39:00Z" w16du:dateUtc="2026-02-24T08:39:00Z">
            <w:rPr>
              <w:rFonts w:ascii="Roboto" w:eastAsia="Times New Roman" w:hAnsi="Roboto"/>
              <w:sz w:val="24"/>
              <w:szCs w:val="24"/>
              <w:lang w:val="uz-Cyrl-UZ"/>
            </w:rPr>
          </w:rPrChange>
        </w:rPr>
        <w:pPrChange w:id="848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85" w:author="Nozimjon Ortiqov" w:date="2026-02-24T13:39:00Z" w16du:dateUtc="2026-02-24T08:39:00Z">
            <w:rPr>
              <w:rFonts w:ascii="Roboto" w:eastAsia="Times New Roman" w:hAnsi="Roboto"/>
              <w:sz w:val="24"/>
              <w:szCs w:val="24"/>
              <w:lang w:val="uz-Cyrl-UZ"/>
            </w:rPr>
          </w:rPrChange>
        </w:rPr>
        <w:t xml:space="preserve"> Атрофимдагилар ёмон тажрибага эга</w:t>
      </w:r>
    </w:p>
    <w:p w14:paraId="5FC7C48E" w14:textId="77777777" w:rsidR="00B76C54" w:rsidRPr="001063BF" w:rsidRDefault="00B76C54">
      <w:pPr>
        <w:spacing w:after="0" w:line="288" w:lineRule="auto"/>
        <w:rPr>
          <w:rFonts w:ascii="Roboto" w:eastAsia="Times New Roman" w:hAnsi="Roboto"/>
          <w:lang w:val="uz-Cyrl-UZ"/>
          <w:rPrChange w:id="8486" w:author="Nozimjon Ortiqov" w:date="2026-02-24T13:39:00Z" w16du:dateUtc="2026-02-24T08:39:00Z">
            <w:rPr>
              <w:rFonts w:ascii="Roboto" w:eastAsia="Times New Roman" w:hAnsi="Roboto"/>
              <w:sz w:val="24"/>
              <w:szCs w:val="24"/>
              <w:lang w:val="uz-Cyrl-UZ"/>
            </w:rPr>
          </w:rPrChange>
        </w:rPr>
        <w:pPrChange w:id="848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8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89" w:author="Nozimjon Ortiqov" w:date="2026-02-24T13:39:00Z" w16du:dateUtc="2026-02-24T08:39:00Z">
            <w:rPr>
              <w:rFonts w:ascii="Roboto" w:eastAsia="Times New Roman" w:hAnsi="Roboto"/>
              <w:sz w:val="24"/>
              <w:szCs w:val="24"/>
              <w:lang w:val="uz-Cyrl-UZ"/>
            </w:rPr>
          </w:rPrChange>
        </w:rPr>
        <w:t xml:space="preserve"> Кредит шартларини тушунмайман</w:t>
      </w:r>
    </w:p>
    <w:p w14:paraId="0DCC5C8C" w14:textId="77777777" w:rsidR="00B76C54" w:rsidRPr="001063BF" w:rsidRDefault="00B76C54">
      <w:pPr>
        <w:spacing w:after="0" w:line="288" w:lineRule="auto"/>
        <w:rPr>
          <w:rFonts w:ascii="Roboto" w:eastAsia="Times New Roman" w:hAnsi="Roboto"/>
          <w:lang w:val="uz-Cyrl-UZ"/>
          <w:rPrChange w:id="8490" w:author="Nozimjon Ortiqov" w:date="2026-02-24T13:39:00Z" w16du:dateUtc="2026-02-24T08:39:00Z">
            <w:rPr>
              <w:rFonts w:ascii="Roboto" w:eastAsia="Times New Roman" w:hAnsi="Roboto"/>
              <w:sz w:val="24"/>
              <w:szCs w:val="24"/>
              <w:lang w:val="uz-Cyrl-UZ"/>
            </w:rPr>
          </w:rPrChange>
        </w:rPr>
        <w:pPrChange w:id="849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9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93" w:author="Nozimjon Ortiqov" w:date="2026-02-24T13:39:00Z" w16du:dateUtc="2026-02-24T08:39:00Z">
            <w:rPr>
              <w:rFonts w:ascii="Roboto" w:eastAsia="Times New Roman" w:hAnsi="Roboto"/>
              <w:sz w:val="24"/>
              <w:szCs w:val="24"/>
              <w:lang w:val="uz-Cyrl-UZ"/>
            </w:rPr>
          </w:rPrChange>
        </w:rPr>
        <w:t xml:space="preserve"> Эътиқод билан боғлиқ сабаблар</w:t>
      </w:r>
    </w:p>
    <w:p w14:paraId="74071BFB" w14:textId="77777777" w:rsidR="00B76C54" w:rsidRPr="001063BF" w:rsidRDefault="00B76C54">
      <w:pPr>
        <w:spacing w:after="0" w:line="288" w:lineRule="auto"/>
        <w:rPr>
          <w:rFonts w:ascii="Roboto" w:eastAsia="Times New Roman" w:hAnsi="Roboto"/>
          <w:lang w:val="uz-Cyrl-UZ"/>
          <w:rPrChange w:id="8494" w:author="Nozimjon Ortiqov" w:date="2026-02-24T13:39:00Z" w16du:dateUtc="2026-02-24T08:39:00Z">
            <w:rPr>
              <w:rFonts w:ascii="Roboto" w:eastAsia="Times New Roman" w:hAnsi="Roboto"/>
              <w:sz w:val="24"/>
              <w:szCs w:val="24"/>
              <w:lang w:val="uz-Cyrl-UZ"/>
            </w:rPr>
          </w:rPrChange>
        </w:rPr>
        <w:pPrChange w:id="849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9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497" w:author="Nozimjon Ortiqov" w:date="2026-02-24T13:39:00Z" w16du:dateUtc="2026-02-24T08:39:00Z">
            <w:rPr>
              <w:rFonts w:ascii="Roboto" w:eastAsia="Times New Roman" w:hAnsi="Roboto"/>
              <w:sz w:val="24"/>
              <w:szCs w:val="24"/>
              <w:lang w:val="uz-Cyrl-UZ"/>
            </w:rPr>
          </w:rPrChange>
        </w:rPr>
        <w:t xml:space="preserve"> Оилам/яқинларим қарши</w:t>
      </w:r>
    </w:p>
    <w:p w14:paraId="4FC96411" w14:textId="77777777" w:rsidR="00B76C54" w:rsidRPr="001063BF" w:rsidRDefault="00B76C54">
      <w:pPr>
        <w:spacing w:after="0" w:line="288" w:lineRule="auto"/>
        <w:rPr>
          <w:rFonts w:ascii="Roboto" w:eastAsia="Times New Roman" w:hAnsi="Roboto"/>
          <w:lang w:val="uz-Cyrl-UZ"/>
          <w:rPrChange w:id="8498" w:author="Nozimjon Ortiqov" w:date="2026-02-24T13:39:00Z" w16du:dateUtc="2026-02-24T08:39:00Z">
            <w:rPr>
              <w:rFonts w:ascii="Roboto" w:eastAsia="Times New Roman" w:hAnsi="Roboto"/>
              <w:sz w:val="24"/>
              <w:szCs w:val="24"/>
              <w:lang w:val="uz-Cyrl-UZ"/>
            </w:rPr>
          </w:rPrChange>
        </w:rPr>
        <w:pPrChange w:id="849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0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0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502" w:author="Nozimjon Ortiqov" w:date="2026-02-24T13:39:00Z" w16du:dateUtc="2026-02-24T08:39:00Z">
            <w:rPr>
              <w:rFonts w:ascii="Roboto" w:eastAsia="Times New Roman" w:hAnsi="Roboto"/>
              <w:sz w:val="24"/>
              <w:szCs w:val="24"/>
              <w:lang w:val="uz-Cyrl-UZ"/>
            </w:rPr>
          </w:rPrChange>
        </w:rPr>
        <w:t>Бошқа_____</w:t>
      </w:r>
    </w:p>
    <w:p w14:paraId="7C10D1FD" w14:textId="77777777" w:rsidR="00B76C54" w:rsidRPr="001063BF" w:rsidRDefault="00B76C54">
      <w:pPr>
        <w:pStyle w:val="a3"/>
        <w:shd w:val="clear" w:color="auto" w:fill="EDEDED" w:themeFill="accent3" w:themeFillTint="33"/>
        <w:tabs>
          <w:tab w:val="left" w:pos="284"/>
        </w:tabs>
        <w:spacing w:after="0" w:line="288" w:lineRule="auto"/>
        <w:ind w:left="0"/>
        <w:contextualSpacing w:val="0"/>
        <w:jc w:val="both"/>
        <w:rPr>
          <w:rFonts w:ascii="Roboto" w:hAnsi="Roboto"/>
          <w:lang w:val="uz-Cyrl-UZ"/>
          <w:rPrChange w:id="8503" w:author="Nozimjon Ortiqov" w:date="2026-02-24T13:39:00Z" w16du:dateUtc="2026-02-24T08:39:00Z">
            <w:rPr>
              <w:rFonts w:ascii="Roboto" w:hAnsi="Roboto"/>
              <w:sz w:val="24"/>
              <w:szCs w:val="24"/>
              <w:lang w:val="uz-Cyrl-UZ"/>
            </w:rPr>
          </w:rPrChange>
        </w:rPr>
        <w:pPrChange w:id="8504" w:author="Nozimjon Ortiqov" w:date="2026-02-24T13:40:00Z" w16du:dateUtc="2026-02-24T08:40:00Z">
          <w:pPr>
            <w:pStyle w:val="a3"/>
            <w:shd w:val="clear" w:color="auto" w:fill="EDEDED" w:themeFill="accent3" w:themeFillTint="33"/>
            <w:tabs>
              <w:tab w:val="left" w:pos="284"/>
            </w:tabs>
            <w:spacing w:before="40" w:after="40" w:line="288" w:lineRule="auto"/>
            <w:ind w:left="0"/>
            <w:contextualSpacing w:val="0"/>
            <w:jc w:val="both"/>
          </w:pPr>
        </w:pPrChange>
      </w:pPr>
      <w:r w:rsidRPr="001063BF">
        <w:rPr>
          <w:rFonts w:ascii="Roboto" w:eastAsia="Times New Roman" w:hAnsi="Roboto"/>
          <w:b/>
          <w:bCs/>
          <w:lang w:val="uz-Cyrl-UZ"/>
          <w:rPrChange w:id="8505" w:author="Nozimjon Ortiqov" w:date="2026-02-24T13:39:00Z" w16du:dateUtc="2026-02-24T08:39:00Z">
            <w:rPr>
              <w:rFonts w:ascii="Roboto" w:eastAsia="Times New Roman" w:hAnsi="Roboto"/>
              <w:b/>
              <w:bCs/>
              <w:sz w:val="24"/>
              <w:szCs w:val="24"/>
              <w:lang w:val="uz-Cyrl-UZ"/>
            </w:rPr>
          </w:rPrChange>
        </w:rPr>
        <w:t>2.4.</w:t>
      </w:r>
      <w:r w:rsidRPr="001063BF">
        <w:rPr>
          <w:rFonts w:ascii="Roboto" w:hAnsi="Roboto"/>
          <w:b/>
          <w:bCs/>
          <w:lang w:val="uz-Cyrl-UZ"/>
          <w:rPrChange w:id="8506" w:author="Nozimjon Ortiqov" w:date="2026-02-24T13:39:00Z" w16du:dateUtc="2026-02-24T08:39:00Z">
            <w:rPr>
              <w:rFonts w:ascii="Roboto" w:hAnsi="Roboto"/>
              <w:b/>
              <w:bCs/>
              <w:sz w:val="24"/>
              <w:szCs w:val="24"/>
              <w:lang w:val="uz-Cyrl-UZ"/>
            </w:rPr>
          </w:rPrChange>
        </w:rPr>
        <w:t xml:space="preserve"> Бугунги кунда номингизда бўлиб–бўлиб тўлаш бўйича қарз, кредит ёки насия (рассрочка) мавжудми? </w:t>
      </w:r>
      <w:r w:rsidRPr="001063BF">
        <w:rPr>
          <w:rFonts w:ascii="Roboto" w:hAnsi="Roboto"/>
          <w:i/>
          <w:iCs/>
          <w:lang w:val="uz-Cyrl-UZ"/>
          <w:rPrChange w:id="8507" w:author="Nozimjon Ortiqov" w:date="2026-02-24T13:39:00Z" w16du:dateUtc="2026-02-24T08:39:00Z">
            <w:rPr>
              <w:rFonts w:ascii="Roboto" w:hAnsi="Roboto"/>
              <w:i/>
              <w:iCs/>
              <w:sz w:val="24"/>
              <w:szCs w:val="24"/>
              <w:lang w:val="uz-Cyrl-UZ"/>
            </w:rPr>
          </w:rPrChange>
        </w:rPr>
        <w:t>(барча расмий ва норасмий манбалар бўйича)</w:t>
      </w:r>
    </w:p>
    <w:p w14:paraId="2C54D3BE" w14:textId="77777777" w:rsidR="00B76C54" w:rsidRPr="001063BF" w:rsidRDefault="00B76C54">
      <w:pPr>
        <w:tabs>
          <w:tab w:val="left" w:pos="284"/>
        </w:tabs>
        <w:spacing w:after="0" w:line="288" w:lineRule="auto"/>
        <w:rPr>
          <w:rFonts w:ascii="Roboto" w:hAnsi="Roboto"/>
          <w:lang w:val="uz-Cyrl-UZ"/>
          <w:rPrChange w:id="8508" w:author="Nozimjon Ortiqov" w:date="2026-02-24T13:39:00Z" w16du:dateUtc="2026-02-24T08:39:00Z">
            <w:rPr>
              <w:rFonts w:ascii="Roboto" w:hAnsi="Roboto"/>
              <w:sz w:val="24"/>
              <w:szCs w:val="24"/>
              <w:lang w:val="uz-Cyrl-UZ"/>
            </w:rPr>
          </w:rPrChange>
        </w:rPr>
        <w:pPrChange w:id="8509" w:author="Nozimjon Ortiqov" w:date="2026-02-24T13:40:00Z" w16du:dateUtc="2026-02-24T08:40:00Z">
          <w:pPr>
            <w:tabs>
              <w:tab w:val="left" w:pos="284"/>
            </w:tabs>
            <w:spacing w:before="40" w:after="40" w:line="288" w:lineRule="auto"/>
          </w:pPr>
        </w:pPrChange>
      </w:pPr>
      <w:r w:rsidRPr="001063BF">
        <w:rPr>
          <w:rFonts w:ascii="Roboto" w:eastAsia="Times New Roman" w:hAnsi="Roboto"/>
          <w:lang w:val="uz-Cyrl-UZ"/>
          <w:rPrChange w:id="8510" w:author="Nozimjon Ortiqov" w:date="2026-02-24T13:39:00Z" w16du:dateUtc="2026-02-24T08:39:00Z">
            <w:rPr>
              <w:rFonts w:ascii="Roboto" w:eastAsia="Times New Roman" w:hAnsi="Roboto"/>
              <w:sz w:val="24"/>
              <w:szCs w:val="24"/>
              <w:lang w:val="uz-Cyrl-UZ"/>
            </w:rPr>
          </w:rPrChange>
        </w:rPr>
        <w:lastRenderedPageBreak/>
        <w:t>O</w:t>
      </w:r>
      <w:r w:rsidRPr="001063BF" w:rsidDel="0056487A">
        <w:rPr>
          <w:rFonts w:ascii="Roboto" w:eastAsia="Times New Roman" w:hAnsi="Roboto" w:cs="Segoe UI Symbol"/>
          <w:lang w:val="uz-Cyrl-UZ"/>
          <w:rPrChange w:id="851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512" w:author="Nozimjon Ortiqov" w:date="2026-02-24T13:39:00Z" w16du:dateUtc="2026-02-24T08:39:00Z">
            <w:rPr>
              <w:rFonts w:ascii="Roboto" w:hAnsi="Roboto"/>
              <w:sz w:val="24"/>
              <w:szCs w:val="24"/>
              <w:lang w:val="uz-Cyrl-UZ"/>
            </w:rPr>
          </w:rPrChange>
        </w:rPr>
        <w:t xml:space="preserve"> Ҳа </w:t>
      </w:r>
      <w:r w:rsidRPr="001063BF">
        <w:rPr>
          <w:rFonts w:ascii="Roboto" w:hAnsi="Roboto"/>
          <w:i/>
          <w:iCs/>
          <w:lang w:val="uz-Cyrl-UZ"/>
          <w:rPrChange w:id="8513" w:author="Nozimjon Ortiqov" w:date="2026-02-24T13:39:00Z" w16du:dateUtc="2026-02-24T08:39:00Z">
            <w:rPr>
              <w:rFonts w:ascii="Roboto" w:hAnsi="Roboto"/>
              <w:i/>
              <w:iCs/>
              <w:sz w:val="24"/>
              <w:szCs w:val="24"/>
              <w:lang w:val="uz-Cyrl-UZ"/>
            </w:rPr>
          </w:rPrChange>
        </w:rPr>
        <w:t>(ўзи ва бошқа одам учун олиб берилган қарз, кредит ёки насия)</w:t>
      </w:r>
    </w:p>
    <w:p w14:paraId="4D4BEB07" w14:textId="77777777" w:rsidR="00B76C54" w:rsidRPr="001063BF" w:rsidRDefault="00B76C54">
      <w:pPr>
        <w:tabs>
          <w:tab w:val="left" w:pos="284"/>
        </w:tabs>
        <w:spacing w:after="0" w:line="288" w:lineRule="auto"/>
        <w:rPr>
          <w:rFonts w:ascii="Roboto" w:hAnsi="Roboto"/>
          <w:i/>
          <w:iCs/>
          <w:lang w:val="uz-Cyrl-UZ"/>
          <w:rPrChange w:id="8514" w:author="Nozimjon Ortiqov" w:date="2026-02-24T13:39:00Z" w16du:dateUtc="2026-02-24T08:39:00Z">
            <w:rPr>
              <w:rFonts w:ascii="Roboto" w:hAnsi="Roboto"/>
              <w:i/>
              <w:iCs/>
              <w:sz w:val="24"/>
              <w:szCs w:val="24"/>
              <w:lang w:val="uz-Cyrl-UZ"/>
            </w:rPr>
          </w:rPrChange>
        </w:rPr>
        <w:pPrChange w:id="8515" w:author="Nozimjon Ortiqov" w:date="2026-02-24T13:40:00Z" w16du:dateUtc="2026-02-24T08:40:00Z">
          <w:pPr>
            <w:tabs>
              <w:tab w:val="left" w:pos="284"/>
            </w:tabs>
            <w:spacing w:before="40" w:after="40" w:line="288" w:lineRule="auto"/>
          </w:pPr>
        </w:pPrChange>
      </w:pPr>
      <w:r w:rsidRPr="001063BF">
        <w:rPr>
          <w:rFonts w:ascii="Roboto" w:eastAsia="Times New Roman" w:hAnsi="Roboto"/>
          <w:lang w:val="uz-Cyrl-UZ"/>
          <w:rPrChange w:id="8516" w:author="Nozimjon Ortiqov" w:date="2026-02-24T13:39:00Z" w16du:dateUtc="2026-02-24T08:39:00Z">
            <w:rPr>
              <w:rFonts w:ascii="Roboto" w:eastAsia="Times New Roman" w:hAnsi="Roboto"/>
              <w:sz w:val="24"/>
              <w:szCs w:val="24"/>
              <w:lang w:val="uz-Cyrl-UZ"/>
            </w:rPr>
          </w:rPrChange>
        </w:rPr>
        <w:t>O</w:t>
      </w:r>
      <w:r w:rsidRPr="001063BF" w:rsidDel="0056487A">
        <w:rPr>
          <w:rFonts w:ascii="Roboto" w:eastAsia="Times New Roman" w:hAnsi="Roboto" w:cs="Segoe UI Symbol"/>
          <w:lang w:val="uz-Cyrl-UZ"/>
          <w:rPrChange w:id="851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518" w:author="Nozimjon Ortiqov" w:date="2026-02-24T13:39:00Z" w16du:dateUtc="2026-02-24T08:39:00Z">
            <w:rPr>
              <w:rFonts w:ascii="Roboto" w:hAnsi="Roboto"/>
              <w:sz w:val="24"/>
              <w:szCs w:val="24"/>
              <w:lang w:val="uz-Cyrl-UZ"/>
            </w:rPr>
          </w:rPrChange>
        </w:rPr>
        <w:t xml:space="preserve"> Йўқ </w:t>
      </w:r>
      <w:r w:rsidRPr="001063BF">
        <w:rPr>
          <w:rFonts w:ascii="Roboto" w:eastAsia="Times New Roman" w:hAnsi="Roboto"/>
          <w:i/>
          <w:iCs/>
          <w:lang w:val="uz-Cyrl-UZ"/>
          <w:rPrChange w:id="8519" w:author="Nozimjon Ortiqov" w:date="2026-02-24T13:39:00Z" w16du:dateUtc="2026-02-24T08:39:00Z">
            <w:rPr>
              <w:rFonts w:ascii="Roboto" w:eastAsia="Times New Roman" w:hAnsi="Roboto"/>
              <w:i/>
              <w:iCs/>
              <w:sz w:val="24"/>
              <w:szCs w:val="24"/>
              <w:lang w:val="uz-Cyrl-UZ"/>
            </w:rPr>
          </w:rPrChange>
        </w:rPr>
        <w:t>(фақат 3.1 ва 3.2. – савол берилиб, сўровнома тугатилади)</w:t>
      </w:r>
    </w:p>
    <w:p w14:paraId="74843E90"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520" w:author="Nozimjon Ortiqov" w:date="2026-02-24T13:39:00Z" w16du:dateUtc="2026-02-24T08:39:00Z">
            <w:rPr>
              <w:rFonts w:ascii="Roboto" w:eastAsia="Times New Roman" w:hAnsi="Roboto"/>
              <w:b/>
              <w:bCs/>
              <w:sz w:val="24"/>
              <w:szCs w:val="24"/>
              <w:lang w:val="uz-Cyrl-UZ"/>
            </w:rPr>
          </w:rPrChange>
        </w:rPr>
        <w:pPrChange w:id="852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522" w:author="Nozimjon Ortiqov" w:date="2026-02-24T13:39:00Z" w16du:dateUtc="2026-02-24T08:39:00Z">
            <w:rPr>
              <w:rFonts w:ascii="Roboto" w:eastAsia="Times New Roman" w:hAnsi="Roboto"/>
              <w:b/>
              <w:bCs/>
              <w:sz w:val="24"/>
              <w:szCs w:val="24"/>
              <w:lang w:val="uz-Cyrl-UZ"/>
            </w:rPr>
          </w:rPrChange>
        </w:rPr>
        <w:t>2.5 Қарз, кредит, насия қайси манбадан олинган?</w:t>
      </w:r>
    </w:p>
    <w:p w14:paraId="1060FE0C" w14:textId="77777777" w:rsidR="00B76C54" w:rsidRPr="001063BF" w:rsidRDefault="00B76C54">
      <w:pPr>
        <w:spacing w:after="0" w:line="288" w:lineRule="auto"/>
        <w:rPr>
          <w:rFonts w:ascii="Roboto" w:eastAsia="Times New Roman" w:hAnsi="Roboto"/>
          <w:lang w:val="uz-Cyrl-UZ"/>
          <w:rPrChange w:id="8523" w:author="Nozimjon Ortiqov" w:date="2026-02-24T13:39:00Z" w16du:dateUtc="2026-02-24T08:39:00Z">
            <w:rPr>
              <w:rFonts w:ascii="Roboto" w:eastAsia="Times New Roman" w:hAnsi="Roboto"/>
              <w:sz w:val="24"/>
              <w:szCs w:val="24"/>
              <w:lang w:val="uz-Cyrl-UZ"/>
            </w:rPr>
          </w:rPrChange>
        </w:rPr>
        <w:pPrChange w:id="852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25"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26" w:author="Nozimjon Ortiqov" w:date="2026-02-24T13:39:00Z" w16du:dateUtc="2026-02-24T08:39:00Z">
            <w:rPr>
              <w:rFonts w:ascii="Roboto" w:eastAsia="Times New Roman" w:hAnsi="Roboto"/>
              <w:sz w:val="24"/>
              <w:szCs w:val="24"/>
            </w:rPr>
          </w:rPrChange>
        </w:rPr>
        <w:t xml:space="preserve"> Тижорат банки</w:t>
      </w:r>
      <w:r w:rsidRPr="001063BF">
        <w:rPr>
          <w:rFonts w:ascii="Roboto" w:eastAsia="Times New Roman" w:hAnsi="Roboto"/>
          <w:lang w:val="uz-Cyrl-UZ"/>
          <w:rPrChange w:id="8527" w:author="Nozimjon Ortiqov" w:date="2026-02-24T13:39:00Z" w16du:dateUtc="2026-02-24T08:39:00Z">
            <w:rPr>
              <w:rFonts w:ascii="Roboto" w:eastAsia="Times New Roman" w:hAnsi="Roboto"/>
              <w:sz w:val="24"/>
              <w:szCs w:val="24"/>
              <w:lang w:val="uz-Cyrl-UZ"/>
            </w:rPr>
          </w:rPrChange>
        </w:rPr>
        <w:t xml:space="preserve">дан </w:t>
      </w:r>
    </w:p>
    <w:p w14:paraId="73FEBCD7" w14:textId="77777777" w:rsidR="00B76C54" w:rsidRPr="001063BF" w:rsidRDefault="00B76C54">
      <w:pPr>
        <w:spacing w:after="0" w:line="288" w:lineRule="auto"/>
        <w:rPr>
          <w:rFonts w:ascii="Roboto" w:eastAsia="Times New Roman" w:hAnsi="Roboto"/>
          <w:i/>
          <w:iCs/>
          <w:lang w:val="uz-Cyrl-UZ"/>
          <w:rPrChange w:id="8528" w:author="Nozimjon Ortiqov" w:date="2026-02-24T13:39:00Z" w16du:dateUtc="2026-02-24T08:39:00Z">
            <w:rPr>
              <w:rFonts w:ascii="Roboto" w:eastAsia="Times New Roman" w:hAnsi="Roboto"/>
              <w:i/>
              <w:iCs/>
              <w:sz w:val="24"/>
              <w:szCs w:val="24"/>
            </w:rPr>
          </w:rPrChange>
        </w:rPr>
        <w:pPrChange w:id="852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30"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31"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532" w:author="Nozimjon Ortiqov" w:date="2026-02-24T13:39:00Z" w16du:dateUtc="2026-02-24T08:39:00Z">
            <w:rPr>
              <w:rFonts w:ascii="Roboto" w:eastAsia="Times New Roman" w:hAnsi="Roboto"/>
              <w:sz w:val="24"/>
              <w:szCs w:val="24"/>
              <w:lang w:val="uz-Cyrl-UZ"/>
            </w:rPr>
          </w:rPrChange>
        </w:rPr>
        <w:t xml:space="preserve">Расмий </w:t>
      </w:r>
      <w:r w:rsidRPr="001063BF">
        <w:rPr>
          <w:rFonts w:ascii="Roboto" w:eastAsia="Times New Roman" w:hAnsi="Roboto"/>
          <w:lang w:val="uz-Cyrl-UZ"/>
          <w:rPrChange w:id="8533"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534" w:author="Nozimjon Ortiqov" w:date="2026-02-24T13:39:00Z" w16du:dateUtc="2026-02-24T08:39:00Z">
            <w:rPr>
              <w:rFonts w:ascii="Roboto" w:eastAsia="Times New Roman" w:hAnsi="Roboto"/>
              <w:sz w:val="24"/>
              <w:szCs w:val="24"/>
              <w:lang w:val="uz-Cyrl-UZ"/>
            </w:rPr>
          </w:rPrChange>
        </w:rPr>
        <w:t xml:space="preserve"> хизматидан </w:t>
      </w:r>
      <w:r w:rsidRPr="001063BF">
        <w:rPr>
          <w:rFonts w:ascii="Roboto" w:eastAsia="Times New Roman" w:hAnsi="Roboto"/>
          <w:i/>
          <w:iCs/>
          <w:lang w:val="uz-Cyrl-UZ"/>
          <w:rPrChange w:id="8535" w:author="Nozimjon Ortiqov" w:date="2026-02-24T13:39:00Z" w16du:dateUtc="2026-02-24T08:39:00Z">
            <w:rPr>
              <w:rFonts w:ascii="Roboto" w:eastAsia="Times New Roman" w:hAnsi="Roboto"/>
              <w:i/>
              <w:iCs/>
              <w:sz w:val="24"/>
              <w:szCs w:val="24"/>
              <w:lang w:val="uz-Cyrl-UZ"/>
            </w:rPr>
          </w:rPrChange>
        </w:rPr>
        <w:t xml:space="preserve">(Техномарт, </w:t>
      </w:r>
      <w:r w:rsidRPr="001063BF">
        <w:rPr>
          <w:rFonts w:ascii="Roboto" w:eastAsia="Times New Roman" w:hAnsi="Roboto"/>
          <w:i/>
          <w:iCs/>
          <w:lang w:val="uz-Cyrl-UZ"/>
          <w:rPrChange w:id="8536" w:author="Nozimjon Ortiqov" w:date="2026-02-24T13:39:00Z" w16du:dateUtc="2026-02-24T08:39:00Z">
            <w:rPr>
              <w:rFonts w:ascii="Roboto" w:eastAsia="Times New Roman" w:hAnsi="Roboto"/>
              <w:i/>
              <w:iCs/>
              <w:sz w:val="24"/>
              <w:szCs w:val="24"/>
            </w:rPr>
          </w:rPrChange>
        </w:rPr>
        <w:t xml:space="preserve">Узум, Ишонч в.б.) </w:t>
      </w:r>
    </w:p>
    <w:p w14:paraId="0E9F83F0" w14:textId="77777777" w:rsidR="00B76C54" w:rsidRPr="001063BF" w:rsidRDefault="00B76C54">
      <w:pPr>
        <w:spacing w:after="0" w:line="288" w:lineRule="auto"/>
        <w:rPr>
          <w:rFonts w:ascii="Roboto" w:eastAsia="Times New Roman" w:hAnsi="Roboto"/>
          <w:lang w:val="uz-Cyrl-UZ"/>
          <w:rPrChange w:id="8537" w:author="Nozimjon Ortiqov" w:date="2026-02-24T13:39:00Z" w16du:dateUtc="2026-02-24T08:39:00Z">
            <w:rPr>
              <w:rFonts w:ascii="Roboto" w:eastAsia="Times New Roman" w:hAnsi="Roboto"/>
              <w:sz w:val="24"/>
              <w:szCs w:val="24"/>
              <w:lang w:val="uz-Cyrl-UZ"/>
            </w:rPr>
          </w:rPrChange>
        </w:rPr>
        <w:pPrChange w:id="853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40" w:author="Nozimjon Ortiqov" w:date="2026-02-24T13:39:00Z" w16du:dateUtc="2026-02-24T08:39:00Z">
            <w:rPr>
              <w:rFonts w:ascii="Roboto" w:eastAsia="Times New Roman" w:hAnsi="Roboto"/>
              <w:sz w:val="24"/>
              <w:szCs w:val="24"/>
              <w:lang w:val="uz-Cyrl-UZ"/>
            </w:rPr>
          </w:rPrChange>
        </w:rPr>
        <w:t xml:space="preserve"> Микромолия ташкилотларидан</w:t>
      </w:r>
    </w:p>
    <w:p w14:paraId="18953D05" w14:textId="77777777" w:rsidR="00B76C54" w:rsidRPr="001063BF" w:rsidRDefault="00B76C54">
      <w:pPr>
        <w:spacing w:after="0" w:line="288" w:lineRule="auto"/>
        <w:rPr>
          <w:rFonts w:ascii="Roboto" w:eastAsia="Times New Roman" w:hAnsi="Roboto"/>
          <w:lang w:val="uz-Cyrl-UZ"/>
          <w:rPrChange w:id="8541" w:author="Nozimjon Ortiqov" w:date="2026-02-24T13:39:00Z" w16du:dateUtc="2026-02-24T08:39:00Z">
            <w:rPr>
              <w:rFonts w:ascii="Roboto" w:eastAsia="Times New Roman" w:hAnsi="Roboto"/>
              <w:sz w:val="24"/>
              <w:szCs w:val="24"/>
              <w:lang w:val="uz-Cyrl-UZ"/>
            </w:rPr>
          </w:rPrChange>
        </w:rPr>
        <w:pPrChange w:id="854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4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44" w:author="Nozimjon Ortiqov" w:date="2026-02-24T13:39:00Z" w16du:dateUtc="2026-02-24T08:39:00Z">
            <w:rPr>
              <w:rFonts w:ascii="Roboto" w:eastAsia="Times New Roman" w:hAnsi="Roboto"/>
              <w:sz w:val="24"/>
              <w:szCs w:val="24"/>
              <w:lang w:val="uz-Cyrl-UZ"/>
            </w:rPr>
          </w:rPrChange>
        </w:rPr>
        <w:t xml:space="preserve"> Ломбардлардан</w:t>
      </w:r>
    </w:p>
    <w:p w14:paraId="3052B073" w14:textId="77777777" w:rsidR="00B76C54" w:rsidRPr="001063BF" w:rsidRDefault="00B76C54">
      <w:pPr>
        <w:spacing w:after="0" w:line="288" w:lineRule="auto"/>
        <w:rPr>
          <w:rFonts w:ascii="Roboto" w:eastAsia="Times New Roman" w:hAnsi="Roboto"/>
          <w:lang w:val="uz-Cyrl-UZ"/>
          <w:rPrChange w:id="8545" w:author="Nozimjon Ortiqov" w:date="2026-02-24T13:39:00Z" w16du:dateUtc="2026-02-24T08:39:00Z">
            <w:rPr>
              <w:rFonts w:ascii="Roboto" w:eastAsia="Times New Roman" w:hAnsi="Roboto"/>
              <w:sz w:val="24"/>
              <w:szCs w:val="24"/>
              <w:lang w:val="uz-Cyrl-UZ"/>
            </w:rPr>
          </w:rPrChange>
        </w:rPr>
        <w:pPrChange w:id="854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47"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48"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549" w:author="Nozimjon Ortiqov" w:date="2026-02-24T13:39:00Z" w16du:dateUtc="2026-02-24T08:39:00Z">
            <w:rPr>
              <w:rFonts w:ascii="Roboto" w:eastAsia="Times New Roman" w:hAnsi="Roboto"/>
              <w:sz w:val="24"/>
              <w:szCs w:val="24"/>
              <w:lang w:val="uz-Cyrl-UZ"/>
            </w:rPr>
          </w:rPrChange>
        </w:rPr>
        <w:t xml:space="preserve">Норасмий </w:t>
      </w:r>
      <w:r w:rsidRPr="001063BF">
        <w:rPr>
          <w:rFonts w:ascii="Roboto" w:eastAsia="Times New Roman" w:hAnsi="Roboto"/>
          <w:lang w:val="uz-Cyrl-UZ"/>
          <w:rPrChange w:id="8550"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551" w:author="Nozimjon Ortiqov" w:date="2026-02-24T13:39:00Z" w16du:dateUtc="2026-02-24T08:39:00Z">
            <w:rPr>
              <w:rFonts w:ascii="Roboto" w:eastAsia="Times New Roman" w:hAnsi="Roboto"/>
              <w:sz w:val="24"/>
              <w:szCs w:val="24"/>
              <w:lang w:val="uz-Cyrl-UZ"/>
            </w:rPr>
          </w:rPrChange>
        </w:rPr>
        <w:t xml:space="preserve"> хизматидан </w:t>
      </w:r>
      <w:r w:rsidRPr="001063BF">
        <w:rPr>
          <w:rFonts w:ascii="Roboto" w:eastAsia="Times New Roman" w:hAnsi="Roboto"/>
          <w:i/>
          <w:iCs/>
          <w:lang w:val="uz-Cyrl-UZ"/>
          <w:rPrChange w:id="8552" w:author="Nozimjon Ortiqov" w:date="2026-02-24T13:39:00Z" w16du:dateUtc="2026-02-24T08:39:00Z">
            <w:rPr>
              <w:rFonts w:ascii="Roboto" w:eastAsia="Times New Roman" w:hAnsi="Roboto"/>
              <w:i/>
              <w:iCs/>
              <w:sz w:val="24"/>
              <w:szCs w:val="24"/>
              <w:lang w:val="uz-Cyrl-UZ"/>
            </w:rPr>
          </w:rPrChange>
        </w:rPr>
        <w:t xml:space="preserve">(бозорлар, дўконлар в.б.) </w:t>
      </w:r>
    </w:p>
    <w:p w14:paraId="6F47F820" w14:textId="77777777" w:rsidR="00B76C54" w:rsidRPr="001063BF" w:rsidRDefault="00B76C54">
      <w:pPr>
        <w:spacing w:after="0" w:line="288" w:lineRule="auto"/>
        <w:rPr>
          <w:rFonts w:ascii="Roboto" w:eastAsia="Times New Roman" w:hAnsi="Roboto"/>
          <w:lang w:val="uz-Cyrl-UZ"/>
          <w:rPrChange w:id="8553" w:author="Nozimjon Ortiqov" w:date="2026-02-24T13:39:00Z" w16du:dateUtc="2026-02-24T08:39:00Z">
            <w:rPr>
              <w:rFonts w:ascii="Roboto" w:eastAsia="Times New Roman" w:hAnsi="Roboto"/>
              <w:sz w:val="24"/>
              <w:szCs w:val="24"/>
              <w:lang w:val="uz-Cyrl-UZ"/>
            </w:rPr>
          </w:rPrChange>
        </w:rPr>
        <w:pPrChange w:id="855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5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56"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шахслардан</w:t>
      </w:r>
    </w:p>
    <w:p w14:paraId="3706E75A" w14:textId="77777777" w:rsidR="00B76C54" w:rsidRPr="001063BF" w:rsidRDefault="00B76C54">
      <w:pPr>
        <w:spacing w:after="0" w:line="288" w:lineRule="auto"/>
        <w:rPr>
          <w:rFonts w:ascii="Roboto" w:eastAsia="Times New Roman" w:hAnsi="Roboto"/>
          <w:lang w:val="uz-Cyrl-UZ"/>
          <w:rPrChange w:id="8557" w:author="Nozimjon Ortiqov" w:date="2026-02-24T13:39:00Z" w16du:dateUtc="2026-02-24T08:39:00Z">
            <w:rPr>
              <w:rFonts w:ascii="Roboto" w:eastAsia="Times New Roman" w:hAnsi="Roboto"/>
              <w:sz w:val="24"/>
              <w:szCs w:val="24"/>
              <w:lang w:val="uz-Cyrl-UZ"/>
            </w:rPr>
          </w:rPrChange>
        </w:rPr>
        <w:pPrChange w:id="855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5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60" w:author="Nozimjon Ortiqov" w:date="2026-02-24T13:39:00Z" w16du:dateUtc="2026-02-24T08:39:00Z">
            <w:rPr>
              <w:rFonts w:ascii="Roboto" w:eastAsia="Times New Roman" w:hAnsi="Roboto"/>
              <w:sz w:val="24"/>
              <w:szCs w:val="24"/>
              <w:lang w:val="uz-Cyrl-UZ"/>
            </w:rPr>
          </w:rPrChange>
        </w:rPr>
        <w:t xml:space="preserve"> Оила аъзолари, дўстлар ёки танишлардан </w:t>
      </w:r>
    </w:p>
    <w:p w14:paraId="1EE6279D" w14:textId="77777777" w:rsidR="00B76C54" w:rsidRPr="001063BF" w:rsidRDefault="00B76C54">
      <w:pPr>
        <w:spacing w:after="0" w:line="288" w:lineRule="auto"/>
        <w:rPr>
          <w:rFonts w:ascii="Roboto" w:eastAsia="Times New Roman" w:hAnsi="Roboto"/>
          <w:lang w:val="uz-Cyrl-UZ"/>
          <w:rPrChange w:id="8561" w:author="Nozimjon Ortiqov" w:date="2026-02-24T13:39:00Z" w16du:dateUtc="2026-02-24T08:39:00Z">
            <w:rPr>
              <w:rFonts w:ascii="Roboto" w:eastAsia="Times New Roman" w:hAnsi="Roboto"/>
              <w:sz w:val="24"/>
              <w:szCs w:val="24"/>
              <w:lang w:val="uz-Cyrl-UZ"/>
            </w:rPr>
          </w:rPrChange>
        </w:rPr>
        <w:pPrChange w:id="856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6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64" w:author="Nozimjon Ortiqov" w:date="2026-02-24T13:39:00Z" w16du:dateUtc="2026-02-24T08:39:00Z">
            <w:rPr>
              <w:rFonts w:ascii="Roboto" w:eastAsia="Times New Roman" w:hAnsi="Roboto"/>
              <w:sz w:val="24"/>
              <w:szCs w:val="24"/>
              <w:lang w:val="uz-Cyrl-UZ"/>
            </w:rPr>
          </w:rPrChange>
        </w:rPr>
        <w:t xml:space="preserve"> Бошқа манбадан (кўрсатинг)_________________________</w:t>
      </w:r>
    </w:p>
    <w:p w14:paraId="7E8A632F"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565" w:author="Nozimjon Ortiqov" w:date="2026-02-24T13:39:00Z" w16du:dateUtc="2026-02-24T08:39:00Z">
            <w:rPr>
              <w:rFonts w:ascii="Roboto" w:eastAsia="Times New Roman" w:hAnsi="Roboto"/>
              <w:b/>
              <w:bCs/>
              <w:sz w:val="24"/>
              <w:szCs w:val="24"/>
              <w:lang w:val="uz-Cyrl-UZ"/>
            </w:rPr>
          </w:rPrChange>
        </w:rPr>
        <w:pPrChange w:id="8566"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567" w:author="Nozimjon Ortiqov" w:date="2026-02-24T13:39:00Z" w16du:dateUtc="2026-02-24T08:39:00Z">
            <w:rPr>
              <w:rFonts w:ascii="Roboto" w:eastAsia="Times New Roman" w:hAnsi="Roboto"/>
              <w:b/>
              <w:bCs/>
              <w:sz w:val="24"/>
              <w:szCs w:val="24"/>
              <w:lang w:val="uz-Cyrl-UZ"/>
            </w:rPr>
          </w:rPrChange>
        </w:rPr>
        <w:t>2.6 Қарз, кредит, насия нима сабабдан олинган?</w:t>
      </w:r>
    </w:p>
    <w:p w14:paraId="1E0C0846" w14:textId="77777777" w:rsidR="00B76C54" w:rsidRPr="001063BF" w:rsidRDefault="00B76C54">
      <w:pPr>
        <w:spacing w:after="0" w:line="288" w:lineRule="auto"/>
        <w:rPr>
          <w:rFonts w:ascii="Roboto" w:eastAsia="Times New Roman" w:hAnsi="Roboto"/>
          <w:lang w:val="uz-Cyrl-UZ"/>
          <w:rPrChange w:id="8568" w:author="Nozimjon Ortiqov" w:date="2026-02-24T13:39:00Z" w16du:dateUtc="2026-02-24T08:39:00Z">
            <w:rPr>
              <w:rFonts w:ascii="Roboto" w:eastAsia="Times New Roman" w:hAnsi="Roboto"/>
              <w:sz w:val="24"/>
              <w:szCs w:val="24"/>
              <w:lang w:val="uz-Cyrl-UZ"/>
            </w:rPr>
          </w:rPrChange>
        </w:rPr>
        <w:pPrChange w:id="8569" w:author="Nozimjon Ortiqov" w:date="2026-02-24T13:40:00Z" w16du:dateUtc="2026-02-24T08:40:00Z">
          <w:pPr>
            <w:spacing w:before="240" w:after="240" w:line="288" w:lineRule="auto"/>
          </w:pPr>
        </w:pPrChange>
      </w:pPr>
      <w:r w:rsidRPr="001063BF">
        <w:rPr>
          <w:rFonts w:ascii="Roboto" w:hAnsi="Roboto"/>
          <w:noProof/>
          <w:lang w:val="uz-Cyrl-UZ"/>
          <w:rPrChange w:id="8570" w:author="Nozimjon Ortiqov" w:date="2026-02-24T13:39:00Z" w16du:dateUtc="2026-02-24T08:39:00Z">
            <w:rPr>
              <w:rFonts w:ascii="Roboto" w:hAnsi="Roboto"/>
              <w:noProof/>
              <w:sz w:val="24"/>
              <w:szCs w:val="24"/>
              <w:lang w:val="uz-Cyrl-UZ"/>
            </w:rPr>
          </w:rPrChange>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1063BF">
        <w:rPr>
          <w:rFonts w:ascii="Roboto" w:eastAsia="Times New Roman" w:hAnsi="Roboto"/>
          <w:lang w:val="uz-Cyrl-UZ"/>
          <w:rPrChange w:id="8571" w:author="Nozimjon Ortiqov" w:date="2026-02-24T13:39:00Z" w16du:dateUtc="2026-02-24T08:39:00Z">
            <w:rPr>
              <w:rFonts w:ascii="Roboto" w:eastAsia="Times New Roman" w:hAnsi="Roboto"/>
              <w:sz w:val="24"/>
              <w:szCs w:val="24"/>
              <w:lang w:val="uz-Cyrl-UZ"/>
            </w:rPr>
          </w:rPrChange>
        </w:rPr>
        <w:t xml:space="preserve">     Оғир вазиятдан чиқиш учун </w:t>
      </w:r>
    </w:p>
    <w:p w14:paraId="4EA62531" w14:textId="77777777" w:rsidR="00B76C54" w:rsidRPr="001063BF" w:rsidRDefault="00B76C54">
      <w:pPr>
        <w:spacing w:after="0" w:line="288" w:lineRule="auto"/>
        <w:rPr>
          <w:rFonts w:ascii="Roboto" w:eastAsia="Times New Roman" w:hAnsi="Roboto"/>
          <w:lang w:val="uz-Cyrl-UZ"/>
          <w:rPrChange w:id="8572" w:author="Nozimjon Ortiqov" w:date="2026-02-24T13:39:00Z" w16du:dateUtc="2026-02-24T08:39:00Z">
            <w:rPr>
              <w:rFonts w:ascii="Roboto" w:eastAsia="Times New Roman" w:hAnsi="Roboto"/>
              <w:sz w:val="24"/>
              <w:szCs w:val="24"/>
              <w:lang w:val="uz-Cyrl-UZ"/>
            </w:rPr>
          </w:rPrChange>
        </w:rPr>
        <w:pPrChange w:id="8573" w:author="Nozimjon Ortiqov" w:date="2026-02-24T13:40:00Z" w16du:dateUtc="2026-02-24T08:40:00Z">
          <w:pPr>
            <w:spacing w:before="240" w:after="240" w:line="288" w:lineRule="auto"/>
          </w:pPr>
        </w:pPrChange>
      </w:pPr>
      <w:r w:rsidRPr="001063BF">
        <w:rPr>
          <w:rFonts w:ascii="Roboto" w:hAnsi="Roboto"/>
          <w:noProof/>
          <w:lang w:val="uz-Cyrl-UZ"/>
          <w:rPrChange w:id="8574" w:author="Nozimjon Ortiqov" w:date="2026-02-24T13:39:00Z" w16du:dateUtc="2026-02-24T08:39:00Z">
            <w:rPr>
              <w:rFonts w:ascii="Roboto" w:hAnsi="Roboto"/>
              <w:noProof/>
              <w:sz w:val="24"/>
              <w:szCs w:val="24"/>
              <w:lang w:val="uz-Cyrl-UZ"/>
            </w:rPr>
          </w:rPrChange>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1063BF">
        <w:rPr>
          <w:rFonts w:ascii="Roboto" w:eastAsia="Times New Roman" w:hAnsi="Roboto"/>
          <w:lang w:val="uz-Cyrl-UZ"/>
          <w:rPrChange w:id="8575" w:author="Nozimjon Ortiqov" w:date="2026-02-24T13:39:00Z" w16du:dateUtc="2026-02-24T08:39:00Z">
            <w:rPr>
              <w:rFonts w:ascii="Roboto" w:eastAsia="Times New Roman" w:hAnsi="Roboto"/>
              <w:sz w:val="24"/>
              <w:szCs w:val="24"/>
              <w:lang w:val="uz-Cyrl-UZ"/>
            </w:rPr>
          </w:rPrChange>
        </w:rPr>
        <w:t xml:space="preserve">     Ҳаёт тарзимни янада яхшилаш учун</w:t>
      </w:r>
    </w:p>
    <w:p w14:paraId="56EDB8BE"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576" w:author="Nozimjon Ortiqov" w:date="2026-02-24T13:39:00Z" w16du:dateUtc="2026-02-24T08:39:00Z">
            <w:rPr>
              <w:rFonts w:ascii="Roboto" w:eastAsia="Times New Roman" w:hAnsi="Roboto"/>
              <w:b/>
              <w:bCs/>
              <w:sz w:val="24"/>
              <w:szCs w:val="24"/>
              <w:lang w:val="uz-Cyrl-UZ"/>
            </w:rPr>
          </w:rPrChange>
        </w:rPr>
        <w:pPrChange w:id="857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578" w:author="Nozimjon Ortiqov" w:date="2026-02-24T13:39:00Z" w16du:dateUtc="2026-02-24T08:39:00Z">
            <w:rPr>
              <w:rFonts w:ascii="Roboto" w:eastAsia="Times New Roman" w:hAnsi="Roboto"/>
              <w:b/>
              <w:bCs/>
              <w:sz w:val="24"/>
              <w:szCs w:val="24"/>
              <w:lang w:val="uz-Cyrl-UZ"/>
            </w:rPr>
          </w:rPrChange>
        </w:rPr>
        <w:t>2.7 Ушбу қарзни (кредит, насия) олишда асосий мақсад нима бўлган?</w:t>
      </w:r>
    </w:p>
    <w:p w14:paraId="78D53918" w14:textId="77777777" w:rsidR="00B76C54" w:rsidRPr="001063BF" w:rsidRDefault="00B76C54">
      <w:pPr>
        <w:spacing w:after="0" w:line="288" w:lineRule="auto"/>
        <w:rPr>
          <w:rFonts w:ascii="Roboto" w:eastAsia="Times New Roman" w:hAnsi="Roboto"/>
          <w:lang w:val="uz-Cyrl-UZ"/>
          <w:rPrChange w:id="8579" w:author="Nozimjon Ortiqov" w:date="2026-02-24T13:39:00Z" w16du:dateUtc="2026-02-24T08:39:00Z">
            <w:rPr>
              <w:rFonts w:ascii="Roboto" w:eastAsia="Times New Roman" w:hAnsi="Roboto"/>
              <w:sz w:val="24"/>
              <w:szCs w:val="24"/>
              <w:lang w:val="uz-Cyrl-UZ"/>
            </w:rPr>
          </w:rPrChange>
        </w:rPr>
        <w:pPrChange w:id="858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8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82" w:author="Nozimjon Ortiqov" w:date="2026-02-24T13:39:00Z" w16du:dateUtc="2026-02-24T08:39:00Z">
            <w:rPr>
              <w:rFonts w:ascii="Roboto" w:eastAsia="Times New Roman" w:hAnsi="Roboto"/>
              <w:sz w:val="24"/>
              <w:szCs w:val="24"/>
              <w:lang w:val="uz-Cyrl-UZ"/>
            </w:rPr>
          </w:rPrChange>
        </w:rPr>
        <w:t xml:space="preserve"> Кундалик харажатларни қоплаш</w:t>
      </w:r>
    </w:p>
    <w:p w14:paraId="26FC5963" w14:textId="77777777" w:rsidR="00B76C54" w:rsidRPr="001063BF" w:rsidRDefault="00B76C54">
      <w:pPr>
        <w:spacing w:after="0" w:line="288" w:lineRule="auto"/>
        <w:rPr>
          <w:rFonts w:ascii="Roboto" w:eastAsia="Times New Roman" w:hAnsi="Roboto"/>
          <w:lang w:val="uz-Cyrl-UZ"/>
          <w:rPrChange w:id="8583" w:author="Nozimjon Ortiqov" w:date="2026-02-24T13:39:00Z" w16du:dateUtc="2026-02-24T08:39:00Z">
            <w:rPr>
              <w:rFonts w:ascii="Roboto" w:eastAsia="Times New Roman" w:hAnsi="Roboto"/>
              <w:sz w:val="24"/>
              <w:szCs w:val="24"/>
              <w:lang w:val="uz-Cyrl-UZ"/>
            </w:rPr>
          </w:rPrChange>
        </w:rPr>
        <w:pPrChange w:id="858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8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86" w:author="Nozimjon Ortiqov" w:date="2026-02-24T13:39:00Z" w16du:dateUtc="2026-02-24T08:39:00Z">
            <w:rPr>
              <w:rFonts w:ascii="Roboto" w:eastAsia="Times New Roman" w:hAnsi="Roboto"/>
              <w:sz w:val="24"/>
              <w:szCs w:val="24"/>
              <w:lang w:val="uz-Cyrl-UZ"/>
            </w:rPr>
          </w:rPrChange>
        </w:rPr>
        <w:t xml:space="preserve"> Соғлиқни сақлаш харажатларини қоплаш</w:t>
      </w:r>
    </w:p>
    <w:p w14:paraId="39FDF49F" w14:textId="77777777" w:rsidR="00B76C54" w:rsidRPr="001063BF" w:rsidRDefault="00B76C54">
      <w:pPr>
        <w:spacing w:after="0" w:line="288" w:lineRule="auto"/>
        <w:rPr>
          <w:rFonts w:ascii="Roboto" w:eastAsia="Times New Roman" w:hAnsi="Roboto"/>
          <w:lang w:val="uz-Cyrl-UZ"/>
          <w:rPrChange w:id="8587" w:author="Nozimjon Ortiqov" w:date="2026-02-24T13:39:00Z" w16du:dateUtc="2026-02-24T08:39:00Z">
            <w:rPr>
              <w:rFonts w:ascii="Roboto" w:eastAsia="Times New Roman" w:hAnsi="Roboto"/>
              <w:sz w:val="24"/>
              <w:szCs w:val="24"/>
              <w:lang w:val="uz-Cyrl-UZ"/>
            </w:rPr>
          </w:rPrChange>
        </w:rPr>
        <w:pPrChange w:id="858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89"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90" w:author="Nozimjon Ortiqov" w:date="2026-02-24T13:39:00Z" w16du:dateUtc="2026-02-24T08:39:00Z">
            <w:rPr>
              <w:rFonts w:ascii="Roboto" w:eastAsia="Times New Roman" w:hAnsi="Roboto"/>
              <w:sz w:val="24"/>
              <w:szCs w:val="24"/>
            </w:rPr>
          </w:rPrChange>
        </w:rPr>
        <w:t xml:space="preserve"> Маиший техника</w:t>
      </w:r>
      <w:r w:rsidRPr="001063BF">
        <w:rPr>
          <w:rFonts w:ascii="Roboto" w:eastAsia="Times New Roman" w:hAnsi="Roboto"/>
          <w:lang w:val="uz-Cyrl-UZ"/>
          <w:rPrChange w:id="8591" w:author="Nozimjon Ortiqov" w:date="2026-02-24T13:39:00Z" w16du:dateUtc="2026-02-24T08:39:00Z">
            <w:rPr>
              <w:rFonts w:ascii="Roboto" w:eastAsia="Times New Roman" w:hAnsi="Roboto"/>
              <w:sz w:val="24"/>
              <w:szCs w:val="24"/>
              <w:lang w:val="uz-Cyrl-UZ"/>
            </w:rPr>
          </w:rPrChange>
        </w:rPr>
        <w:t xml:space="preserve"> </w:t>
      </w:r>
      <w:r w:rsidRPr="001063BF">
        <w:rPr>
          <w:rFonts w:ascii="Roboto" w:eastAsia="Times New Roman" w:hAnsi="Roboto"/>
          <w:lang w:val="uz-Cyrl-UZ"/>
          <w:rPrChange w:id="8592" w:author="Nozimjon Ortiqov" w:date="2026-02-24T13:39:00Z" w16du:dateUtc="2026-02-24T08:39:00Z">
            <w:rPr>
              <w:rFonts w:ascii="Roboto" w:eastAsia="Times New Roman" w:hAnsi="Roboto"/>
              <w:sz w:val="24"/>
              <w:szCs w:val="24"/>
            </w:rPr>
          </w:rPrChange>
        </w:rPr>
        <w:t>/</w:t>
      </w:r>
      <w:r w:rsidRPr="001063BF">
        <w:rPr>
          <w:rFonts w:ascii="Roboto" w:eastAsia="Times New Roman" w:hAnsi="Roboto"/>
          <w:lang w:val="uz-Cyrl-UZ"/>
          <w:rPrChange w:id="8593" w:author="Nozimjon Ortiqov" w:date="2026-02-24T13:39:00Z" w16du:dateUtc="2026-02-24T08:39:00Z">
            <w:rPr>
              <w:rFonts w:ascii="Roboto" w:eastAsia="Times New Roman" w:hAnsi="Roboto"/>
              <w:sz w:val="24"/>
              <w:szCs w:val="24"/>
              <w:lang w:val="uz-Cyrl-UZ"/>
            </w:rPr>
          </w:rPrChange>
        </w:rPr>
        <w:t xml:space="preserve"> уй жиҳозлари сотиб олиш</w:t>
      </w:r>
    </w:p>
    <w:p w14:paraId="5E9E4071" w14:textId="77777777" w:rsidR="00B76C54" w:rsidRPr="001063BF" w:rsidRDefault="00B76C54">
      <w:pPr>
        <w:spacing w:after="0" w:line="288" w:lineRule="auto"/>
        <w:rPr>
          <w:rFonts w:ascii="Roboto" w:eastAsia="Times New Roman" w:hAnsi="Roboto"/>
          <w:lang w:val="uz-Cyrl-UZ"/>
          <w:rPrChange w:id="8594" w:author="Nozimjon Ortiqov" w:date="2026-02-24T13:39:00Z" w16du:dateUtc="2026-02-24T08:39:00Z">
            <w:rPr>
              <w:rFonts w:ascii="Roboto" w:eastAsia="Times New Roman" w:hAnsi="Roboto"/>
              <w:sz w:val="24"/>
              <w:szCs w:val="24"/>
              <w:lang w:val="uz-Cyrl-UZ"/>
            </w:rPr>
          </w:rPrChange>
        </w:rPr>
        <w:pPrChange w:id="859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96"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97" w:author="Nozimjon Ortiqov" w:date="2026-02-24T13:39:00Z" w16du:dateUtc="2026-02-24T08:39:00Z">
            <w:rPr>
              <w:rFonts w:ascii="Roboto" w:eastAsia="Times New Roman" w:hAnsi="Roboto"/>
              <w:sz w:val="24"/>
              <w:szCs w:val="24"/>
            </w:rPr>
          </w:rPrChange>
        </w:rPr>
        <w:t xml:space="preserve"> Автомобил</w:t>
      </w:r>
      <w:r w:rsidRPr="001063BF">
        <w:rPr>
          <w:rFonts w:ascii="Roboto" w:eastAsia="Times New Roman" w:hAnsi="Roboto"/>
          <w:lang w:val="uz-Cyrl-UZ"/>
          <w:rPrChange w:id="8598" w:author="Nozimjon Ortiqov" w:date="2026-02-24T13:39:00Z" w16du:dateUtc="2026-02-24T08:39:00Z">
            <w:rPr>
              <w:rFonts w:ascii="Roboto" w:eastAsia="Times New Roman" w:hAnsi="Roboto"/>
              <w:sz w:val="24"/>
              <w:szCs w:val="24"/>
              <w:lang w:val="uz-Cyrl-UZ"/>
            </w:rPr>
          </w:rPrChange>
        </w:rPr>
        <w:t xml:space="preserve"> (тарнспорт воситалари)</w:t>
      </w:r>
      <w:r w:rsidRPr="001063BF">
        <w:rPr>
          <w:rFonts w:ascii="Roboto" w:eastAsia="Times New Roman" w:hAnsi="Roboto"/>
          <w:lang w:val="uz-Cyrl-UZ"/>
          <w:rPrChange w:id="8599" w:author="Nozimjon Ortiqov" w:date="2026-02-24T13:39:00Z" w16du:dateUtc="2026-02-24T08:39:00Z">
            <w:rPr>
              <w:rFonts w:ascii="Roboto" w:eastAsia="Times New Roman" w:hAnsi="Roboto"/>
              <w:sz w:val="24"/>
              <w:szCs w:val="24"/>
            </w:rPr>
          </w:rPrChange>
        </w:rPr>
        <w:t xml:space="preserve"> харид</w:t>
      </w:r>
      <w:r w:rsidRPr="001063BF">
        <w:rPr>
          <w:rFonts w:ascii="Roboto" w:eastAsia="Times New Roman" w:hAnsi="Roboto"/>
          <w:lang w:val="uz-Cyrl-UZ"/>
          <w:rPrChange w:id="8600" w:author="Nozimjon Ortiqov" w:date="2026-02-24T13:39:00Z" w16du:dateUtc="2026-02-24T08:39:00Z">
            <w:rPr>
              <w:rFonts w:ascii="Roboto" w:eastAsia="Times New Roman" w:hAnsi="Roboto"/>
              <w:sz w:val="24"/>
              <w:szCs w:val="24"/>
              <w:lang w:val="uz-Cyrl-UZ"/>
            </w:rPr>
          </w:rPrChange>
        </w:rPr>
        <w:t xml:space="preserve"> қилиш</w:t>
      </w:r>
    </w:p>
    <w:p w14:paraId="781B103B" w14:textId="77777777" w:rsidR="00B76C54" w:rsidRPr="001063BF" w:rsidRDefault="00B76C54">
      <w:pPr>
        <w:spacing w:after="0" w:line="288" w:lineRule="auto"/>
        <w:rPr>
          <w:rFonts w:ascii="Roboto" w:eastAsia="Times New Roman" w:hAnsi="Roboto"/>
          <w:lang w:val="uz-Cyrl-UZ"/>
          <w:rPrChange w:id="8601" w:author="Nozimjon Ortiqov" w:date="2026-02-24T13:39:00Z" w16du:dateUtc="2026-02-24T08:39:00Z">
            <w:rPr>
              <w:rFonts w:ascii="Roboto" w:eastAsia="Times New Roman" w:hAnsi="Roboto"/>
              <w:sz w:val="24"/>
              <w:szCs w:val="24"/>
              <w:lang w:val="uz-Cyrl-UZ"/>
            </w:rPr>
          </w:rPrChange>
        </w:rPr>
        <w:pPrChange w:id="860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0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04" w:author="Nozimjon Ortiqov" w:date="2026-02-24T13:39:00Z" w16du:dateUtc="2026-02-24T08:39:00Z">
            <w:rPr>
              <w:rFonts w:ascii="Roboto" w:eastAsia="Times New Roman" w:hAnsi="Roboto"/>
              <w:sz w:val="24"/>
              <w:szCs w:val="24"/>
              <w:lang w:val="uz-Cyrl-UZ"/>
            </w:rPr>
          </w:rPrChange>
        </w:rPr>
        <w:t xml:space="preserve"> Таълим харажатларини қоплаш</w:t>
      </w:r>
    </w:p>
    <w:p w14:paraId="414A97D4" w14:textId="77777777" w:rsidR="00B76C54" w:rsidRPr="001063BF" w:rsidRDefault="00B76C54">
      <w:pPr>
        <w:spacing w:after="0" w:line="288" w:lineRule="auto"/>
        <w:rPr>
          <w:rFonts w:ascii="Roboto" w:eastAsia="Times New Roman" w:hAnsi="Roboto"/>
          <w:lang w:val="uz-Cyrl-UZ"/>
          <w:rPrChange w:id="8605" w:author="Nozimjon Ortiqov" w:date="2026-02-24T13:39:00Z" w16du:dateUtc="2026-02-24T08:39:00Z">
            <w:rPr>
              <w:rFonts w:ascii="Roboto" w:eastAsia="Times New Roman" w:hAnsi="Roboto"/>
              <w:sz w:val="24"/>
              <w:szCs w:val="24"/>
              <w:lang w:val="uz-Cyrl-UZ"/>
            </w:rPr>
          </w:rPrChange>
        </w:rPr>
        <w:pPrChange w:id="860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0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08" w:author="Nozimjon Ortiqov" w:date="2026-02-24T13:39:00Z" w16du:dateUtc="2026-02-24T08:39:00Z">
            <w:rPr>
              <w:rFonts w:ascii="Roboto" w:eastAsia="Times New Roman" w:hAnsi="Roboto"/>
              <w:sz w:val="24"/>
              <w:szCs w:val="24"/>
              <w:lang w:val="uz-Cyrl-UZ"/>
            </w:rPr>
          </w:rPrChange>
        </w:rPr>
        <w:t xml:space="preserve"> Тўй ёки оилавий маросим ўтказиш</w:t>
      </w:r>
    </w:p>
    <w:p w14:paraId="65AF652C" w14:textId="77777777" w:rsidR="00B76C54" w:rsidRPr="001063BF" w:rsidRDefault="00B76C54">
      <w:pPr>
        <w:spacing w:after="0" w:line="288" w:lineRule="auto"/>
        <w:rPr>
          <w:rFonts w:ascii="Roboto" w:eastAsia="Times New Roman" w:hAnsi="Roboto"/>
          <w:lang w:val="uz-Cyrl-UZ"/>
          <w:rPrChange w:id="8609" w:author="Nozimjon Ortiqov" w:date="2026-02-24T13:39:00Z" w16du:dateUtc="2026-02-24T08:39:00Z">
            <w:rPr>
              <w:rFonts w:ascii="Roboto" w:eastAsia="Times New Roman" w:hAnsi="Roboto"/>
              <w:sz w:val="24"/>
              <w:szCs w:val="24"/>
              <w:lang w:val="uz-Cyrl-UZ"/>
            </w:rPr>
          </w:rPrChange>
        </w:rPr>
        <w:pPrChange w:id="861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12" w:author="Nozimjon Ortiqov" w:date="2026-02-24T13:39:00Z" w16du:dateUtc="2026-02-24T08:39:00Z">
            <w:rPr>
              <w:rFonts w:ascii="Roboto" w:eastAsia="Times New Roman" w:hAnsi="Roboto"/>
              <w:sz w:val="24"/>
              <w:szCs w:val="24"/>
              <w:lang w:val="uz-Cyrl-UZ"/>
            </w:rPr>
          </w:rPrChange>
        </w:rPr>
        <w:t xml:space="preserve"> Уй–жойга эга бўлиш (ипотека)</w:t>
      </w:r>
    </w:p>
    <w:p w14:paraId="14C93BED" w14:textId="77777777" w:rsidR="00B76C54" w:rsidRPr="001063BF" w:rsidRDefault="00B76C54">
      <w:pPr>
        <w:spacing w:after="0" w:line="288" w:lineRule="auto"/>
        <w:rPr>
          <w:rFonts w:ascii="Roboto" w:eastAsia="Times New Roman" w:hAnsi="Roboto"/>
          <w:lang w:val="uz-Cyrl-UZ"/>
          <w:rPrChange w:id="8613" w:author="Nozimjon Ortiqov" w:date="2026-02-24T13:39:00Z" w16du:dateUtc="2026-02-24T08:39:00Z">
            <w:rPr>
              <w:rFonts w:ascii="Roboto" w:eastAsia="Times New Roman" w:hAnsi="Roboto"/>
              <w:sz w:val="24"/>
              <w:szCs w:val="24"/>
              <w:lang w:val="uz-Cyrl-UZ"/>
            </w:rPr>
          </w:rPrChange>
        </w:rPr>
        <w:pPrChange w:id="861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16" w:author="Nozimjon Ortiqov" w:date="2026-02-24T13:39:00Z" w16du:dateUtc="2026-02-24T08:39:00Z">
            <w:rPr>
              <w:rFonts w:ascii="Roboto" w:eastAsia="Times New Roman" w:hAnsi="Roboto"/>
              <w:sz w:val="24"/>
              <w:szCs w:val="24"/>
              <w:lang w:val="uz-Cyrl-UZ"/>
            </w:rPr>
          </w:rPrChange>
        </w:rPr>
        <w:t xml:space="preserve"> Уй–жойни таъмирлаш</w:t>
      </w:r>
    </w:p>
    <w:p w14:paraId="070CBF01" w14:textId="77777777" w:rsidR="00B76C54" w:rsidRPr="001063BF" w:rsidRDefault="00B76C54">
      <w:pPr>
        <w:spacing w:after="0" w:line="288" w:lineRule="auto"/>
        <w:rPr>
          <w:rFonts w:ascii="Roboto" w:eastAsia="Times New Roman" w:hAnsi="Roboto"/>
          <w:i/>
          <w:iCs/>
          <w:lang w:val="uz-Cyrl-UZ"/>
          <w:rPrChange w:id="8617" w:author="Nozimjon Ortiqov" w:date="2026-02-24T13:39:00Z" w16du:dateUtc="2026-02-24T08:39:00Z">
            <w:rPr>
              <w:rFonts w:ascii="Roboto" w:eastAsia="Times New Roman" w:hAnsi="Roboto"/>
              <w:i/>
              <w:iCs/>
              <w:sz w:val="24"/>
              <w:szCs w:val="24"/>
              <w:lang w:val="uz-Cyrl-UZ"/>
            </w:rPr>
          </w:rPrChange>
        </w:rPr>
        <w:pPrChange w:id="861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20" w:author="Nozimjon Ortiqov" w:date="2026-02-24T13:39:00Z" w16du:dateUtc="2026-02-24T08:39:00Z">
            <w:rPr>
              <w:rFonts w:ascii="Roboto" w:eastAsia="Times New Roman" w:hAnsi="Roboto"/>
              <w:sz w:val="24"/>
              <w:szCs w:val="24"/>
              <w:lang w:val="uz-Cyrl-UZ"/>
            </w:rPr>
          </w:rPrChange>
        </w:rPr>
        <w:t xml:space="preserve"> Бошқа қарзларни тўлаш </w:t>
      </w:r>
      <w:r w:rsidRPr="001063BF">
        <w:rPr>
          <w:rFonts w:ascii="Roboto" w:eastAsia="Times New Roman" w:hAnsi="Roboto"/>
          <w:i/>
          <w:iCs/>
          <w:lang w:val="uz-Cyrl-UZ"/>
          <w:rPrChange w:id="8621" w:author="Nozimjon Ortiqov" w:date="2026-02-24T13:39:00Z" w16du:dateUtc="2026-02-24T08:39:00Z">
            <w:rPr>
              <w:rFonts w:ascii="Roboto" w:eastAsia="Times New Roman" w:hAnsi="Roboto"/>
              <w:i/>
              <w:iCs/>
              <w:sz w:val="24"/>
              <w:szCs w:val="24"/>
              <w:lang w:val="uz-Cyrl-UZ"/>
            </w:rPr>
          </w:rPrChange>
        </w:rPr>
        <w:t>(олдин олинган кредит ва қарзлар)</w:t>
      </w:r>
    </w:p>
    <w:p w14:paraId="0F083CEB" w14:textId="77777777" w:rsidR="00B76C54" w:rsidRPr="001063BF" w:rsidRDefault="00B76C54">
      <w:pPr>
        <w:spacing w:after="0" w:line="288" w:lineRule="auto"/>
        <w:rPr>
          <w:rFonts w:ascii="Roboto" w:eastAsia="Times New Roman" w:hAnsi="Roboto"/>
          <w:lang w:val="uz-Cyrl-UZ"/>
          <w:rPrChange w:id="8622" w:author="Nozimjon Ortiqov" w:date="2026-02-24T13:39:00Z" w16du:dateUtc="2026-02-24T08:39:00Z">
            <w:rPr>
              <w:rFonts w:ascii="Roboto" w:eastAsia="Times New Roman" w:hAnsi="Roboto"/>
              <w:sz w:val="24"/>
              <w:szCs w:val="24"/>
              <w:lang w:val="uz-Cyrl-UZ"/>
            </w:rPr>
          </w:rPrChange>
        </w:rPr>
        <w:pPrChange w:id="862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25" w:author="Nozimjon Ortiqov" w:date="2026-02-24T13:39:00Z" w16du:dateUtc="2026-02-24T08:39:00Z">
            <w:rPr>
              <w:rFonts w:ascii="Roboto" w:eastAsia="Times New Roman" w:hAnsi="Roboto"/>
              <w:sz w:val="24"/>
              <w:szCs w:val="24"/>
              <w:lang w:val="uz-Cyrl-UZ"/>
            </w:rPr>
          </w:rPrChange>
        </w:rPr>
        <w:t xml:space="preserve"> Ишлаш учун четга кетиш харажатларини қоплаш</w:t>
      </w:r>
    </w:p>
    <w:p w14:paraId="4A15B5A6" w14:textId="77777777" w:rsidR="00B76C54" w:rsidRPr="001063BF" w:rsidRDefault="00B76C54">
      <w:pPr>
        <w:spacing w:after="0" w:line="288" w:lineRule="auto"/>
        <w:rPr>
          <w:rFonts w:ascii="Roboto" w:eastAsia="Times New Roman" w:hAnsi="Roboto"/>
          <w:lang w:val="uz-Cyrl-UZ"/>
          <w:rPrChange w:id="8626" w:author="Nozimjon Ortiqov" w:date="2026-02-24T13:39:00Z" w16du:dateUtc="2026-02-24T08:39:00Z">
            <w:rPr>
              <w:rFonts w:ascii="Roboto" w:eastAsia="Times New Roman" w:hAnsi="Roboto"/>
              <w:sz w:val="24"/>
              <w:szCs w:val="24"/>
              <w:lang w:val="uz-Cyrl-UZ"/>
            </w:rPr>
          </w:rPrChange>
        </w:rPr>
        <w:pPrChange w:id="862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2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29" w:author="Nozimjon Ortiqov" w:date="2026-02-24T13:39:00Z" w16du:dateUtc="2026-02-24T08:39:00Z">
            <w:rPr>
              <w:rFonts w:ascii="Roboto" w:eastAsia="Times New Roman" w:hAnsi="Roboto"/>
              <w:sz w:val="24"/>
              <w:szCs w:val="24"/>
              <w:lang w:val="uz-Cyrl-UZ"/>
            </w:rPr>
          </w:rPrChange>
        </w:rPr>
        <w:t xml:space="preserve"> Бизнесни бошлаш ёки кенгайтириш</w:t>
      </w:r>
    </w:p>
    <w:p w14:paraId="3DE67693" w14:textId="77777777" w:rsidR="00B76C54" w:rsidRPr="001063BF" w:rsidRDefault="00B76C54">
      <w:pPr>
        <w:spacing w:after="0" w:line="288" w:lineRule="auto"/>
        <w:rPr>
          <w:rFonts w:ascii="Roboto" w:eastAsia="Times New Roman" w:hAnsi="Roboto"/>
          <w:lang w:val="uz-Cyrl-UZ"/>
          <w:rPrChange w:id="8630" w:author="Nozimjon Ortiqov" w:date="2026-02-24T13:39:00Z" w16du:dateUtc="2026-02-24T08:39:00Z">
            <w:rPr>
              <w:rFonts w:ascii="Roboto" w:eastAsia="Times New Roman" w:hAnsi="Roboto"/>
              <w:sz w:val="24"/>
              <w:szCs w:val="24"/>
              <w:lang w:val="uz-Cyrl-UZ"/>
            </w:rPr>
          </w:rPrChange>
        </w:rPr>
        <w:pPrChange w:id="863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3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33" w:author="Nozimjon Ortiqov" w:date="2026-02-24T13:39:00Z" w16du:dateUtc="2026-02-24T08:39:00Z">
            <w:rPr>
              <w:rFonts w:ascii="Roboto" w:eastAsia="Times New Roman" w:hAnsi="Roboto"/>
              <w:sz w:val="24"/>
              <w:szCs w:val="24"/>
              <w:lang w:val="uz-Cyrl-UZ"/>
            </w:rPr>
          </w:rPrChange>
        </w:rPr>
        <w:t xml:space="preserve"> Оилавий тадбиркорликни юритиш </w:t>
      </w:r>
      <w:r w:rsidRPr="001063BF">
        <w:rPr>
          <w:rFonts w:ascii="Roboto" w:eastAsia="Times New Roman" w:hAnsi="Roboto"/>
          <w:i/>
          <w:iCs/>
          <w:lang w:val="uz-Cyrl-UZ"/>
          <w:rPrChange w:id="8634" w:author="Nozimjon Ortiqov" w:date="2026-02-24T13:39:00Z" w16du:dateUtc="2026-02-24T08:39:00Z">
            <w:rPr>
              <w:rFonts w:ascii="Roboto" w:eastAsia="Times New Roman" w:hAnsi="Roboto"/>
              <w:i/>
              <w:iCs/>
              <w:sz w:val="24"/>
              <w:szCs w:val="24"/>
              <w:lang w:val="uz-Cyrl-UZ"/>
            </w:rPr>
          </w:rPrChange>
        </w:rPr>
        <w:t>(2.6.а ва 2.6.б – саволлар берилади)</w:t>
      </w:r>
    </w:p>
    <w:p w14:paraId="4D5FB400" w14:textId="77777777" w:rsidR="00B76C54" w:rsidRPr="001063BF" w:rsidRDefault="00B76C54">
      <w:pPr>
        <w:spacing w:after="0" w:line="288" w:lineRule="auto"/>
        <w:rPr>
          <w:rFonts w:ascii="Roboto" w:eastAsia="Times New Roman" w:hAnsi="Roboto"/>
          <w:lang w:val="uz-Cyrl-UZ"/>
          <w:rPrChange w:id="8635" w:author="Nozimjon Ortiqov" w:date="2026-02-24T13:39:00Z" w16du:dateUtc="2026-02-24T08:39:00Z">
            <w:rPr>
              <w:rFonts w:ascii="Roboto" w:eastAsia="Times New Roman" w:hAnsi="Roboto"/>
              <w:sz w:val="24"/>
              <w:szCs w:val="24"/>
              <w:lang w:val="uz-Cyrl-UZ"/>
            </w:rPr>
          </w:rPrChange>
        </w:rPr>
        <w:pPrChange w:id="863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3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38" w:author="Nozimjon Ortiqov" w:date="2026-02-24T13:39:00Z" w16du:dateUtc="2026-02-24T08:39:00Z">
            <w:rPr>
              <w:rFonts w:ascii="Roboto" w:eastAsia="Times New Roman" w:hAnsi="Roboto"/>
              <w:sz w:val="24"/>
              <w:szCs w:val="24"/>
              <w:lang w:val="uz-Cyrl-UZ"/>
            </w:rPr>
          </w:rPrChange>
        </w:rPr>
        <w:t xml:space="preserve"> Қариндошларим / яқинларимга ёрдам бериш</w:t>
      </w:r>
    </w:p>
    <w:p w14:paraId="6B895298" w14:textId="77777777" w:rsidR="00B76C54" w:rsidRPr="001063BF" w:rsidRDefault="00B76C54">
      <w:pPr>
        <w:spacing w:after="0" w:line="288" w:lineRule="auto"/>
        <w:rPr>
          <w:rFonts w:ascii="Roboto" w:eastAsia="Times New Roman" w:hAnsi="Roboto"/>
          <w:lang w:val="uz-Cyrl-UZ"/>
          <w:rPrChange w:id="8639" w:author="Nozimjon Ortiqov" w:date="2026-02-24T13:39:00Z" w16du:dateUtc="2026-02-24T08:39:00Z">
            <w:rPr>
              <w:rFonts w:ascii="Roboto" w:eastAsia="Times New Roman" w:hAnsi="Roboto"/>
              <w:sz w:val="24"/>
              <w:szCs w:val="24"/>
              <w:lang w:val="uz-Cyrl-UZ"/>
            </w:rPr>
          </w:rPrChange>
        </w:rPr>
        <w:pPrChange w:id="864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4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42" w:author="Nozimjon Ortiqov" w:date="2026-02-24T13:39:00Z" w16du:dateUtc="2026-02-24T08:39:00Z">
            <w:rPr>
              <w:rFonts w:ascii="Roboto" w:eastAsia="Times New Roman" w:hAnsi="Roboto"/>
              <w:sz w:val="24"/>
              <w:szCs w:val="24"/>
              <w:lang w:val="uz-Cyrl-UZ"/>
            </w:rPr>
          </w:rPrChange>
        </w:rPr>
        <w:t xml:space="preserve"> Бошқа: ___________</w:t>
      </w:r>
    </w:p>
    <w:p w14:paraId="0E326EF5"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643" w:author="Nozimjon Ortiqov" w:date="2026-02-24T13:39:00Z" w16du:dateUtc="2026-02-24T08:39:00Z">
            <w:rPr>
              <w:rFonts w:ascii="Roboto" w:eastAsia="Times New Roman" w:hAnsi="Roboto"/>
              <w:b/>
              <w:bCs/>
              <w:sz w:val="24"/>
              <w:szCs w:val="24"/>
              <w:lang w:val="uz-Cyrl-UZ"/>
            </w:rPr>
          </w:rPrChange>
        </w:rPr>
        <w:pPrChange w:id="8644"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645" w:author="Nozimjon Ortiqov" w:date="2026-02-24T13:39:00Z" w16du:dateUtc="2026-02-24T08:39:00Z">
            <w:rPr>
              <w:rFonts w:ascii="Roboto" w:eastAsia="Times New Roman" w:hAnsi="Roboto"/>
              <w:b/>
              <w:bCs/>
              <w:sz w:val="24"/>
              <w:szCs w:val="24"/>
              <w:lang w:val="uz-Cyrl-UZ"/>
            </w:rPr>
          </w:rPrChange>
        </w:rPr>
        <w:t>2.6.a. Нима сабабдан оилавий тадбиркорлик кредитини олгансиз?</w:t>
      </w:r>
    </w:p>
    <w:p w14:paraId="3FD76979" w14:textId="77777777" w:rsidR="00B76C54" w:rsidRPr="001063BF" w:rsidRDefault="00B76C54">
      <w:pPr>
        <w:spacing w:after="0" w:line="288" w:lineRule="auto"/>
        <w:rPr>
          <w:rFonts w:ascii="Roboto" w:eastAsia="Times New Roman" w:hAnsi="Roboto"/>
          <w:lang w:val="uz-Cyrl-UZ"/>
          <w:rPrChange w:id="8646" w:author="Nozimjon Ortiqov" w:date="2026-02-24T13:39:00Z" w16du:dateUtc="2026-02-24T08:39:00Z">
            <w:rPr>
              <w:rFonts w:ascii="Roboto" w:eastAsia="Times New Roman" w:hAnsi="Roboto"/>
              <w:sz w:val="24"/>
              <w:szCs w:val="24"/>
              <w:lang w:val="uz-Cyrl-UZ"/>
            </w:rPr>
          </w:rPrChange>
        </w:rPr>
        <w:pPrChange w:id="864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4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49" w:author="Nozimjon Ortiqov" w:date="2026-02-24T13:39:00Z" w16du:dateUtc="2026-02-24T08:39:00Z">
            <w:rPr>
              <w:rFonts w:ascii="Roboto" w:eastAsia="Times New Roman" w:hAnsi="Roboto"/>
              <w:sz w:val="24"/>
              <w:szCs w:val="24"/>
              <w:lang w:val="uz-Cyrl-UZ"/>
            </w:rPr>
          </w:rPrChange>
        </w:rPr>
        <w:t xml:space="preserve"> Бизнес ғоямни амалга ошириш учун</w:t>
      </w:r>
    </w:p>
    <w:p w14:paraId="45F610D6" w14:textId="77777777" w:rsidR="00B76C54" w:rsidRPr="001063BF" w:rsidRDefault="00B76C54">
      <w:pPr>
        <w:spacing w:after="0" w:line="288" w:lineRule="auto"/>
        <w:rPr>
          <w:rFonts w:ascii="Roboto" w:eastAsia="Times New Roman" w:hAnsi="Roboto"/>
          <w:lang w:val="uz-Cyrl-UZ"/>
          <w:rPrChange w:id="8650" w:author="Nozimjon Ortiqov" w:date="2026-02-24T13:39:00Z" w16du:dateUtc="2026-02-24T08:39:00Z">
            <w:rPr>
              <w:rFonts w:ascii="Roboto" w:eastAsia="Times New Roman" w:hAnsi="Roboto"/>
              <w:sz w:val="24"/>
              <w:szCs w:val="24"/>
              <w:lang w:val="uz-Cyrl-UZ"/>
            </w:rPr>
          </w:rPrChange>
        </w:rPr>
        <w:pPrChange w:id="865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53" w:author="Nozimjon Ortiqov" w:date="2026-02-24T13:39:00Z" w16du:dateUtc="2026-02-24T08:39:00Z">
            <w:rPr>
              <w:rFonts w:ascii="Roboto" w:eastAsia="Times New Roman" w:hAnsi="Roboto"/>
              <w:sz w:val="24"/>
              <w:szCs w:val="24"/>
              <w:lang w:val="uz-Cyrl-UZ"/>
            </w:rPr>
          </w:rPrChange>
        </w:rPr>
        <w:t xml:space="preserve"> Фоизлари нисбатан паст бўлган</w:t>
      </w:r>
    </w:p>
    <w:p w14:paraId="0BF0BF55" w14:textId="77777777" w:rsidR="00B76C54" w:rsidRPr="001063BF" w:rsidRDefault="00B76C54">
      <w:pPr>
        <w:spacing w:after="0" w:line="288" w:lineRule="auto"/>
        <w:rPr>
          <w:rFonts w:ascii="Roboto" w:eastAsia="Times New Roman" w:hAnsi="Roboto"/>
          <w:lang w:val="uz-Cyrl-UZ"/>
          <w:rPrChange w:id="8654" w:author="Nozimjon Ortiqov" w:date="2026-02-24T13:39:00Z" w16du:dateUtc="2026-02-24T08:39:00Z">
            <w:rPr>
              <w:rFonts w:ascii="Roboto" w:eastAsia="Times New Roman" w:hAnsi="Roboto"/>
              <w:sz w:val="24"/>
              <w:szCs w:val="24"/>
              <w:lang w:val="uz-Cyrl-UZ"/>
            </w:rPr>
          </w:rPrChange>
        </w:rPr>
        <w:pPrChange w:id="865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5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57" w:author="Nozimjon Ortiqov" w:date="2026-02-24T13:39:00Z" w16du:dateUtc="2026-02-24T08:39:00Z">
            <w:rPr>
              <w:rFonts w:ascii="Roboto" w:eastAsia="Times New Roman" w:hAnsi="Roboto"/>
              <w:sz w:val="24"/>
              <w:szCs w:val="24"/>
              <w:lang w:val="uz-Cyrl-UZ"/>
            </w:rPr>
          </w:rPrChange>
        </w:rPr>
        <w:t xml:space="preserve"> Яқинларимнинг муваффақиятли тажрибасини кўриб қарор қабул қилганман</w:t>
      </w:r>
    </w:p>
    <w:p w14:paraId="2DE8CE56" w14:textId="77777777" w:rsidR="00B76C54" w:rsidRPr="001063BF" w:rsidRDefault="00B76C54">
      <w:pPr>
        <w:spacing w:after="0" w:line="288" w:lineRule="auto"/>
        <w:rPr>
          <w:rFonts w:ascii="Roboto" w:eastAsia="Times New Roman" w:hAnsi="Roboto"/>
          <w:lang w:val="uz-Cyrl-UZ"/>
          <w:rPrChange w:id="8658" w:author="Nozimjon Ortiqov" w:date="2026-02-24T13:39:00Z" w16du:dateUtc="2026-02-24T08:39:00Z">
            <w:rPr>
              <w:rFonts w:ascii="Roboto" w:eastAsia="Times New Roman" w:hAnsi="Roboto"/>
              <w:sz w:val="24"/>
              <w:szCs w:val="24"/>
              <w:lang w:val="uz-Cyrl-UZ"/>
            </w:rPr>
          </w:rPrChange>
        </w:rPr>
        <w:pPrChange w:id="865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6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1" w:author="Nozimjon Ortiqov" w:date="2026-02-24T13:39:00Z" w16du:dateUtc="2026-02-24T08:39:00Z">
            <w:rPr>
              <w:rFonts w:ascii="Roboto" w:eastAsia="Times New Roman" w:hAnsi="Roboto"/>
              <w:sz w:val="24"/>
              <w:szCs w:val="24"/>
              <w:lang w:val="uz-Cyrl-UZ"/>
            </w:rPr>
          </w:rPrChange>
        </w:rPr>
        <w:t xml:space="preserve"> Босим ва таъсир остида олдим</w:t>
      </w:r>
    </w:p>
    <w:p w14:paraId="57408465" w14:textId="77777777" w:rsidR="00B76C54" w:rsidRPr="001063BF" w:rsidRDefault="00B76C54">
      <w:pPr>
        <w:spacing w:after="0" w:line="288" w:lineRule="auto"/>
        <w:rPr>
          <w:rFonts w:ascii="Roboto" w:eastAsia="Times New Roman" w:hAnsi="Roboto"/>
          <w:lang w:val="uz-Cyrl-UZ"/>
          <w:rPrChange w:id="8662" w:author="Nozimjon Ortiqov" w:date="2026-02-24T13:39:00Z" w16du:dateUtc="2026-02-24T08:39:00Z">
            <w:rPr>
              <w:rFonts w:ascii="Roboto" w:eastAsia="Times New Roman" w:hAnsi="Roboto"/>
              <w:sz w:val="24"/>
              <w:szCs w:val="24"/>
              <w:lang w:val="uz-Cyrl-UZ"/>
            </w:rPr>
          </w:rPrChange>
        </w:rPr>
        <w:pPrChange w:id="866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5" w:author="Nozimjon Ortiqov" w:date="2026-02-24T13:39:00Z" w16du:dateUtc="2026-02-24T08:39:00Z">
            <w:rPr>
              <w:rFonts w:ascii="Roboto" w:eastAsia="Times New Roman" w:hAnsi="Roboto"/>
              <w:sz w:val="24"/>
              <w:szCs w:val="24"/>
              <w:lang w:val="uz-Cyrl-UZ"/>
            </w:rPr>
          </w:rPrChange>
        </w:rPr>
        <w:t xml:space="preserve"> Бировнинг маслаҳатига ишониб кредит олдим</w:t>
      </w:r>
    </w:p>
    <w:p w14:paraId="6123F7A6" w14:textId="77777777" w:rsidR="00B76C54" w:rsidRPr="001063BF" w:rsidRDefault="00B76C54">
      <w:pPr>
        <w:spacing w:after="0" w:line="288" w:lineRule="auto"/>
        <w:rPr>
          <w:rFonts w:ascii="Roboto" w:eastAsia="Times New Roman" w:hAnsi="Roboto"/>
          <w:lang w:val="uz-Cyrl-UZ"/>
          <w:rPrChange w:id="8666" w:author="Nozimjon Ortiqov" w:date="2026-02-24T13:39:00Z" w16du:dateUtc="2026-02-24T08:39:00Z">
            <w:rPr>
              <w:rFonts w:ascii="Roboto" w:eastAsia="Times New Roman" w:hAnsi="Roboto"/>
              <w:sz w:val="24"/>
              <w:szCs w:val="24"/>
              <w:lang w:val="uz-Cyrl-UZ"/>
            </w:rPr>
          </w:rPrChange>
        </w:rPr>
        <w:pPrChange w:id="866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6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9" w:author="Nozimjon Ortiqov" w:date="2026-02-24T13:39:00Z" w16du:dateUtc="2026-02-24T08:39:00Z">
            <w:rPr>
              <w:rFonts w:ascii="Roboto" w:eastAsia="Times New Roman" w:hAnsi="Roboto"/>
              <w:sz w:val="24"/>
              <w:szCs w:val="24"/>
              <w:lang w:val="uz-Cyrl-UZ"/>
            </w:rPr>
          </w:rPrChange>
        </w:rPr>
        <w:t xml:space="preserve"> Бошқа _____________</w:t>
      </w:r>
    </w:p>
    <w:p w14:paraId="3BE076CB"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670" w:author="Nozimjon Ortiqov" w:date="2026-02-24T13:39:00Z" w16du:dateUtc="2026-02-24T08:39:00Z">
            <w:rPr>
              <w:rFonts w:ascii="Roboto" w:eastAsia="Times New Roman" w:hAnsi="Roboto"/>
              <w:b/>
              <w:bCs/>
              <w:sz w:val="24"/>
              <w:szCs w:val="24"/>
              <w:lang w:val="uz-Cyrl-UZ"/>
            </w:rPr>
          </w:rPrChange>
        </w:rPr>
        <w:pPrChange w:id="867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672" w:author="Nozimjon Ortiqov" w:date="2026-02-24T13:39:00Z" w16du:dateUtc="2026-02-24T08:39:00Z">
            <w:rPr>
              <w:rFonts w:ascii="Roboto" w:eastAsia="Times New Roman" w:hAnsi="Roboto"/>
              <w:b/>
              <w:bCs/>
              <w:sz w:val="24"/>
              <w:szCs w:val="24"/>
              <w:lang w:val="uz-Cyrl-UZ"/>
            </w:rPr>
          </w:rPrChange>
        </w:rPr>
        <w:t>2.6.б. Оилавий тадбиркорлик кредитларининг қайтарилмаслик сабаблари нима деб ўйлайсиз?</w:t>
      </w:r>
    </w:p>
    <w:p w14:paraId="2D3A1B45" w14:textId="77777777" w:rsidR="00B76C54" w:rsidRPr="001063BF" w:rsidRDefault="00B76C54">
      <w:pPr>
        <w:spacing w:after="0" w:line="288" w:lineRule="auto"/>
        <w:rPr>
          <w:rFonts w:ascii="Roboto" w:eastAsia="Times New Roman" w:hAnsi="Roboto"/>
          <w:lang w:val="uz-Cyrl-UZ"/>
          <w:rPrChange w:id="8673" w:author="Nozimjon Ortiqov" w:date="2026-02-24T13:39:00Z" w16du:dateUtc="2026-02-24T08:39:00Z">
            <w:rPr>
              <w:rFonts w:ascii="Roboto" w:eastAsia="Times New Roman" w:hAnsi="Roboto"/>
              <w:sz w:val="24"/>
              <w:szCs w:val="24"/>
              <w:lang w:val="uz-Cyrl-UZ"/>
            </w:rPr>
          </w:rPrChange>
        </w:rPr>
        <w:pPrChange w:id="867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7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76" w:author="Nozimjon Ortiqov" w:date="2026-02-24T13:39:00Z" w16du:dateUtc="2026-02-24T08:39:00Z">
            <w:rPr>
              <w:rFonts w:ascii="Roboto" w:eastAsia="Times New Roman" w:hAnsi="Roboto"/>
              <w:sz w:val="24"/>
              <w:szCs w:val="24"/>
              <w:lang w:val="uz-Cyrl-UZ"/>
            </w:rPr>
          </w:rPrChange>
        </w:rPr>
        <w:t xml:space="preserve"> Даромадлар кутилганидан паст бўлган</w:t>
      </w:r>
    </w:p>
    <w:p w14:paraId="2934F185" w14:textId="77777777" w:rsidR="00B76C54" w:rsidRPr="001063BF" w:rsidRDefault="00B76C54">
      <w:pPr>
        <w:spacing w:after="0" w:line="288" w:lineRule="auto"/>
        <w:rPr>
          <w:rFonts w:ascii="Roboto" w:eastAsia="Times New Roman" w:hAnsi="Roboto"/>
          <w:lang w:val="uz-Cyrl-UZ"/>
          <w:rPrChange w:id="8677" w:author="Nozimjon Ortiqov" w:date="2026-02-24T13:39:00Z" w16du:dateUtc="2026-02-24T08:39:00Z">
            <w:rPr>
              <w:rFonts w:ascii="Roboto" w:eastAsia="Times New Roman" w:hAnsi="Roboto"/>
              <w:sz w:val="24"/>
              <w:szCs w:val="24"/>
              <w:lang w:val="uz-Cyrl-UZ"/>
            </w:rPr>
          </w:rPrChange>
        </w:rPr>
        <w:pPrChange w:id="867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7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0" w:author="Nozimjon Ortiqov" w:date="2026-02-24T13:39:00Z" w16du:dateUtc="2026-02-24T08:39:00Z">
            <w:rPr>
              <w:rFonts w:ascii="Roboto" w:eastAsia="Times New Roman" w:hAnsi="Roboto"/>
              <w:sz w:val="24"/>
              <w:szCs w:val="24"/>
              <w:lang w:val="uz-Cyrl-UZ"/>
            </w:rPr>
          </w:rPrChange>
        </w:rPr>
        <w:t xml:space="preserve"> Бизнес юрмаган (ташқи омиллар таъсир қилди, тажриба ва билим етишмаган)</w:t>
      </w:r>
    </w:p>
    <w:p w14:paraId="6F2251C8" w14:textId="77777777" w:rsidR="00B76C54" w:rsidRPr="001063BF" w:rsidRDefault="00B76C54">
      <w:pPr>
        <w:spacing w:after="0" w:line="288" w:lineRule="auto"/>
        <w:rPr>
          <w:rFonts w:ascii="Roboto" w:eastAsia="Times New Roman" w:hAnsi="Roboto"/>
          <w:lang w:val="uz-Cyrl-UZ"/>
          <w:rPrChange w:id="8681" w:author="Nozimjon Ortiqov" w:date="2026-02-24T13:39:00Z" w16du:dateUtc="2026-02-24T08:39:00Z">
            <w:rPr>
              <w:rFonts w:ascii="Roboto" w:eastAsia="Times New Roman" w:hAnsi="Roboto"/>
              <w:sz w:val="24"/>
              <w:szCs w:val="24"/>
              <w:lang w:val="uz-Cyrl-UZ"/>
            </w:rPr>
          </w:rPrChange>
        </w:rPr>
        <w:pPrChange w:id="868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8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4" w:author="Nozimjon Ortiqov" w:date="2026-02-24T13:39:00Z" w16du:dateUtc="2026-02-24T08:39:00Z">
            <w:rPr>
              <w:rFonts w:ascii="Roboto" w:eastAsia="Times New Roman" w:hAnsi="Roboto"/>
              <w:sz w:val="24"/>
              <w:szCs w:val="24"/>
              <w:lang w:val="uz-Cyrl-UZ"/>
            </w:rPr>
          </w:rPrChange>
        </w:rPr>
        <w:t xml:space="preserve"> Давлат кредитини қайтариш керак эмас деган фикр бўлган</w:t>
      </w:r>
    </w:p>
    <w:p w14:paraId="12A85707" w14:textId="77777777" w:rsidR="00B76C54" w:rsidRPr="001063BF" w:rsidRDefault="00B76C54">
      <w:pPr>
        <w:spacing w:after="0" w:line="288" w:lineRule="auto"/>
        <w:rPr>
          <w:rFonts w:ascii="Roboto" w:eastAsia="Times New Roman" w:hAnsi="Roboto"/>
          <w:lang w:val="uz-Cyrl-UZ"/>
          <w:rPrChange w:id="8685" w:author="Nozimjon Ortiqov" w:date="2026-02-24T13:39:00Z" w16du:dateUtc="2026-02-24T08:39:00Z">
            <w:rPr>
              <w:rFonts w:ascii="Roboto" w:eastAsia="Times New Roman" w:hAnsi="Roboto"/>
              <w:sz w:val="24"/>
              <w:szCs w:val="24"/>
              <w:lang w:val="uz-Cyrl-UZ"/>
            </w:rPr>
          </w:rPrChange>
        </w:rPr>
        <w:pPrChange w:id="868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8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8" w:author="Nozimjon Ortiqov" w:date="2026-02-24T13:39:00Z" w16du:dateUtc="2026-02-24T08:39:00Z">
            <w:rPr>
              <w:rFonts w:ascii="Roboto" w:eastAsia="Times New Roman" w:hAnsi="Roboto"/>
              <w:sz w:val="24"/>
              <w:szCs w:val="24"/>
              <w:lang w:val="uz-Cyrl-UZ"/>
            </w:rPr>
          </w:rPrChange>
        </w:rPr>
        <w:t xml:space="preserve"> Пулларни бизнесга эмас, истеъмолга йўналтирилган</w:t>
      </w:r>
    </w:p>
    <w:p w14:paraId="5F1F5446" w14:textId="77777777" w:rsidR="00B76C54" w:rsidRPr="001063BF" w:rsidRDefault="00B76C54">
      <w:pPr>
        <w:spacing w:after="0" w:line="288" w:lineRule="auto"/>
        <w:rPr>
          <w:rFonts w:ascii="Roboto" w:eastAsia="Times New Roman" w:hAnsi="Roboto"/>
          <w:lang w:val="uz-Cyrl-UZ"/>
          <w:rPrChange w:id="8689" w:author="Nozimjon Ortiqov" w:date="2026-02-24T13:39:00Z" w16du:dateUtc="2026-02-24T08:39:00Z">
            <w:rPr>
              <w:rFonts w:ascii="Roboto" w:eastAsia="Times New Roman" w:hAnsi="Roboto"/>
              <w:sz w:val="24"/>
              <w:szCs w:val="24"/>
              <w:lang w:val="uz-Cyrl-UZ"/>
            </w:rPr>
          </w:rPrChange>
        </w:rPr>
        <w:pPrChange w:id="869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91"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lang w:val="uz-Cyrl-UZ"/>
          <w:rPrChange w:id="8692" w:author="Nozimjon Ortiqov" w:date="2026-02-24T13:39:00Z" w16du:dateUtc="2026-02-24T08:39:00Z">
            <w:rPr>
              <w:rFonts w:ascii="Roboto" w:eastAsia="Times New Roman" w:hAnsi="Roboto"/>
              <w:sz w:val="24"/>
              <w:szCs w:val="24"/>
              <w:lang w:val="uz-Cyrl-UZ"/>
            </w:rPr>
          </w:rPrChange>
        </w:rPr>
        <w:t xml:space="preserve"> Кредит шартлари нотўғри талқин қилинган</w:t>
      </w:r>
    </w:p>
    <w:p w14:paraId="4FF0EC20" w14:textId="77777777" w:rsidR="00B76C54" w:rsidRPr="001063BF" w:rsidRDefault="00B76C54">
      <w:pPr>
        <w:spacing w:after="0" w:line="288" w:lineRule="auto"/>
        <w:rPr>
          <w:rFonts w:ascii="Roboto" w:eastAsia="Times New Roman" w:hAnsi="Roboto"/>
          <w:lang w:val="uz-Cyrl-UZ"/>
          <w:rPrChange w:id="8693" w:author="Nozimjon Ortiqov" w:date="2026-02-24T13:39:00Z" w16du:dateUtc="2026-02-24T08:39:00Z">
            <w:rPr>
              <w:rFonts w:ascii="Roboto" w:eastAsia="Times New Roman" w:hAnsi="Roboto"/>
              <w:sz w:val="24"/>
              <w:szCs w:val="24"/>
              <w:lang w:val="uz-Cyrl-UZ"/>
            </w:rPr>
          </w:rPrChange>
        </w:rPr>
        <w:pPrChange w:id="869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696"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697" w:author="Nozimjon Ortiqov" w:date="2026-02-24T13:39:00Z" w16du:dateUtc="2026-02-24T08:39:00Z">
            <w:rPr>
              <w:rFonts w:ascii="Roboto" w:eastAsia="Times New Roman" w:hAnsi="Roboto"/>
              <w:sz w:val="24"/>
              <w:szCs w:val="24"/>
              <w:lang w:val="uz-Cyrl-UZ"/>
            </w:rPr>
          </w:rPrChange>
        </w:rPr>
        <w:t>Бошқа сабаб ______________</w:t>
      </w:r>
    </w:p>
    <w:p w14:paraId="689F7AA3"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698" w:author="Nozimjon Ortiqov" w:date="2026-02-24T13:39:00Z" w16du:dateUtc="2026-02-24T08:39:00Z">
            <w:rPr>
              <w:rFonts w:ascii="Roboto" w:eastAsia="Times New Roman" w:hAnsi="Roboto"/>
              <w:sz w:val="24"/>
              <w:szCs w:val="24"/>
              <w:lang w:val="uz-Cyrl-UZ"/>
            </w:rPr>
          </w:rPrChange>
        </w:rPr>
        <w:pPrChange w:id="869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00" w:author="Nozimjon Ortiqov" w:date="2026-02-24T13:39:00Z" w16du:dateUtc="2026-02-24T08:39:00Z">
            <w:rPr>
              <w:rFonts w:ascii="Roboto" w:eastAsia="Times New Roman" w:hAnsi="Roboto"/>
              <w:sz w:val="24"/>
              <w:szCs w:val="24"/>
              <w:lang w:val="uz-Cyrl-UZ"/>
            </w:rPr>
          </w:rPrChange>
        </w:rPr>
        <w:t>2.7 Қарз (кредит, насия) мақсадли ишлатдингизми?</w:t>
      </w:r>
    </w:p>
    <w:p w14:paraId="4930B873" w14:textId="77777777" w:rsidR="00B76C54" w:rsidRPr="001063BF" w:rsidRDefault="00B76C54">
      <w:pPr>
        <w:pStyle w:val="a3"/>
        <w:numPr>
          <w:ilvl w:val="0"/>
          <w:numId w:val="6"/>
        </w:numPr>
        <w:spacing w:after="0" w:line="288" w:lineRule="auto"/>
        <w:contextualSpacing w:val="0"/>
        <w:rPr>
          <w:rFonts w:ascii="Roboto" w:eastAsia="Times New Roman" w:hAnsi="Roboto"/>
          <w:lang w:val="uz-Cyrl-UZ"/>
          <w:rPrChange w:id="8701" w:author="Nozimjon Ortiqov" w:date="2026-02-24T13:39:00Z" w16du:dateUtc="2026-02-24T08:39:00Z">
            <w:rPr>
              <w:rFonts w:ascii="Roboto" w:eastAsia="Times New Roman" w:hAnsi="Roboto"/>
              <w:sz w:val="24"/>
              <w:szCs w:val="24"/>
              <w:lang w:val="uz-Cyrl-UZ"/>
            </w:rPr>
          </w:rPrChange>
        </w:rPr>
        <w:pPrChange w:id="8702"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03" w:author="Nozimjon Ortiqov" w:date="2026-02-24T13:39:00Z" w16du:dateUtc="2026-02-24T08:39:00Z">
            <w:rPr>
              <w:rFonts w:ascii="Roboto" w:eastAsia="Times New Roman" w:hAnsi="Roboto"/>
              <w:sz w:val="24"/>
              <w:szCs w:val="24"/>
              <w:lang w:val="uz-Cyrl-UZ"/>
            </w:rPr>
          </w:rPrChange>
        </w:rPr>
        <w:t>Ҳа</w:t>
      </w:r>
    </w:p>
    <w:p w14:paraId="6D20E991" w14:textId="77777777" w:rsidR="00B76C54" w:rsidRPr="001063BF" w:rsidRDefault="00B76C54">
      <w:pPr>
        <w:pStyle w:val="a3"/>
        <w:numPr>
          <w:ilvl w:val="0"/>
          <w:numId w:val="6"/>
        </w:numPr>
        <w:spacing w:after="0" w:line="288" w:lineRule="auto"/>
        <w:contextualSpacing w:val="0"/>
        <w:rPr>
          <w:rFonts w:ascii="Roboto" w:eastAsia="Times New Roman" w:hAnsi="Roboto"/>
          <w:lang w:val="uz-Cyrl-UZ"/>
          <w:rPrChange w:id="8704" w:author="Nozimjon Ortiqov" w:date="2026-02-24T13:39:00Z" w16du:dateUtc="2026-02-24T08:39:00Z">
            <w:rPr>
              <w:rFonts w:ascii="Roboto" w:eastAsia="Times New Roman" w:hAnsi="Roboto"/>
              <w:sz w:val="24"/>
              <w:szCs w:val="24"/>
              <w:lang w:val="uz-Cyrl-UZ"/>
            </w:rPr>
          </w:rPrChange>
        </w:rPr>
        <w:pPrChange w:id="8705"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06" w:author="Nozimjon Ortiqov" w:date="2026-02-24T13:39:00Z" w16du:dateUtc="2026-02-24T08:39:00Z">
            <w:rPr>
              <w:rFonts w:ascii="Roboto" w:eastAsia="Times New Roman" w:hAnsi="Roboto"/>
              <w:sz w:val="24"/>
              <w:szCs w:val="24"/>
              <w:lang w:val="uz-Cyrl-UZ"/>
            </w:rPr>
          </w:rPrChange>
        </w:rPr>
        <w:t xml:space="preserve">Йўқ, бошқа мақсадда ишлатилди </w:t>
      </w:r>
      <w:r w:rsidRPr="001063BF">
        <w:rPr>
          <w:rFonts w:ascii="Roboto" w:eastAsia="Times New Roman" w:hAnsi="Roboto"/>
          <w:i/>
          <w:iCs/>
          <w:lang w:val="uz-Cyrl-UZ"/>
          <w:rPrChange w:id="8707" w:author="Nozimjon Ortiqov" w:date="2026-02-24T13:39:00Z" w16du:dateUtc="2026-02-24T08:39:00Z">
            <w:rPr>
              <w:rFonts w:ascii="Roboto" w:eastAsia="Times New Roman" w:hAnsi="Roboto"/>
              <w:i/>
              <w:iCs/>
              <w:sz w:val="24"/>
              <w:szCs w:val="24"/>
              <w:lang w:val="uz-Cyrl-UZ"/>
            </w:rPr>
          </w:rPrChange>
        </w:rPr>
        <w:t>(2.7.а – савол берилади)</w:t>
      </w:r>
      <w:r w:rsidRPr="001063BF">
        <w:rPr>
          <w:rFonts w:ascii="Roboto" w:eastAsia="Times New Roman" w:hAnsi="Roboto"/>
          <w:lang w:val="uz-Cyrl-UZ"/>
          <w:rPrChange w:id="8708" w:author="Nozimjon Ortiqov" w:date="2026-02-24T13:39:00Z" w16du:dateUtc="2026-02-24T08:39:00Z">
            <w:rPr>
              <w:rFonts w:ascii="Roboto" w:eastAsia="Times New Roman" w:hAnsi="Roboto"/>
              <w:sz w:val="24"/>
              <w:szCs w:val="24"/>
              <w:lang w:val="uz-Cyrl-UZ"/>
            </w:rPr>
          </w:rPrChange>
        </w:rPr>
        <w:t xml:space="preserve"> </w:t>
      </w:r>
    </w:p>
    <w:p w14:paraId="22AD5F0E" w14:textId="77777777" w:rsidR="00B76C54" w:rsidRPr="001063BF" w:rsidRDefault="00B76C54">
      <w:pPr>
        <w:pStyle w:val="a3"/>
        <w:numPr>
          <w:ilvl w:val="0"/>
          <w:numId w:val="6"/>
        </w:numPr>
        <w:spacing w:after="0" w:line="288" w:lineRule="auto"/>
        <w:contextualSpacing w:val="0"/>
        <w:rPr>
          <w:rFonts w:ascii="Roboto" w:eastAsia="Times New Roman" w:hAnsi="Roboto"/>
          <w:lang w:val="uz-Cyrl-UZ"/>
          <w:rPrChange w:id="8709" w:author="Nozimjon Ortiqov" w:date="2026-02-24T13:39:00Z" w16du:dateUtc="2026-02-24T08:39:00Z">
            <w:rPr>
              <w:rFonts w:ascii="Roboto" w:eastAsia="Times New Roman" w:hAnsi="Roboto"/>
              <w:sz w:val="24"/>
              <w:szCs w:val="24"/>
              <w:lang w:val="uz-Cyrl-UZ"/>
            </w:rPr>
          </w:rPrChange>
        </w:rPr>
        <w:pPrChange w:id="8710"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11" w:author="Nozimjon Ortiqov" w:date="2026-02-24T13:39:00Z" w16du:dateUtc="2026-02-24T08:39:00Z">
            <w:rPr>
              <w:rFonts w:ascii="Roboto" w:eastAsia="Times New Roman" w:hAnsi="Roboto"/>
              <w:sz w:val="24"/>
              <w:szCs w:val="24"/>
              <w:lang w:val="uz-Cyrl-UZ"/>
            </w:rPr>
          </w:rPrChange>
        </w:rPr>
        <w:t>Жавоб беришга қийналаман</w:t>
      </w:r>
    </w:p>
    <w:p w14:paraId="70246DD5"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712" w:author="Nozimjon Ortiqov" w:date="2026-02-24T13:39:00Z" w16du:dateUtc="2026-02-24T08:39:00Z">
            <w:rPr>
              <w:rFonts w:ascii="Roboto" w:eastAsia="Times New Roman" w:hAnsi="Roboto"/>
              <w:sz w:val="24"/>
              <w:szCs w:val="24"/>
              <w:lang w:val="uz-Cyrl-UZ"/>
            </w:rPr>
          </w:rPrChange>
        </w:rPr>
        <w:pPrChange w:id="8713"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14" w:author="Nozimjon Ortiqov" w:date="2026-02-24T13:39:00Z" w16du:dateUtc="2026-02-24T08:39:00Z">
            <w:rPr>
              <w:rFonts w:ascii="Roboto" w:eastAsia="Times New Roman" w:hAnsi="Roboto"/>
              <w:sz w:val="24"/>
              <w:szCs w:val="24"/>
              <w:lang w:val="uz-Cyrl-UZ"/>
            </w:rPr>
          </w:rPrChange>
        </w:rPr>
        <w:t xml:space="preserve">2.7.а Агар йўқ бўлса қайси мақсадда ишлатдингиз? </w:t>
      </w:r>
    </w:p>
    <w:p w14:paraId="409664BD" w14:textId="77777777" w:rsidR="00B76C54" w:rsidRPr="001063BF" w:rsidRDefault="00B76C54">
      <w:pPr>
        <w:spacing w:after="0" w:line="288" w:lineRule="auto"/>
        <w:rPr>
          <w:rFonts w:ascii="Roboto" w:eastAsia="Times New Roman" w:hAnsi="Roboto"/>
          <w:lang w:val="uz-Cyrl-UZ"/>
          <w:rPrChange w:id="8715" w:author="Nozimjon Ortiqov" w:date="2026-02-24T13:39:00Z" w16du:dateUtc="2026-02-24T08:39:00Z">
            <w:rPr>
              <w:rFonts w:ascii="Roboto" w:eastAsia="Times New Roman" w:hAnsi="Roboto"/>
              <w:sz w:val="24"/>
              <w:szCs w:val="24"/>
              <w:lang w:val="uz-Cyrl-UZ"/>
            </w:rPr>
          </w:rPrChange>
        </w:rPr>
        <w:pPrChange w:id="871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717" w:author="Nozimjon Ortiqov" w:date="2026-02-24T13:39:00Z" w16du:dateUtc="2026-02-24T08:39:00Z">
            <w:rPr>
              <w:rFonts w:ascii="Roboto" w:eastAsia="Times New Roman" w:hAnsi="Roboto"/>
              <w:sz w:val="24"/>
              <w:szCs w:val="24"/>
              <w:lang w:val="uz-Cyrl-UZ"/>
            </w:rPr>
          </w:rPrChange>
        </w:rPr>
        <w:t>_____________________</w:t>
      </w:r>
    </w:p>
    <w:p w14:paraId="64A370C3"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718" w:author="Nozimjon Ortiqov" w:date="2026-02-24T13:39:00Z" w16du:dateUtc="2026-02-24T08:39:00Z">
            <w:rPr>
              <w:rFonts w:ascii="Roboto" w:eastAsia="Times New Roman" w:hAnsi="Roboto"/>
              <w:sz w:val="24"/>
              <w:szCs w:val="24"/>
              <w:lang w:val="uz-Cyrl-UZ"/>
            </w:rPr>
          </w:rPrChange>
        </w:rPr>
        <w:pPrChange w:id="871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20" w:author="Nozimjon Ortiqov" w:date="2026-02-24T13:39:00Z" w16du:dateUtc="2026-02-24T08:39:00Z">
            <w:rPr>
              <w:rFonts w:ascii="Roboto" w:eastAsia="Times New Roman" w:hAnsi="Roboto"/>
              <w:sz w:val="24"/>
              <w:szCs w:val="24"/>
              <w:lang w:val="uz-Cyrl-UZ"/>
            </w:rPr>
          </w:rPrChange>
        </w:rPr>
        <w:t>2.8. Қарз (кредит, насия) қайси кўринишда олинган?</w:t>
      </w:r>
    </w:p>
    <w:p w14:paraId="6D29DB54" w14:textId="77777777" w:rsidR="00B76C54" w:rsidRPr="001063BF" w:rsidRDefault="00B76C54">
      <w:pPr>
        <w:spacing w:after="0" w:line="288" w:lineRule="auto"/>
        <w:rPr>
          <w:rFonts w:ascii="Roboto" w:eastAsia="Times New Roman" w:hAnsi="Roboto"/>
          <w:lang w:val="uz-Cyrl-UZ"/>
          <w:rPrChange w:id="8721" w:author="Nozimjon Ortiqov" w:date="2026-02-24T13:39:00Z" w16du:dateUtc="2026-02-24T08:39:00Z">
            <w:rPr>
              <w:rFonts w:ascii="Roboto" w:eastAsia="Times New Roman" w:hAnsi="Roboto"/>
              <w:sz w:val="24"/>
              <w:szCs w:val="24"/>
              <w:lang w:val="uz-Cyrl-UZ"/>
            </w:rPr>
          </w:rPrChange>
        </w:rPr>
        <w:pPrChange w:id="8722" w:author="Nozimjon Ortiqov" w:date="2026-02-24T13:40:00Z" w16du:dateUtc="2026-02-24T08:40:00Z">
          <w:pPr>
            <w:spacing w:before="240" w:after="240" w:line="288" w:lineRule="auto"/>
          </w:pPr>
        </w:pPrChange>
      </w:pPr>
      <w:r w:rsidRPr="001063BF">
        <w:rPr>
          <w:rFonts w:ascii="Roboto" w:eastAsia="Times New Roman" w:hAnsi="Roboto"/>
          <w:lang w:val="uz-Cyrl-UZ"/>
          <w:rPrChange w:id="8723" w:author="Nozimjon Ortiqov" w:date="2026-02-24T13:39:00Z" w16du:dateUtc="2026-02-24T08:39:00Z">
            <w:rPr>
              <w:rFonts w:ascii="Roboto" w:eastAsia="Times New Roman" w:hAnsi="Roboto"/>
              <w:sz w:val="24"/>
              <w:szCs w:val="24"/>
              <w:lang w:val="uz-Cyrl-UZ"/>
            </w:rPr>
          </w:rPrChange>
        </w:rPr>
        <w:t>O</w:t>
      </w:r>
      <w:r w:rsidRPr="001063BF" w:rsidDel="00E81DB7">
        <w:rPr>
          <w:rFonts w:ascii="Roboto" w:eastAsia="Times New Roman" w:hAnsi="Roboto" w:cs="Segoe UI Symbol"/>
          <w:lang w:val="uz-Cyrl-UZ"/>
          <w:rPrChange w:id="8724"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25" w:author="Nozimjon Ortiqov" w:date="2026-02-24T13:39:00Z" w16du:dateUtc="2026-02-24T08:39:00Z">
            <w:rPr>
              <w:rFonts w:ascii="Roboto" w:eastAsia="Times New Roman" w:hAnsi="Roboto"/>
              <w:sz w:val="24"/>
              <w:szCs w:val="24"/>
              <w:lang w:val="uz-Cyrl-UZ"/>
            </w:rPr>
          </w:rPrChange>
        </w:rPr>
        <w:t xml:space="preserve"> Онлайн</w:t>
      </w:r>
    </w:p>
    <w:p w14:paraId="79D01455" w14:textId="77777777" w:rsidR="00B76C54" w:rsidRPr="001063BF" w:rsidRDefault="00B76C54">
      <w:pPr>
        <w:spacing w:after="0" w:line="288" w:lineRule="auto"/>
        <w:rPr>
          <w:rFonts w:ascii="Roboto" w:eastAsia="Times New Roman" w:hAnsi="Roboto"/>
          <w:lang w:val="uz-Cyrl-UZ"/>
          <w:rPrChange w:id="8726" w:author="Nozimjon Ortiqov" w:date="2026-02-24T13:39:00Z" w16du:dateUtc="2026-02-24T08:39:00Z">
            <w:rPr>
              <w:rFonts w:ascii="Roboto" w:eastAsia="Times New Roman" w:hAnsi="Roboto"/>
              <w:sz w:val="24"/>
              <w:szCs w:val="24"/>
              <w:lang w:val="uz-Cyrl-UZ"/>
            </w:rPr>
          </w:rPrChange>
        </w:rPr>
        <w:pPrChange w:id="8727" w:author="Nozimjon Ortiqov" w:date="2026-02-24T13:40:00Z" w16du:dateUtc="2026-02-24T08:40:00Z">
          <w:pPr>
            <w:spacing w:before="240" w:after="240" w:line="288" w:lineRule="auto"/>
          </w:pPr>
        </w:pPrChange>
      </w:pPr>
      <w:r w:rsidRPr="001063BF">
        <w:rPr>
          <w:rFonts w:ascii="Roboto" w:eastAsia="Times New Roman" w:hAnsi="Roboto"/>
          <w:lang w:val="uz-Cyrl-UZ"/>
          <w:rPrChange w:id="8728" w:author="Nozimjon Ortiqov" w:date="2026-02-24T13:39:00Z" w16du:dateUtc="2026-02-24T08:39:00Z">
            <w:rPr>
              <w:rFonts w:ascii="Roboto" w:eastAsia="Times New Roman" w:hAnsi="Roboto"/>
              <w:sz w:val="24"/>
              <w:szCs w:val="24"/>
              <w:lang w:val="uz-Cyrl-UZ"/>
            </w:rPr>
          </w:rPrChange>
        </w:rPr>
        <w:t>O</w:t>
      </w:r>
      <w:r w:rsidRPr="001063BF" w:rsidDel="00E81DB7">
        <w:rPr>
          <w:rFonts w:ascii="Roboto" w:eastAsia="Times New Roman" w:hAnsi="Roboto" w:cs="Segoe UI Symbol"/>
          <w:lang w:val="uz-Cyrl-UZ"/>
          <w:rPrChange w:id="872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30" w:author="Nozimjon Ortiqov" w:date="2026-02-24T13:39:00Z" w16du:dateUtc="2026-02-24T08:39:00Z">
            <w:rPr>
              <w:rFonts w:ascii="Roboto" w:eastAsia="Times New Roman" w:hAnsi="Roboto"/>
              <w:sz w:val="24"/>
              <w:szCs w:val="24"/>
              <w:lang w:val="uz-Cyrl-UZ"/>
            </w:rPr>
          </w:rPrChange>
        </w:rPr>
        <w:t xml:space="preserve"> Офлайн (борган ҳолда)</w:t>
      </w:r>
    </w:p>
    <w:p w14:paraId="3EA8F398" w14:textId="77777777" w:rsidR="00B76C54" w:rsidRPr="001063BF" w:rsidRDefault="00B76C54">
      <w:pPr>
        <w:shd w:val="clear" w:color="auto" w:fill="EDEDED" w:themeFill="accent3" w:themeFillTint="33"/>
        <w:spacing w:after="0" w:line="288" w:lineRule="auto"/>
        <w:rPr>
          <w:rFonts w:ascii="Roboto" w:eastAsia="Times New Roman" w:hAnsi="Roboto"/>
          <w:lang w:val="uz-Cyrl-UZ"/>
          <w:rPrChange w:id="8731" w:author="Nozimjon Ortiqov" w:date="2026-02-24T13:39:00Z" w16du:dateUtc="2026-02-24T08:39:00Z">
            <w:rPr>
              <w:rFonts w:ascii="Roboto" w:eastAsia="Times New Roman" w:hAnsi="Roboto"/>
              <w:sz w:val="24"/>
              <w:szCs w:val="24"/>
              <w:lang w:val="uz-Cyrl-UZ"/>
            </w:rPr>
          </w:rPrChange>
        </w:rPr>
        <w:pPrChange w:id="8732"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33" w:author="Nozimjon Ortiqov" w:date="2026-02-24T13:39:00Z" w16du:dateUtc="2026-02-24T08:39:00Z">
            <w:rPr>
              <w:rFonts w:ascii="Roboto" w:eastAsia="Times New Roman" w:hAnsi="Roboto"/>
              <w:sz w:val="24"/>
              <w:szCs w:val="24"/>
              <w:lang w:val="uz-Cyrl-UZ"/>
            </w:rPr>
          </w:rPrChange>
        </w:rPr>
        <w:t>2.9. Қарз (кредит, насия) олишга қарор қилишингизга нима таъсир кўрсатди?</w:t>
      </w:r>
      <w:r w:rsidRPr="001063BF">
        <w:rPr>
          <w:rFonts w:ascii="Roboto" w:eastAsia="Times New Roman" w:hAnsi="Roboto"/>
          <w:i/>
          <w:iCs/>
          <w:lang w:val="uz-Cyrl-UZ"/>
          <w:rPrChange w:id="8734" w:author="Nozimjon Ortiqov" w:date="2026-02-24T13:39:00Z" w16du:dateUtc="2026-02-24T08:39:00Z">
            <w:rPr>
              <w:rFonts w:ascii="Roboto" w:eastAsia="Times New Roman" w:hAnsi="Roboto"/>
              <w:i/>
              <w:iCs/>
              <w:sz w:val="24"/>
              <w:szCs w:val="24"/>
              <w:lang w:val="uz-Cyrl-UZ"/>
            </w:rPr>
          </w:rPrChange>
        </w:rPr>
        <w:t xml:space="preserve"> (бир нечтасини танланг)</w:t>
      </w:r>
    </w:p>
    <w:p w14:paraId="7295EBA7" w14:textId="77777777" w:rsidR="00B76C54" w:rsidRPr="001063BF" w:rsidRDefault="00B76C54">
      <w:pPr>
        <w:spacing w:after="0" w:line="288" w:lineRule="auto"/>
        <w:rPr>
          <w:rFonts w:ascii="Roboto" w:eastAsia="Times New Roman" w:hAnsi="Roboto"/>
          <w:lang w:val="uz-Cyrl-UZ"/>
          <w:rPrChange w:id="8735" w:author="Nozimjon Ortiqov" w:date="2026-02-24T13:39:00Z" w16du:dateUtc="2026-02-24T08:39:00Z">
            <w:rPr>
              <w:rFonts w:ascii="Roboto" w:eastAsia="Times New Roman" w:hAnsi="Roboto"/>
              <w:sz w:val="24"/>
              <w:szCs w:val="24"/>
              <w:lang w:val="uz-Cyrl-UZ"/>
            </w:rPr>
          </w:rPrChange>
        </w:rPr>
        <w:pPrChange w:id="873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3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38" w:author="Nozimjon Ortiqov" w:date="2026-02-24T13:39:00Z" w16du:dateUtc="2026-02-24T08:39:00Z">
            <w:rPr>
              <w:rFonts w:ascii="Roboto" w:eastAsia="Times New Roman" w:hAnsi="Roboto"/>
              <w:sz w:val="24"/>
              <w:szCs w:val="24"/>
              <w:lang w:val="uz-Cyrl-UZ"/>
            </w:rPr>
          </w:rPrChange>
        </w:rPr>
        <w:t xml:space="preserve"> Келгусида даромадим ортишига ишонганман</w:t>
      </w:r>
    </w:p>
    <w:p w14:paraId="7C7E52E9" w14:textId="77777777" w:rsidR="00B76C54" w:rsidRPr="001063BF" w:rsidRDefault="00B76C54">
      <w:pPr>
        <w:spacing w:after="0" w:line="288" w:lineRule="auto"/>
        <w:rPr>
          <w:rFonts w:ascii="Roboto" w:eastAsia="Times New Roman" w:hAnsi="Roboto"/>
          <w:i/>
          <w:iCs/>
          <w:lang w:val="uz-Cyrl-UZ"/>
          <w:rPrChange w:id="8739" w:author="Nozimjon Ortiqov" w:date="2026-02-24T13:39:00Z" w16du:dateUtc="2026-02-24T08:39:00Z">
            <w:rPr>
              <w:rFonts w:ascii="Roboto" w:eastAsia="Times New Roman" w:hAnsi="Roboto"/>
              <w:i/>
              <w:iCs/>
              <w:sz w:val="24"/>
              <w:szCs w:val="24"/>
              <w:lang w:val="uz-Cyrl-UZ"/>
            </w:rPr>
          </w:rPrChange>
        </w:rPr>
        <w:pPrChange w:id="874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4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42" w:author="Nozimjon Ortiqov" w:date="2026-02-24T13:39:00Z" w16du:dateUtc="2026-02-24T08:39:00Z">
            <w:rPr>
              <w:rFonts w:ascii="Roboto" w:eastAsia="Times New Roman" w:hAnsi="Roboto"/>
              <w:sz w:val="24"/>
              <w:szCs w:val="24"/>
              <w:lang w:val="uz-Cyrl-UZ"/>
            </w:rPr>
          </w:rPrChange>
        </w:rPr>
        <w:t xml:space="preserve"> Инфляциядан хавотир</w:t>
      </w:r>
      <w:r w:rsidRPr="001063BF">
        <w:rPr>
          <w:rFonts w:ascii="Roboto" w:eastAsia="Times New Roman" w:hAnsi="Roboto"/>
          <w:i/>
          <w:iCs/>
          <w:lang w:val="uz-Cyrl-UZ"/>
          <w:rPrChange w:id="8743" w:author="Nozimjon Ortiqov" w:date="2026-02-24T13:39:00Z" w16du:dateUtc="2026-02-24T08:39:00Z">
            <w:rPr>
              <w:rFonts w:ascii="Roboto" w:eastAsia="Times New Roman" w:hAnsi="Roboto"/>
              <w:i/>
              <w:iCs/>
              <w:sz w:val="24"/>
              <w:szCs w:val="24"/>
              <w:lang w:val="uz-Cyrl-UZ"/>
            </w:rPr>
          </w:rPrChange>
        </w:rPr>
        <w:t xml:space="preserve"> (келгусида маҳсулотнинг нархи ошиши хавфи)</w:t>
      </w:r>
    </w:p>
    <w:p w14:paraId="153FAE68" w14:textId="77777777" w:rsidR="00B76C54" w:rsidRPr="001063BF" w:rsidRDefault="00B76C54">
      <w:pPr>
        <w:spacing w:after="0" w:line="288" w:lineRule="auto"/>
        <w:rPr>
          <w:rFonts w:ascii="Roboto" w:eastAsia="Times New Roman" w:hAnsi="Roboto"/>
          <w:lang w:val="uz-Cyrl-UZ"/>
          <w:rPrChange w:id="8744" w:author="Nozimjon Ortiqov" w:date="2026-02-24T13:39:00Z" w16du:dateUtc="2026-02-24T08:39:00Z">
            <w:rPr>
              <w:rFonts w:ascii="Roboto" w:eastAsia="Times New Roman" w:hAnsi="Roboto"/>
              <w:sz w:val="24"/>
              <w:szCs w:val="24"/>
              <w:lang w:val="uz-Cyrl-UZ"/>
            </w:rPr>
          </w:rPrChange>
        </w:rPr>
        <w:pPrChange w:id="874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4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47" w:author="Nozimjon Ortiqov" w:date="2026-02-24T13:39:00Z" w16du:dateUtc="2026-02-24T08:39:00Z">
            <w:rPr>
              <w:rFonts w:ascii="Roboto" w:eastAsia="Times New Roman" w:hAnsi="Roboto"/>
              <w:sz w:val="24"/>
              <w:szCs w:val="24"/>
              <w:lang w:val="uz-Cyrl-UZ"/>
            </w:rPr>
          </w:rPrChange>
        </w:rPr>
        <w:t xml:space="preserve"> Танишлар тавсиясига кўра</w:t>
      </w:r>
    </w:p>
    <w:p w14:paraId="471285B3" w14:textId="77777777" w:rsidR="00B76C54" w:rsidRPr="001063BF" w:rsidRDefault="00B76C54">
      <w:pPr>
        <w:spacing w:after="0" w:line="288" w:lineRule="auto"/>
        <w:rPr>
          <w:rFonts w:ascii="Roboto" w:eastAsia="Times New Roman" w:hAnsi="Roboto"/>
          <w:lang w:val="uz-Cyrl-UZ"/>
          <w:rPrChange w:id="8748" w:author="Nozimjon Ortiqov" w:date="2026-02-24T13:39:00Z" w16du:dateUtc="2026-02-24T08:39:00Z">
            <w:rPr>
              <w:rFonts w:ascii="Roboto" w:eastAsia="Times New Roman" w:hAnsi="Roboto"/>
              <w:sz w:val="24"/>
              <w:szCs w:val="24"/>
              <w:lang w:val="uz-Cyrl-UZ"/>
            </w:rPr>
          </w:rPrChange>
        </w:rPr>
        <w:pPrChange w:id="874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5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51" w:author="Nozimjon Ortiqov" w:date="2026-02-24T13:39:00Z" w16du:dateUtc="2026-02-24T08:39:00Z">
            <w:rPr>
              <w:rFonts w:ascii="Roboto" w:eastAsia="Times New Roman" w:hAnsi="Roboto"/>
              <w:sz w:val="24"/>
              <w:szCs w:val="24"/>
              <w:lang w:val="uz-Cyrl-UZ"/>
            </w:rPr>
          </w:rPrChange>
        </w:rPr>
        <w:t xml:space="preserve"> Ҳокимият ва давлат ташкилотлари томонидан тавсия этилган</w:t>
      </w:r>
    </w:p>
    <w:p w14:paraId="2CA00D87" w14:textId="77777777" w:rsidR="00B76C54" w:rsidRPr="001063BF" w:rsidRDefault="00B76C54">
      <w:pPr>
        <w:spacing w:after="0" w:line="288" w:lineRule="auto"/>
        <w:rPr>
          <w:rFonts w:ascii="Roboto" w:eastAsia="Times New Roman" w:hAnsi="Roboto"/>
          <w:lang w:val="uz-Cyrl-UZ"/>
          <w:rPrChange w:id="8752" w:author="Nozimjon Ortiqov" w:date="2026-02-24T13:39:00Z" w16du:dateUtc="2026-02-24T08:39:00Z">
            <w:rPr>
              <w:rFonts w:ascii="Roboto" w:eastAsia="Times New Roman" w:hAnsi="Roboto"/>
              <w:sz w:val="24"/>
              <w:szCs w:val="24"/>
              <w:lang w:val="uz-Cyrl-UZ"/>
            </w:rPr>
          </w:rPrChange>
        </w:rPr>
        <w:pPrChange w:id="875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5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55" w:author="Nozimjon Ortiqov" w:date="2026-02-24T13:39:00Z" w16du:dateUtc="2026-02-24T08:39:00Z">
            <w:rPr>
              <w:rFonts w:ascii="Roboto" w:eastAsia="Times New Roman" w:hAnsi="Roboto"/>
              <w:sz w:val="24"/>
              <w:szCs w:val="24"/>
              <w:lang w:val="uz-Cyrl-UZ"/>
            </w:rPr>
          </w:rPrChange>
        </w:rPr>
        <w:t xml:space="preserve"> Алданиб қолиб олганман</w:t>
      </w:r>
    </w:p>
    <w:p w14:paraId="1333C44B" w14:textId="77777777" w:rsidR="00B76C54" w:rsidRPr="001063BF" w:rsidRDefault="00B76C54">
      <w:pPr>
        <w:spacing w:after="0" w:line="288" w:lineRule="auto"/>
        <w:rPr>
          <w:rFonts w:ascii="Roboto" w:eastAsia="Times New Roman" w:hAnsi="Roboto"/>
          <w:lang w:val="uz-Cyrl-UZ"/>
          <w:rPrChange w:id="8756" w:author="Nozimjon Ortiqov" w:date="2026-02-24T13:39:00Z" w16du:dateUtc="2026-02-24T08:39:00Z">
            <w:rPr>
              <w:rFonts w:ascii="Roboto" w:eastAsia="Times New Roman" w:hAnsi="Roboto"/>
              <w:sz w:val="24"/>
              <w:szCs w:val="24"/>
              <w:lang w:val="uz-Cyrl-UZ"/>
            </w:rPr>
          </w:rPrChange>
        </w:rPr>
        <w:pPrChange w:id="875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5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59" w:author="Nozimjon Ortiqov" w:date="2026-02-24T13:39:00Z" w16du:dateUtc="2026-02-24T08:39:00Z">
            <w:rPr>
              <w:rFonts w:ascii="Roboto" w:eastAsia="Times New Roman" w:hAnsi="Roboto"/>
              <w:sz w:val="24"/>
              <w:szCs w:val="24"/>
              <w:lang w:val="uz-Cyrl-UZ"/>
            </w:rPr>
          </w:rPrChange>
        </w:rPr>
        <w:t xml:space="preserve"> Кредит тарихим яхшиланади деб ўйладим</w:t>
      </w:r>
    </w:p>
    <w:p w14:paraId="43FE3954" w14:textId="77777777" w:rsidR="00B76C54" w:rsidRPr="001063BF" w:rsidRDefault="00B76C54">
      <w:pPr>
        <w:spacing w:after="0" w:line="288" w:lineRule="auto"/>
        <w:rPr>
          <w:rFonts w:ascii="Roboto" w:eastAsia="Times New Roman" w:hAnsi="Roboto"/>
          <w:lang w:val="uz-Cyrl-UZ"/>
          <w:rPrChange w:id="8760" w:author="Nozimjon Ortiqov" w:date="2026-02-24T13:39:00Z" w16du:dateUtc="2026-02-24T08:39:00Z">
            <w:rPr>
              <w:rFonts w:ascii="Roboto" w:eastAsia="Times New Roman" w:hAnsi="Roboto"/>
              <w:sz w:val="24"/>
              <w:szCs w:val="24"/>
              <w:lang w:val="uz-Cyrl-UZ"/>
            </w:rPr>
          </w:rPrChange>
        </w:rPr>
        <w:pPrChange w:id="876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6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63" w:author="Nozimjon Ortiqov" w:date="2026-02-24T13:39:00Z" w16du:dateUtc="2026-02-24T08:39:00Z">
            <w:rPr>
              <w:rFonts w:ascii="Roboto" w:eastAsia="Times New Roman" w:hAnsi="Roboto"/>
              <w:sz w:val="24"/>
              <w:szCs w:val="24"/>
              <w:lang w:val="uz-Cyrl-UZ"/>
            </w:rPr>
          </w:rPrChange>
        </w:rPr>
        <w:t xml:space="preserve"> Бошқа: ___________</w:t>
      </w:r>
    </w:p>
    <w:p w14:paraId="0AEA1B51" w14:textId="77777777" w:rsidR="00B76C54" w:rsidRPr="001063BF" w:rsidRDefault="00B76C54">
      <w:pPr>
        <w:pBdr>
          <w:top w:val="nil"/>
          <w:left w:val="nil"/>
          <w:bottom w:val="nil"/>
          <w:right w:val="nil"/>
          <w:between w:val="nil"/>
        </w:pBdr>
        <w:spacing w:after="0" w:line="288" w:lineRule="auto"/>
        <w:rPr>
          <w:rFonts w:ascii="Roboto" w:eastAsia="Times New Roman" w:hAnsi="Roboto"/>
          <w:b/>
          <w:color w:val="0070C0"/>
          <w:lang w:val="uz-Cyrl-UZ"/>
          <w:rPrChange w:id="8764" w:author="Nozimjon Ortiqov" w:date="2026-02-24T13:39:00Z" w16du:dateUtc="2026-02-24T08:39:00Z">
            <w:rPr>
              <w:rFonts w:ascii="Roboto" w:eastAsia="Times New Roman" w:hAnsi="Roboto"/>
              <w:b/>
              <w:color w:val="0070C0"/>
              <w:sz w:val="32"/>
              <w:szCs w:val="32"/>
              <w:lang w:val="uz-Cyrl-UZ"/>
            </w:rPr>
          </w:rPrChange>
        </w:rPr>
        <w:pPrChange w:id="8765" w:author="Nozimjon Ortiqov" w:date="2026-02-24T13:40:00Z" w16du:dateUtc="2026-02-24T08:40:00Z">
          <w:pPr>
            <w:pBdr>
              <w:top w:val="nil"/>
              <w:left w:val="nil"/>
              <w:bottom w:val="nil"/>
              <w:right w:val="nil"/>
              <w:between w:val="nil"/>
            </w:pBdr>
            <w:spacing w:before="240" w:after="100" w:afterAutospacing="1" w:line="288" w:lineRule="auto"/>
          </w:pPr>
        </w:pPrChange>
      </w:pPr>
      <w:r w:rsidRPr="001063BF">
        <w:rPr>
          <w:rFonts w:ascii="Roboto" w:eastAsia="Times New Roman" w:hAnsi="Roboto"/>
          <w:b/>
          <w:color w:val="0070C0"/>
          <w:lang w:val="uz-Cyrl-UZ"/>
          <w:rPrChange w:id="8766" w:author="Nozimjon Ortiqov" w:date="2026-02-24T13:39:00Z" w16du:dateUtc="2026-02-24T08:39:00Z">
            <w:rPr>
              <w:rFonts w:ascii="Roboto" w:eastAsia="Times New Roman" w:hAnsi="Roboto"/>
              <w:b/>
              <w:color w:val="0070C0"/>
              <w:sz w:val="32"/>
              <w:szCs w:val="32"/>
              <w:lang w:val="uz-Cyrl-UZ"/>
            </w:rPr>
          </w:rPrChange>
        </w:rPr>
        <w:t>3. Қарзни тўлаш одатлари ва муносабат</w:t>
      </w:r>
    </w:p>
    <w:p w14:paraId="5226B70F"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767" w:author="Nozimjon Ortiqov" w:date="2026-02-24T13:39:00Z" w16du:dateUtc="2026-02-24T08:39:00Z">
            <w:rPr>
              <w:rFonts w:ascii="Roboto" w:eastAsia="Times New Roman" w:hAnsi="Roboto"/>
              <w:b/>
              <w:bCs/>
              <w:sz w:val="24"/>
              <w:szCs w:val="24"/>
              <w:lang w:val="uz-Cyrl-UZ"/>
            </w:rPr>
          </w:rPrChange>
        </w:rPr>
        <w:pPrChange w:id="8768"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769" w:author="Nozimjon Ortiqov" w:date="2026-02-24T13:39:00Z" w16du:dateUtc="2026-02-24T08:39:00Z">
            <w:rPr>
              <w:rFonts w:ascii="Roboto" w:eastAsia="Times New Roman" w:hAnsi="Roboto"/>
              <w:b/>
              <w:bCs/>
              <w:sz w:val="24"/>
              <w:szCs w:val="24"/>
              <w:lang w:val="uz-Cyrl-UZ"/>
            </w:rPr>
          </w:rPrChange>
        </w:rPr>
        <w:t>3.1. Атрофингиздаги одамлар қарз (кредит, насия)ларини ўз вақтида тўлаяпти деб ўйлайсизми?</w:t>
      </w:r>
    </w:p>
    <w:p w14:paraId="3249A2FA" w14:textId="77777777" w:rsidR="00B76C54" w:rsidRPr="001063BF" w:rsidRDefault="00B76C54">
      <w:pPr>
        <w:spacing w:after="0" w:line="288" w:lineRule="auto"/>
        <w:rPr>
          <w:rFonts w:ascii="Roboto" w:eastAsia="Times New Roman" w:hAnsi="Roboto"/>
          <w:lang w:val="uz-Cyrl-UZ"/>
          <w:rPrChange w:id="8770" w:author="Nozimjon Ortiqov" w:date="2026-02-24T13:39:00Z" w16du:dateUtc="2026-02-24T08:39:00Z">
            <w:rPr>
              <w:rFonts w:ascii="Roboto" w:eastAsia="Times New Roman" w:hAnsi="Roboto"/>
              <w:sz w:val="24"/>
              <w:szCs w:val="24"/>
              <w:lang w:val="uz-Cyrl-UZ"/>
            </w:rPr>
          </w:rPrChange>
        </w:rPr>
        <w:pPrChange w:id="877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772" w:author="Nozimjon Ortiqov" w:date="2026-02-24T13:39:00Z" w16du:dateUtc="2026-02-24T08:39:00Z">
            <w:rPr>
              <w:rFonts w:ascii="Roboto" w:eastAsia="Times New Roman" w:hAnsi="Roboto"/>
              <w:sz w:val="24"/>
              <w:szCs w:val="24"/>
              <w:lang w:val="uz-Cyrl-UZ"/>
            </w:rPr>
          </w:rPrChange>
        </w:rPr>
        <w:t xml:space="preserve">O Вақтида тўлашяпти </w:t>
      </w:r>
    </w:p>
    <w:p w14:paraId="4DFE1335" w14:textId="77777777" w:rsidR="00B76C54" w:rsidRPr="001063BF" w:rsidRDefault="00B76C54">
      <w:pPr>
        <w:spacing w:after="0" w:line="288" w:lineRule="auto"/>
        <w:rPr>
          <w:rFonts w:ascii="Roboto" w:eastAsia="Times New Roman" w:hAnsi="Roboto"/>
          <w:lang w:val="uz-Cyrl-UZ"/>
          <w:rPrChange w:id="8773" w:author="Nozimjon Ortiqov" w:date="2026-02-24T13:39:00Z" w16du:dateUtc="2026-02-24T08:39:00Z">
            <w:rPr>
              <w:rFonts w:ascii="Roboto" w:eastAsia="Times New Roman" w:hAnsi="Roboto"/>
              <w:sz w:val="24"/>
              <w:szCs w:val="24"/>
              <w:lang w:val="uz-Cyrl-UZ"/>
            </w:rPr>
          </w:rPrChange>
        </w:rPr>
        <w:pPrChange w:id="8774"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775" w:author="Nozimjon Ortiqov" w:date="2026-02-24T13:39:00Z" w16du:dateUtc="2026-02-24T08:39:00Z">
            <w:rPr>
              <w:rFonts w:ascii="Roboto" w:eastAsia="Times New Roman" w:hAnsi="Roboto"/>
              <w:sz w:val="24"/>
              <w:szCs w:val="24"/>
              <w:lang w:val="uz-Cyrl-UZ"/>
            </w:rPr>
          </w:rPrChange>
        </w:rPr>
        <w:t>O Озгина кечикиш ҳолатлари бор</w:t>
      </w:r>
    </w:p>
    <w:p w14:paraId="2733AF8C" w14:textId="77777777" w:rsidR="00B76C54" w:rsidRPr="001063BF" w:rsidRDefault="00B76C54">
      <w:pPr>
        <w:spacing w:after="0" w:line="288" w:lineRule="auto"/>
        <w:rPr>
          <w:rFonts w:ascii="Roboto" w:eastAsia="Times New Roman" w:hAnsi="Roboto"/>
          <w:lang w:val="uz-Cyrl-UZ"/>
          <w:rPrChange w:id="8776" w:author="Nozimjon Ortiqov" w:date="2026-02-24T13:39:00Z" w16du:dateUtc="2026-02-24T08:39:00Z">
            <w:rPr>
              <w:rFonts w:ascii="Roboto" w:eastAsia="Times New Roman" w:hAnsi="Roboto"/>
              <w:sz w:val="24"/>
              <w:szCs w:val="24"/>
              <w:lang w:val="uz-Cyrl-UZ"/>
            </w:rPr>
          </w:rPrChange>
        </w:rPr>
        <w:pPrChange w:id="877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778" w:author="Nozimjon Ortiqov" w:date="2026-02-24T13:39:00Z" w16du:dateUtc="2026-02-24T08:39:00Z">
            <w:rPr>
              <w:rFonts w:ascii="Roboto" w:eastAsia="Times New Roman" w:hAnsi="Roboto"/>
              <w:sz w:val="24"/>
              <w:szCs w:val="24"/>
              <w:lang w:val="uz-Cyrl-UZ"/>
            </w:rPr>
          </w:rPrChange>
        </w:rPr>
        <w:t>O Вақтида тўлашда жиддий муаммолар мавжуд</w:t>
      </w:r>
    </w:p>
    <w:p w14:paraId="04E258CB"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779" w:author="Nozimjon Ortiqov" w:date="2026-02-24T13:39:00Z" w16du:dateUtc="2026-02-24T08:39:00Z">
            <w:rPr>
              <w:rFonts w:ascii="Roboto" w:eastAsia="Times New Roman" w:hAnsi="Roboto"/>
              <w:b/>
              <w:bCs/>
              <w:sz w:val="24"/>
              <w:szCs w:val="24"/>
              <w:lang w:val="uz-Cyrl-UZ"/>
            </w:rPr>
          </w:rPrChange>
        </w:rPr>
        <w:pPrChange w:id="8780"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781" w:author="Nozimjon Ortiqov" w:date="2026-02-24T13:39:00Z" w16du:dateUtc="2026-02-24T08:39:00Z">
            <w:rPr>
              <w:rFonts w:ascii="Roboto" w:eastAsia="Times New Roman" w:hAnsi="Roboto"/>
              <w:b/>
              <w:bCs/>
              <w:sz w:val="24"/>
              <w:szCs w:val="24"/>
              <w:lang w:val="uz-Cyrl-UZ"/>
            </w:rPr>
          </w:rPrChange>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1063BF" w:rsidRDefault="00B76C54">
      <w:pPr>
        <w:spacing w:after="0" w:line="288" w:lineRule="auto"/>
        <w:rPr>
          <w:rFonts w:ascii="Roboto" w:eastAsia="Times New Roman" w:hAnsi="Roboto"/>
          <w:lang w:val="uz-Cyrl-UZ"/>
          <w:rPrChange w:id="8782" w:author="Nozimjon Ortiqov" w:date="2026-02-24T13:39:00Z" w16du:dateUtc="2026-02-24T08:39:00Z">
            <w:rPr>
              <w:rFonts w:ascii="Roboto" w:eastAsia="Times New Roman" w:hAnsi="Roboto"/>
              <w:sz w:val="24"/>
              <w:szCs w:val="24"/>
              <w:lang w:val="uz-Cyrl-UZ"/>
            </w:rPr>
          </w:rPrChange>
        </w:rPr>
        <w:pPrChange w:id="878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85" w:author="Nozimjon Ortiqov" w:date="2026-02-24T13:39:00Z" w16du:dateUtc="2026-02-24T08:39:00Z">
            <w:rPr>
              <w:rFonts w:ascii="Roboto" w:eastAsia="Times New Roman" w:hAnsi="Roboto"/>
              <w:sz w:val="24"/>
              <w:szCs w:val="24"/>
              <w:lang w:val="uz-Cyrl-UZ"/>
            </w:rPr>
          </w:rPrChange>
        </w:rPr>
        <w:t xml:space="preserve"> Иш жойида ойликни кечиктирилиши</w:t>
      </w:r>
    </w:p>
    <w:p w14:paraId="76F7CF2C" w14:textId="77777777" w:rsidR="00B76C54" w:rsidRPr="001063BF" w:rsidRDefault="00B76C54">
      <w:pPr>
        <w:spacing w:after="0" w:line="288" w:lineRule="auto"/>
        <w:rPr>
          <w:rFonts w:ascii="Roboto" w:eastAsia="Times New Roman" w:hAnsi="Roboto"/>
          <w:lang w:val="uz-Cyrl-UZ"/>
          <w:rPrChange w:id="8786" w:author="Nozimjon Ortiqov" w:date="2026-02-24T13:39:00Z" w16du:dateUtc="2026-02-24T08:39:00Z">
            <w:rPr>
              <w:rFonts w:ascii="Roboto" w:eastAsia="Times New Roman" w:hAnsi="Roboto"/>
              <w:sz w:val="24"/>
              <w:szCs w:val="24"/>
              <w:lang w:val="uz-Cyrl-UZ"/>
            </w:rPr>
          </w:rPrChange>
        </w:rPr>
        <w:pPrChange w:id="878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8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89" w:author="Nozimjon Ortiqov" w:date="2026-02-24T13:39:00Z" w16du:dateUtc="2026-02-24T08:39:00Z">
            <w:rPr>
              <w:rFonts w:ascii="Roboto" w:eastAsia="Times New Roman" w:hAnsi="Roboto"/>
              <w:sz w:val="24"/>
              <w:szCs w:val="24"/>
              <w:lang w:val="uz-Cyrl-UZ"/>
            </w:rPr>
          </w:rPrChange>
        </w:rPr>
        <w:t xml:space="preserve"> Кредит танишлар томонидан мени номимга олинган бўлиб тўланмаса, мен тўлашим шарт эмас</w:t>
      </w:r>
    </w:p>
    <w:p w14:paraId="1BD3C1C0" w14:textId="77777777" w:rsidR="00B76C54" w:rsidRPr="001063BF" w:rsidRDefault="00B76C54">
      <w:pPr>
        <w:spacing w:after="0" w:line="288" w:lineRule="auto"/>
        <w:rPr>
          <w:rFonts w:ascii="Roboto" w:eastAsia="Times New Roman" w:hAnsi="Roboto"/>
          <w:lang w:val="uz-Cyrl-UZ"/>
          <w:rPrChange w:id="8790" w:author="Nozimjon Ortiqov" w:date="2026-02-24T13:39:00Z" w16du:dateUtc="2026-02-24T08:39:00Z">
            <w:rPr>
              <w:rFonts w:ascii="Roboto" w:eastAsia="Times New Roman" w:hAnsi="Roboto"/>
              <w:sz w:val="24"/>
              <w:szCs w:val="24"/>
              <w:lang w:val="uz-Cyrl-UZ"/>
            </w:rPr>
          </w:rPrChange>
        </w:rPr>
        <w:pPrChange w:id="879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9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79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94" w:author="Nozimjon Ortiqov" w:date="2026-02-24T13:39:00Z" w16du:dateUtc="2026-02-24T08:39:00Z">
            <w:rPr>
              <w:rFonts w:ascii="Roboto" w:eastAsia="Times New Roman" w:hAnsi="Roboto"/>
              <w:sz w:val="24"/>
              <w:szCs w:val="24"/>
              <w:lang w:val="uz-Cyrl-UZ"/>
            </w:rPr>
          </w:rPrChange>
        </w:rPr>
        <w:t>Фирибгарлар томонидан номимга кредит расмийлаштирилган бўлса</w:t>
      </w:r>
    </w:p>
    <w:p w14:paraId="25BC927B" w14:textId="77777777" w:rsidR="00B76C54" w:rsidRPr="001063BF" w:rsidRDefault="00B76C54">
      <w:pPr>
        <w:spacing w:after="0" w:line="288" w:lineRule="auto"/>
        <w:rPr>
          <w:rFonts w:ascii="Roboto" w:eastAsia="Times New Roman" w:hAnsi="Roboto"/>
          <w:lang w:val="uz-Cyrl-UZ"/>
          <w:rPrChange w:id="8795" w:author="Nozimjon Ortiqov" w:date="2026-02-24T13:39:00Z" w16du:dateUtc="2026-02-24T08:39:00Z">
            <w:rPr>
              <w:rFonts w:ascii="Roboto" w:eastAsia="Times New Roman" w:hAnsi="Roboto"/>
              <w:sz w:val="24"/>
              <w:szCs w:val="24"/>
              <w:lang w:val="uz-Cyrl-UZ"/>
            </w:rPr>
          </w:rPrChange>
        </w:rPr>
        <w:pPrChange w:id="879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9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98" w:author="Nozimjon Ortiqov" w:date="2026-02-24T13:39:00Z" w16du:dateUtc="2026-02-24T08:39:00Z">
            <w:rPr>
              <w:rFonts w:ascii="Roboto" w:eastAsia="Times New Roman" w:hAnsi="Roboto"/>
              <w:sz w:val="24"/>
              <w:szCs w:val="24"/>
              <w:lang w:val="uz-Cyrl-UZ"/>
            </w:rPr>
          </w:rPrChange>
        </w:rPr>
        <w:t xml:space="preserve"> Даромад йўқолиши (Ишдан бўшаш, бизнес юрмай қолиши в.б.)</w:t>
      </w:r>
    </w:p>
    <w:p w14:paraId="4E4C4735" w14:textId="77777777" w:rsidR="00B76C54" w:rsidRPr="001063BF" w:rsidRDefault="00B76C54">
      <w:pPr>
        <w:spacing w:after="0" w:line="288" w:lineRule="auto"/>
        <w:rPr>
          <w:rFonts w:ascii="Roboto" w:eastAsia="Times New Roman" w:hAnsi="Roboto"/>
          <w:lang w:val="uz-Cyrl-UZ"/>
          <w:rPrChange w:id="8799" w:author="Nozimjon Ortiqov" w:date="2026-02-24T13:39:00Z" w16du:dateUtc="2026-02-24T08:39:00Z">
            <w:rPr>
              <w:rFonts w:ascii="Roboto" w:eastAsia="Times New Roman" w:hAnsi="Roboto"/>
              <w:sz w:val="24"/>
              <w:szCs w:val="24"/>
              <w:lang w:val="uz-Cyrl-UZ"/>
            </w:rPr>
          </w:rPrChange>
        </w:rPr>
        <w:pPrChange w:id="880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0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02" w:author="Nozimjon Ortiqov" w:date="2026-02-24T13:39:00Z" w16du:dateUtc="2026-02-24T08:39:00Z">
            <w:rPr>
              <w:rFonts w:ascii="Roboto" w:eastAsia="Times New Roman" w:hAnsi="Roboto"/>
              <w:sz w:val="24"/>
              <w:szCs w:val="24"/>
              <w:lang w:val="uz-Cyrl-UZ"/>
            </w:rPr>
          </w:rPrChange>
        </w:rPr>
        <w:t xml:space="preserve"> Кутилмаган бошқа харажатлар</w:t>
      </w:r>
    </w:p>
    <w:p w14:paraId="5F54A3E1" w14:textId="77777777" w:rsidR="00B76C54" w:rsidRPr="001063BF" w:rsidRDefault="00B76C54">
      <w:pPr>
        <w:spacing w:after="0" w:line="288" w:lineRule="auto"/>
        <w:rPr>
          <w:rFonts w:ascii="Roboto" w:eastAsia="Times New Roman" w:hAnsi="Roboto"/>
          <w:lang w:val="uz-Cyrl-UZ"/>
          <w:rPrChange w:id="8803" w:author="Nozimjon Ortiqov" w:date="2026-02-24T13:39:00Z" w16du:dateUtc="2026-02-24T08:39:00Z">
            <w:rPr>
              <w:rFonts w:ascii="Roboto" w:eastAsia="Times New Roman" w:hAnsi="Roboto"/>
              <w:sz w:val="24"/>
              <w:szCs w:val="24"/>
              <w:lang w:val="uz-Cyrl-UZ"/>
            </w:rPr>
          </w:rPrChange>
        </w:rPr>
        <w:pPrChange w:id="880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0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06" w:author="Nozimjon Ortiqov" w:date="2026-02-24T13:39:00Z" w16du:dateUtc="2026-02-24T08:39:00Z">
            <w:rPr>
              <w:rFonts w:ascii="Roboto" w:eastAsia="Times New Roman" w:hAnsi="Roboto"/>
              <w:sz w:val="24"/>
              <w:szCs w:val="24"/>
              <w:lang w:val="uz-Cyrl-UZ"/>
            </w:rPr>
          </w:rPrChange>
        </w:rPr>
        <w:t xml:space="preserve"> Бошқа қарзлар туфайли</w:t>
      </w:r>
    </w:p>
    <w:p w14:paraId="4D1FD098" w14:textId="77777777" w:rsidR="00B76C54" w:rsidRPr="001063BF" w:rsidRDefault="00B76C54">
      <w:pPr>
        <w:spacing w:after="0" w:line="288" w:lineRule="auto"/>
        <w:rPr>
          <w:rFonts w:ascii="Roboto" w:eastAsia="Times New Roman" w:hAnsi="Roboto"/>
          <w:lang w:val="uz-Cyrl-UZ"/>
          <w:rPrChange w:id="8807" w:author="Nozimjon Ortiqov" w:date="2026-02-24T13:39:00Z" w16du:dateUtc="2026-02-24T08:39:00Z">
            <w:rPr>
              <w:rFonts w:ascii="Roboto" w:eastAsia="Times New Roman" w:hAnsi="Roboto"/>
              <w:sz w:val="24"/>
              <w:szCs w:val="24"/>
              <w:lang w:val="uz-Cyrl-UZ"/>
            </w:rPr>
          </w:rPrChange>
        </w:rPr>
        <w:pPrChange w:id="880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0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0" w:author="Nozimjon Ortiqov" w:date="2026-02-24T13:39:00Z" w16du:dateUtc="2026-02-24T08:39:00Z">
            <w:rPr>
              <w:rFonts w:ascii="Roboto" w:eastAsia="Times New Roman" w:hAnsi="Roboto"/>
              <w:sz w:val="24"/>
              <w:szCs w:val="24"/>
              <w:lang w:val="uz-Cyrl-UZ"/>
            </w:rPr>
          </w:rPrChange>
        </w:rPr>
        <w:t xml:space="preserve"> Эсдан чиқиб қолиши</w:t>
      </w:r>
    </w:p>
    <w:p w14:paraId="58923999" w14:textId="77777777" w:rsidR="00B76C54" w:rsidRPr="001063BF" w:rsidRDefault="00B76C54">
      <w:pPr>
        <w:spacing w:after="0" w:line="288" w:lineRule="auto"/>
        <w:rPr>
          <w:rFonts w:ascii="Roboto" w:eastAsia="Times New Roman" w:hAnsi="Roboto"/>
          <w:lang w:val="uz-Cyrl-UZ"/>
          <w:rPrChange w:id="8811" w:author="Nozimjon Ortiqov" w:date="2026-02-24T13:39:00Z" w16du:dateUtc="2026-02-24T08:39:00Z">
            <w:rPr>
              <w:rFonts w:ascii="Roboto" w:eastAsia="Times New Roman" w:hAnsi="Roboto"/>
              <w:sz w:val="24"/>
              <w:szCs w:val="24"/>
              <w:lang w:val="uz-Cyrl-UZ"/>
            </w:rPr>
          </w:rPrChange>
        </w:rPr>
        <w:pPrChange w:id="881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1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4" w:author="Nozimjon Ortiqov" w:date="2026-02-24T13:39:00Z" w16du:dateUtc="2026-02-24T08:39:00Z">
            <w:rPr>
              <w:rFonts w:ascii="Roboto" w:eastAsia="Times New Roman" w:hAnsi="Roboto"/>
              <w:sz w:val="24"/>
              <w:szCs w:val="24"/>
              <w:lang w:val="uz-Cyrl-UZ"/>
            </w:rPr>
          </w:rPrChange>
        </w:rPr>
        <w:t xml:space="preserve"> Бир марта кечиктириш аҳамиятсиз деб ўйлагандим</w:t>
      </w:r>
    </w:p>
    <w:p w14:paraId="7CB88F60" w14:textId="77777777" w:rsidR="00B76C54" w:rsidRPr="001063BF" w:rsidRDefault="00B76C54">
      <w:pPr>
        <w:spacing w:after="0" w:line="288" w:lineRule="auto"/>
        <w:rPr>
          <w:rFonts w:ascii="Roboto" w:eastAsia="Times New Roman" w:hAnsi="Roboto"/>
          <w:lang w:val="uz-Cyrl-UZ"/>
          <w:rPrChange w:id="8815" w:author="Nozimjon Ortiqov" w:date="2026-02-24T13:39:00Z" w16du:dateUtc="2026-02-24T08:39:00Z">
            <w:rPr>
              <w:rFonts w:ascii="Roboto" w:eastAsia="Times New Roman" w:hAnsi="Roboto"/>
              <w:sz w:val="24"/>
              <w:szCs w:val="24"/>
              <w:lang w:val="uz-Cyrl-UZ"/>
            </w:rPr>
          </w:rPrChange>
        </w:rPr>
        <w:pPrChange w:id="881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1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8" w:author="Nozimjon Ortiqov" w:date="2026-02-24T13:39:00Z" w16du:dateUtc="2026-02-24T08:39:00Z">
            <w:rPr>
              <w:rFonts w:ascii="Roboto" w:eastAsia="Times New Roman" w:hAnsi="Roboto"/>
              <w:sz w:val="24"/>
              <w:szCs w:val="24"/>
              <w:lang w:val="uz-Cyrl-UZ"/>
            </w:rPr>
          </w:rPrChange>
        </w:rPr>
        <w:t xml:space="preserve"> Бошқа: ___________</w:t>
      </w:r>
    </w:p>
    <w:p w14:paraId="4F614C30"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819" w:author="Nozimjon Ortiqov" w:date="2026-02-24T13:39:00Z" w16du:dateUtc="2026-02-24T08:39:00Z">
            <w:rPr>
              <w:rFonts w:ascii="Roboto" w:eastAsia="Times New Roman" w:hAnsi="Roboto"/>
              <w:b/>
              <w:bCs/>
              <w:sz w:val="24"/>
              <w:szCs w:val="24"/>
              <w:lang w:val="uz-Cyrl-UZ"/>
            </w:rPr>
          </w:rPrChange>
        </w:rPr>
        <w:pPrChange w:id="8820"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21" w:author="Nozimjon Ortiqov" w:date="2026-02-24T13:39:00Z" w16du:dateUtc="2026-02-24T08:39:00Z">
            <w:rPr>
              <w:rFonts w:ascii="Roboto" w:eastAsia="Times New Roman" w:hAnsi="Roboto"/>
              <w:b/>
              <w:bCs/>
              <w:sz w:val="24"/>
              <w:szCs w:val="24"/>
              <w:lang w:val="uz-Cyrl-UZ"/>
            </w:rPr>
          </w:rPrChange>
        </w:rPr>
        <w:t>3.3. Қарз (кредит, насия) олишдан аввал тузилган шартнома билан танишганмисиз?</w:t>
      </w:r>
    </w:p>
    <w:p w14:paraId="62B4A015" w14:textId="77777777" w:rsidR="00B76C54" w:rsidRPr="001063BF" w:rsidRDefault="00B76C54">
      <w:pPr>
        <w:spacing w:after="0" w:line="288" w:lineRule="auto"/>
        <w:rPr>
          <w:rFonts w:ascii="Roboto" w:eastAsia="Times New Roman" w:hAnsi="Roboto"/>
          <w:lang w:val="uz-Cyrl-UZ"/>
          <w:rPrChange w:id="8822" w:author="Nozimjon Ortiqov" w:date="2026-02-24T13:39:00Z" w16du:dateUtc="2026-02-24T08:39:00Z">
            <w:rPr>
              <w:rFonts w:ascii="Roboto" w:eastAsia="Times New Roman" w:hAnsi="Roboto"/>
              <w:sz w:val="24"/>
              <w:szCs w:val="24"/>
              <w:lang w:val="uz-Cyrl-UZ"/>
            </w:rPr>
          </w:rPrChange>
        </w:rPr>
        <w:pPrChange w:id="8823"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24" w:author="Nozimjon Ortiqov" w:date="2026-02-24T13:39:00Z" w16du:dateUtc="2026-02-24T08:39:00Z">
            <w:rPr>
              <w:rFonts w:ascii="Roboto" w:eastAsia="Times New Roman" w:hAnsi="Roboto"/>
              <w:sz w:val="24"/>
              <w:szCs w:val="24"/>
              <w:lang w:val="uz-Cyrl-UZ"/>
            </w:rPr>
          </w:rPrChange>
        </w:rPr>
        <w:t>O Ҳа, тўлиқ танишганман</w:t>
      </w:r>
    </w:p>
    <w:p w14:paraId="466E2CE1" w14:textId="77777777" w:rsidR="00B76C54" w:rsidRPr="001063BF" w:rsidRDefault="00B76C54">
      <w:pPr>
        <w:spacing w:after="0" w:line="288" w:lineRule="auto"/>
        <w:rPr>
          <w:rFonts w:ascii="Roboto" w:eastAsia="Times New Roman" w:hAnsi="Roboto"/>
          <w:lang w:val="uz-Cyrl-UZ"/>
          <w:rPrChange w:id="8825" w:author="Nozimjon Ortiqov" w:date="2026-02-24T13:39:00Z" w16du:dateUtc="2026-02-24T08:39:00Z">
            <w:rPr>
              <w:rFonts w:ascii="Roboto" w:eastAsia="Times New Roman" w:hAnsi="Roboto"/>
              <w:sz w:val="24"/>
              <w:szCs w:val="24"/>
              <w:lang w:val="uz-Cyrl-UZ"/>
            </w:rPr>
          </w:rPrChange>
        </w:rPr>
        <w:pPrChange w:id="882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27" w:author="Nozimjon Ortiqov" w:date="2026-02-24T13:39:00Z" w16du:dateUtc="2026-02-24T08:39:00Z">
            <w:rPr>
              <w:rFonts w:ascii="Roboto" w:eastAsia="Times New Roman" w:hAnsi="Roboto"/>
              <w:sz w:val="24"/>
              <w:szCs w:val="24"/>
              <w:lang w:val="uz-Cyrl-UZ"/>
            </w:rPr>
          </w:rPrChange>
        </w:rPr>
        <w:t>O Ҳа, қисман танишганман</w:t>
      </w:r>
    </w:p>
    <w:p w14:paraId="0BBC991F" w14:textId="77777777" w:rsidR="00B76C54" w:rsidRPr="001063BF" w:rsidRDefault="00B76C54">
      <w:pPr>
        <w:spacing w:after="0" w:line="288" w:lineRule="auto"/>
        <w:rPr>
          <w:rFonts w:ascii="Roboto" w:eastAsia="Times New Roman" w:hAnsi="Roboto"/>
          <w:lang w:val="uz-Cyrl-UZ"/>
          <w:rPrChange w:id="8828" w:author="Nozimjon Ortiqov" w:date="2026-02-24T13:39:00Z" w16du:dateUtc="2026-02-24T08:39:00Z">
            <w:rPr>
              <w:rFonts w:ascii="Roboto" w:eastAsia="Times New Roman" w:hAnsi="Roboto"/>
              <w:sz w:val="24"/>
              <w:szCs w:val="24"/>
              <w:lang w:val="uz-Cyrl-UZ"/>
            </w:rPr>
          </w:rPrChange>
        </w:rPr>
        <w:pPrChange w:id="8829"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30" w:author="Nozimjon Ortiqov" w:date="2026-02-24T13:39:00Z" w16du:dateUtc="2026-02-24T08:39:00Z">
            <w:rPr>
              <w:rFonts w:ascii="Roboto" w:eastAsia="Times New Roman" w:hAnsi="Roboto"/>
              <w:sz w:val="24"/>
              <w:szCs w:val="24"/>
              <w:lang w:val="uz-Cyrl-UZ"/>
            </w:rPr>
          </w:rPrChange>
        </w:rPr>
        <w:t>O Танишмаганман</w:t>
      </w:r>
    </w:p>
    <w:p w14:paraId="5D4AE485"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831" w:author="Nozimjon Ortiqov" w:date="2026-02-24T13:39:00Z" w16du:dateUtc="2026-02-24T08:39:00Z">
            <w:rPr>
              <w:rFonts w:ascii="Roboto" w:eastAsia="Times New Roman" w:hAnsi="Roboto"/>
              <w:b/>
              <w:bCs/>
              <w:sz w:val="24"/>
              <w:szCs w:val="24"/>
              <w:lang w:val="uz-Cyrl-UZ"/>
            </w:rPr>
          </w:rPrChange>
        </w:rPr>
        <w:pPrChange w:id="8832"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33" w:author="Nozimjon Ortiqov" w:date="2026-02-24T13:39:00Z" w16du:dateUtc="2026-02-24T08:39:00Z">
            <w:rPr>
              <w:rFonts w:ascii="Roboto" w:eastAsia="Times New Roman" w:hAnsi="Roboto"/>
              <w:b/>
              <w:bCs/>
              <w:sz w:val="24"/>
              <w:szCs w:val="24"/>
              <w:lang w:val="uz-Cyrl-UZ"/>
            </w:rPr>
          </w:rPrChange>
        </w:rPr>
        <w:t>3.4. Қарз (кредит, насия) олишдан аввал унинг шартлари, шу жумладан, фоиз тўловларини тўлиқ тушунганмисиз?</w:t>
      </w:r>
    </w:p>
    <w:p w14:paraId="1D2DAD3E" w14:textId="77777777" w:rsidR="00B76C54" w:rsidRPr="001063BF" w:rsidRDefault="00B76C54">
      <w:pPr>
        <w:spacing w:after="0" w:line="288" w:lineRule="auto"/>
        <w:rPr>
          <w:rFonts w:ascii="Roboto" w:eastAsia="Times New Roman" w:hAnsi="Roboto"/>
          <w:lang w:val="uz-Cyrl-UZ"/>
          <w:rPrChange w:id="8834" w:author="Nozimjon Ortiqov" w:date="2026-02-24T13:39:00Z" w16du:dateUtc="2026-02-24T08:39:00Z">
            <w:rPr>
              <w:rFonts w:ascii="Roboto" w:eastAsia="Times New Roman" w:hAnsi="Roboto"/>
              <w:sz w:val="24"/>
              <w:szCs w:val="24"/>
              <w:lang w:val="uz-Cyrl-UZ"/>
            </w:rPr>
          </w:rPrChange>
        </w:rPr>
        <w:pPrChange w:id="883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36" w:author="Nozimjon Ortiqov" w:date="2026-02-24T13:39:00Z" w16du:dateUtc="2026-02-24T08:39:00Z">
            <w:rPr>
              <w:rFonts w:ascii="Roboto" w:eastAsia="Times New Roman" w:hAnsi="Roboto"/>
              <w:sz w:val="24"/>
              <w:szCs w:val="24"/>
              <w:lang w:val="uz-Cyrl-UZ"/>
            </w:rPr>
          </w:rPrChange>
        </w:rPr>
        <w:lastRenderedPageBreak/>
        <w:t>O Ҳа</w:t>
      </w:r>
    </w:p>
    <w:p w14:paraId="7C5BDEB7" w14:textId="77777777" w:rsidR="00B76C54" w:rsidRPr="001063BF" w:rsidRDefault="00B76C54">
      <w:pPr>
        <w:spacing w:after="0" w:line="288" w:lineRule="auto"/>
        <w:rPr>
          <w:rFonts w:ascii="Roboto" w:eastAsia="Times New Roman" w:hAnsi="Roboto"/>
          <w:lang w:val="uz-Cyrl-UZ"/>
          <w:rPrChange w:id="8837" w:author="Nozimjon Ortiqov" w:date="2026-02-24T13:39:00Z" w16du:dateUtc="2026-02-24T08:39:00Z">
            <w:rPr>
              <w:rFonts w:ascii="Roboto" w:eastAsia="Times New Roman" w:hAnsi="Roboto"/>
              <w:sz w:val="24"/>
              <w:szCs w:val="24"/>
              <w:lang w:val="uz-Cyrl-UZ"/>
            </w:rPr>
          </w:rPrChange>
        </w:rPr>
        <w:pPrChange w:id="8838"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39" w:author="Nozimjon Ortiqov" w:date="2026-02-24T13:39:00Z" w16du:dateUtc="2026-02-24T08:39:00Z">
            <w:rPr>
              <w:rFonts w:ascii="Roboto" w:eastAsia="Times New Roman" w:hAnsi="Roboto"/>
              <w:sz w:val="24"/>
              <w:szCs w:val="24"/>
              <w:lang w:val="uz-Cyrl-UZ"/>
            </w:rPr>
          </w:rPrChange>
        </w:rPr>
        <w:t>O Тушунганман деб ўйладим, аммо кўпроқ тўлашга тўғри келди</w:t>
      </w:r>
    </w:p>
    <w:p w14:paraId="6B7BFF59" w14:textId="77777777" w:rsidR="00B76C54" w:rsidRPr="001063BF" w:rsidRDefault="00B76C54">
      <w:pPr>
        <w:spacing w:after="0" w:line="288" w:lineRule="auto"/>
        <w:rPr>
          <w:rFonts w:ascii="Roboto" w:eastAsia="Times New Roman" w:hAnsi="Roboto"/>
          <w:lang w:val="uz-Cyrl-UZ"/>
          <w:rPrChange w:id="8840" w:author="Nozimjon Ortiqov" w:date="2026-02-24T13:39:00Z" w16du:dateUtc="2026-02-24T08:39:00Z">
            <w:rPr>
              <w:rFonts w:ascii="Roboto" w:eastAsia="Times New Roman" w:hAnsi="Roboto"/>
              <w:sz w:val="24"/>
              <w:szCs w:val="24"/>
              <w:lang w:val="uz-Cyrl-UZ"/>
            </w:rPr>
          </w:rPrChange>
        </w:rPr>
        <w:pPrChange w:id="884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42" w:author="Nozimjon Ortiqov" w:date="2026-02-24T13:39:00Z" w16du:dateUtc="2026-02-24T08:39:00Z">
            <w:rPr>
              <w:rFonts w:ascii="Roboto" w:eastAsia="Times New Roman" w:hAnsi="Roboto"/>
              <w:sz w:val="24"/>
              <w:szCs w:val="24"/>
              <w:lang w:val="uz-Cyrl-UZ"/>
            </w:rPr>
          </w:rPrChange>
        </w:rPr>
        <w:t>O Тушунмаганман</w:t>
      </w:r>
    </w:p>
    <w:p w14:paraId="0EFFF6B1"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843" w:author="Nozimjon Ortiqov" w:date="2026-02-24T13:39:00Z" w16du:dateUtc="2026-02-24T08:39:00Z">
            <w:rPr>
              <w:rFonts w:ascii="Roboto" w:eastAsia="Times New Roman" w:hAnsi="Roboto"/>
              <w:b/>
              <w:bCs/>
              <w:sz w:val="24"/>
              <w:szCs w:val="24"/>
              <w:lang w:val="uz-Cyrl-UZ"/>
            </w:rPr>
          </w:rPrChange>
        </w:rPr>
        <w:pPrChange w:id="884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45" w:author="Nozimjon Ortiqov" w:date="2026-02-24T13:39:00Z" w16du:dateUtc="2026-02-24T08:39:00Z">
            <w:rPr>
              <w:rFonts w:ascii="Roboto" w:eastAsia="Times New Roman" w:hAnsi="Roboto"/>
              <w:b/>
              <w:bCs/>
              <w:sz w:val="24"/>
              <w:szCs w:val="24"/>
              <w:lang w:val="uz-Cyrl-UZ"/>
            </w:rPr>
          </w:rPrChange>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1063BF" w:rsidRDefault="00B76C54">
      <w:pPr>
        <w:shd w:val="clear" w:color="auto" w:fill="FFFFFF" w:themeFill="background1"/>
        <w:spacing w:after="0" w:line="288" w:lineRule="auto"/>
        <w:rPr>
          <w:rFonts w:ascii="Roboto" w:eastAsia="Times New Roman" w:hAnsi="Roboto"/>
          <w:lang w:val="uz-Cyrl-UZ"/>
          <w:rPrChange w:id="8846" w:author="Nozimjon Ortiqov" w:date="2026-02-24T13:39:00Z" w16du:dateUtc="2026-02-24T08:39:00Z">
            <w:rPr>
              <w:rFonts w:ascii="Roboto" w:eastAsia="Times New Roman" w:hAnsi="Roboto"/>
              <w:sz w:val="24"/>
              <w:szCs w:val="24"/>
              <w:lang w:val="uz-Cyrl-UZ"/>
            </w:rPr>
          </w:rPrChange>
        </w:rPr>
        <w:pPrChange w:id="8847"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848" w:author="Nozimjon Ortiqov" w:date="2026-02-24T13:39:00Z" w16du:dateUtc="2026-02-24T08:39:00Z">
            <w:rPr>
              <w:rFonts w:ascii="Roboto" w:eastAsia="Times New Roman" w:hAnsi="Roboto"/>
              <w:sz w:val="24"/>
              <w:szCs w:val="24"/>
              <w:lang w:val="uz-Cyrl-UZ"/>
            </w:rPr>
          </w:rPrChange>
        </w:rPr>
        <w:t>O Ҳа, тўлиқ маълумот беришган</w:t>
      </w:r>
    </w:p>
    <w:p w14:paraId="13CFC678" w14:textId="77777777" w:rsidR="00B76C54" w:rsidRPr="001063BF" w:rsidRDefault="00B76C54">
      <w:pPr>
        <w:shd w:val="clear" w:color="auto" w:fill="FFFFFF" w:themeFill="background1"/>
        <w:spacing w:after="0" w:line="288" w:lineRule="auto"/>
        <w:rPr>
          <w:rFonts w:ascii="Roboto" w:eastAsia="Times New Roman" w:hAnsi="Roboto"/>
          <w:lang w:val="uz-Cyrl-UZ"/>
          <w:rPrChange w:id="8849" w:author="Nozimjon Ortiqov" w:date="2026-02-24T13:39:00Z" w16du:dateUtc="2026-02-24T08:39:00Z">
            <w:rPr>
              <w:rFonts w:ascii="Roboto" w:eastAsia="Times New Roman" w:hAnsi="Roboto"/>
              <w:sz w:val="24"/>
              <w:szCs w:val="24"/>
              <w:lang w:val="uz-Cyrl-UZ"/>
            </w:rPr>
          </w:rPrChange>
        </w:rPr>
        <w:pPrChange w:id="8850"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851" w:author="Nozimjon Ortiqov" w:date="2026-02-24T13:39:00Z" w16du:dateUtc="2026-02-24T08:39:00Z">
            <w:rPr>
              <w:rFonts w:ascii="Roboto" w:eastAsia="Times New Roman" w:hAnsi="Roboto"/>
              <w:sz w:val="24"/>
              <w:szCs w:val="24"/>
              <w:lang w:val="uz-Cyrl-UZ"/>
            </w:rPr>
          </w:rPrChange>
        </w:rPr>
        <w:t>O Қисман маълумот беришган</w:t>
      </w:r>
    </w:p>
    <w:p w14:paraId="24FDA577" w14:textId="77777777" w:rsidR="00B76C54" w:rsidRPr="001063BF" w:rsidRDefault="00B76C54">
      <w:pPr>
        <w:shd w:val="clear" w:color="auto" w:fill="FFFFFF" w:themeFill="background1"/>
        <w:spacing w:after="0" w:line="288" w:lineRule="auto"/>
        <w:rPr>
          <w:rFonts w:ascii="Roboto" w:eastAsia="Times New Roman" w:hAnsi="Roboto"/>
          <w:lang w:val="uz-Cyrl-UZ"/>
          <w:rPrChange w:id="8852" w:author="Nozimjon Ortiqov" w:date="2026-02-24T13:39:00Z" w16du:dateUtc="2026-02-24T08:39:00Z">
            <w:rPr>
              <w:rFonts w:ascii="Roboto" w:eastAsia="Times New Roman" w:hAnsi="Roboto"/>
              <w:sz w:val="24"/>
              <w:szCs w:val="24"/>
              <w:lang w:val="uz-Cyrl-UZ"/>
            </w:rPr>
          </w:rPrChange>
        </w:rPr>
        <w:pPrChange w:id="8853"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854" w:author="Nozimjon Ortiqov" w:date="2026-02-24T13:39:00Z" w16du:dateUtc="2026-02-24T08:39:00Z">
            <w:rPr>
              <w:rFonts w:ascii="Roboto" w:eastAsia="Times New Roman" w:hAnsi="Roboto"/>
              <w:sz w:val="24"/>
              <w:szCs w:val="24"/>
              <w:lang w:val="uz-Cyrl-UZ"/>
            </w:rPr>
          </w:rPrChange>
        </w:rPr>
        <w:t>O Йўқ, умуман маълумот беришмаган</w:t>
      </w:r>
    </w:p>
    <w:p w14:paraId="31C17EBA"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855" w:author="Nozimjon Ortiqov" w:date="2026-02-24T13:39:00Z" w16du:dateUtc="2026-02-24T08:39:00Z">
            <w:rPr>
              <w:rFonts w:ascii="Roboto" w:eastAsia="Times New Roman" w:hAnsi="Roboto"/>
              <w:b/>
              <w:bCs/>
              <w:sz w:val="24"/>
              <w:szCs w:val="24"/>
              <w:lang w:val="uz-Cyrl-UZ"/>
            </w:rPr>
          </w:rPrChange>
        </w:rPr>
        <w:pPrChange w:id="8856"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57" w:author="Nozimjon Ortiqov" w:date="2026-02-24T13:39:00Z" w16du:dateUtc="2026-02-24T08:39:00Z">
            <w:rPr>
              <w:rFonts w:ascii="Roboto" w:eastAsia="Times New Roman" w:hAnsi="Roboto"/>
              <w:b/>
              <w:bCs/>
              <w:sz w:val="24"/>
              <w:szCs w:val="24"/>
              <w:lang w:val="uz-Cyrl-UZ"/>
            </w:rPr>
          </w:rPrChange>
        </w:rPr>
        <w:t>3.6.</w:t>
      </w:r>
      <w:r w:rsidRPr="001063BF">
        <w:rPr>
          <w:rFonts w:ascii="Roboto" w:eastAsia="Times New Roman" w:hAnsi="Roboto"/>
          <w:b/>
          <w:bCs/>
          <w:color w:val="FF0000"/>
          <w:lang w:val="uz-Cyrl-UZ"/>
          <w:rPrChange w:id="8858" w:author="Nozimjon Ortiqov" w:date="2026-02-24T13:39:00Z" w16du:dateUtc="2026-02-24T08:39:00Z">
            <w:rPr>
              <w:rFonts w:ascii="Roboto" w:eastAsia="Times New Roman" w:hAnsi="Roboto"/>
              <w:b/>
              <w:bCs/>
              <w:color w:val="FF0000"/>
              <w:sz w:val="24"/>
              <w:szCs w:val="24"/>
              <w:lang w:val="uz-Cyrl-UZ"/>
            </w:rPr>
          </w:rPrChange>
        </w:rPr>
        <w:t xml:space="preserve"> </w:t>
      </w:r>
      <w:r w:rsidRPr="001063BF">
        <w:rPr>
          <w:rFonts w:ascii="Roboto" w:eastAsia="Times New Roman" w:hAnsi="Roboto"/>
          <w:b/>
          <w:bCs/>
          <w:lang w:val="uz-Cyrl-UZ"/>
          <w:rPrChange w:id="8859" w:author="Nozimjon Ortiqov" w:date="2026-02-24T13:39:00Z" w16du:dateUtc="2026-02-24T08:39:00Z">
            <w:rPr>
              <w:rFonts w:ascii="Roboto" w:eastAsia="Times New Roman" w:hAnsi="Roboto"/>
              <w:b/>
              <w:bCs/>
              <w:sz w:val="24"/>
              <w:szCs w:val="24"/>
              <w:lang w:val="uz-Cyrl-UZ"/>
            </w:rPr>
          </w:rPrChange>
        </w:rPr>
        <w:t xml:space="preserve">Сизда сўнгги 12 ой ичида </w:t>
      </w:r>
      <w:bookmarkStart w:id="8860" w:name="_Hlk215857114"/>
      <w:r w:rsidRPr="001063BF">
        <w:rPr>
          <w:rFonts w:ascii="Roboto" w:eastAsia="Times New Roman" w:hAnsi="Roboto"/>
          <w:b/>
          <w:bCs/>
          <w:lang w:val="uz-Cyrl-UZ"/>
          <w:rPrChange w:id="8861" w:author="Nozimjon Ortiqov" w:date="2026-02-24T13:39:00Z" w16du:dateUtc="2026-02-24T08:39:00Z">
            <w:rPr>
              <w:rFonts w:ascii="Roboto" w:eastAsia="Times New Roman" w:hAnsi="Roboto"/>
              <w:b/>
              <w:bCs/>
              <w:sz w:val="24"/>
              <w:szCs w:val="24"/>
              <w:lang w:val="uz-Cyrl-UZ"/>
            </w:rPr>
          </w:rPrChange>
        </w:rPr>
        <w:t>қарз (кредит, насия)</w:t>
      </w:r>
      <w:bookmarkEnd w:id="8860"/>
      <w:r w:rsidRPr="001063BF">
        <w:rPr>
          <w:rFonts w:ascii="Roboto" w:eastAsia="Times New Roman" w:hAnsi="Roboto"/>
          <w:b/>
          <w:bCs/>
          <w:lang w:val="uz-Cyrl-UZ"/>
          <w:rPrChange w:id="8862" w:author="Nozimjon Ortiqov" w:date="2026-02-24T13:39:00Z" w16du:dateUtc="2026-02-24T08:39:00Z">
            <w:rPr>
              <w:rFonts w:ascii="Roboto" w:eastAsia="Times New Roman" w:hAnsi="Roboto"/>
              <w:b/>
              <w:bCs/>
              <w:sz w:val="24"/>
              <w:szCs w:val="24"/>
              <w:lang w:val="uz-Cyrl-UZ"/>
            </w:rPr>
          </w:rPrChange>
        </w:rPr>
        <w:t xml:space="preserve"> тўловини ўз вақтида амалга оширмаган ҳолатлар бўлганми?”</w:t>
      </w:r>
    </w:p>
    <w:p w14:paraId="67277DC2" w14:textId="77777777" w:rsidR="00B76C54" w:rsidRPr="001063BF" w:rsidRDefault="00B76C54">
      <w:pPr>
        <w:spacing w:after="0" w:line="288" w:lineRule="auto"/>
        <w:rPr>
          <w:rFonts w:ascii="Roboto" w:eastAsia="Times New Roman" w:hAnsi="Roboto"/>
          <w:lang w:val="uz-Cyrl-UZ"/>
          <w:rPrChange w:id="8863" w:author="Nozimjon Ortiqov" w:date="2026-02-24T13:39:00Z" w16du:dateUtc="2026-02-24T08:39:00Z">
            <w:rPr>
              <w:rFonts w:ascii="Roboto" w:eastAsia="Times New Roman" w:hAnsi="Roboto"/>
              <w:sz w:val="24"/>
              <w:szCs w:val="24"/>
              <w:lang w:val="uz-Cyrl-UZ"/>
            </w:rPr>
          </w:rPrChange>
        </w:rPr>
        <w:pPrChange w:id="8864"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65" w:author="Nozimjon Ortiqov" w:date="2026-02-24T13:39:00Z" w16du:dateUtc="2026-02-24T08:39:00Z">
            <w:rPr>
              <w:rFonts w:ascii="Roboto" w:eastAsia="Times New Roman" w:hAnsi="Roboto"/>
              <w:sz w:val="24"/>
              <w:szCs w:val="24"/>
              <w:lang w:val="uz-Cyrl-UZ"/>
            </w:rPr>
          </w:rPrChange>
        </w:rPr>
        <w:t>O Ҳа</w:t>
      </w:r>
    </w:p>
    <w:p w14:paraId="711073A9" w14:textId="7D900569" w:rsidR="00B76C54" w:rsidRPr="001063BF" w:rsidRDefault="00B76C54">
      <w:pPr>
        <w:spacing w:after="0" w:line="288" w:lineRule="auto"/>
        <w:rPr>
          <w:rFonts w:ascii="Roboto" w:eastAsia="Times New Roman" w:hAnsi="Roboto"/>
          <w:lang w:val="uz-Cyrl-UZ"/>
          <w:rPrChange w:id="8866" w:author="Nozimjon Ortiqov" w:date="2026-02-24T13:39:00Z" w16du:dateUtc="2026-02-24T08:39:00Z">
            <w:rPr>
              <w:rFonts w:ascii="Roboto" w:eastAsia="Times New Roman" w:hAnsi="Roboto"/>
              <w:sz w:val="24"/>
              <w:szCs w:val="24"/>
              <w:lang w:val="uz-Cyrl-UZ"/>
            </w:rPr>
          </w:rPrChange>
        </w:rPr>
        <w:pPrChange w:id="886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68" w:author="Nozimjon Ortiqov" w:date="2026-02-24T13:39:00Z" w16du:dateUtc="2026-02-24T08:39:00Z">
            <w:rPr>
              <w:rFonts w:ascii="Roboto" w:eastAsia="Times New Roman" w:hAnsi="Roboto"/>
              <w:sz w:val="24"/>
              <w:szCs w:val="24"/>
              <w:lang w:val="uz-Cyrl-UZ"/>
            </w:rPr>
          </w:rPrChange>
        </w:rPr>
        <w:t>O Йўқ</w:t>
      </w:r>
      <w:del w:id="8869" w:author="Nozimjon Ortiqov" w:date="2026-02-23T20:26:00Z" w16du:dateUtc="2026-02-23T15:26:00Z">
        <w:r w:rsidRPr="001063BF" w:rsidDel="00765FD2">
          <w:rPr>
            <w:rFonts w:ascii="Roboto" w:eastAsia="Times New Roman" w:hAnsi="Roboto"/>
            <w:lang w:val="uz-Cyrl-UZ"/>
            <w:rPrChange w:id="8870" w:author="Nozimjon Ortiqov" w:date="2026-02-24T13:39:00Z" w16du:dateUtc="2026-02-24T08:39:00Z">
              <w:rPr>
                <w:rFonts w:ascii="Roboto" w:eastAsia="Times New Roman" w:hAnsi="Roboto"/>
                <w:sz w:val="24"/>
                <w:szCs w:val="24"/>
                <w:lang w:val="uz-Cyrl-UZ"/>
              </w:rPr>
            </w:rPrChange>
          </w:rPr>
          <w:delText xml:space="preserve"> </w:delText>
        </w:r>
      </w:del>
      <w:ins w:id="8871" w:author="Nozimjon Ortiqov" w:date="2026-02-23T20:26:00Z" w16du:dateUtc="2026-02-23T15:26:00Z">
        <w:r w:rsidR="00765FD2" w:rsidRPr="001063BF">
          <w:rPr>
            <w:rFonts w:ascii="Roboto" w:eastAsia="Times New Roman" w:hAnsi="Roboto"/>
            <w:lang w:val="uz-Cyrl-UZ"/>
            <w:rPrChange w:id="8872" w:author="Nozimjon Ortiqov" w:date="2026-02-24T13:39:00Z" w16du:dateUtc="2026-02-24T08:39:00Z">
              <w:rPr>
                <w:rFonts w:ascii="Roboto" w:eastAsia="Times New Roman" w:hAnsi="Roboto"/>
                <w:sz w:val="24"/>
                <w:szCs w:val="24"/>
                <w:lang w:val="uz-Cyrl-UZ"/>
              </w:rPr>
            </w:rPrChange>
          </w:rPr>
          <w:t xml:space="preserve"> </w:t>
        </w:r>
      </w:ins>
      <w:r w:rsidRPr="001063BF">
        <w:rPr>
          <w:rFonts w:ascii="Roboto" w:eastAsia="Times New Roman" w:hAnsi="Roboto"/>
          <w:lang w:val="uz-Cyrl-UZ"/>
          <w:rPrChange w:id="8873" w:author="Nozimjon Ortiqov" w:date="2026-02-24T13:39:00Z" w16du:dateUtc="2026-02-24T08:39:00Z">
            <w:rPr>
              <w:rFonts w:ascii="Roboto" w:eastAsia="Times New Roman" w:hAnsi="Roboto"/>
              <w:sz w:val="24"/>
              <w:szCs w:val="24"/>
              <w:lang w:val="uz-Cyrl-UZ"/>
            </w:rPr>
          </w:rPrChange>
        </w:rPr>
        <w:t xml:space="preserve"> (</w:t>
      </w:r>
      <w:r w:rsidRPr="001063BF">
        <w:rPr>
          <w:rFonts w:ascii="Times New Roman" w:eastAsia="Times New Roman" w:hAnsi="Times New Roman" w:cs="Times New Roman"/>
          <w:lang w:val="uz-Cyrl-UZ"/>
          <w:rPrChange w:id="8874" w:author="Nozimjon Ortiqov" w:date="2026-02-24T13:39:00Z" w16du:dateUtc="2026-02-24T08:39:00Z">
            <w:rPr>
              <w:rFonts w:ascii="Times New Roman" w:eastAsia="Times New Roman" w:hAnsi="Times New Roman" w:cs="Times New Roman"/>
              <w:sz w:val="24"/>
              <w:szCs w:val="24"/>
              <w:lang w:val="uz-Cyrl-UZ"/>
            </w:rPr>
          </w:rPrChange>
        </w:rPr>
        <w:t>→</w:t>
      </w:r>
      <w:r w:rsidRPr="001063BF">
        <w:rPr>
          <w:rFonts w:ascii="Roboto" w:eastAsia="Times New Roman" w:hAnsi="Roboto"/>
          <w:lang w:val="uz-Cyrl-UZ"/>
          <w:rPrChange w:id="8875" w:author="Nozimjon Ortiqov" w:date="2026-02-24T13:39:00Z" w16du:dateUtc="2026-02-24T08:39:00Z">
            <w:rPr>
              <w:rFonts w:ascii="Roboto" w:eastAsia="Times New Roman" w:hAnsi="Roboto"/>
              <w:sz w:val="24"/>
              <w:szCs w:val="24"/>
              <w:lang w:val="uz-Cyrl-UZ"/>
            </w:rPr>
          </w:rPrChange>
        </w:rPr>
        <w:t xml:space="preserve"> 3.7)</w:t>
      </w:r>
    </w:p>
    <w:p w14:paraId="1F3201B9" w14:textId="77777777" w:rsidR="00B76C54" w:rsidRPr="001063BF" w:rsidRDefault="00B76C54">
      <w:pPr>
        <w:spacing w:after="0" w:line="288" w:lineRule="auto"/>
        <w:rPr>
          <w:rFonts w:ascii="Roboto" w:eastAsia="Times New Roman" w:hAnsi="Roboto"/>
          <w:lang w:val="uz-Cyrl-UZ"/>
          <w:rPrChange w:id="8876" w:author="Nozimjon Ortiqov" w:date="2026-02-24T13:39:00Z" w16du:dateUtc="2026-02-24T08:39:00Z">
            <w:rPr>
              <w:rFonts w:ascii="Roboto" w:eastAsia="Times New Roman" w:hAnsi="Roboto"/>
              <w:sz w:val="24"/>
              <w:szCs w:val="24"/>
              <w:lang w:val="uz-Cyrl-UZ"/>
            </w:rPr>
          </w:rPrChange>
        </w:rPr>
        <w:pPrChange w:id="887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78" w:author="Nozimjon Ortiqov" w:date="2026-02-24T13:39:00Z" w16du:dateUtc="2026-02-24T08:39:00Z">
            <w:rPr>
              <w:rFonts w:ascii="Roboto" w:eastAsia="Times New Roman" w:hAnsi="Roboto"/>
              <w:sz w:val="24"/>
              <w:szCs w:val="24"/>
              <w:lang w:val="uz-Cyrl-UZ"/>
            </w:rPr>
          </w:rPrChange>
        </w:rPr>
        <w:t>O Жавоб беришга қийналаман</w:t>
      </w:r>
    </w:p>
    <w:p w14:paraId="5C78DC43" w14:textId="77777777" w:rsidR="00B76C54" w:rsidRPr="001063BF" w:rsidRDefault="00B76C54">
      <w:pPr>
        <w:spacing w:after="0" w:line="288" w:lineRule="auto"/>
        <w:rPr>
          <w:rFonts w:ascii="Roboto" w:eastAsia="Times New Roman" w:hAnsi="Roboto"/>
          <w:lang w:val="uz-Cyrl-UZ"/>
          <w:rPrChange w:id="8879" w:author="Nozimjon Ortiqov" w:date="2026-02-24T13:39:00Z" w16du:dateUtc="2026-02-24T08:39:00Z">
            <w:rPr>
              <w:rFonts w:ascii="Roboto" w:eastAsia="Times New Roman" w:hAnsi="Roboto"/>
              <w:sz w:val="24"/>
              <w:szCs w:val="24"/>
              <w:lang w:val="uz-Cyrl-UZ"/>
            </w:rPr>
          </w:rPrChange>
        </w:rPr>
        <w:pPrChange w:id="888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81" w:author="Nozimjon Ortiqov" w:date="2026-02-24T13:39:00Z" w16du:dateUtc="2026-02-24T08:39:00Z">
            <w:rPr>
              <w:rFonts w:ascii="Roboto" w:eastAsia="Times New Roman" w:hAnsi="Roboto"/>
              <w:sz w:val="24"/>
              <w:szCs w:val="24"/>
              <w:lang w:val="uz-Cyrl-UZ"/>
            </w:rPr>
          </w:rPrChange>
        </w:rPr>
        <w:t>O</w:t>
      </w:r>
      <w:r w:rsidRPr="001063BF">
        <w:rPr>
          <w:rFonts w:ascii="Roboto" w:eastAsia="Times New Roman" w:hAnsi="Roboto"/>
          <w:lang w:val="uz-Cyrl-UZ"/>
          <w:rPrChange w:id="8882"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883" w:author="Nozimjon Ortiqov" w:date="2026-02-24T13:39:00Z" w16du:dateUtc="2026-02-24T08:39:00Z">
            <w:rPr>
              <w:rFonts w:ascii="Roboto" w:eastAsia="Times New Roman" w:hAnsi="Roboto"/>
              <w:sz w:val="24"/>
              <w:szCs w:val="24"/>
              <w:lang w:val="uz-Cyrl-UZ"/>
            </w:rPr>
          </w:rPrChange>
        </w:rPr>
        <w:t>Менинг умуман кредитим бўлмаган. (</w:t>
      </w:r>
      <w:r w:rsidRPr="001063BF">
        <w:rPr>
          <w:rFonts w:ascii="Times New Roman" w:eastAsia="Times New Roman" w:hAnsi="Times New Roman" w:cs="Times New Roman"/>
          <w:lang w:val="uz-Cyrl-UZ"/>
          <w:rPrChange w:id="8884" w:author="Nozimjon Ortiqov" w:date="2026-02-24T13:39:00Z" w16du:dateUtc="2026-02-24T08:39:00Z">
            <w:rPr>
              <w:rFonts w:ascii="Times New Roman" w:eastAsia="Times New Roman" w:hAnsi="Times New Roman" w:cs="Times New Roman"/>
              <w:sz w:val="24"/>
              <w:szCs w:val="24"/>
              <w:lang w:val="uz-Cyrl-UZ"/>
            </w:rPr>
          </w:rPrChange>
        </w:rPr>
        <w:t>→</w:t>
      </w:r>
      <w:r w:rsidRPr="001063BF">
        <w:rPr>
          <w:rFonts w:ascii="Roboto" w:eastAsia="Times New Roman" w:hAnsi="Roboto"/>
          <w:lang w:val="uz-Cyrl-UZ"/>
          <w:rPrChange w:id="8885" w:author="Nozimjon Ortiqov" w:date="2026-02-24T13:39:00Z" w16du:dateUtc="2026-02-24T08:39:00Z">
            <w:rPr>
              <w:rFonts w:ascii="Roboto" w:eastAsia="Times New Roman" w:hAnsi="Roboto"/>
              <w:sz w:val="24"/>
              <w:szCs w:val="24"/>
              <w:lang w:val="uz-Cyrl-UZ"/>
            </w:rPr>
          </w:rPrChange>
        </w:rPr>
        <w:t xml:space="preserve"> 3.7)</w:t>
      </w:r>
    </w:p>
    <w:p w14:paraId="23A6F02D"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886" w:author="Nozimjon Ortiqov" w:date="2026-02-24T13:39:00Z" w16du:dateUtc="2026-02-24T08:39:00Z">
            <w:rPr>
              <w:rFonts w:ascii="Roboto" w:eastAsia="Times New Roman" w:hAnsi="Roboto"/>
              <w:b/>
              <w:bCs/>
              <w:sz w:val="24"/>
              <w:szCs w:val="24"/>
              <w:lang w:val="uz-Cyrl-UZ"/>
            </w:rPr>
          </w:rPrChange>
        </w:rPr>
        <w:pPrChange w:id="8887"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88" w:author="Nozimjon Ortiqov" w:date="2026-02-24T13:39:00Z" w16du:dateUtc="2026-02-24T08:39:00Z">
            <w:rPr>
              <w:rFonts w:ascii="Roboto" w:eastAsia="Times New Roman" w:hAnsi="Roboto"/>
              <w:b/>
              <w:bCs/>
              <w:sz w:val="24"/>
              <w:szCs w:val="24"/>
              <w:lang w:val="uz-Cyrl-UZ"/>
            </w:rPr>
          </w:rPrChange>
        </w:rPr>
        <w:t>3.7. Нима сабабдан қарз (кредит, насия) тўлаш имконияти мавжуд бўлмаган?</w:t>
      </w:r>
    </w:p>
    <w:p w14:paraId="5658AF29" w14:textId="77777777" w:rsidR="00B76C54" w:rsidRPr="001063BF" w:rsidRDefault="00B76C54">
      <w:pPr>
        <w:spacing w:after="0" w:line="288" w:lineRule="auto"/>
        <w:rPr>
          <w:rFonts w:ascii="Roboto" w:eastAsia="Times New Roman" w:hAnsi="Roboto"/>
          <w:lang w:val="uz-Cyrl-UZ"/>
          <w:rPrChange w:id="8889" w:author="Nozimjon Ortiqov" w:date="2026-02-24T13:39:00Z" w16du:dateUtc="2026-02-24T08:39:00Z">
            <w:rPr>
              <w:rFonts w:ascii="Roboto" w:eastAsia="Times New Roman" w:hAnsi="Roboto"/>
              <w:sz w:val="24"/>
              <w:szCs w:val="24"/>
              <w:lang w:val="uz-Cyrl-UZ"/>
            </w:rPr>
          </w:rPrChange>
        </w:rPr>
        <w:pPrChange w:id="889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91"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892"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893" w:author="Nozimjon Ortiqov" w:date="2026-02-24T13:39:00Z" w16du:dateUtc="2026-02-24T08:39:00Z">
            <w:rPr>
              <w:rFonts w:ascii="Roboto" w:eastAsia="Times New Roman" w:hAnsi="Roboto"/>
              <w:sz w:val="24"/>
              <w:szCs w:val="24"/>
              <w:lang w:val="uz-Cyrl-UZ"/>
            </w:rPr>
          </w:rPrChange>
        </w:rPr>
        <w:t>Даромадларим камайди</w:t>
      </w:r>
    </w:p>
    <w:p w14:paraId="2344964E" w14:textId="77777777" w:rsidR="00B76C54" w:rsidRPr="001063BF" w:rsidRDefault="00B76C54">
      <w:pPr>
        <w:spacing w:after="0" w:line="288" w:lineRule="auto"/>
        <w:rPr>
          <w:rFonts w:ascii="Roboto" w:eastAsia="Times New Roman" w:hAnsi="Roboto"/>
          <w:lang w:val="uz-Cyrl-UZ"/>
          <w:rPrChange w:id="8894" w:author="Nozimjon Ortiqov" w:date="2026-02-24T13:39:00Z" w16du:dateUtc="2026-02-24T08:39:00Z">
            <w:rPr>
              <w:rFonts w:ascii="Roboto" w:eastAsia="Times New Roman" w:hAnsi="Roboto"/>
              <w:sz w:val="24"/>
              <w:szCs w:val="24"/>
              <w:lang w:val="uz-Cyrl-UZ"/>
            </w:rPr>
          </w:rPrChange>
        </w:rPr>
        <w:pPrChange w:id="889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9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97" w:author="Nozimjon Ortiqov" w:date="2026-02-24T13:39:00Z" w16du:dateUtc="2026-02-24T08:39:00Z">
            <w:rPr>
              <w:rFonts w:ascii="Roboto" w:eastAsia="Times New Roman" w:hAnsi="Roboto"/>
              <w:sz w:val="24"/>
              <w:szCs w:val="24"/>
              <w:lang w:val="uz-Cyrl-UZ"/>
            </w:rPr>
          </w:rPrChange>
        </w:rPr>
        <w:t xml:space="preserve"> Иш ҳақи кечиктирилди;</w:t>
      </w:r>
    </w:p>
    <w:p w14:paraId="19470315" w14:textId="77777777" w:rsidR="00B76C54" w:rsidRPr="001063BF" w:rsidRDefault="00B76C54">
      <w:pPr>
        <w:spacing w:after="0" w:line="288" w:lineRule="auto"/>
        <w:rPr>
          <w:rFonts w:ascii="Roboto" w:eastAsia="Times New Roman" w:hAnsi="Roboto"/>
          <w:lang w:val="uz-Cyrl-UZ"/>
          <w:rPrChange w:id="8898" w:author="Nozimjon Ortiqov" w:date="2026-02-24T13:39:00Z" w16du:dateUtc="2026-02-24T08:39:00Z">
            <w:rPr>
              <w:rFonts w:ascii="Roboto" w:eastAsia="Times New Roman" w:hAnsi="Roboto"/>
              <w:sz w:val="24"/>
              <w:szCs w:val="24"/>
              <w:lang w:val="uz-Cyrl-UZ"/>
            </w:rPr>
          </w:rPrChange>
        </w:rPr>
        <w:pPrChange w:id="889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0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01" w:author="Nozimjon Ortiqov" w:date="2026-02-24T13:39:00Z" w16du:dateUtc="2026-02-24T08:39:00Z">
            <w:rPr>
              <w:rFonts w:ascii="Roboto" w:eastAsia="Times New Roman" w:hAnsi="Roboto"/>
              <w:sz w:val="24"/>
              <w:szCs w:val="24"/>
              <w:lang w:val="uz-Cyrl-UZ"/>
            </w:rPr>
          </w:rPrChange>
        </w:rPr>
        <w:t xml:space="preserve"> Бошқа қарзларга йўналтирилди;</w:t>
      </w:r>
    </w:p>
    <w:p w14:paraId="544E00D0" w14:textId="77777777" w:rsidR="00B76C54" w:rsidRPr="001063BF" w:rsidRDefault="00B76C54">
      <w:pPr>
        <w:spacing w:after="0" w:line="288" w:lineRule="auto"/>
        <w:rPr>
          <w:rFonts w:ascii="Roboto" w:eastAsia="Times New Roman" w:hAnsi="Roboto"/>
          <w:lang w:val="uz-Cyrl-UZ"/>
          <w:rPrChange w:id="8902" w:author="Nozimjon Ortiqov" w:date="2026-02-24T13:39:00Z" w16du:dateUtc="2026-02-24T08:39:00Z">
            <w:rPr>
              <w:rFonts w:ascii="Roboto" w:eastAsia="Times New Roman" w:hAnsi="Roboto"/>
              <w:sz w:val="24"/>
              <w:szCs w:val="24"/>
              <w:lang w:val="uz-Cyrl-UZ"/>
            </w:rPr>
          </w:rPrChange>
        </w:rPr>
        <w:pPrChange w:id="890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0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05" w:author="Nozimjon Ortiqov" w:date="2026-02-24T13:39:00Z" w16du:dateUtc="2026-02-24T08:39:00Z">
            <w:rPr>
              <w:rFonts w:ascii="Roboto" w:eastAsia="Times New Roman" w:hAnsi="Roboto"/>
              <w:sz w:val="24"/>
              <w:szCs w:val="24"/>
              <w:lang w:val="uz-Cyrl-UZ"/>
            </w:rPr>
          </w:rPrChange>
        </w:rPr>
        <w:t xml:space="preserve"> Даромадларим мавсумий/доимий эмас;</w:t>
      </w:r>
    </w:p>
    <w:p w14:paraId="4F8210A4" w14:textId="77777777" w:rsidR="00B76C54" w:rsidRPr="001063BF" w:rsidRDefault="00B76C54">
      <w:pPr>
        <w:spacing w:after="0" w:line="288" w:lineRule="auto"/>
        <w:rPr>
          <w:rFonts w:ascii="Roboto" w:eastAsia="Times New Roman" w:hAnsi="Roboto"/>
          <w:lang w:val="uz-Cyrl-UZ"/>
          <w:rPrChange w:id="8906" w:author="Nozimjon Ortiqov" w:date="2026-02-24T13:39:00Z" w16du:dateUtc="2026-02-24T08:39:00Z">
            <w:rPr>
              <w:rFonts w:ascii="Roboto" w:eastAsia="Times New Roman" w:hAnsi="Roboto"/>
              <w:sz w:val="24"/>
              <w:szCs w:val="24"/>
              <w:lang w:val="uz-Cyrl-UZ"/>
            </w:rPr>
          </w:rPrChange>
        </w:rPr>
        <w:pPrChange w:id="890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0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09" w:author="Nozimjon Ortiqov" w:date="2026-02-24T13:39:00Z" w16du:dateUtc="2026-02-24T08:39:00Z">
            <w:rPr>
              <w:rFonts w:ascii="Roboto" w:eastAsia="Times New Roman" w:hAnsi="Roboto"/>
              <w:sz w:val="24"/>
              <w:szCs w:val="24"/>
              <w:lang w:val="uz-Cyrl-UZ"/>
            </w:rPr>
          </w:rPrChange>
        </w:rPr>
        <w:t xml:space="preserve"> Кредит олишда имкониятларимни нотўғри баҳоладим</w:t>
      </w:r>
    </w:p>
    <w:p w14:paraId="4BC53EB1" w14:textId="77777777" w:rsidR="00B76C54" w:rsidRPr="001063BF" w:rsidRDefault="00B76C54">
      <w:pPr>
        <w:spacing w:after="0" w:line="288" w:lineRule="auto"/>
        <w:rPr>
          <w:rFonts w:ascii="Roboto" w:eastAsia="Times New Roman" w:hAnsi="Roboto"/>
          <w:lang w:val="uz-Cyrl-UZ"/>
          <w:rPrChange w:id="8910" w:author="Nozimjon Ortiqov" w:date="2026-02-24T13:39:00Z" w16du:dateUtc="2026-02-24T08:39:00Z">
            <w:rPr>
              <w:rFonts w:ascii="Roboto" w:eastAsia="Times New Roman" w:hAnsi="Roboto"/>
              <w:sz w:val="24"/>
              <w:szCs w:val="24"/>
              <w:lang w:val="uz-Cyrl-UZ"/>
            </w:rPr>
          </w:rPrChange>
        </w:rPr>
        <w:pPrChange w:id="891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1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13" w:author="Nozimjon Ortiqov" w:date="2026-02-24T13:39:00Z" w16du:dateUtc="2026-02-24T08:39:00Z">
            <w:rPr>
              <w:rFonts w:ascii="Roboto" w:eastAsia="Times New Roman" w:hAnsi="Roboto"/>
              <w:sz w:val="24"/>
              <w:szCs w:val="24"/>
              <w:lang w:val="uz-Cyrl-UZ"/>
            </w:rPr>
          </w:rPrChange>
        </w:rPr>
        <w:t xml:space="preserve"> Эсдан чиқарганман</w:t>
      </w:r>
    </w:p>
    <w:p w14:paraId="6902E158" w14:textId="77777777" w:rsidR="00B76C54" w:rsidRPr="001063BF" w:rsidRDefault="00B76C54">
      <w:pPr>
        <w:spacing w:after="0" w:line="288" w:lineRule="auto"/>
        <w:rPr>
          <w:rFonts w:ascii="Roboto" w:eastAsia="Times New Roman" w:hAnsi="Roboto"/>
          <w:lang w:val="uz-Cyrl-UZ"/>
          <w:rPrChange w:id="8914" w:author="Nozimjon Ortiqov" w:date="2026-02-24T13:39:00Z" w16du:dateUtc="2026-02-24T08:39:00Z">
            <w:rPr>
              <w:rFonts w:ascii="Roboto" w:eastAsia="Times New Roman" w:hAnsi="Roboto"/>
              <w:sz w:val="24"/>
              <w:szCs w:val="24"/>
              <w:lang w:val="uz-Cyrl-UZ"/>
            </w:rPr>
          </w:rPrChange>
        </w:rPr>
        <w:pPrChange w:id="891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1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17" w:author="Nozimjon Ortiqov" w:date="2026-02-24T13:39:00Z" w16du:dateUtc="2026-02-24T08:39:00Z">
            <w:rPr>
              <w:rFonts w:ascii="Roboto" w:eastAsia="Times New Roman" w:hAnsi="Roboto"/>
              <w:sz w:val="24"/>
              <w:szCs w:val="24"/>
              <w:lang w:val="uz-Cyrl-UZ"/>
            </w:rPr>
          </w:rPrChange>
        </w:rPr>
        <w:t xml:space="preserve"> Бошқалар ҳам тўламаслигини кўриб, ман ҳам шу қарорга келдим</w:t>
      </w:r>
    </w:p>
    <w:p w14:paraId="2E8BCD07" w14:textId="77777777" w:rsidR="00B76C54" w:rsidRPr="001063BF" w:rsidRDefault="00B76C54">
      <w:pPr>
        <w:spacing w:after="0" w:line="288" w:lineRule="auto"/>
        <w:rPr>
          <w:rFonts w:ascii="Roboto" w:eastAsia="Times New Roman" w:hAnsi="Roboto"/>
          <w:lang w:val="uz-Cyrl-UZ"/>
          <w:rPrChange w:id="8918" w:author="Nozimjon Ortiqov" w:date="2026-02-24T13:39:00Z" w16du:dateUtc="2026-02-24T08:39:00Z">
            <w:rPr>
              <w:rFonts w:ascii="Roboto" w:eastAsia="Times New Roman" w:hAnsi="Roboto"/>
              <w:sz w:val="24"/>
              <w:szCs w:val="24"/>
              <w:lang w:val="uz-Cyrl-UZ"/>
            </w:rPr>
          </w:rPrChange>
        </w:rPr>
        <w:pPrChange w:id="891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2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21" w:author="Nozimjon Ortiqov" w:date="2026-02-24T13:39:00Z" w16du:dateUtc="2026-02-24T08:39:00Z">
            <w:rPr>
              <w:rFonts w:ascii="Roboto" w:eastAsia="Times New Roman" w:hAnsi="Roboto"/>
              <w:sz w:val="24"/>
              <w:szCs w:val="24"/>
              <w:lang w:val="uz-Cyrl-UZ"/>
            </w:rPr>
          </w:rPrChange>
        </w:rPr>
        <w:t xml:space="preserve"> Кредит тўламасам, буни ҳеч қандай салбий оқибатлари йўқ деб ўйлагандим</w:t>
      </w:r>
    </w:p>
    <w:p w14:paraId="44455A23" w14:textId="77777777" w:rsidR="00B76C54" w:rsidRPr="001063BF" w:rsidRDefault="00B76C54">
      <w:pPr>
        <w:spacing w:after="0" w:line="288" w:lineRule="auto"/>
        <w:rPr>
          <w:rFonts w:ascii="Roboto" w:eastAsia="Times New Roman" w:hAnsi="Roboto"/>
          <w:lang w:val="uz-Cyrl-UZ"/>
          <w:rPrChange w:id="8922" w:author="Nozimjon Ortiqov" w:date="2026-02-24T13:39:00Z" w16du:dateUtc="2026-02-24T08:39:00Z">
            <w:rPr>
              <w:rFonts w:ascii="Roboto" w:eastAsia="Times New Roman" w:hAnsi="Roboto"/>
              <w:sz w:val="24"/>
              <w:szCs w:val="24"/>
            </w:rPr>
          </w:rPrChange>
        </w:rPr>
        <w:pPrChange w:id="892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24"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25"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26" w:author="Nozimjon Ortiqov" w:date="2026-02-24T13:39:00Z" w16du:dateUtc="2026-02-24T08:39:00Z">
            <w:rPr>
              <w:rFonts w:ascii="Roboto" w:eastAsia="Times New Roman" w:hAnsi="Roboto"/>
              <w:sz w:val="24"/>
              <w:szCs w:val="24"/>
              <w:lang w:val="uz-Cyrl-UZ"/>
            </w:rPr>
          </w:rPrChange>
        </w:rPr>
        <w:t>Имкониятим бўлгандагина тўлашим керак деб ўйлагандим</w:t>
      </w:r>
    </w:p>
    <w:p w14:paraId="339FCD54" w14:textId="77777777" w:rsidR="00B76C54" w:rsidRPr="001063BF" w:rsidRDefault="00B76C54">
      <w:pPr>
        <w:spacing w:after="0" w:line="288" w:lineRule="auto"/>
        <w:rPr>
          <w:rFonts w:ascii="Roboto" w:eastAsia="Times New Roman" w:hAnsi="Roboto"/>
          <w:lang w:val="uz-Cyrl-UZ"/>
          <w:rPrChange w:id="8927" w:author="Nozimjon Ortiqov" w:date="2026-02-24T13:39:00Z" w16du:dateUtc="2026-02-24T08:39:00Z">
            <w:rPr>
              <w:rFonts w:ascii="Roboto" w:eastAsia="Times New Roman" w:hAnsi="Roboto"/>
              <w:sz w:val="24"/>
              <w:szCs w:val="24"/>
            </w:rPr>
          </w:rPrChange>
        </w:rPr>
        <w:pPrChange w:id="892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29"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30"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31" w:author="Nozimjon Ortiqov" w:date="2026-02-24T13:39:00Z" w16du:dateUtc="2026-02-24T08:39:00Z">
            <w:rPr>
              <w:rFonts w:ascii="Roboto" w:eastAsia="Times New Roman" w:hAnsi="Roboto"/>
              <w:sz w:val="24"/>
              <w:szCs w:val="24"/>
              <w:lang w:val="uz-Cyrl-UZ"/>
            </w:rPr>
          </w:rPrChange>
        </w:rPr>
        <w:t>Кутилмаган харажатлар чиқиб қолди</w:t>
      </w:r>
    </w:p>
    <w:p w14:paraId="1494D67A" w14:textId="77777777" w:rsidR="00B76C54" w:rsidRPr="001063BF" w:rsidRDefault="00B76C54">
      <w:pPr>
        <w:spacing w:after="0" w:line="288" w:lineRule="auto"/>
        <w:rPr>
          <w:rFonts w:ascii="Roboto" w:eastAsia="Times New Roman" w:hAnsi="Roboto"/>
          <w:lang w:val="uz-Cyrl-UZ"/>
          <w:rPrChange w:id="8932" w:author="Nozimjon Ortiqov" w:date="2026-02-24T13:39:00Z" w16du:dateUtc="2026-02-24T08:39:00Z">
            <w:rPr>
              <w:rFonts w:ascii="Roboto" w:eastAsia="Times New Roman" w:hAnsi="Roboto"/>
              <w:sz w:val="24"/>
              <w:szCs w:val="24"/>
            </w:rPr>
          </w:rPrChange>
        </w:rPr>
        <w:pPrChange w:id="893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34"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35"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36" w:author="Nozimjon Ortiqov" w:date="2026-02-24T13:39:00Z" w16du:dateUtc="2026-02-24T08:39:00Z">
            <w:rPr>
              <w:rFonts w:ascii="Roboto" w:eastAsia="Times New Roman" w:hAnsi="Roboto"/>
              <w:sz w:val="24"/>
              <w:szCs w:val="24"/>
              <w:lang w:val="uz-Cyrl-UZ"/>
            </w:rPr>
          </w:rPrChange>
        </w:rPr>
        <w:t>Жиддий касаллик</w:t>
      </w:r>
    </w:p>
    <w:p w14:paraId="2CF4BA52" w14:textId="77777777" w:rsidR="00B76C54" w:rsidRPr="001063BF" w:rsidRDefault="00B76C54">
      <w:pPr>
        <w:spacing w:after="0" w:line="288" w:lineRule="auto"/>
        <w:rPr>
          <w:rFonts w:ascii="Roboto" w:eastAsia="Times New Roman" w:hAnsi="Roboto"/>
          <w:lang w:val="uz-Cyrl-UZ"/>
          <w:rPrChange w:id="8937" w:author="Nozimjon Ortiqov" w:date="2026-02-24T13:39:00Z" w16du:dateUtc="2026-02-24T08:39:00Z">
            <w:rPr>
              <w:rFonts w:ascii="Roboto" w:eastAsia="Times New Roman" w:hAnsi="Roboto"/>
              <w:sz w:val="24"/>
              <w:szCs w:val="24"/>
            </w:rPr>
          </w:rPrChange>
        </w:rPr>
        <w:pPrChange w:id="893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40" w:author="Nozimjon Ortiqov" w:date="2026-02-24T13:39:00Z" w16du:dateUtc="2026-02-24T08:39:00Z">
            <w:rPr>
              <w:rFonts w:ascii="Roboto" w:eastAsia="Times New Roman" w:hAnsi="Roboto"/>
              <w:sz w:val="24"/>
              <w:szCs w:val="24"/>
              <w:lang w:val="uz-Cyrl-UZ"/>
            </w:rPr>
          </w:rPrChange>
        </w:rPr>
        <w:t xml:space="preserve"> Тўловларни амалга оширишда банк томонидан хатолик юз берган</w:t>
      </w:r>
    </w:p>
    <w:p w14:paraId="439CB7E0" w14:textId="77777777" w:rsidR="00B76C54" w:rsidRPr="001063BF" w:rsidRDefault="00B76C54">
      <w:pPr>
        <w:spacing w:after="0" w:line="288" w:lineRule="auto"/>
        <w:rPr>
          <w:rFonts w:ascii="Roboto" w:eastAsia="Times New Roman" w:hAnsi="Roboto"/>
          <w:lang w:val="uz-Cyrl-UZ"/>
          <w:rPrChange w:id="8941" w:author="Nozimjon Ortiqov" w:date="2026-02-24T13:39:00Z" w16du:dateUtc="2026-02-24T08:39:00Z">
            <w:rPr>
              <w:rFonts w:ascii="Roboto" w:eastAsia="Times New Roman" w:hAnsi="Roboto"/>
              <w:sz w:val="24"/>
              <w:szCs w:val="24"/>
            </w:rPr>
          </w:rPrChange>
        </w:rPr>
        <w:pPrChange w:id="894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4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44" w:author="Nozimjon Ortiqov" w:date="2026-02-24T13:39:00Z" w16du:dateUtc="2026-02-24T08:39:00Z">
            <w:rPr>
              <w:rFonts w:ascii="Roboto" w:eastAsia="Times New Roman" w:hAnsi="Roboto"/>
              <w:sz w:val="24"/>
              <w:szCs w:val="24"/>
              <w:lang w:val="uz-Cyrl-UZ"/>
            </w:rPr>
          </w:rPrChange>
        </w:rPr>
        <w:t xml:space="preserve"> Банк шартномасида яширин шартлар бўлган</w:t>
      </w:r>
    </w:p>
    <w:p w14:paraId="6E46EF47" w14:textId="77777777" w:rsidR="00B76C54" w:rsidRPr="001063BF" w:rsidRDefault="00B76C54">
      <w:pPr>
        <w:spacing w:after="0" w:line="288" w:lineRule="auto"/>
        <w:rPr>
          <w:rFonts w:ascii="Roboto" w:eastAsia="Times New Roman" w:hAnsi="Roboto"/>
          <w:lang w:val="uz-Cyrl-UZ"/>
          <w:rPrChange w:id="8945" w:author="Nozimjon Ortiqov" w:date="2026-02-24T13:39:00Z" w16du:dateUtc="2026-02-24T08:39:00Z">
            <w:rPr>
              <w:rFonts w:ascii="Roboto" w:eastAsia="Times New Roman" w:hAnsi="Roboto"/>
              <w:sz w:val="24"/>
              <w:szCs w:val="24"/>
            </w:rPr>
          </w:rPrChange>
        </w:rPr>
        <w:pPrChange w:id="894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4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48" w:author="Nozimjon Ortiqov" w:date="2026-02-24T13:39:00Z" w16du:dateUtc="2026-02-24T08:39:00Z">
            <w:rPr>
              <w:rFonts w:ascii="Roboto" w:eastAsia="Times New Roman" w:hAnsi="Roboto"/>
              <w:sz w:val="24"/>
              <w:szCs w:val="24"/>
              <w:lang w:val="uz-Cyrl-UZ"/>
            </w:rPr>
          </w:rPrChange>
        </w:rPr>
        <w:t xml:space="preserve"> Номимга рухсатимсиз кредит расмийлаштирилди</w:t>
      </w:r>
    </w:p>
    <w:p w14:paraId="32566E01" w14:textId="77777777" w:rsidR="00B76C54" w:rsidRPr="001063BF" w:rsidRDefault="00B76C54">
      <w:pPr>
        <w:spacing w:after="0" w:line="288" w:lineRule="auto"/>
        <w:rPr>
          <w:rFonts w:ascii="Roboto" w:eastAsia="Times New Roman" w:hAnsi="Roboto"/>
          <w:lang w:val="uz-Cyrl-UZ"/>
          <w:rPrChange w:id="8949" w:author="Nozimjon Ortiqov" w:date="2026-02-24T13:39:00Z" w16du:dateUtc="2026-02-24T08:39:00Z">
            <w:rPr>
              <w:rFonts w:ascii="Roboto" w:eastAsia="Times New Roman" w:hAnsi="Roboto"/>
              <w:sz w:val="24"/>
              <w:szCs w:val="24"/>
            </w:rPr>
          </w:rPrChange>
        </w:rPr>
        <w:pPrChange w:id="895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5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52" w:author="Nozimjon Ortiqov" w:date="2026-02-24T13:39:00Z" w16du:dateUtc="2026-02-24T08:39:00Z">
            <w:rPr>
              <w:rFonts w:ascii="Roboto" w:eastAsia="Times New Roman" w:hAnsi="Roboto"/>
              <w:sz w:val="24"/>
              <w:szCs w:val="24"/>
              <w:lang w:val="uz-Cyrl-UZ"/>
            </w:rPr>
          </w:rPrChange>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1063BF" w:rsidRDefault="00B76C54">
      <w:pPr>
        <w:spacing w:after="0" w:line="288" w:lineRule="auto"/>
        <w:rPr>
          <w:rFonts w:ascii="Roboto" w:eastAsia="Times New Roman" w:hAnsi="Roboto"/>
          <w:lang w:val="uz-Cyrl-UZ"/>
          <w:rPrChange w:id="8953" w:author="Nozimjon Ortiqov" w:date="2026-02-24T13:39:00Z" w16du:dateUtc="2026-02-24T08:39:00Z">
            <w:rPr>
              <w:rFonts w:ascii="Roboto" w:eastAsia="Times New Roman" w:hAnsi="Roboto"/>
              <w:sz w:val="24"/>
              <w:szCs w:val="24"/>
              <w:lang w:val="uz-Cyrl-UZ"/>
            </w:rPr>
          </w:rPrChange>
        </w:rPr>
        <w:pPrChange w:id="895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5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56" w:author="Nozimjon Ortiqov" w:date="2026-02-24T13:39:00Z" w16du:dateUtc="2026-02-24T08:39:00Z">
            <w:rPr>
              <w:rFonts w:ascii="Roboto" w:eastAsia="Times New Roman" w:hAnsi="Roboto"/>
              <w:sz w:val="24"/>
              <w:szCs w:val="24"/>
              <w:lang w:val="uz-Cyrl-UZ"/>
            </w:rPr>
          </w:rPrChange>
        </w:rPr>
        <w:t xml:space="preserve"> Бошқа: ___________</w:t>
      </w:r>
    </w:p>
    <w:p w14:paraId="43D47B14"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957" w:author="Nozimjon Ortiqov" w:date="2026-02-24T13:39:00Z" w16du:dateUtc="2026-02-24T08:39:00Z">
            <w:rPr>
              <w:rFonts w:ascii="Roboto" w:eastAsia="Times New Roman" w:hAnsi="Roboto"/>
              <w:b/>
              <w:bCs/>
              <w:sz w:val="24"/>
              <w:szCs w:val="24"/>
              <w:lang w:val="uz-Cyrl-UZ"/>
            </w:rPr>
          </w:rPrChange>
        </w:rPr>
        <w:pPrChange w:id="8958"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959" w:author="Nozimjon Ortiqov" w:date="2026-02-24T13:39:00Z" w16du:dateUtc="2026-02-24T08:39:00Z">
            <w:rPr>
              <w:rFonts w:ascii="Roboto" w:eastAsia="Times New Roman" w:hAnsi="Roboto"/>
              <w:b/>
              <w:bCs/>
              <w:sz w:val="24"/>
              <w:szCs w:val="24"/>
              <w:lang w:val="uz-Cyrl-UZ"/>
            </w:rPr>
          </w:rPrChange>
        </w:rPr>
        <w:t>3.8. Сизнингча қарз (кредит, насия) тўловини неча кунга кечиктириш мумкин (нормал ҳолат) деб биласиз?</w:t>
      </w:r>
    </w:p>
    <w:p w14:paraId="49829824" w14:textId="77777777" w:rsidR="00B76C54" w:rsidRPr="001063BF" w:rsidRDefault="00B76C54">
      <w:pPr>
        <w:spacing w:after="0" w:line="288" w:lineRule="auto"/>
        <w:rPr>
          <w:rFonts w:ascii="Roboto" w:eastAsia="Times New Roman" w:hAnsi="Roboto"/>
          <w:lang w:val="uz-Cyrl-UZ"/>
          <w:rPrChange w:id="8960" w:author="Nozimjon Ortiqov" w:date="2026-02-24T13:39:00Z" w16du:dateUtc="2026-02-24T08:39:00Z">
            <w:rPr>
              <w:rFonts w:ascii="Roboto" w:eastAsia="Times New Roman" w:hAnsi="Roboto"/>
              <w:sz w:val="24"/>
              <w:szCs w:val="24"/>
              <w:lang w:val="uz-Cyrl-UZ"/>
            </w:rPr>
          </w:rPrChange>
        </w:rPr>
        <w:pPrChange w:id="896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62" w:author="Nozimjon Ortiqov" w:date="2026-02-24T13:39:00Z" w16du:dateUtc="2026-02-24T08:39:00Z">
            <w:rPr>
              <w:rFonts w:ascii="Roboto" w:eastAsia="Times New Roman" w:hAnsi="Roboto"/>
              <w:sz w:val="24"/>
              <w:szCs w:val="24"/>
              <w:lang w:val="uz-Cyrl-UZ"/>
            </w:rPr>
          </w:rPrChange>
        </w:rPr>
        <w:t xml:space="preserve">O </w:t>
      </w:r>
      <w:r w:rsidRPr="001063BF">
        <w:rPr>
          <w:rFonts w:ascii="Roboto" w:eastAsia="Times New Roman" w:hAnsi="Roboto"/>
          <w:lang w:val="uz-Cyrl-UZ"/>
          <w:rPrChange w:id="8963" w:author="Nozimjon Ortiqov" w:date="2026-02-24T13:39:00Z" w16du:dateUtc="2026-02-24T08:39:00Z">
            <w:rPr>
              <w:rFonts w:ascii="Roboto" w:eastAsia="Times New Roman" w:hAnsi="Roboto"/>
              <w:sz w:val="24"/>
              <w:szCs w:val="24"/>
            </w:rPr>
          </w:rPrChange>
        </w:rPr>
        <w:t xml:space="preserve">Ҳеч қандай кечикиш </w:t>
      </w:r>
      <w:r w:rsidRPr="001063BF">
        <w:rPr>
          <w:rFonts w:ascii="Roboto" w:eastAsia="Times New Roman" w:hAnsi="Roboto"/>
          <w:lang w:val="uz-Cyrl-UZ"/>
          <w:rPrChange w:id="8964" w:author="Nozimjon Ortiqov" w:date="2026-02-24T13:39:00Z" w16du:dateUtc="2026-02-24T08:39:00Z">
            <w:rPr>
              <w:rFonts w:ascii="Roboto" w:eastAsia="Times New Roman" w:hAnsi="Roboto"/>
              <w:sz w:val="24"/>
              <w:szCs w:val="24"/>
              <w:lang w:val="uz-Cyrl-UZ"/>
            </w:rPr>
          </w:rPrChange>
        </w:rPr>
        <w:t>мумкин (</w:t>
      </w:r>
      <w:r w:rsidRPr="001063BF">
        <w:rPr>
          <w:rFonts w:ascii="Roboto" w:eastAsia="Times New Roman" w:hAnsi="Roboto"/>
          <w:lang w:val="uz-Cyrl-UZ"/>
          <w:rPrChange w:id="8965" w:author="Nozimjon Ortiqov" w:date="2026-02-24T13:39:00Z" w16du:dateUtc="2026-02-24T08:39:00Z">
            <w:rPr>
              <w:rFonts w:ascii="Roboto" w:eastAsia="Times New Roman" w:hAnsi="Roboto"/>
              <w:sz w:val="24"/>
              <w:szCs w:val="24"/>
            </w:rPr>
          </w:rPrChange>
        </w:rPr>
        <w:t>нормал</w:t>
      </w:r>
      <w:r w:rsidRPr="001063BF">
        <w:rPr>
          <w:rFonts w:ascii="Roboto" w:eastAsia="Times New Roman" w:hAnsi="Roboto"/>
          <w:lang w:val="uz-Cyrl-UZ"/>
          <w:rPrChange w:id="8966" w:author="Nozimjon Ortiqov" w:date="2026-02-24T13:39:00Z" w16du:dateUtc="2026-02-24T08:39:00Z">
            <w:rPr>
              <w:rFonts w:ascii="Roboto" w:eastAsia="Times New Roman" w:hAnsi="Roboto"/>
              <w:sz w:val="24"/>
              <w:szCs w:val="24"/>
              <w:lang w:val="uz-Cyrl-UZ"/>
            </w:rPr>
          </w:rPrChange>
        </w:rPr>
        <w:t>)</w:t>
      </w:r>
      <w:r w:rsidRPr="001063BF">
        <w:rPr>
          <w:rFonts w:ascii="Roboto" w:eastAsia="Times New Roman" w:hAnsi="Roboto"/>
          <w:lang w:val="uz-Cyrl-UZ"/>
          <w:rPrChange w:id="8967" w:author="Nozimjon Ortiqov" w:date="2026-02-24T13:39:00Z" w16du:dateUtc="2026-02-24T08:39:00Z">
            <w:rPr>
              <w:rFonts w:ascii="Roboto" w:eastAsia="Times New Roman" w:hAnsi="Roboto"/>
              <w:sz w:val="24"/>
              <w:szCs w:val="24"/>
            </w:rPr>
          </w:rPrChange>
        </w:rPr>
        <w:t xml:space="preserve"> эмас</w:t>
      </w:r>
    </w:p>
    <w:p w14:paraId="321369CE" w14:textId="77777777" w:rsidR="00B76C54" w:rsidRPr="001063BF" w:rsidRDefault="00B76C54">
      <w:pPr>
        <w:spacing w:after="0" w:line="288" w:lineRule="auto"/>
        <w:rPr>
          <w:rFonts w:ascii="Roboto" w:eastAsia="Times New Roman" w:hAnsi="Roboto"/>
          <w:lang w:val="uz-Cyrl-UZ"/>
          <w:rPrChange w:id="8968" w:author="Nozimjon Ortiqov" w:date="2026-02-24T13:39:00Z" w16du:dateUtc="2026-02-24T08:39:00Z">
            <w:rPr>
              <w:rFonts w:ascii="Roboto" w:eastAsia="Times New Roman" w:hAnsi="Roboto"/>
              <w:sz w:val="24"/>
              <w:szCs w:val="24"/>
              <w:lang w:val="uz-Cyrl-UZ"/>
            </w:rPr>
          </w:rPrChange>
        </w:rPr>
        <w:pPrChange w:id="8969"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70" w:author="Nozimjon Ortiqov" w:date="2026-02-24T13:39:00Z" w16du:dateUtc="2026-02-24T08:39:00Z">
            <w:rPr>
              <w:rFonts w:ascii="Roboto" w:eastAsia="Times New Roman" w:hAnsi="Roboto"/>
              <w:sz w:val="24"/>
              <w:szCs w:val="24"/>
              <w:lang w:val="uz-Cyrl-UZ"/>
            </w:rPr>
          </w:rPrChange>
        </w:rPr>
        <w:t>O 1–7 кун</w:t>
      </w:r>
    </w:p>
    <w:p w14:paraId="2DCEDDAD" w14:textId="77777777" w:rsidR="00B76C54" w:rsidRPr="001063BF" w:rsidRDefault="00B76C54">
      <w:pPr>
        <w:spacing w:after="0" w:line="288" w:lineRule="auto"/>
        <w:rPr>
          <w:rFonts w:ascii="Roboto" w:eastAsia="Times New Roman" w:hAnsi="Roboto"/>
          <w:lang w:val="uz-Cyrl-UZ"/>
          <w:rPrChange w:id="8971" w:author="Nozimjon Ortiqov" w:date="2026-02-24T13:39:00Z" w16du:dateUtc="2026-02-24T08:39:00Z">
            <w:rPr>
              <w:rFonts w:ascii="Roboto" w:eastAsia="Times New Roman" w:hAnsi="Roboto"/>
              <w:sz w:val="24"/>
              <w:szCs w:val="24"/>
              <w:lang w:val="uz-Cyrl-UZ"/>
            </w:rPr>
          </w:rPrChange>
        </w:rPr>
        <w:pPrChange w:id="897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73" w:author="Nozimjon Ortiqov" w:date="2026-02-24T13:39:00Z" w16du:dateUtc="2026-02-24T08:39:00Z">
            <w:rPr>
              <w:rFonts w:ascii="Roboto" w:eastAsia="Times New Roman" w:hAnsi="Roboto"/>
              <w:sz w:val="24"/>
              <w:szCs w:val="24"/>
              <w:lang w:val="uz-Cyrl-UZ"/>
            </w:rPr>
          </w:rPrChange>
        </w:rPr>
        <w:t>O 8–30 кун</w:t>
      </w:r>
    </w:p>
    <w:p w14:paraId="741B0784" w14:textId="77777777" w:rsidR="00B76C54" w:rsidRPr="001063BF" w:rsidRDefault="00B76C54">
      <w:pPr>
        <w:spacing w:after="0" w:line="288" w:lineRule="auto"/>
        <w:rPr>
          <w:rFonts w:ascii="Roboto" w:eastAsia="Times New Roman" w:hAnsi="Roboto"/>
          <w:lang w:val="uz-Cyrl-UZ"/>
          <w:rPrChange w:id="8974" w:author="Nozimjon Ortiqov" w:date="2026-02-24T13:39:00Z" w16du:dateUtc="2026-02-24T08:39:00Z">
            <w:rPr>
              <w:rFonts w:ascii="Roboto" w:eastAsia="Times New Roman" w:hAnsi="Roboto"/>
              <w:sz w:val="24"/>
              <w:szCs w:val="24"/>
              <w:lang w:val="uz-Cyrl-UZ"/>
            </w:rPr>
          </w:rPrChange>
        </w:rPr>
        <w:pPrChange w:id="897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76" w:author="Nozimjon Ortiqov" w:date="2026-02-24T13:39:00Z" w16du:dateUtc="2026-02-24T08:39:00Z">
            <w:rPr>
              <w:rFonts w:ascii="Roboto" w:eastAsia="Times New Roman" w:hAnsi="Roboto"/>
              <w:sz w:val="24"/>
              <w:szCs w:val="24"/>
              <w:lang w:val="uz-Cyrl-UZ"/>
            </w:rPr>
          </w:rPrChange>
        </w:rPr>
        <w:t>O 30 кундан ортиқ</w:t>
      </w:r>
    </w:p>
    <w:p w14:paraId="4BFC52B5"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8977" w:author="Nozimjon Ortiqov" w:date="2026-02-24T13:39:00Z" w16du:dateUtc="2026-02-24T08:39:00Z">
            <w:rPr>
              <w:rFonts w:ascii="Roboto" w:eastAsia="Times New Roman" w:hAnsi="Roboto"/>
              <w:b/>
              <w:bCs/>
              <w:sz w:val="24"/>
              <w:szCs w:val="24"/>
              <w:lang w:val="uz-Cyrl-UZ"/>
            </w:rPr>
          </w:rPrChange>
        </w:rPr>
        <w:pPrChange w:id="8978"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979" w:author="Nozimjon Ortiqov" w:date="2026-02-24T13:39:00Z" w16du:dateUtc="2026-02-24T08:39:00Z">
            <w:rPr>
              <w:rFonts w:ascii="Roboto" w:eastAsia="Times New Roman" w:hAnsi="Roboto"/>
              <w:b/>
              <w:bCs/>
              <w:sz w:val="24"/>
              <w:szCs w:val="24"/>
              <w:lang w:val="uz-Cyrl-UZ"/>
            </w:rPr>
          </w:rPrChange>
        </w:rPr>
        <w:t xml:space="preserve">3.9. Биринчи навбатда қайси манбадаги қарзлар (кредит, насия) тўланиши керак деб ҳисоблайсиз? </w:t>
      </w:r>
      <w:r w:rsidRPr="001063BF">
        <w:rPr>
          <w:rFonts w:ascii="Roboto" w:eastAsia="Times New Roman" w:hAnsi="Roboto"/>
          <w:b/>
          <w:bCs/>
          <w:i/>
          <w:iCs/>
          <w:lang w:val="uz-Cyrl-UZ"/>
          <w:rPrChange w:id="8980" w:author="Nozimjon Ortiqov" w:date="2026-02-24T13:39:00Z" w16du:dateUtc="2026-02-24T08:39:00Z">
            <w:rPr>
              <w:rFonts w:ascii="Roboto" w:eastAsia="Times New Roman" w:hAnsi="Roboto"/>
              <w:b/>
              <w:bCs/>
              <w:i/>
              <w:iCs/>
              <w:sz w:val="24"/>
              <w:szCs w:val="24"/>
              <w:lang w:val="uz-Cyrl-UZ"/>
            </w:rPr>
          </w:rPrChange>
        </w:rPr>
        <w:t>(энг асосий 2 та вариантни белгиланг)</w:t>
      </w:r>
    </w:p>
    <w:p w14:paraId="29FDB80E" w14:textId="77777777" w:rsidR="00B76C54" w:rsidRPr="001063BF" w:rsidRDefault="00B76C54">
      <w:pPr>
        <w:spacing w:after="0" w:line="288" w:lineRule="auto"/>
        <w:rPr>
          <w:rFonts w:ascii="Roboto" w:eastAsia="Times New Roman" w:hAnsi="Roboto"/>
          <w:lang w:val="uz-Cyrl-UZ"/>
          <w:rPrChange w:id="8981" w:author="Nozimjon Ortiqov" w:date="2026-02-24T13:39:00Z" w16du:dateUtc="2026-02-24T08:39:00Z">
            <w:rPr>
              <w:rFonts w:ascii="Roboto" w:eastAsia="Times New Roman" w:hAnsi="Roboto"/>
              <w:sz w:val="24"/>
              <w:szCs w:val="24"/>
              <w:lang w:val="uz-Cyrl-UZ"/>
            </w:rPr>
          </w:rPrChange>
        </w:rPr>
        <w:pPrChange w:id="898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8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84" w:author="Nozimjon Ortiqov" w:date="2026-02-24T13:39:00Z" w16du:dateUtc="2026-02-24T08:39:00Z">
            <w:rPr>
              <w:rFonts w:ascii="Roboto" w:eastAsia="Times New Roman" w:hAnsi="Roboto"/>
              <w:sz w:val="24"/>
              <w:szCs w:val="24"/>
              <w:lang w:val="uz-Cyrl-UZ"/>
            </w:rPr>
          </w:rPrChange>
        </w:rPr>
        <w:t xml:space="preserve"> Расмий банк ташкилотлари</w:t>
      </w:r>
    </w:p>
    <w:p w14:paraId="058AC3D0" w14:textId="77777777" w:rsidR="00B76C54" w:rsidRPr="001063BF" w:rsidRDefault="00B76C54">
      <w:pPr>
        <w:spacing w:after="0" w:line="288" w:lineRule="auto"/>
        <w:rPr>
          <w:rFonts w:ascii="Roboto" w:eastAsia="Times New Roman" w:hAnsi="Roboto"/>
          <w:lang w:val="uz-Cyrl-UZ"/>
          <w:rPrChange w:id="8985" w:author="Nozimjon Ortiqov" w:date="2026-02-24T13:39:00Z" w16du:dateUtc="2026-02-24T08:39:00Z">
            <w:rPr>
              <w:rFonts w:ascii="Roboto" w:eastAsia="Times New Roman" w:hAnsi="Roboto"/>
              <w:sz w:val="24"/>
              <w:szCs w:val="24"/>
              <w:lang w:val="uz-Cyrl-UZ"/>
            </w:rPr>
          </w:rPrChange>
        </w:rPr>
        <w:pPrChange w:id="898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8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88" w:author="Nozimjon Ortiqov" w:date="2026-02-24T13:39:00Z" w16du:dateUtc="2026-02-24T08:39:00Z">
            <w:rPr>
              <w:rFonts w:ascii="Roboto" w:eastAsia="Times New Roman" w:hAnsi="Roboto"/>
              <w:sz w:val="24"/>
              <w:szCs w:val="24"/>
              <w:lang w:val="uz-Cyrl-UZ"/>
            </w:rPr>
          </w:rPrChange>
        </w:rPr>
        <w:t xml:space="preserve"> Яқинлардан олинган қарз</w:t>
      </w:r>
    </w:p>
    <w:p w14:paraId="3786A40E" w14:textId="77777777" w:rsidR="00B76C54" w:rsidRPr="001063BF" w:rsidRDefault="00B76C54">
      <w:pPr>
        <w:spacing w:after="0" w:line="288" w:lineRule="auto"/>
        <w:rPr>
          <w:rFonts w:ascii="Roboto" w:eastAsia="Times New Roman" w:hAnsi="Roboto"/>
          <w:lang w:val="uz-Cyrl-UZ"/>
          <w:rPrChange w:id="8989" w:author="Nozimjon Ortiqov" w:date="2026-02-24T13:39:00Z" w16du:dateUtc="2026-02-24T08:39:00Z">
            <w:rPr>
              <w:rFonts w:ascii="Roboto" w:eastAsia="Times New Roman" w:hAnsi="Roboto"/>
              <w:sz w:val="24"/>
              <w:szCs w:val="24"/>
              <w:lang w:val="uz-Cyrl-UZ"/>
            </w:rPr>
          </w:rPrChange>
        </w:rPr>
        <w:pPrChange w:id="899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99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92"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шахсларга</w:t>
      </w:r>
    </w:p>
    <w:p w14:paraId="43508E58" w14:textId="77777777" w:rsidR="00B76C54" w:rsidRPr="001063BF" w:rsidRDefault="00B76C54">
      <w:pPr>
        <w:spacing w:after="0" w:line="288" w:lineRule="auto"/>
        <w:rPr>
          <w:rFonts w:ascii="Roboto" w:eastAsia="Times New Roman" w:hAnsi="Roboto"/>
          <w:lang w:val="uz-Cyrl-UZ"/>
          <w:rPrChange w:id="8993" w:author="Nozimjon Ortiqov" w:date="2026-02-24T13:39:00Z" w16du:dateUtc="2026-02-24T08:39:00Z">
            <w:rPr>
              <w:rFonts w:ascii="Roboto" w:eastAsia="Times New Roman" w:hAnsi="Roboto"/>
              <w:sz w:val="24"/>
              <w:szCs w:val="24"/>
              <w:lang w:val="uz-Cyrl-UZ"/>
            </w:rPr>
          </w:rPrChange>
        </w:rPr>
        <w:pPrChange w:id="899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96" w:author="Nozimjon Ortiqov" w:date="2026-02-24T13:39:00Z" w16du:dateUtc="2026-02-24T08:39:00Z">
            <w:rPr>
              <w:rFonts w:ascii="Roboto" w:eastAsia="Times New Roman" w:hAnsi="Roboto"/>
              <w:sz w:val="24"/>
              <w:szCs w:val="24"/>
              <w:lang w:val="uz-Cyrl-UZ"/>
            </w:rPr>
          </w:rPrChange>
        </w:rPr>
        <w:t xml:space="preserve"> Расмий насия бўйича қарзлар</w:t>
      </w:r>
    </w:p>
    <w:p w14:paraId="047196F8" w14:textId="77777777" w:rsidR="00B76C54" w:rsidRPr="001063BF" w:rsidRDefault="00B76C54">
      <w:pPr>
        <w:spacing w:after="0" w:line="288" w:lineRule="auto"/>
        <w:rPr>
          <w:rFonts w:ascii="Roboto" w:eastAsia="Times New Roman" w:hAnsi="Roboto"/>
          <w:lang w:val="uz-Cyrl-UZ"/>
          <w:rPrChange w:id="8997" w:author="Nozimjon Ortiqov" w:date="2026-02-24T13:39:00Z" w16du:dateUtc="2026-02-24T08:39:00Z">
            <w:rPr>
              <w:rFonts w:ascii="Roboto" w:eastAsia="Times New Roman" w:hAnsi="Roboto"/>
              <w:sz w:val="24"/>
              <w:szCs w:val="24"/>
              <w:lang w:val="uz-Cyrl-UZ"/>
            </w:rPr>
          </w:rPrChange>
        </w:rPr>
        <w:pPrChange w:id="899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99"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lang w:val="uz-Cyrl-UZ"/>
          <w:rPrChange w:id="9000" w:author="Nozimjon Ortiqov" w:date="2026-02-24T13:39:00Z" w16du:dateUtc="2026-02-24T08:39:00Z">
            <w:rPr>
              <w:rFonts w:ascii="Roboto" w:eastAsia="Times New Roman" w:hAnsi="Roboto"/>
              <w:sz w:val="24"/>
              <w:szCs w:val="24"/>
              <w:lang w:val="uz-Cyrl-UZ"/>
            </w:rPr>
          </w:rPrChange>
        </w:rPr>
        <w:t xml:space="preserve"> Норасмий насия бўйича қарзлар</w:t>
      </w:r>
    </w:p>
    <w:p w14:paraId="14B96922" w14:textId="77777777" w:rsidR="00B76C54" w:rsidRPr="001063BF" w:rsidRDefault="00B76C54">
      <w:pPr>
        <w:spacing w:after="0" w:line="288" w:lineRule="auto"/>
        <w:rPr>
          <w:rFonts w:ascii="Roboto" w:eastAsia="Times New Roman" w:hAnsi="Roboto"/>
          <w:lang w:val="uz-Cyrl-UZ"/>
          <w:rPrChange w:id="9001" w:author="Nozimjon Ortiqov" w:date="2026-02-24T13:39:00Z" w16du:dateUtc="2026-02-24T08:39:00Z">
            <w:rPr>
              <w:rFonts w:ascii="Roboto" w:eastAsia="Times New Roman" w:hAnsi="Roboto"/>
              <w:sz w:val="24"/>
              <w:szCs w:val="24"/>
              <w:lang w:val="uz-Cyrl-UZ"/>
            </w:rPr>
          </w:rPrChange>
        </w:rPr>
        <w:pPrChange w:id="900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0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04" w:author="Nozimjon Ortiqov" w:date="2026-02-24T13:39:00Z" w16du:dateUtc="2026-02-24T08:39:00Z">
            <w:rPr>
              <w:rFonts w:ascii="Roboto" w:eastAsia="Times New Roman" w:hAnsi="Roboto"/>
              <w:sz w:val="24"/>
              <w:szCs w:val="24"/>
              <w:lang w:val="uz-Cyrl-UZ"/>
            </w:rPr>
          </w:rPrChange>
        </w:rPr>
        <w:t xml:space="preserve"> Микромолия ташкилотлари</w:t>
      </w:r>
    </w:p>
    <w:p w14:paraId="28030A4E" w14:textId="77777777" w:rsidR="00B76C54" w:rsidRPr="001063BF" w:rsidRDefault="00B76C54">
      <w:pPr>
        <w:shd w:val="clear" w:color="auto" w:fill="EDEDED" w:themeFill="accent3" w:themeFillTint="33"/>
        <w:spacing w:after="0" w:line="288" w:lineRule="auto"/>
        <w:jc w:val="both"/>
        <w:rPr>
          <w:rFonts w:ascii="Roboto" w:eastAsia="Times New Roman" w:hAnsi="Roboto"/>
          <w:b/>
          <w:bCs/>
          <w:lang w:val="uz-Cyrl-UZ"/>
          <w:rPrChange w:id="9005" w:author="Nozimjon Ortiqov" w:date="2026-02-24T13:39:00Z" w16du:dateUtc="2026-02-24T08:39:00Z">
            <w:rPr>
              <w:rFonts w:ascii="Roboto" w:eastAsia="Times New Roman" w:hAnsi="Roboto"/>
              <w:b/>
              <w:bCs/>
              <w:sz w:val="24"/>
              <w:szCs w:val="24"/>
              <w:lang w:val="uz-Cyrl-UZ"/>
            </w:rPr>
          </w:rPrChange>
        </w:rPr>
        <w:pPrChange w:id="9006" w:author="Nozimjon Ortiqov" w:date="2026-02-24T13:40:00Z" w16du:dateUtc="2026-02-24T08:40:00Z">
          <w:pPr>
            <w:shd w:val="clear" w:color="auto" w:fill="EDEDED" w:themeFill="accent3" w:themeFillTint="33"/>
            <w:spacing w:before="240" w:after="100" w:afterAutospacing="1" w:line="288" w:lineRule="auto"/>
            <w:jc w:val="both"/>
          </w:pPr>
        </w:pPrChange>
      </w:pPr>
      <w:r w:rsidRPr="001063BF">
        <w:rPr>
          <w:rFonts w:ascii="Roboto" w:eastAsia="Times New Roman" w:hAnsi="Roboto"/>
          <w:b/>
          <w:bCs/>
          <w:lang w:val="uz-Cyrl-UZ"/>
          <w:rPrChange w:id="9007" w:author="Nozimjon Ortiqov" w:date="2026-02-24T13:39:00Z" w16du:dateUtc="2026-02-24T08:39:00Z">
            <w:rPr>
              <w:rFonts w:ascii="Roboto" w:eastAsia="Times New Roman" w:hAnsi="Roboto"/>
              <w:b/>
              <w:bCs/>
              <w:sz w:val="24"/>
              <w:szCs w:val="24"/>
              <w:lang w:val="uz-Cyrl-UZ"/>
            </w:rPr>
          </w:rPrChange>
        </w:rPr>
        <w:t>3.10. </w:t>
      </w:r>
      <w:bookmarkStart w:id="9008" w:name="_Hlk215857412"/>
      <w:r w:rsidRPr="001063BF">
        <w:rPr>
          <w:rFonts w:ascii="Roboto" w:eastAsia="Times New Roman" w:hAnsi="Roboto"/>
          <w:b/>
          <w:bCs/>
          <w:lang w:val="uz-Cyrl-UZ"/>
          <w:rPrChange w:id="9009" w:author="Nozimjon Ortiqov" w:date="2026-02-24T13:39:00Z" w16du:dateUtc="2026-02-24T08:39:00Z">
            <w:rPr>
              <w:rFonts w:ascii="Roboto" w:eastAsia="Times New Roman" w:hAnsi="Roboto"/>
              <w:b/>
              <w:bCs/>
              <w:sz w:val="24"/>
              <w:szCs w:val="24"/>
              <w:lang w:val="uz-Cyrl-UZ"/>
            </w:rPr>
          </w:rPrChange>
        </w:rPr>
        <w:t>Қарзларингиз (кредит, насия)</w:t>
      </w:r>
      <w:bookmarkEnd w:id="9008"/>
      <w:r w:rsidRPr="001063BF">
        <w:rPr>
          <w:rFonts w:ascii="Roboto" w:eastAsia="Times New Roman" w:hAnsi="Roboto"/>
          <w:b/>
          <w:bCs/>
          <w:lang w:val="uz-Cyrl-UZ"/>
          <w:rPrChange w:id="9010" w:author="Nozimjon Ortiqov" w:date="2026-02-24T13:39:00Z" w16du:dateUtc="2026-02-24T08:39:00Z">
            <w:rPr>
              <w:rFonts w:ascii="Roboto" w:eastAsia="Times New Roman" w:hAnsi="Roboto"/>
              <w:b/>
              <w:bCs/>
              <w:sz w:val="24"/>
              <w:szCs w:val="24"/>
              <w:lang w:val="uz-Cyrl-UZ"/>
            </w:rPr>
          </w:rPrChange>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1063BF" w:rsidRDefault="00B76C54">
      <w:pPr>
        <w:spacing w:after="0" w:line="288" w:lineRule="auto"/>
        <w:jc w:val="both"/>
        <w:rPr>
          <w:rFonts w:ascii="Roboto" w:eastAsia="Times New Roman" w:hAnsi="Roboto"/>
          <w:lang w:val="uz-Cyrl-UZ"/>
          <w:rPrChange w:id="9011" w:author="Nozimjon Ortiqov" w:date="2026-02-24T13:39:00Z" w16du:dateUtc="2026-02-24T08:39:00Z">
            <w:rPr>
              <w:rFonts w:ascii="Roboto" w:eastAsia="Times New Roman" w:hAnsi="Roboto"/>
              <w:sz w:val="24"/>
              <w:szCs w:val="24"/>
              <w:lang w:val="uz-Cyrl-UZ"/>
            </w:rPr>
          </w:rPrChange>
        </w:rPr>
        <w:pPrChange w:id="9012"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13" w:author="Nozimjon Ortiqov" w:date="2026-02-24T13:39:00Z" w16du:dateUtc="2026-02-24T08:39:00Z">
            <w:rPr>
              <w:rFonts w:ascii="Roboto" w:eastAsia="Times New Roman" w:hAnsi="Roboto"/>
              <w:sz w:val="24"/>
              <w:szCs w:val="24"/>
              <w:lang w:val="uz-Cyrl-UZ"/>
            </w:rPr>
          </w:rPrChange>
        </w:rPr>
        <w:t>O Ҳа</w:t>
      </w:r>
    </w:p>
    <w:p w14:paraId="33A0CA27" w14:textId="77777777" w:rsidR="00B76C54" w:rsidRPr="001063BF" w:rsidRDefault="00B76C54">
      <w:pPr>
        <w:spacing w:after="0" w:line="288" w:lineRule="auto"/>
        <w:jc w:val="both"/>
        <w:rPr>
          <w:rFonts w:ascii="Roboto" w:eastAsia="Times New Roman" w:hAnsi="Roboto"/>
          <w:lang w:val="uz-Cyrl-UZ"/>
          <w:rPrChange w:id="9014" w:author="Nozimjon Ortiqov" w:date="2026-02-24T13:39:00Z" w16du:dateUtc="2026-02-24T08:39:00Z">
            <w:rPr>
              <w:rFonts w:ascii="Roboto" w:eastAsia="Times New Roman" w:hAnsi="Roboto"/>
              <w:sz w:val="24"/>
              <w:szCs w:val="24"/>
              <w:lang w:val="uz-Cyrl-UZ"/>
            </w:rPr>
          </w:rPrChange>
        </w:rPr>
        <w:pPrChange w:id="9015"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16" w:author="Nozimjon Ortiqov" w:date="2026-02-24T13:39:00Z" w16du:dateUtc="2026-02-24T08:39:00Z">
            <w:rPr>
              <w:rFonts w:ascii="Roboto" w:eastAsia="Times New Roman" w:hAnsi="Roboto"/>
              <w:sz w:val="24"/>
              <w:szCs w:val="24"/>
              <w:lang w:val="uz-Cyrl-UZ"/>
            </w:rPr>
          </w:rPrChange>
        </w:rPr>
        <w:t>O Йўқ</w:t>
      </w:r>
    </w:p>
    <w:p w14:paraId="3A7814AF" w14:textId="77777777" w:rsidR="00B76C54" w:rsidRPr="001063BF" w:rsidRDefault="00B76C54">
      <w:pPr>
        <w:spacing w:after="0" w:line="288" w:lineRule="auto"/>
        <w:jc w:val="both"/>
        <w:rPr>
          <w:rFonts w:ascii="Roboto" w:eastAsia="Times New Roman" w:hAnsi="Roboto"/>
          <w:lang w:val="uz-Cyrl-UZ"/>
          <w:rPrChange w:id="9017" w:author="Nozimjon Ortiqov" w:date="2026-02-24T13:39:00Z" w16du:dateUtc="2026-02-24T08:39:00Z">
            <w:rPr>
              <w:rFonts w:ascii="Roboto" w:eastAsia="Times New Roman" w:hAnsi="Roboto"/>
              <w:sz w:val="24"/>
              <w:szCs w:val="24"/>
              <w:lang w:val="uz-Cyrl-UZ"/>
            </w:rPr>
          </w:rPrChange>
        </w:rPr>
        <w:pPrChange w:id="9018"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19" w:author="Nozimjon Ortiqov" w:date="2026-02-24T13:39:00Z" w16du:dateUtc="2026-02-24T08:39:00Z">
            <w:rPr>
              <w:rFonts w:ascii="Roboto" w:eastAsia="Times New Roman" w:hAnsi="Roboto"/>
              <w:sz w:val="24"/>
              <w:szCs w:val="24"/>
              <w:lang w:val="uz-Cyrl-UZ"/>
            </w:rPr>
          </w:rPrChange>
        </w:rPr>
        <w:t>O Жавоб бериш қийин / Эслолмайман</w:t>
      </w:r>
    </w:p>
    <w:p w14:paraId="2BBE413C"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9020" w:author="Nozimjon Ortiqov" w:date="2026-02-24T13:39:00Z" w16du:dateUtc="2026-02-24T08:39:00Z">
            <w:rPr>
              <w:rFonts w:ascii="Roboto" w:eastAsia="Times New Roman" w:hAnsi="Roboto"/>
              <w:b/>
              <w:bCs/>
              <w:sz w:val="24"/>
              <w:szCs w:val="24"/>
              <w:lang w:val="uz-Cyrl-UZ"/>
            </w:rPr>
          </w:rPrChange>
        </w:rPr>
        <w:pPrChange w:id="9021"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22" w:author="Nozimjon Ortiqov" w:date="2026-02-24T13:39:00Z" w16du:dateUtc="2026-02-24T08:39:00Z">
            <w:rPr>
              <w:rFonts w:ascii="Roboto" w:eastAsia="Times New Roman" w:hAnsi="Roboto"/>
              <w:b/>
              <w:bCs/>
              <w:sz w:val="24"/>
              <w:szCs w:val="24"/>
              <w:lang w:val="uz-Cyrl-UZ"/>
            </w:rPr>
          </w:rPrChange>
        </w:rPr>
        <w:t xml:space="preserve">3.11. Қарз (кредит, насия) тўловлари кечиктирилган вақти банк ходими/қарз берган шахс 1 ойда неча маротаба алоқага чиққан </w:t>
      </w:r>
      <w:r w:rsidRPr="001063BF">
        <w:rPr>
          <w:rFonts w:ascii="Roboto" w:eastAsia="Times New Roman" w:hAnsi="Roboto"/>
          <w:b/>
          <w:bCs/>
          <w:i/>
          <w:iCs/>
          <w:lang w:val="uz-Cyrl-UZ"/>
          <w:rPrChange w:id="9023" w:author="Nozimjon Ortiqov" w:date="2026-02-24T13:39:00Z" w16du:dateUtc="2026-02-24T08:39:00Z">
            <w:rPr>
              <w:rFonts w:ascii="Roboto" w:eastAsia="Times New Roman" w:hAnsi="Roboto"/>
              <w:b/>
              <w:bCs/>
              <w:i/>
              <w:iCs/>
              <w:sz w:val="24"/>
              <w:szCs w:val="24"/>
              <w:lang w:val="uz-Cyrl-UZ"/>
            </w:rPr>
          </w:rPrChange>
        </w:rPr>
        <w:t>(телефон қилиш)</w:t>
      </w:r>
      <w:r w:rsidRPr="001063BF">
        <w:rPr>
          <w:rFonts w:ascii="Roboto" w:eastAsia="Times New Roman" w:hAnsi="Roboto"/>
          <w:b/>
          <w:bCs/>
          <w:lang w:val="uz-Cyrl-UZ"/>
          <w:rPrChange w:id="9024" w:author="Nozimjon Ortiqov" w:date="2026-02-24T13:39:00Z" w16du:dateUtc="2026-02-24T08:39:00Z">
            <w:rPr>
              <w:rFonts w:ascii="Roboto" w:eastAsia="Times New Roman" w:hAnsi="Roboto"/>
              <w:b/>
              <w:bCs/>
              <w:sz w:val="24"/>
              <w:szCs w:val="24"/>
              <w:lang w:val="uz-Cyrl-UZ"/>
            </w:rPr>
          </w:rPrChange>
        </w:rPr>
        <w:t>?</w:t>
      </w:r>
    </w:p>
    <w:p w14:paraId="3CD97576" w14:textId="77777777" w:rsidR="00B76C54" w:rsidRPr="001063BF" w:rsidRDefault="00B76C54">
      <w:pPr>
        <w:spacing w:after="0" w:line="288" w:lineRule="auto"/>
        <w:rPr>
          <w:rFonts w:ascii="Roboto" w:eastAsia="Times New Roman" w:hAnsi="Roboto"/>
          <w:lang w:val="uz-Cyrl-UZ"/>
          <w:rPrChange w:id="9025" w:author="Nozimjon Ortiqov" w:date="2026-02-24T13:39:00Z" w16du:dateUtc="2026-02-24T08:39:00Z">
            <w:rPr>
              <w:rFonts w:ascii="Roboto" w:eastAsia="Times New Roman" w:hAnsi="Roboto"/>
              <w:sz w:val="24"/>
              <w:szCs w:val="24"/>
              <w:lang w:val="uz-Cyrl-UZ"/>
            </w:rPr>
          </w:rPrChange>
        </w:rPr>
        <w:pPrChange w:id="902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27" w:author="Nozimjon Ortiqov" w:date="2026-02-24T13:39:00Z" w16du:dateUtc="2026-02-24T08:39:00Z">
            <w:rPr>
              <w:rFonts w:ascii="Roboto" w:eastAsia="Times New Roman" w:hAnsi="Roboto"/>
              <w:sz w:val="24"/>
              <w:szCs w:val="24"/>
              <w:lang w:val="uz-Cyrl-UZ"/>
            </w:rPr>
          </w:rPrChange>
        </w:rPr>
        <w:t>O Чиқмаган</w:t>
      </w:r>
    </w:p>
    <w:p w14:paraId="7D7C0176" w14:textId="77777777" w:rsidR="00B76C54" w:rsidRPr="001063BF" w:rsidRDefault="00B76C54">
      <w:pPr>
        <w:spacing w:after="0" w:line="288" w:lineRule="auto"/>
        <w:rPr>
          <w:rFonts w:ascii="Roboto" w:eastAsia="Times New Roman" w:hAnsi="Roboto"/>
          <w:lang w:val="uz-Cyrl-UZ"/>
          <w:rPrChange w:id="9028" w:author="Nozimjon Ortiqov" w:date="2026-02-24T13:39:00Z" w16du:dateUtc="2026-02-24T08:39:00Z">
            <w:rPr>
              <w:rFonts w:ascii="Roboto" w:eastAsia="Times New Roman" w:hAnsi="Roboto"/>
              <w:sz w:val="24"/>
              <w:szCs w:val="24"/>
              <w:lang w:val="uz-Cyrl-UZ"/>
            </w:rPr>
          </w:rPrChange>
        </w:rPr>
        <w:pPrChange w:id="9029"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30" w:author="Nozimjon Ortiqov" w:date="2026-02-24T13:39:00Z" w16du:dateUtc="2026-02-24T08:39:00Z">
            <w:rPr>
              <w:rFonts w:ascii="Roboto" w:eastAsia="Times New Roman" w:hAnsi="Roboto"/>
              <w:sz w:val="24"/>
              <w:szCs w:val="24"/>
              <w:lang w:val="uz-Cyrl-UZ"/>
            </w:rPr>
          </w:rPrChange>
        </w:rPr>
        <w:t>O 1–2 марта</w:t>
      </w:r>
    </w:p>
    <w:p w14:paraId="195104A7" w14:textId="77777777" w:rsidR="00B76C54" w:rsidRPr="001063BF" w:rsidRDefault="00B76C54">
      <w:pPr>
        <w:spacing w:after="0" w:line="288" w:lineRule="auto"/>
        <w:rPr>
          <w:rFonts w:ascii="Roboto" w:eastAsia="Times New Roman" w:hAnsi="Roboto"/>
          <w:lang w:val="uz-Cyrl-UZ"/>
          <w:rPrChange w:id="9031" w:author="Nozimjon Ortiqov" w:date="2026-02-24T13:39:00Z" w16du:dateUtc="2026-02-24T08:39:00Z">
            <w:rPr>
              <w:rFonts w:ascii="Roboto" w:eastAsia="Times New Roman" w:hAnsi="Roboto"/>
              <w:sz w:val="24"/>
              <w:szCs w:val="24"/>
              <w:lang w:val="uz-Cyrl-UZ"/>
            </w:rPr>
          </w:rPrChange>
        </w:rPr>
        <w:pPrChange w:id="903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33" w:author="Nozimjon Ortiqov" w:date="2026-02-24T13:39:00Z" w16du:dateUtc="2026-02-24T08:39:00Z">
            <w:rPr>
              <w:rFonts w:ascii="Roboto" w:eastAsia="Times New Roman" w:hAnsi="Roboto"/>
              <w:sz w:val="24"/>
              <w:szCs w:val="24"/>
              <w:lang w:val="uz-Cyrl-UZ"/>
            </w:rPr>
          </w:rPrChange>
        </w:rPr>
        <w:t>O 3–5 марта</w:t>
      </w:r>
    </w:p>
    <w:p w14:paraId="542C4D03" w14:textId="77777777" w:rsidR="00B76C54" w:rsidRPr="001063BF" w:rsidRDefault="00B76C54">
      <w:pPr>
        <w:spacing w:after="0" w:line="288" w:lineRule="auto"/>
        <w:rPr>
          <w:rFonts w:ascii="Roboto" w:eastAsia="Times New Roman" w:hAnsi="Roboto"/>
          <w:lang w:val="uz-Cyrl-UZ"/>
          <w:rPrChange w:id="9034" w:author="Nozimjon Ortiqov" w:date="2026-02-24T13:39:00Z" w16du:dateUtc="2026-02-24T08:39:00Z">
            <w:rPr>
              <w:rFonts w:ascii="Roboto" w:eastAsia="Times New Roman" w:hAnsi="Roboto"/>
              <w:sz w:val="24"/>
              <w:szCs w:val="24"/>
              <w:lang w:val="uz-Cyrl-UZ"/>
            </w:rPr>
          </w:rPrChange>
        </w:rPr>
        <w:pPrChange w:id="903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36" w:author="Nozimjon Ortiqov" w:date="2026-02-24T13:39:00Z" w16du:dateUtc="2026-02-24T08:39:00Z">
            <w:rPr>
              <w:rFonts w:ascii="Roboto" w:eastAsia="Times New Roman" w:hAnsi="Roboto"/>
              <w:sz w:val="24"/>
              <w:szCs w:val="24"/>
              <w:lang w:val="uz-Cyrl-UZ"/>
            </w:rPr>
          </w:rPrChange>
        </w:rPr>
        <w:t>O 5 мартадан ортиқ</w:t>
      </w:r>
    </w:p>
    <w:p w14:paraId="42935DD5"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9037" w:author="Nozimjon Ortiqov" w:date="2026-02-24T13:39:00Z" w16du:dateUtc="2026-02-24T08:39:00Z">
            <w:rPr>
              <w:rFonts w:ascii="Roboto" w:eastAsia="Times New Roman" w:hAnsi="Roboto"/>
              <w:b/>
              <w:bCs/>
              <w:sz w:val="24"/>
              <w:szCs w:val="24"/>
              <w:lang w:val="uz-Cyrl-UZ"/>
            </w:rPr>
          </w:rPrChange>
        </w:rPr>
        <w:pPrChange w:id="9038"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39" w:author="Nozimjon Ortiqov" w:date="2026-02-24T13:39:00Z" w16du:dateUtc="2026-02-24T08:39:00Z">
            <w:rPr>
              <w:rFonts w:ascii="Roboto" w:eastAsia="Times New Roman" w:hAnsi="Roboto"/>
              <w:b/>
              <w:bCs/>
              <w:sz w:val="24"/>
              <w:szCs w:val="24"/>
              <w:lang w:val="uz-Cyrl-UZ"/>
            </w:rPr>
          </w:rPrChange>
        </w:rPr>
        <w:t>3.12 Қарз (кредит, насия) олиш вақтида қўшимча суғурта тўловлари борлигидан хабарингиз бўлганми?</w:t>
      </w:r>
    </w:p>
    <w:p w14:paraId="2A8383E1" w14:textId="77777777" w:rsidR="00B76C54" w:rsidRPr="001063BF" w:rsidRDefault="00B76C54">
      <w:pPr>
        <w:spacing w:after="0" w:line="288" w:lineRule="auto"/>
        <w:rPr>
          <w:rFonts w:ascii="Roboto" w:eastAsia="Times New Roman" w:hAnsi="Roboto"/>
          <w:lang w:val="uz-Cyrl-UZ"/>
          <w:rPrChange w:id="9040" w:author="Nozimjon Ortiqov" w:date="2026-02-24T13:39:00Z" w16du:dateUtc="2026-02-24T08:39:00Z">
            <w:rPr>
              <w:rFonts w:ascii="Roboto" w:eastAsia="Times New Roman" w:hAnsi="Roboto"/>
              <w:sz w:val="24"/>
              <w:szCs w:val="24"/>
              <w:lang w:val="uz-Cyrl-UZ"/>
            </w:rPr>
          </w:rPrChange>
        </w:rPr>
        <w:pPrChange w:id="904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42" w:author="Nozimjon Ortiqov" w:date="2026-02-24T13:39:00Z" w16du:dateUtc="2026-02-24T08:39:00Z">
            <w:rPr>
              <w:rFonts w:ascii="Roboto" w:eastAsia="Times New Roman" w:hAnsi="Roboto"/>
              <w:sz w:val="24"/>
              <w:szCs w:val="24"/>
              <w:lang w:val="uz-Cyrl-UZ"/>
            </w:rPr>
          </w:rPrChange>
        </w:rPr>
        <w:t>O Ҳа</w:t>
      </w:r>
    </w:p>
    <w:p w14:paraId="12671DDE" w14:textId="77777777" w:rsidR="00B76C54" w:rsidRPr="001063BF" w:rsidRDefault="00B76C54">
      <w:pPr>
        <w:spacing w:after="0" w:line="288" w:lineRule="auto"/>
        <w:rPr>
          <w:rFonts w:ascii="Roboto" w:eastAsia="Times New Roman" w:hAnsi="Roboto"/>
          <w:i/>
          <w:iCs/>
          <w:lang w:val="uz-Cyrl-UZ"/>
          <w:rPrChange w:id="9043" w:author="Nozimjon Ortiqov" w:date="2026-02-24T13:39:00Z" w16du:dateUtc="2026-02-24T08:39:00Z">
            <w:rPr>
              <w:rFonts w:ascii="Roboto" w:eastAsia="Times New Roman" w:hAnsi="Roboto"/>
              <w:i/>
              <w:iCs/>
              <w:sz w:val="24"/>
              <w:szCs w:val="24"/>
              <w:lang w:val="uz-Cyrl-UZ"/>
            </w:rPr>
          </w:rPrChange>
        </w:rPr>
        <w:pPrChange w:id="9044"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45" w:author="Nozimjon Ortiqov" w:date="2026-02-24T13:39:00Z" w16du:dateUtc="2026-02-24T08:39:00Z">
            <w:rPr>
              <w:rFonts w:ascii="Roboto" w:eastAsia="Times New Roman" w:hAnsi="Roboto"/>
              <w:sz w:val="24"/>
              <w:szCs w:val="24"/>
              <w:lang w:val="uz-Cyrl-UZ"/>
            </w:rPr>
          </w:rPrChange>
        </w:rPr>
        <w:t xml:space="preserve">O Йўқ </w:t>
      </w:r>
      <w:r w:rsidRPr="001063BF">
        <w:rPr>
          <w:rFonts w:ascii="Roboto" w:eastAsia="Times New Roman" w:hAnsi="Roboto"/>
          <w:i/>
          <w:iCs/>
          <w:lang w:val="uz-Cyrl-UZ"/>
          <w:rPrChange w:id="9046" w:author="Nozimjon Ortiqov" w:date="2026-02-24T13:39:00Z" w16du:dateUtc="2026-02-24T08:39:00Z">
            <w:rPr>
              <w:rFonts w:ascii="Roboto" w:eastAsia="Times New Roman" w:hAnsi="Roboto"/>
              <w:i/>
              <w:iCs/>
              <w:sz w:val="24"/>
              <w:szCs w:val="24"/>
              <w:lang w:val="uz-Cyrl-UZ"/>
            </w:rPr>
          </w:rPrChange>
        </w:rPr>
        <w:t>(</w:t>
      </w:r>
      <w:r w:rsidRPr="001063BF">
        <w:rPr>
          <w:rFonts w:ascii="Times New Roman" w:eastAsia="Times New Roman" w:hAnsi="Times New Roman" w:cs="Times New Roman"/>
          <w:i/>
          <w:iCs/>
          <w:lang w:val="uz-Cyrl-UZ"/>
          <w:rPrChange w:id="9047" w:author="Nozimjon Ortiqov" w:date="2026-02-24T13:39:00Z" w16du:dateUtc="2026-02-24T08:39:00Z">
            <w:rPr>
              <w:rFonts w:ascii="Times New Roman" w:eastAsia="Times New Roman" w:hAnsi="Times New Roman" w:cs="Times New Roman"/>
              <w:i/>
              <w:iCs/>
              <w:sz w:val="24"/>
              <w:szCs w:val="24"/>
              <w:lang w:val="uz-Cyrl-UZ"/>
            </w:rPr>
          </w:rPrChange>
        </w:rPr>
        <w:t>→</w:t>
      </w:r>
      <w:r w:rsidRPr="001063BF">
        <w:rPr>
          <w:rFonts w:ascii="Roboto" w:eastAsia="Times New Roman" w:hAnsi="Roboto"/>
          <w:i/>
          <w:iCs/>
          <w:lang w:val="uz-Cyrl-UZ"/>
          <w:rPrChange w:id="9048" w:author="Nozimjon Ortiqov" w:date="2026-02-24T13:39:00Z" w16du:dateUtc="2026-02-24T08:39:00Z">
            <w:rPr>
              <w:rFonts w:ascii="Roboto" w:eastAsia="Times New Roman" w:hAnsi="Roboto"/>
              <w:i/>
              <w:iCs/>
              <w:sz w:val="24"/>
              <w:szCs w:val="24"/>
              <w:lang w:val="uz-Cyrl-UZ"/>
            </w:rPr>
          </w:rPrChange>
        </w:rPr>
        <w:t xml:space="preserve"> 3.14 </w:t>
      </w:r>
      <w:r w:rsidRPr="001063BF">
        <w:rPr>
          <w:rFonts w:ascii="Roboto" w:eastAsia="Times New Roman" w:hAnsi="Roboto" w:cs="Roboto"/>
          <w:i/>
          <w:iCs/>
          <w:lang w:val="uz-Cyrl-UZ"/>
          <w:rPrChange w:id="9049" w:author="Nozimjon Ortiqov" w:date="2026-02-24T13:39:00Z" w16du:dateUtc="2026-02-24T08:39:00Z">
            <w:rPr>
              <w:rFonts w:ascii="Roboto" w:eastAsia="Times New Roman" w:hAnsi="Roboto" w:cs="Roboto"/>
              <w:i/>
              <w:iCs/>
              <w:sz w:val="24"/>
              <w:szCs w:val="24"/>
              <w:lang w:val="uz-Cyrl-UZ"/>
            </w:rPr>
          </w:rPrChange>
        </w:rPr>
        <w:t>саволга</w:t>
      </w:r>
      <w:r w:rsidRPr="001063BF">
        <w:rPr>
          <w:rFonts w:ascii="Roboto" w:eastAsia="Times New Roman" w:hAnsi="Roboto"/>
          <w:i/>
          <w:iCs/>
          <w:lang w:val="uz-Cyrl-UZ"/>
          <w:rPrChange w:id="9050" w:author="Nozimjon Ortiqov" w:date="2026-02-24T13:39:00Z" w16du:dateUtc="2026-02-24T08:39:00Z">
            <w:rPr>
              <w:rFonts w:ascii="Roboto" w:eastAsia="Times New Roman" w:hAnsi="Roboto"/>
              <w:i/>
              <w:iCs/>
              <w:sz w:val="24"/>
              <w:szCs w:val="24"/>
              <w:lang w:val="uz-Cyrl-UZ"/>
            </w:rPr>
          </w:rPrChange>
        </w:rPr>
        <w:t xml:space="preserve"> </w:t>
      </w:r>
      <w:r w:rsidRPr="001063BF">
        <w:rPr>
          <w:rFonts w:ascii="Roboto" w:eastAsia="Times New Roman" w:hAnsi="Roboto" w:cs="Roboto"/>
          <w:i/>
          <w:iCs/>
          <w:lang w:val="uz-Cyrl-UZ"/>
          <w:rPrChange w:id="9051" w:author="Nozimjon Ortiqov" w:date="2026-02-24T13:39:00Z" w16du:dateUtc="2026-02-24T08:39:00Z">
            <w:rPr>
              <w:rFonts w:ascii="Roboto" w:eastAsia="Times New Roman" w:hAnsi="Roboto" w:cs="Roboto"/>
              <w:i/>
              <w:iCs/>
              <w:sz w:val="24"/>
              <w:szCs w:val="24"/>
              <w:lang w:val="uz-Cyrl-UZ"/>
            </w:rPr>
          </w:rPrChange>
        </w:rPr>
        <w:t>ўтинг</w:t>
      </w:r>
      <w:r w:rsidRPr="001063BF">
        <w:rPr>
          <w:rFonts w:ascii="Roboto" w:eastAsia="Times New Roman" w:hAnsi="Roboto"/>
          <w:i/>
          <w:iCs/>
          <w:lang w:val="uz-Cyrl-UZ"/>
          <w:rPrChange w:id="9052" w:author="Nozimjon Ortiqov" w:date="2026-02-24T13:39:00Z" w16du:dateUtc="2026-02-24T08:39:00Z">
            <w:rPr>
              <w:rFonts w:ascii="Roboto" w:eastAsia="Times New Roman" w:hAnsi="Roboto"/>
              <w:i/>
              <w:iCs/>
              <w:sz w:val="24"/>
              <w:szCs w:val="24"/>
              <w:lang w:val="uz-Cyrl-UZ"/>
            </w:rPr>
          </w:rPrChange>
        </w:rPr>
        <w:t>)</w:t>
      </w:r>
    </w:p>
    <w:p w14:paraId="18F179EF"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9053" w:author="Nozimjon Ortiqov" w:date="2026-02-24T13:39:00Z" w16du:dateUtc="2026-02-24T08:39:00Z">
            <w:rPr>
              <w:rFonts w:ascii="Roboto" w:eastAsia="Times New Roman" w:hAnsi="Roboto"/>
              <w:b/>
              <w:bCs/>
              <w:sz w:val="24"/>
              <w:szCs w:val="24"/>
              <w:lang w:val="uz-Cyrl-UZ"/>
            </w:rPr>
          </w:rPrChange>
        </w:rPr>
        <w:pPrChange w:id="905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55" w:author="Nozimjon Ortiqov" w:date="2026-02-24T13:39:00Z" w16du:dateUtc="2026-02-24T08:39:00Z">
            <w:rPr>
              <w:rFonts w:ascii="Roboto" w:eastAsia="Times New Roman" w:hAnsi="Roboto"/>
              <w:b/>
              <w:bCs/>
              <w:sz w:val="24"/>
              <w:szCs w:val="24"/>
              <w:lang w:val="uz-Cyrl-UZ"/>
            </w:rPr>
          </w:rPrChange>
        </w:rPr>
        <w:t>3.13. Қарз (кредит, насия) олиш вақтида қўшимча суғурта тўловларни ўз хоҳишингиз билан расмийлаштирдингизми?</w:t>
      </w:r>
    </w:p>
    <w:p w14:paraId="02DF86B7" w14:textId="77777777" w:rsidR="00B76C54" w:rsidRPr="001063BF" w:rsidRDefault="00B76C54">
      <w:pPr>
        <w:spacing w:after="0" w:line="288" w:lineRule="auto"/>
        <w:rPr>
          <w:rFonts w:ascii="Roboto" w:eastAsia="Times New Roman" w:hAnsi="Roboto"/>
          <w:lang w:val="uz-Cyrl-UZ"/>
          <w:rPrChange w:id="9056" w:author="Nozimjon Ortiqov" w:date="2026-02-24T13:39:00Z" w16du:dateUtc="2026-02-24T08:39:00Z">
            <w:rPr>
              <w:rFonts w:ascii="Roboto" w:eastAsia="Times New Roman" w:hAnsi="Roboto"/>
              <w:sz w:val="24"/>
              <w:szCs w:val="24"/>
              <w:lang w:val="uz-Cyrl-UZ"/>
            </w:rPr>
          </w:rPrChange>
        </w:rPr>
        <w:pPrChange w:id="905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58" w:author="Nozimjon Ortiqov" w:date="2026-02-24T13:39:00Z" w16du:dateUtc="2026-02-24T08:39:00Z">
            <w:rPr>
              <w:rFonts w:ascii="Roboto" w:eastAsia="Times New Roman" w:hAnsi="Roboto"/>
              <w:sz w:val="24"/>
              <w:szCs w:val="24"/>
              <w:lang w:val="uz-Cyrl-UZ"/>
            </w:rPr>
          </w:rPrChange>
        </w:rPr>
        <w:t>O Ҳа</w:t>
      </w:r>
    </w:p>
    <w:p w14:paraId="543FD97F" w14:textId="77777777" w:rsidR="00B76C54" w:rsidRPr="001063BF" w:rsidRDefault="00B76C54">
      <w:pPr>
        <w:spacing w:after="0" w:line="288" w:lineRule="auto"/>
        <w:rPr>
          <w:rFonts w:ascii="Roboto" w:eastAsia="Times New Roman" w:hAnsi="Roboto"/>
          <w:lang w:val="uz-Cyrl-UZ"/>
          <w:rPrChange w:id="9059" w:author="Nozimjon Ortiqov" w:date="2026-02-24T13:39:00Z" w16du:dateUtc="2026-02-24T08:39:00Z">
            <w:rPr>
              <w:rFonts w:ascii="Roboto" w:eastAsia="Times New Roman" w:hAnsi="Roboto"/>
              <w:sz w:val="24"/>
              <w:szCs w:val="24"/>
              <w:lang w:val="uz-Cyrl-UZ"/>
            </w:rPr>
          </w:rPrChange>
        </w:rPr>
        <w:pPrChange w:id="906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61" w:author="Nozimjon Ortiqov" w:date="2026-02-24T13:39:00Z" w16du:dateUtc="2026-02-24T08:39:00Z">
            <w:rPr>
              <w:rFonts w:ascii="Roboto" w:eastAsia="Times New Roman" w:hAnsi="Roboto"/>
              <w:sz w:val="24"/>
              <w:szCs w:val="24"/>
              <w:lang w:val="uz-Cyrl-UZ"/>
            </w:rPr>
          </w:rPrChange>
        </w:rPr>
        <w:t>O Йўқ</w:t>
      </w:r>
    </w:p>
    <w:p w14:paraId="3087ADC3" w14:textId="77777777" w:rsidR="00B76C54" w:rsidRPr="001063BF" w:rsidRDefault="00B76C54">
      <w:pPr>
        <w:shd w:val="clear" w:color="auto" w:fill="EDEDED" w:themeFill="accent3" w:themeFillTint="33"/>
        <w:spacing w:after="0" w:line="288" w:lineRule="auto"/>
        <w:rPr>
          <w:rFonts w:ascii="Roboto" w:eastAsia="Times New Roman" w:hAnsi="Roboto"/>
          <w:b/>
          <w:bCs/>
          <w:lang w:val="uz-Cyrl-UZ"/>
          <w:rPrChange w:id="9062" w:author="Nozimjon Ortiqov" w:date="2026-02-24T13:39:00Z" w16du:dateUtc="2026-02-24T08:39:00Z">
            <w:rPr>
              <w:rFonts w:ascii="Roboto" w:eastAsia="Times New Roman" w:hAnsi="Roboto"/>
              <w:b/>
              <w:bCs/>
              <w:sz w:val="24"/>
              <w:szCs w:val="24"/>
              <w:lang w:val="uz-Cyrl-UZ"/>
            </w:rPr>
          </w:rPrChange>
        </w:rPr>
        <w:pPrChange w:id="9063"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64" w:author="Nozimjon Ortiqov" w:date="2026-02-24T13:39:00Z" w16du:dateUtc="2026-02-24T08:39:00Z">
            <w:rPr>
              <w:rFonts w:ascii="Roboto" w:eastAsia="Times New Roman" w:hAnsi="Roboto"/>
              <w:b/>
              <w:bCs/>
              <w:sz w:val="24"/>
              <w:szCs w:val="24"/>
              <w:lang w:val="uz-Cyrl-UZ"/>
            </w:rPr>
          </w:rPrChange>
        </w:rPr>
        <w:t>3.14. Кредит тарихингизнинг ҳолатини биласизми?</w:t>
      </w:r>
    </w:p>
    <w:p w14:paraId="6021ED67" w14:textId="77777777" w:rsidR="00B76C54" w:rsidRPr="001063BF" w:rsidRDefault="00B76C54">
      <w:pPr>
        <w:spacing w:after="0" w:line="288" w:lineRule="auto"/>
        <w:rPr>
          <w:rFonts w:ascii="Roboto" w:eastAsia="Times New Roman" w:hAnsi="Roboto"/>
          <w:lang w:val="uz-Cyrl-UZ"/>
          <w:rPrChange w:id="9065" w:author="Nozimjon Ortiqov" w:date="2026-02-24T13:39:00Z" w16du:dateUtc="2026-02-24T08:39:00Z">
            <w:rPr>
              <w:rFonts w:ascii="Roboto" w:eastAsia="Times New Roman" w:hAnsi="Roboto"/>
              <w:sz w:val="24"/>
              <w:szCs w:val="24"/>
              <w:lang w:val="uz-Cyrl-UZ"/>
            </w:rPr>
          </w:rPrChange>
        </w:rPr>
        <w:pPrChange w:id="906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67" w:author="Nozimjon Ortiqov" w:date="2026-02-24T13:39:00Z" w16du:dateUtc="2026-02-24T08:39:00Z">
            <w:rPr>
              <w:rFonts w:ascii="Roboto" w:eastAsia="Times New Roman" w:hAnsi="Roboto"/>
              <w:sz w:val="24"/>
              <w:szCs w:val="24"/>
              <w:lang w:val="uz-Cyrl-UZ"/>
            </w:rPr>
          </w:rPrChange>
        </w:rPr>
        <w:t>O Ҳа, кредит тарихим яхши эканини биламан</w:t>
      </w:r>
    </w:p>
    <w:p w14:paraId="109D60E9" w14:textId="77777777" w:rsidR="00B76C54" w:rsidRPr="001063BF" w:rsidRDefault="00B76C54">
      <w:pPr>
        <w:spacing w:after="0" w:line="288" w:lineRule="auto"/>
        <w:rPr>
          <w:rFonts w:ascii="Roboto" w:eastAsia="Times New Roman" w:hAnsi="Roboto"/>
          <w:lang w:val="uz-Cyrl-UZ"/>
          <w:rPrChange w:id="9068" w:author="Nozimjon Ortiqov" w:date="2026-02-24T13:39:00Z" w16du:dateUtc="2026-02-24T08:39:00Z">
            <w:rPr>
              <w:rFonts w:ascii="Roboto" w:eastAsia="Times New Roman" w:hAnsi="Roboto"/>
              <w:sz w:val="24"/>
              <w:szCs w:val="24"/>
              <w:lang w:val="uz-Cyrl-UZ"/>
            </w:rPr>
          </w:rPrChange>
        </w:rPr>
        <w:pPrChange w:id="9069"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70" w:author="Nozimjon Ortiqov" w:date="2026-02-24T13:39:00Z" w16du:dateUtc="2026-02-24T08:39:00Z">
            <w:rPr>
              <w:rFonts w:ascii="Roboto" w:eastAsia="Times New Roman" w:hAnsi="Roboto"/>
              <w:sz w:val="24"/>
              <w:szCs w:val="24"/>
              <w:lang w:val="uz-Cyrl-UZ"/>
            </w:rPr>
          </w:rPrChange>
        </w:rPr>
        <w:t>O Ҳа, кредит тарихимда муаммолар борлигини биламан</w:t>
      </w:r>
    </w:p>
    <w:p w14:paraId="009B91FB" w14:textId="77777777" w:rsidR="00B76C54" w:rsidRPr="001063BF" w:rsidRDefault="00B76C54">
      <w:pPr>
        <w:spacing w:after="0" w:line="288" w:lineRule="auto"/>
        <w:rPr>
          <w:rFonts w:ascii="Roboto" w:eastAsia="Times New Roman" w:hAnsi="Roboto"/>
          <w:lang w:val="uz-Cyrl-UZ"/>
          <w:rPrChange w:id="9071" w:author="Nozimjon Ortiqov" w:date="2026-02-24T13:39:00Z" w16du:dateUtc="2026-02-24T08:39:00Z">
            <w:rPr>
              <w:rFonts w:ascii="Roboto" w:eastAsia="Times New Roman" w:hAnsi="Roboto"/>
              <w:sz w:val="24"/>
              <w:szCs w:val="24"/>
              <w:lang w:val="uz-Cyrl-UZ"/>
            </w:rPr>
          </w:rPrChange>
        </w:rPr>
        <w:pPrChange w:id="907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73" w:author="Nozimjon Ortiqov" w:date="2026-02-24T13:39:00Z" w16du:dateUtc="2026-02-24T08:39:00Z">
            <w:rPr>
              <w:rFonts w:ascii="Roboto" w:eastAsia="Times New Roman" w:hAnsi="Roboto"/>
              <w:sz w:val="24"/>
              <w:szCs w:val="24"/>
              <w:lang w:val="uz-Cyrl-UZ"/>
            </w:rPr>
          </w:rPrChange>
        </w:rPr>
        <w:t>O Фақат тахмин қиламан, аниқ билмайман</w:t>
      </w:r>
    </w:p>
    <w:p w14:paraId="6B3BFAA9" w14:textId="77777777" w:rsidR="00B76C54" w:rsidRPr="001063BF" w:rsidRDefault="00B76C54">
      <w:pPr>
        <w:spacing w:after="0" w:line="288" w:lineRule="auto"/>
        <w:rPr>
          <w:rFonts w:ascii="Roboto" w:eastAsia="Times New Roman" w:hAnsi="Roboto"/>
          <w:lang w:val="uz-Cyrl-UZ"/>
          <w:rPrChange w:id="9074" w:author="Nozimjon Ortiqov" w:date="2026-02-24T13:39:00Z" w16du:dateUtc="2026-02-24T08:39:00Z">
            <w:rPr>
              <w:rFonts w:ascii="Roboto" w:eastAsia="Times New Roman" w:hAnsi="Roboto"/>
              <w:sz w:val="24"/>
              <w:szCs w:val="24"/>
              <w:lang w:val="uz-Cyrl-UZ"/>
            </w:rPr>
          </w:rPrChange>
        </w:rPr>
        <w:pPrChange w:id="907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76" w:author="Nozimjon Ortiqov" w:date="2026-02-24T13:39:00Z" w16du:dateUtc="2026-02-24T08:39:00Z">
            <w:rPr>
              <w:rFonts w:ascii="Roboto" w:eastAsia="Times New Roman" w:hAnsi="Roboto"/>
              <w:sz w:val="24"/>
              <w:szCs w:val="24"/>
              <w:lang w:val="uz-Cyrl-UZ"/>
            </w:rPr>
          </w:rPrChange>
        </w:rPr>
        <w:t>O Йўқ, умуман билмайман</w:t>
      </w:r>
    </w:p>
    <w:p w14:paraId="770C133D" w14:textId="299A8C07" w:rsidR="00B76C54" w:rsidRPr="001063BF" w:rsidRDefault="00B76C54">
      <w:pPr>
        <w:shd w:val="clear" w:color="auto" w:fill="EDEDED" w:themeFill="accent3" w:themeFillTint="33"/>
        <w:spacing w:after="0" w:line="288" w:lineRule="auto"/>
        <w:rPr>
          <w:rFonts w:ascii="Roboto" w:eastAsia="Times New Roman" w:hAnsi="Roboto"/>
          <w:b/>
          <w:bCs/>
          <w:lang w:val="uz-Cyrl-UZ"/>
          <w:rPrChange w:id="9077" w:author="Nozimjon Ortiqov" w:date="2026-02-24T13:39:00Z" w16du:dateUtc="2026-02-24T08:39:00Z">
            <w:rPr>
              <w:rFonts w:ascii="Roboto" w:eastAsia="Times New Roman" w:hAnsi="Roboto"/>
              <w:b/>
              <w:bCs/>
              <w:sz w:val="24"/>
              <w:szCs w:val="24"/>
              <w:lang w:val="uz-Cyrl-UZ"/>
            </w:rPr>
          </w:rPrChange>
        </w:rPr>
        <w:pPrChange w:id="9078" w:author="Nozimjon Ortiqov" w:date="2026-02-24T13:40:00Z" w16du:dateUtc="2026-02-24T08:40:00Z">
          <w:pPr>
            <w:shd w:val="clear" w:color="auto" w:fill="EDEDED" w:themeFill="accent3" w:themeFillTint="33"/>
            <w:spacing w:before="240" w:after="100" w:afterAutospacing="1" w:line="288" w:lineRule="auto"/>
          </w:pPr>
        </w:pPrChange>
      </w:pPr>
      <w:del w:id="9079" w:author="Nozimjon Ortiqov" w:date="2026-02-23T20:26:00Z" w16du:dateUtc="2026-02-23T15:26:00Z">
        <w:r w:rsidRPr="001063BF" w:rsidDel="00765FD2">
          <w:rPr>
            <w:rFonts w:ascii="Roboto" w:eastAsia="Times New Roman" w:hAnsi="Roboto"/>
            <w:b/>
            <w:bCs/>
            <w:noProof/>
            <w:lang w:val="uz-Cyrl-UZ"/>
            <w:rPrChange w:id="9080" w:author="Nozimjon Ortiqov" w:date="2026-02-24T13:39:00Z" w16du:dateUtc="2026-02-24T08:39:00Z">
              <w:rPr>
                <w:rFonts w:ascii="Roboto" w:eastAsia="Times New Roman" w:hAnsi="Roboto"/>
                <w:b/>
                <w:bCs/>
                <w:noProof/>
                <w:sz w:val="24"/>
                <w:szCs w:val="24"/>
                <w:lang w:val="uz-Cyrl-UZ"/>
              </w:rPr>
            </w:rPrChange>
          </w:rPr>
          <mc:AlternateContent>
            <mc:Choice Requires="wps">
              <w:drawing>
                <wp:anchor distT="0" distB="0" distL="114300" distR="114300" simplePos="0" relativeHeight="251791360" behindDoc="0" locked="0" layoutInCell="1" allowOverlap="1" wp14:anchorId="0EEA9911" wp14:editId="28FABF9D">
                  <wp:simplePos x="0" y="0"/>
                  <wp:positionH relativeFrom="column">
                    <wp:posOffset>-43892</wp:posOffset>
                  </wp:positionH>
                  <wp:positionV relativeFrom="paragraph">
                    <wp:posOffset>369215</wp:posOffset>
                  </wp:positionV>
                  <wp:extent cx="117044" cy="102412"/>
                  <wp:effectExtent l="57150" t="19050" r="35560" b="88265"/>
                  <wp:wrapNone/>
                  <wp:docPr id="795468759" name="Овал 6"/>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BBEFAA" id="Овал 6" o:spid="_x0000_s1026" style="position:absolute;margin-left:-3.45pt;margin-top:29.05pt;width:9.2pt;height:8.0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" filled="f" strokecolor="#4472c4 [3204]" strokeweight=".5pt">
                  <v:stroke joinstyle="miter"/>
                </v:oval>
              </w:pict>
            </mc:Fallback>
          </mc:AlternateContent>
        </w:r>
      </w:del>
      <w:r w:rsidRPr="001063BF">
        <w:rPr>
          <w:rFonts w:ascii="Roboto" w:eastAsia="Times New Roman" w:hAnsi="Roboto"/>
          <w:b/>
          <w:bCs/>
          <w:lang w:val="uz-Cyrl-UZ"/>
          <w:rPrChange w:id="9081" w:author="Nozimjon Ortiqov" w:date="2026-02-24T13:39:00Z" w16du:dateUtc="2026-02-24T08:39:00Z">
            <w:rPr>
              <w:rFonts w:ascii="Roboto" w:eastAsia="Times New Roman" w:hAnsi="Roboto"/>
              <w:b/>
              <w:bCs/>
              <w:sz w:val="24"/>
              <w:szCs w:val="24"/>
              <w:lang w:val="uz-Cyrl-UZ"/>
            </w:rPr>
          </w:rPrChange>
        </w:rPr>
        <w:t>3.15 Қарз (кредит, насия) олганингиздан афсусланасизми?</w:t>
      </w:r>
    </w:p>
    <w:p w14:paraId="254AFB7B" w14:textId="7C577A1C" w:rsidR="00B76C54" w:rsidRPr="001063BF" w:rsidRDefault="00B76C54">
      <w:pPr>
        <w:spacing w:after="0" w:line="288" w:lineRule="auto"/>
        <w:rPr>
          <w:rFonts w:ascii="Roboto" w:eastAsia="Times New Roman" w:hAnsi="Roboto"/>
          <w:lang w:val="uz-Cyrl-UZ"/>
          <w:rPrChange w:id="9082" w:author="Nozimjon Ortiqov" w:date="2026-02-24T13:39:00Z" w16du:dateUtc="2026-02-24T08:39:00Z">
            <w:rPr>
              <w:rFonts w:ascii="Roboto" w:eastAsia="Times New Roman" w:hAnsi="Roboto"/>
              <w:sz w:val="24"/>
              <w:szCs w:val="24"/>
              <w:lang w:val="uz-Cyrl-UZ"/>
            </w:rPr>
          </w:rPrChange>
        </w:rPr>
        <w:pPrChange w:id="9083" w:author="Nozimjon Ortiqov" w:date="2026-02-24T13:40:00Z" w16du:dateUtc="2026-02-24T08:40:00Z">
          <w:pPr>
            <w:spacing w:before="240" w:after="100" w:afterAutospacing="1" w:line="288" w:lineRule="auto"/>
          </w:pPr>
        </w:pPrChange>
      </w:pPr>
      <w:del w:id="9084" w:author="Nozimjon Ortiqov" w:date="2026-02-23T20:26:00Z" w16du:dateUtc="2026-02-23T15:26:00Z">
        <w:r w:rsidRPr="001063BF" w:rsidDel="00765FD2">
          <w:rPr>
            <w:rFonts w:ascii="Roboto" w:eastAsia="Times New Roman" w:hAnsi="Roboto"/>
            <w:noProof/>
            <w:lang w:val="uz-Cyrl-UZ"/>
            <w:rPrChange w:id="9085" w:author="Nozimjon Ortiqov" w:date="2026-02-24T13:39:00Z" w16du:dateUtc="2026-02-24T08:39:00Z">
              <w:rPr>
                <w:rFonts w:ascii="Roboto" w:eastAsia="Times New Roman" w:hAnsi="Roboto"/>
                <w:noProof/>
                <w:sz w:val="24"/>
                <w:szCs w:val="24"/>
                <w:lang w:val="uz-Cyrl-UZ"/>
              </w:rPr>
            </w:rPrChange>
          </w:rPr>
          <mc:AlternateContent>
            <mc:Choice Requires="wps">
              <w:drawing>
                <wp:anchor distT="0" distB="0" distL="114300" distR="114300" simplePos="0" relativeHeight="251792384" behindDoc="0" locked="0" layoutInCell="1" allowOverlap="1" wp14:anchorId="46D9F22E" wp14:editId="42F481AD">
                  <wp:simplePos x="0" y="0"/>
                  <wp:positionH relativeFrom="column">
                    <wp:posOffset>-55245</wp:posOffset>
                  </wp:positionH>
                  <wp:positionV relativeFrom="paragraph">
                    <wp:posOffset>380645</wp:posOffset>
                  </wp:positionV>
                  <wp:extent cx="117044" cy="102412"/>
                  <wp:effectExtent l="57150" t="19050" r="35560" b="88265"/>
                  <wp:wrapNone/>
                  <wp:docPr id="2" name="Овал 2"/>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52957C" id="Овал 2" o:spid="_x0000_s1026" style="position:absolute;margin-left:-4.35pt;margin-top:29.95pt;width:9.2pt;height:8.0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" filled="f" strokecolor="#4472c4 [3204]" strokeweight=".5pt">
                  <v:stroke joinstyle="miter"/>
                </v:oval>
              </w:pict>
            </mc:Fallback>
          </mc:AlternateContent>
        </w:r>
      </w:del>
      <w:r w:rsidRPr="001063BF">
        <w:rPr>
          <w:rFonts w:ascii="Roboto" w:eastAsia="Times New Roman" w:hAnsi="Roboto"/>
          <w:lang w:val="uz-Cyrl-UZ"/>
          <w:rPrChange w:id="9086" w:author="Nozimjon Ortiqov" w:date="2026-02-24T13:39:00Z" w16du:dateUtc="2026-02-24T08:39:00Z">
            <w:rPr>
              <w:rFonts w:ascii="Roboto" w:eastAsia="Times New Roman" w:hAnsi="Roboto"/>
              <w:sz w:val="24"/>
              <w:szCs w:val="24"/>
              <w:lang w:val="uz-Cyrl-UZ"/>
            </w:rPr>
          </w:rPrChange>
        </w:rPr>
        <w:t xml:space="preserve">     Ҳа</w:t>
      </w:r>
      <w:del w:id="9087" w:author="Nozimjon Ortiqov" w:date="2026-02-23T20:26:00Z" w16du:dateUtc="2026-02-23T15:26:00Z">
        <w:r w:rsidRPr="001063BF" w:rsidDel="00765FD2">
          <w:rPr>
            <w:rFonts w:ascii="Roboto" w:eastAsia="Times New Roman" w:hAnsi="Roboto"/>
            <w:lang w:val="uz-Cyrl-UZ"/>
            <w:rPrChange w:id="9088" w:author="Nozimjon Ortiqov" w:date="2026-02-24T13:39:00Z" w16du:dateUtc="2026-02-24T08:39:00Z">
              <w:rPr>
                <w:rFonts w:ascii="Roboto" w:eastAsia="Times New Roman" w:hAnsi="Roboto"/>
                <w:sz w:val="24"/>
                <w:szCs w:val="24"/>
                <w:lang w:val="uz-Cyrl-UZ"/>
              </w:rPr>
            </w:rPrChange>
          </w:rPr>
          <w:delText xml:space="preserve">  </w:delText>
        </w:r>
      </w:del>
    </w:p>
    <w:p w14:paraId="489E5BF3" w14:textId="38E03297" w:rsidR="00B76C54" w:rsidRPr="001063BF" w:rsidRDefault="00B76C54">
      <w:pPr>
        <w:spacing w:after="0" w:line="288" w:lineRule="auto"/>
        <w:rPr>
          <w:rFonts w:ascii="Roboto" w:eastAsia="Times New Roman" w:hAnsi="Roboto"/>
          <w:lang w:val="uz-Cyrl-UZ"/>
          <w:rPrChange w:id="9089" w:author="Nozimjon Ortiqov" w:date="2026-02-24T13:39:00Z" w16du:dateUtc="2026-02-24T08:39:00Z">
            <w:rPr>
              <w:rFonts w:ascii="Roboto" w:eastAsia="Times New Roman" w:hAnsi="Roboto"/>
              <w:sz w:val="24"/>
              <w:szCs w:val="24"/>
              <w:lang w:val="uz-Cyrl-UZ"/>
            </w:rPr>
          </w:rPrChange>
        </w:rPr>
        <w:pPrChange w:id="909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91" w:author="Nozimjon Ortiqov" w:date="2026-02-24T13:39:00Z" w16du:dateUtc="2026-02-24T08:39:00Z">
            <w:rPr>
              <w:rFonts w:ascii="Roboto" w:eastAsia="Times New Roman" w:hAnsi="Roboto"/>
              <w:sz w:val="24"/>
              <w:szCs w:val="24"/>
              <w:lang w:val="uz-Cyrl-UZ"/>
            </w:rPr>
          </w:rPrChange>
        </w:rPr>
        <w:t xml:space="preserve">    </w:t>
      </w:r>
      <w:del w:id="9092" w:author="Nozimjon Ortiqov" w:date="2026-02-23T20:26:00Z" w16du:dateUtc="2026-02-23T15:26:00Z">
        <w:r w:rsidRPr="001063BF" w:rsidDel="00765FD2">
          <w:rPr>
            <w:rFonts w:ascii="Roboto" w:eastAsia="Times New Roman" w:hAnsi="Roboto"/>
            <w:lang w:val="uz-Cyrl-UZ"/>
            <w:rPrChange w:id="9093" w:author="Nozimjon Ortiqov" w:date="2026-02-24T13:39:00Z" w16du:dateUtc="2026-02-24T08:39:00Z">
              <w:rPr>
                <w:rFonts w:ascii="Roboto" w:eastAsia="Times New Roman" w:hAnsi="Roboto"/>
                <w:sz w:val="24"/>
                <w:szCs w:val="24"/>
                <w:lang w:val="uz-Cyrl-UZ"/>
              </w:rPr>
            </w:rPrChange>
          </w:rPr>
          <w:delText xml:space="preserve"> </w:delText>
        </w:r>
      </w:del>
      <w:r w:rsidRPr="001063BF">
        <w:rPr>
          <w:rFonts w:ascii="Roboto" w:eastAsia="Times New Roman" w:hAnsi="Roboto"/>
          <w:lang w:val="uz-Cyrl-UZ"/>
          <w:rPrChange w:id="9094" w:author="Nozimjon Ortiqov" w:date="2026-02-24T13:39:00Z" w16du:dateUtc="2026-02-24T08:39:00Z">
            <w:rPr>
              <w:rFonts w:ascii="Roboto" w:eastAsia="Times New Roman" w:hAnsi="Roboto"/>
              <w:sz w:val="24"/>
              <w:szCs w:val="24"/>
              <w:lang w:val="uz-Cyrl-UZ"/>
            </w:rPr>
          </w:rPrChange>
        </w:rPr>
        <w:t xml:space="preserve"> Йўқ</w:t>
      </w:r>
    </w:p>
    <w:p w14:paraId="7E3A50F1" w14:textId="2300EF25" w:rsidR="00B76C54" w:rsidRPr="001063BF" w:rsidDel="00765FD2" w:rsidRDefault="00B76C54">
      <w:pPr>
        <w:shd w:val="clear" w:color="auto" w:fill="EDEDED" w:themeFill="accent3" w:themeFillTint="33"/>
        <w:spacing w:after="0" w:line="288" w:lineRule="auto"/>
        <w:rPr>
          <w:del w:id="9095" w:author="Nozimjon Ortiqov" w:date="2026-02-23T20:26:00Z" w16du:dateUtc="2026-02-23T15:26:00Z"/>
          <w:rFonts w:ascii="Roboto" w:eastAsia="Times New Roman" w:hAnsi="Roboto"/>
          <w:i/>
          <w:iCs/>
          <w:lang w:val="uz-Cyrl-UZ"/>
          <w:rPrChange w:id="9096" w:author="Nozimjon Ortiqov" w:date="2026-02-24T13:39:00Z" w16du:dateUtc="2026-02-24T08:39:00Z">
            <w:rPr>
              <w:del w:id="9097" w:author="Nozimjon Ortiqov" w:date="2026-02-23T20:26:00Z" w16du:dateUtc="2026-02-23T15:26:00Z"/>
              <w:rFonts w:ascii="Roboto" w:eastAsia="Times New Roman" w:hAnsi="Roboto"/>
              <w:i/>
              <w:iCs/>
              <w:sz w:val="24"/>
              <w:szCs w:val="24"/>
            </w:rPr>
          </w:rPrChange>
        </w:rPr>
        <w:pPrChange w:id="9098" w:author="Nozimjon Ortiqov" w:date="2026-02-24T13:40:00Z" w16du:dateUtc="2026-02-24T08:40:00Z">
          <w:pPr>
            <w:shd w:val="clear" w:color="auto" w:fill="EDEDED" w:themeFill="accent3" w:themeFillTint="33"/>
            <w:spacing w:before="240" w:after="100" w:afterAutospacing="1" w:line="288" w:lineRule="auto"/>
          </w:pPr>
        </w:pPrChange>
      </w:pPr>
      <w:del w:id="9099" w:author="Nozimjon Ortiqov" w:date="2026-02-23T20:26:00Z" w16du:dateUtc="2026-02-23T15:26:00Z">
        <w:r w:rsidRPr="001063BF" w:rsidDel="00765FD2">
          <w:rPr>
            <w:rFonts w:ascii="Roboto" w:eastAsia="Times New Roman" w:hAnsi="Roboto"/>
            <w:b/>
            <w:bCs/>
            <w:noProof/>
            <w:lang w:val="uz-Cyrl-UZ"/>
            <w:rPrChange w:id="9100" w:author="Nozimjon Ortiqov" w:date="2026-02-24T13:39:00Z" w16du:dateUtc="2026-02-24T08:39:00Z">
              <w:rPr>
                <w:rFonts w:ascii="Roboto" w:eastAsia="Times New Roman" w:hAnsi="Roboto"/>
                <w:b/>
                <w:bCs/>
                <w:noProof/>
                <w:sz w:val="24"/>
                <w:szCs w:val="24"/>
                <w:lang w:val="uz-Cyrl-UZ"/>
              </w:rPr>
            </w:rPrChange>
          </w:rPr>
          <mc:AlternateContent>
            <mc:Choice Requires="wps">
              <w:drawing>
                <wp:anchor distT="0" distB="0" distL="114300" distR="114300" simplePos="0" relativeHeight="251794432" behindDoc="0" locked="0" layoutInCell="1" allowOverlap="1" wp14:anchorId="761CFCF6" wp14:editId="75E323B4">
                  <wp:simplePos x="0" y="0"/>
                  <wp:positionH relativeFrom="column">
                    <wp:posOffset>-43892</wp:posOffset>
                  </wp:positionH>
                  <wp:positionV relativeFrom="paragraph">
                    <wp:posOffset>369215</wp:posOffset>
                  </wp:positionV>
                  <wp:extent cx="117044" cy="102412"/>
                  <wp:effectExtent l="57150" t="19050" r="35560" b="88265"/>
                  <wp:wrapNone/>
                  <wp:docPr id="558924146" name="Овал 10"/>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765851" id="Овал 10" o:spid="_x0000_s1026" style="position:absolute;margin-left:-3.45pt;margin-top:29.05pt;width:9.2pt;height:8.0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" filled="f" strokecolor="#4472c4 [3204]" strokeweight=".5pt">
                  <v:stroke joinstyle="miter"/>
                </v:oval>
              </w:pict>
            </mc:Fallback>
          </mc:AlternateContent>
        </w:r>
      </w:del>
      <w:r w:rsidRPr="001063BF">
        <w:rPr>
          <w:rFonts w:ascii="Roboto" w:eastAsia="Times New Roman" w:hAnsi="Roboto"/>
          <w:b/>
          <w:bCs/>
          <w:lang w:val="uz-Cyrl-UZ"/>
          <w:rPrChange w:id="9101" w:author="Nozimjon Ortiqov" w:date="2026-02-24T13:39:00Z" w16du:dateUtc="2026-02-24T08:39:00Z">
            <w:rPr>
              <w:rFonts w:ascii="Roboto" w:eastAsia="Times New Roman" w:hAnsi="Roboto"/>
              <w:b/>
              <w:bCs/>
              <w:sz w:val="24"/>
              <w:szCs w:val="24"/>
              <w:lang w:val="uz-Cyrl-UZ"/>
            </w:rPr>
          </w:rPrChange>
        </w:rPr>
        <w:t xml:space="preserve">3.16 Респондент телефон рақами: </w:t>
      </w:r>
      <w:r w:rsidRPr="001063BF">
        <w:rPr>
          <w:rFonts w:ascii="Roboto" w:eastAsia="Times New Roman" w:hAnsi="Roboto"/>
          <w:b/>
          <w:bCs/>
          <w:lang w:val="uz-Cyrl-UZ"/>
          <w:rPrChange w:id="9102" w:author="Nozimjon Ortiqov" w:date="2026-02-24T13:39:00Z" w16du:dateUtc="2026-02-24T08:39:00Z">
            <w:rPr>
              <w:rFonts w:ascii="Roboto" w:eastAsia="Times New Roman" w:hAnsi="Roboto"/>
              <w:b/>
              <w:bCs/>
              <w:sz w:val="24"/>
              <w:szCs w:val="24"/>
            </w:rPr>
          </w:rPrChange>
        </w:rPr>
        <w:t xml:space="preserve">______________ </w:t>
      </w:r>
      <w:r w:rsidRPr="001063BF">
        <w:rPr>
          <w:rFonts w:ascii="Roboto" w:eastAsia="Times New Roman" w:hAnsi="Roboto"/>
          <w:i/>
          <w:iCs/>
          <w:lang w:val="uz-Cyrl-UZ"/>
          <w:rPrChange w:id="9103" w:author="Nozimjon Ortiqov" w:date="2026-02-24T13:39:00Z" w16du:dateUtc="2026-02-24T08:39:00Z">
            <w:rPr>
              <w:rFonts w:ascii="Roboto" w:eastAsia="Times New Roman" w:hAnsi="Roboto"/>
              <w:i/>
              <w:iCs/>
              <w:sz w:val="24"/>
              <w:szCs w:val="24"/>
            </w:rPr>
          </w:rPrChange>
        </w:rPr>
        <w:t>(масалан: 90 123 45 67)</w:t>
      </w:r>
    </w:p>
    <w:p w14:paraId="1E401B53" w14:textId="0891B193" w:rsidR="00B76C54" w:rsidRPr="009C4BAE" w:rsidDel="00765FD2" w:rsidRDefault="00B76C54">
      <w:pPr>
        <w:spacing w:after="0" w:line="288" w:lineRule="auto"/>
        <w:rPr>
          <w:del w:id="9104" w:author="Nozimjon Ortiqov" w:date="2026-02-23T20:26:00Z" w16du:dateUtc="2026-02-23T15:26:00Z"/>
          <w:rFonts w:ascii="Roboto" w:eastAsia="Times New Roman" w:hAnsi="Roboto"/>
          <w:sz w:val="24"/>
          <w:szCs w:val="24"/>
          <w:lang w:val="uz-Cyrl-UZ"/>
        </w:rPr>
        <w:pPrChange w:id="9105" w:author="Nozimjon Ortiqov" w:date="2026-02-24T13:40:00Z" w16du:dateUtc="2026-02-24T08:40:00Z">
          <w:pPr>
            <w:spacing w:before="240" w:after="100" w:afterAutospacing="1" w:line="288" w:lineRule="auto"/>
          </w:pPr>
        </w:pPrChange>
      </w:pPr>
    </w:p>
    <w:p w14:paraId="5D74FCAB" w14:textId="77777777" w:rsidR="00B76C54" w:rsidRPr="009C4BAE" w:rsidRDefault="00B76C54">
      <w:pPr>
        <w:shd w:val="clear" w:color="auto" w:fill="EDEDED" w:themeFill="accent3" w:themeFillTint="33"/>
        <w:spacing w:after="0" w:line="288" w:lineRule="auto"/>
        <w:rPr>
          <w:rFonts w:ascii="Roboto" w:eastAsia="Times New Roman" w:hAnsi="Roboto" w:cstheme="minorHAnsi"/>
          <w:b/>
          <w:bCs/>
          <w:sz w:val="26"/>
          <w:szCs w:val="26"/>
          <w:lang w:val="uz-Cyrl-UZ" w:eastAsia="ru-RU"/>
        </w:rPr>
        <w:pPrChange w:id="9106" w:author="Nozimjon Ortiqov" w:date="2026-02-24T13:40:00Z" w16du:dateUtc="2026-02-24T08:40:00Z">
          <w:pPr>
            <w:ind w:firstLine="567"/>
          </w:pPr>
        </w:pPrChange>
      </w:pPr>
    </w:p>
    <w:p w14:paraId="1CB13570" w14:textId="77777777" w:rsidR="00B76C54" w:rsidRPr="009C4BAE" w:rsidRDefault="00B76C54">
      <w:pPr>
        <w:rPr>
          <w:rFonts w:ascii="Roboto" w:hAnsi="Roboto"/>
          <w:b/>
          <w:bCs/>
          <w:color w:val="002060"/>
          <w:sz w:val="28"/>
          <w:szCs w:val="28"/>
          <w:lang w:val="uz-Cyrl-UZ"/>
        </w:rPr>
      </w:pPr>
      <w:r w:rsidRPr="009C4BAE">
        <w:rPr>
          <w:rFonts w:ascii="Roboto" w:hAnsi="Roboto"/>
          <w:b/>
          <w:bCs/>
          <w:color w:val="002060"/>
          <w:sz w:val="28"/>
          <w:szCs w:val="28"/>
          <w:lang w:val="uz-Cyrl-UZ"/>
        </w:rPr>
        <w:br w:type="page"/>
      </w:r>
    </w:p>
    <w:p w14:paraId="6376264F" w14:textId="0D980980" w:rsidR="00484395" w:rsidRPr="009C4BAE" w:rsidRDefault="00484395" w:rsidP="00484395">
      <w:pPr>
        <w:ind w:firstLine="567"/>
        <w:jc w:val="center"/>
        <w:rPr>
          <w:rFonts w:ascii="Roboto" w:hAnsi="Roboto"/>
          <w:b/>
          <w:bCs/>
          <w:color w:val="002060"/>
          <w:sz w:val="28"/>
          <w:szCs w:val="28"/>
          <w:lang w:val="uz-Cyrl-UZ"/>
        </w:rPr>
      </w:pPr>
      <w:r w:rsidRPr="009C4BAE">
        <w:rPr>
          <w:rFonts w:ascii="Roboto" w:hAnsi="Roboto"/>
          <w:b/>
          <w:bCs/>
          <w:color w:val="002060"/>
          <w:sz w:val="28"/>
          <w:szCs w:val="28"/>
          <w:lang w:val="uz-Cyrl-UZ"/>
        </w:rPr>
        <w:lastRenderedPageBreak/>
        <w:t>Фойдаланилган адабиётлар рўйхати</w:t>
      </w:r>
    </w:p>
    <w:p w14:paraId="46A8A26E"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
        <w:pPrChange w:id="910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i/>
          <w:iCs/>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r w:rsidRPr="009C4BAE">
        <w:rPr>
          <w:rFonts w:ascii="Roboto" w:hAnsi="Roboto"/>
          <w:lang w:val="uz-Cyrl-UZ"/>
          <w:rPrChange w:id="9108" w:author="Nozimjon Ortiqov" w:date="2026-02-24T09:31:00Z" w16du:dateUtc="2026-02-24T04:31:00Z">
            <w:rPr/>
          </w:rPrChange>
        </w:rPr>
        <w:fldChar w:fldCharType="begin"/>
      </w:r>
      <w:r w:rsidRPr="009C4BAE">
        <w:rPr>
          <w:rFonts w:ascii="Roboto" w:hAnsi="Roboto"/>
          <w:lang w:val="uz-Cyrl-UZ"/>
          <w:rPrChange w:id="9109" w:author="Nozimjon Ortiqov" w:date="2026-02-24T09:31:00Z" w16du:dateUtc="2026-02-24T04:31:00Z">
            <w:rPr/>
          </w:rPrChange>
        </w:rPr>
        <w:instrText>HYPERLINK "https://adilet.zan.kz/rus/docs/V1700015886?utm_source=chatgpt.com" \t "_new"</w:instrText>
      </w:r>
      <w:r w:rsidRPr="007A79F7">
        <w:rPr>
          <w:rFonts w:ascii="Roboto" w:hAnsi="Roboto"/>
          <w:lang w:val="uz-Cyrl-UZ"/>
        </w:rPr>
      </w:r>
      <w:r w:rsidRPr="009C4BAE">
        <w:rPr>
          <w:rFonts w:ascii="Roboto" w:hAnsi="Roboto"/>
          <w:lang w:val="uz-Cyrl-UZ"/>
          <w:rPrChange w:id="9110" w:author="Nozimjon Ortiqov" w:date="2026-02-24T09:31:00Z" w16du:dateUtc="2026-02-24T04:31:00Z">
            <w:rPr/>
          </w:rPrChange>
        </w:rPr>
        <w:fldChar w:fldCharType="separate"/>
      </w:r>
      <w:r w:rsidRPr="009C4BAE">
        <w:rPr>
          <w:rStyle w:val="af2"/>
          <w:rFonts w:ascii="Roboto" w:hAnsi="Roboto"/>
          <w:i/>
          <w:iCs/>
          <w:u w:val="none"/>
          <w:lang w:val="uz-Cyrl-UZ"/>
        </w:rPr>
        <w:t>https://adilet.zan.kz/rus/docs/V1700015886</w:t>
      </w:r>
      <w:r w:rsidRPr="009C4BAE">
        <w:rPr>
          <w:rFonts w:ascii="Roboto" w:hAnsi="Roboto"/>
          <w:lang w:val="uz-Cyrl-UZ"/>
          <w:rPrChange w:id="9111" w:author="Nozimjon Ortiqov" w:date="2026-02-24T09:31:00Z" w16du:dateUtc="2026-02-24T04:31:00Z">
            <w:rPr/>
          </w:rPrChange>
        </w:rPr>
        <w:fldChar w:fldCharType="end"/>
      </w:r>
    </w:p>
    <w:p w14:paraId="4E6C27D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
        <w:pPrChange w:id="911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w:t>
      </w:r>
      <w:r w:rsidRPr="009C4BAE">
        <w:rPr>
          <w:rFonts w:ascii="Roboto" w:hAnsi="Roboto"/>
          <w:lang w:val="uz-Cyrl-UZ"/>
          <w:rPrChange w:id="9113" w:author="Nozimjon Ortiqov" w:date="2026-02-24T09:31:00Z" w16du:dateUtc="2026-02-24T04:31:00Z">
            <w:rPr>
              <w:rFonts w:ascii="Roboto" w:hAnsi="Roboto"/>
            </w:rPr>
          </w:rPrChange>
        </w:rPr>
        <w:t xml:space="preserve">URL: </w:t>
      </w:r>
      <w:r w:rsidRPr="009C4BAE">
        <w:rPr>
          <w:rFonts w:ascii="Roboto" w:hAnsi="Roboto"/>
          <w:lang w:val="uz-Cyrl-UZ"/>
          <w:rPrChange w:id="9114" w:author="Nozimjon Ortiqov" w:date="2026-02-24T09:31:00Z" w16du:dateUtc="2026-02-24T04:31:00Z">
            <w:rPr/>
          </w:rPrChange>
        </w:rPr>
        <w:fldChar w:fldCharType="begin"/>
      </w:r>
      <w:r w:rsidRPr="009C4BAE">
        <w:rPr>
          <w:rFonts w:ascii="Roboto" w:hAnsi="Roboto"/>
          <w:lang w:val="uz-Cyrl-UZ"/>
          <w:rPrChange w:id="9115" w:author="Nozimjon Ortiqov" w:date="2026-02-24T09:31:00Z" w16du:dateUtc="2026-02-24T04:31:00Z">
            <w:rPr/>
          </w:rPrChange>
        </w:rPr>
        <w:instrText>HYPERLINK "http://publication.pravo.gov.ru/document/0001202502130045" \t "_new"</w:instrText>
      </w:r>
      <w:r w:rsidRPr="007A79F7">
        <w:rPr>
          <w:rFonts w:ascii="Roboto" w:hAnsi="Roboto"/>
          <w:lang w:val="uz-Cyrl-UZ"/>
        </w:rPr>
      </w:r>
      <w:r w:rsidRPr="009C4BAE">
        <w:rPr>
          <w:rFonts w:ascii="Roboto" w:hAnsi="Roboto"/>
          <w:lang w:val="uz-Cyrl-UZ"/>
          <w:rPrChange w:id="9116" w:author="Nozimjon Ortiqov" w:date="2026-02-24T09:31:00Z" w16du:dateUtc="2026-02-24T04:31:00Z">
            <w:rPr/>
          </w:rPrChange>
        </w:rPr>
        <w:fldChar w:fldCharType="separate"/>
      </w:r>
      <w:r w:rsidRPr="009C4BAE">
        <w:rPr>
          <w:rStyle w:val="af2"/>
          <w:rFonts w:ascii="Roboto" w:hAnsi="Roboto"/>
          <w:u w:val="none"/>
          <w:lang w:val="uz-Cyrl-UZ"/>
          <w:rPrChange w:id="9117" w:author="Nozimjon Ortiqov" w:date="2026-02-24T09:31:00Z" w16du:dateUtc="2026-02-24T04:31:00Z">
            <w:rPr>
              <w:rStyle w:val="af2"/>
              <w:rFonts w:ascii="Roboto" w:hAnsi="Roboto"/>
              <w:u w:val="none"/>
            </w:rPr>
          </w:rPrChange>
        </w:rPr>
        <w:t>http://publication.pravo.gov.ru/document/0001202502130045</w:t>
      </w:r>
      <w:r w:rsidRPr="009C4BAE">
        <w:rPr>
          <w:rFonts w:ascii="Roboto" w:hAnsi="Roboto"/>
          <w:lang w:val="uz-Cyrl-UZ"/>
          <w:rPrChange w:id="9118" w:author="Nozimjon Ortiqov" w:date="2026-02-24T09:31:00Z" w16du:dateUtc="2026-02-24T04:31:00Z">
            <w:rPr/>
          </w:rPrChange>
        </w:rPr>
        <w:fldChar w:fldCharType="end"/>
      </w:r>
    </w:p>
    <w:p w14:paraId="2641EAD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19" w:author="Nozimjon Ortiqov" w:date="2026-02-24T09:31:00Z" w16du:dateUtc="2026-02-24T04:31:00Z">
            <w:rPr>
              <w:rFonts w:ascii="Roboto" w:hAnsi="Roboto"/>
              <w:lang w:val="en-US"/>
            </w:rPr>
          </w:rPrChange>
        </w:rPr>
        <w:pPrChange w:id="912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
        <w:t xml:space="preserve">Nova Scotia. Consumer Protection Act (18Q(1A) — Internet payday loan маблағ олинганидан кейин 48 соат ичида жаримасиз бекор қилиш). </w:t>
      </w:r>
      <w:r w:rsidRPr="009C4BAE">
        <w:rPr>
          <w:rFonts w:ascii="Roboto" w:hAnsi="Roboto"/>
          <w:lang w:val="uz-Cyrl-UZ"/>
          <w:rPrChange w:id="9121" w:author="Nozimjon Ortiqov" w:date="2026-02-24T09:31:00Z" w16du:dateUtc="2026-02-24T04:31:00Z">
            <w:rPr>
              <w:rFonts w:ascii="Roboto" w:hAnsi="Roboto"/>
              <w:lang w:val="en-US"/>
            </w:rPr>
          </w:rPrChange>
        </w:rPr>
        <w:t xml:space="preserve">Nova Scotia Legislature. URL: </w:t>
      </w:r>
      <w:r w:rsidRPr="009C4BAE">
        <w:rPr>
          <w:rFonts w:ascii="Roboto" w:hAnsi="Roboto"/>
          <w:lang w:val="uz-Cyrl-UZ"/>
          <w:rPrChange w:id="9122" w:author="Nozimjon Ortiqov" w:date="2026-02-24T09:31:00Z" w16du:dateUtc="2026-02-24T04:31:00Z">
            <w:rPr/>
          </w:rPrChange>
        </w:rPr>
        <w:fldChar w:fldCharType="begin"/>
      </w:r>
      <w:r w:rsidRPr="009C4BAE">
        <w:rPr>
          <w:rFonts w:ascii="Roboto" w:hAnsi="Roboto"/>
          <w:lang w:val="uz-Cyrl-UZ"/>
          <w:rPrChange w:id="9123" w:author="Nozimjon Ortiqov" w:date="2026-02-24T09:31:00Z" w16du:dateUtc="2026-02-24T04:31:00Z">
            <w:rPr/>
          </w:rPrChange>
        </w:rPr>
        <w:instrText>HYPERLINK "https://nslegislature.ca/sites/default/files/legc/statutes/consumer%20protection.pdf"</w:instrText>
      </w:r>
      <w:r w:rsidRPr="007A79F7">
        <w:rPr>
          <w:rFonts w:ascii="Roboto" w:hAnsi="Roboto"/>
          <w:lang w:val="uz-Cyrl-UZ"/>
        </w:rPr>
      </w:r>
      <w:r w:rsidRPr="009C4BAE">
        <w:rPr>
          <w:rFonts w:ascii="Roboto" w:hAnsi="Roboto"/>
          <w:lang w:val="uz-Cyrl-UZ"/>
          <w:rPrChange w:id="9124" w:author="Nozimjon Ortiqov" w:date="2026-02-24T09:31:00Z" w16du:dateUtc="2026-02-24T04:31:00Z">
            <w:rPr/>
          </w:rPrChange>
        </w:rPr>
        <w:fldChar w:fldCharType="separate"/>
      </w:r>
      <w:r w:rsidRPr="009C4BAE">
        <w:rPr>
          <w:rStyle w:val="af2"/>
          <w:rFonts w:ascii="Roboto" w:hAnsi="Roboto"/>
          <w:u w:val="none"/>
          <w:lang w:val="uz-Cyrl-UZ"/>
          <w:rPrChange w:id="9125" w:author="Nozimjon Ortiqov" w:date="2026-02-24T09:31:00Z" w16du:dateUtc="2026-02-24T04:31:00Z">
            <w:rPr>
              <w:rStyle w:val="af2"/>
              <w:rFonts w:ascii="Roboto" w:hAnsi="Roboto"/>
              <w:u w:val="none"/>
              <w:lang w:val="en-US"/>
            </w:rPr>
          </w:rPrChange>
        </w:rPr>
        <w:t>https://nslegislature.ca/sites/default/files/legc/statutes/consumerфоиз20protection.pdf</w:t>
      </w:r>
      <w:r w:rsidRPr="009C4BAE">
        <w:rPr>
          <w:rFonts w:ascii="Roboto" w:hAnsi="Roboto"/>
          <w:lang w:val="uz-Cyrl-UZ"/>
          <w:rPrChange w:id="9126" w:author="Nozimjon Ortiqov" w:date="2026-02-24T09:31:00Z" w16du:dateUtc="2026-02-24T04:31:00Z">
            <w:rPr/>
          </w:rPrChange>
        </w:rPr>
        <w:fldChar w:fldCharType="end"/>
      </w:r>
    </w:p>
    <w:p w14:paraId="49DB956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27" w:author="Nozimjon Ortiqov" w:date="2026-02-24T09:31:00Z" w16du:dateUtc="2026-02-24T04:31:00Z">
            <w:rPr>
              <w:rFonts w:ascii="Roboto" w:hAnsi="Roboto"/>
              <w:lang w:val="en-US"/>
            </w:rPr>
          </w:rPrChange>
        </w:rPr>
        <w:pPrChange w:id="912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29" w:author="Nozimjon Ortiqov" w:date="2026-02-24T09:31:00Z" w16du:dateUtc="2026-02-24T04:31:00Z">
            <w:rPr>
              <w:rFonts w:ascii="Roboto" w:hAnsi="Roboto"/>
            </w:rPr>
          </w:rPrChange>
        </w:rPr>
        <w:t>Франция</w:t>
      </w:r>
      <w:r w:rsidRPr="009C4BAE">
        <w:rPr>
          <w:rFonts w:ascii="Roboto" w:hAnsi="Roboto"/>
          <w:lang w:val="uz-Cyrl-UZ"/>
          <w:rPrChange w:id="9130" w:author="Nozimjon Ortiqov" w:date="2026-02-24T09:31:00Z" w16du:dateUtc="2026-02-24T04:31:00Z">
            <w:rPr>
              <w:rFonts w:ascii="Roboto" w:hAnsi="Roboto"/>
              <w:lang w:val="en-US"/>
            </w:rPr>
          </w:rPrChange>
        </w:rPr>
        <w:t xml:space="preserve">.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r w:rsidRPr="009C4BAE">
        <w:rPr>
          <w:rFonts w:ascii="Roboto" w:hAnsi="Roboto"/>
          <w:lang w:val="uz-Cyrl-UZ"/>
          <w:rPrChange w:id="9131" w:author="Nozimjon Ortiqov" w:date="2026-02-24T09:31:00Z" w16du:dateUtc="2026-02-24T04:31:00Z">
            <w:rPr/>
          </w:rPrChange>
        </w:rPr>
        <w:fldChar w:fldCharType="begin"/>
      </w:r>
      <w:r w:rsidRPr="009C4BAE">
        <w:rPr>
          <w:rFonts w:ascii="Roboto" w:hAnsi="Roboto"/>
          <w:lang w:val="uz-Cyrl-UZ"/>
          <w:rPrChange w:id="9132" w:author="Nozimjon Ortiqov" w:date="2026-02-24T09:31:00Z" w16du:dateUtc="2026-02-24T04:31:00Z">
            <w:rPr/>
          </w:rPrChange>
        </w:rPr>
        <w:instrText>HYPERLINK "https://www.service-public.fr/particuliers/vosdroits/F2457"</w:instrText>
      </w:r>
      <w:r w:rsidRPr="007A79F7">
        <w:rPr>
          <w:rFonts w:ascii="Roboto" w:hAnsi="Roboto"/>
          <w:lang w:val="uz-Cyrl-UZ"/>
        </w:rPr>
      </w:r>
      <w:r w:rsidRPr="009C4BAE">
        <w:rPr>
          <w:rFonts w:ascii="Roboto" w:hAnsi="Roboto"/>
          <w:lang w:val="uz-Cyrl-UZ"/>
          <w:rPrChange w:id="9133" w:author="Nozimjon Ortiqov" w:date="2026-02-24T09:31:00Z" w16du:dateUtc="2026-02-24T04:31:00Z">
            <w:rPr/>
          </w:rPrChange>
        </w:rPr>
        <w:fldChar w:fldCharType="separate"/>
      </w:r>
      <w:r w:rsidRPr="009C4BAE">
        <w:rPr>
          <w:rStyle w:val="af2"/>
          <w:rFonts w:ascii="Roboto" w:hAnsi="Roboto"/>
          <w:u w:val="none"/>
          <w:lang w:val="uz-Cyrl-UZ"/>
          <w:rPrChange w:id="9134" w:author="Nozimjon Ortiqov" w:date="2026-02-24T09:31:00Z" w16du:dateUtc="2026-02-24T04:31:00Z">
            <w:rPr>
              <w:rStyle w:val="af2"/>
              <w:rFonts w:ascii="Roboto" w:hAnsi="Roboto"/>
              <w:u w:val="none"/>
              <w:lang w:val="en-US"/>
            </w:rPr>
          </w:rPrChange>
        </w:rPr>
        <w:t>https://www.service-public.fr/particuliers/vosdroits/F2457</w:t>
      </w:r>
      <w:r w:rsidRPr="009C4BAE">
        <w:rPr>
          <w:rFonts w:ascii="Roboto" w:hAnsi="Roboto"/>
          <w:lang w:val="uz-Cyrl-UZ"/>
          <w:rPrChange w:id="9135" w:author="Nozimjon Ortiqov" w:date="2026-02-24T09:31:00Z" w16du:dateUtc="2026-02-24T04:31:00Z">
            <w:rPr/>
          </w:rPrChange>
        </w:rPr>
        <w:fldChar w:fldCharType="end"/>
      </w:r>
    </w:p>
    <w:p w14:paraId="08001D1D"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36" w:author="Nozimjon Ortiqov" w:date="2026-02-24T09:31:00Z" w16du:dateUtc="2026-02-24T04:31:00Z">
            <w:rPr>
              <w:rFonts w:ascii="Roboto" w:hAnsi="Roboto"/>
            </w:rPr>
          </w:rPrChange>
        </w:rPr>
        <w:pPrChange w:id="913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38" w:author="Nozimjon Ortiqov" w:date="2026-02-24T09:31:00Z" w16du:dateUtc="2026-02-24T04:31:00Z">
            <w:rPr>
              <w:rFonts w:ascii="Roboto" w:hAnsi="Roboto"/>
            </w:rPr>
          </w:rPrChange>
        </w:rPr>
        <w:t xml:space="preserve">Германия. “Нархларни кўрсатиш тартиби тўғрисидаги низом” §17 «Истеъмол кредитлари бўйича реклама». Қонунчиликнинг расмий базаси «Gesetze im Internet». </w:t>
      </w:r>
      <w:r w:rsidRPr="009C4BAE">
        <w:rPr>
          <w:rFonts w:ascii="Roboto" w:hAnsi="Roboto"/>
          <w:lang w:val="uz-Cyrl-UZ"/>
          <w:rPrChange w:id="9139" w:author="Nozimjon Ortiqov" w:date="2026-02-24T09:31:00Z" w16du:dateUtc="2026-02-24T04:31:00Z">
            <w:rPr>
              <w:rFonts w:ascii="Roboto" w:hAnsi="Roboto"/>
              <w:lang w:val="en-US"/>
            </w:rPr>
          </w:rPrChange>
        </w:rPr>
        <w:t>URL</w:t>
      </w:r>
      <w:r w:rsidRPr="009C4BAE">
        <w:rPr>
          <w:rFonts w:ascii="Roboto" w:hAnsi="Roboto"/>
          <w:lang w:val="uz-Cyrl-UZ"/>
          <w:rPrChange w:id="9140" w:author="Nozimjon Ortiqov" w:date="2026-02-24T09:31:00Z" w16du:dateUtc="2026-02-24T04:31:00Z">
            <w:rPr>
              <w:rFonts w:ascii="Roboto" w:hAnsi="Roboto"/>
            </w:rPr>
          </w:rPrChange>
        </w:rPr>
        <w:t xml:space="preserve">: </w:t>
      </w:r>
      <w:r w:rsidRPr="009C4BAE">
        <w:rPr>
          <w:rFonts w:ascii="Roboto" w:hAnsi="Roboto"/>
          <w:lang w:val="uz-Cyrl-UZ"/>
          <w:rPrChange w:id="9141" w:author="Nozimjon Ortiqov" w:date="2026-02-24T09:31:00Z" w16du:dateUtc="2026-02-24T04:31:00Z">
            <w:rPr/>
          </w:rPrChange>
        </w:rPr>
        <w:fldChar w:fldCharType="begin"/>
      </w:r>
      <w:r w:rsidRPr="009C4BAE">
        <w:rPr>
          <w:rFonts w:ascii="Roboto" w:hAnsi="Roboto"/>
          <w:lang w:val="uz-Cyrl-UZ"/>
          <w:rPrChange w:id="9142" w:author="Nozimjon Ortiqov" w:date="2026-02-24T09:31:00Z" w16du:dateUtc="2026-02-24T04:31:00Z">
            <w:rPr/>
          </w:rPrChange>
        </w:rPr>
        <w:instrText>HYPERLINK "https://www.gesetze-im-internet.de/pangv_2022/__17.html"</w:instrText>
      </w:r>
      <w:r w:rsidRPr="007A79F7">
        <w:rPr>
          <w:rFonts w:ascii="Roboto" w:hAnsi="Roboto"/>
          <w:lang w:val="uz-Cyrl-UZ"/>
        </w:rPr>
      </w:r>
      <w:r w:rsidRPr="009C4BAE">
        <w:rPr>
          <w:rFonts w:ascii="Roboto" w:hAnsi="Roboto"/>
          <w:lang w:val="uz-Cyrl-UZ"/>
          <w:rPrChange w:id="9143" w:author="Nozimjon Ortiqov" w:date="2026-02-24T09:31:00Z" w16du:dateUtc="2026-02-24T04:31:00Z">
            <w:rPr/>
          </w:rPrChange>
        </w:rPr>
        <w:fldChar w:fldCharType="separate"/>
      </w:r>
      <w:r w:rsidRPr="009C4BAE">
        <w:rPr>
          <w:rStyle w:val="af2"/>
          <w:rFonts w:ascii="Roboto" w:hAnsi="Roboto"/>
          <w:u w:val="none"/>
          <w:lang w:val="uz-Cyrl-UZ"/>
          <w:rPrChange w:id="9144"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14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46"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14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48" w:author="Nozimjon Ortiqov" w:date="2026-02-24T09:31:00Z" w16du:dateUtc="2026-02-24T04:31:00Z">
            <w:rPr>
              <w:rStyle w:val="af2"/>
              <w:rFonts w:ascii="Roboto" w:hAnsi="Roboto"/>
              <w:u w:val="none"/>
              <w:lang w:val="en-US"/>
            </w:rPr>
          </w:rPrChange>
        </w:rPr>
        <w:t>gesetze</w:t>
      </w:r>
      <w:r w:rsidRPr="009C4BAE">
        <w:rPr>
          <w:rStyle w:val="af2"/>
          <w:rFonts w:ascii="Roboto" w:hAnsi="Roboto"/>
          <w:u w:val="none"/>
          <w:lang w:val="uz-Cyrl-UZ"/>
          <w:rPrChange w:id="914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50" w:author="Nozimjon Ortiqov" w:date="2026-02-24T09:31:00Z" w16du:dateUtc="2026-02-24T04:31:00Z">
            <w:rPr>
              <w:rStyle w:val="af2"/>
              <w:rFonts w:ascii="Roboto" w:hAnsi="Roboto"/>
              <w:u w:val="none"/>
              <w:lang w:val="en-US"/>
            </w:rPr>
          </w:rPrChange>
        </w:rPr>
        <w:t>im</w:t>
      </w:r>
      <w:r w:rsidRPr="009C4BAE">
        <w:rPr>
          <w:rStyle w:val="af2"/>
          <w:rFonts w:ascii="Roboto" w:hAnsi="Roboto"/>
          <w:u w:val="none"/>
          <w:lang w:val="uz-Cyrl-UZ"/>
          <w:rPrChange w:id="915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52" w:author="Nozimjon Ortiqov" w:date="2026-02-24T09:31:00Z" w16du:dateUtc="2026-02-24T04:31:00Z">
            <w:rPr>
              <w:rStyle w:val="af2"/>
              <w:rFonts w:ascii="Roboto" w:hAnsi="Roboto"/>
              <w:u w:val="none"/>
              <w:lang w:val="en-US"/>
            </w:rPr>
          </w:rPrChange>
        </w:rPr>
        <w:t>internet</w:t>
      </w:r>
      <w:r w:rsidRPr="009C4BAE">
        <w:rPr>
          <w:rStyle w:val="af2"/>
          <w:rFonts w:ascii="Roboto" w:hAnsi="Roboto"/>
          <w:u w:val="none"/>
          <w:lang w:val="uz-Cyrl-UZ"/>
          <w:rPrChange w:id="915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54" w:author="Nozimjon Ortiqov" w:date="2026-02-24T09:31:00Z" w16du:dateUtc="2026-02-24T04:31:00Z">
            <w:rPr>
              <w:rStyle w:val="af2"/>
              <w:rFonts w:ascii="Roboto" w:hAnsi="Roboto"/>
              <w:u w:val="none"/>
              <w:lang w:val="en-US"/>
            </w:rPr>
          </w:rPrChange>
        </w:rPr>
        <w:t>de</w:t>
      </w:r>
      <w:r w:rsidRPr="009C4BAE">
        <w:rPr>
          <w:rStyle w:val="af2"/>
          <w:rFonts w:ascii="Roboto" w:hAnsi="Roboto"/>
          <w:u w:val="none"/>
          <w:lang w:val="uz-Cyrl-UZ"/>
          <w:rPrChange w:id="915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156" w:author="Nozimjon Ortiqov" w:date="2026-02-24T09:31:00Z" w16du:dateUtc="2026-02-24T04:31:00Z">
            <w:rPr>
              <w:rStyle w:val="af2"/>
              <w:rFonts w:ascii="Roboto" w:hAnsi="Roboto"/>
              <w:u w:val="none"/>
              <w:lang w:val="en-US"/>
            </w:rPr>
          </w:rPrChange>
        </w:rPr>
        <w:t>pangv</w:t>
      </w:r>
      <w:r w:rsidRPr="009C4BAE">
        <w:rPr>
          <w:rStyle w:val="af2"/>
          <w:rFonts w:ascii="Roboto" w:hAnsi="Roboto"/>
          <w:u w:val="none"/>
          <w:lang w:val="uz-Cyrl-UZ"/>
          <w:rPrChange w:id="9157" w:author="Nozimjon Ortiqov" w:date="2026-02-24T09:31:00Z" w16du:dateUtc="2026-02-24T04:31:00Z">
            <w:rPr>
              <w:rStyle w:val="af2"/>
              <w:rFonts w:ascii="Roboto" w:hAnsi="Roboto"/>
              <w:u w:val="none"/>
            </w:rPr>
          </w:rPrChange>
        </w:rPr>
        <w:t>_2022/__17.</w:t>
      </w:r>
      <w:r w:rsidRPr="009C4BAE">
        <w:rPr>
          <w:rStyle w:val="af2"/>
          <w:rFonts w:ascii="Roboto" w:hAnsi="Roboto"/>
          <w:u w:val="none"/>
          <w:lang w:val="uz-Cyrl-UZ"/>
          <w:rPrChange w:id="9158" w:author="Nozimjon Ortiqov" w:date="2026-02-24T09:31:00Z" w16du:dateUtc="2026-02-24T04:31:00Z">
            <w:rPr>
              <w:rStyle w:val="af2"/>
              <w:rFonts w:ascii="Roboto" w:hAnsi="Roboto"/>
              <w:u w:val="none"/>
              <w:lang w:val="en-US"/>
            </w:rPr>
          </w:rPrChange>
        </w:rPr>
        <w:t>html</w:t>
      </w:r>
      <w:r w:rsidRPr="009C4BAE">
        <w:rPr>
          <w:rFonts w:ascii="Roboto" w:hAnsi="Roboto"/>
          <w:lang w:val="uz-Cyrl-UZ"/>
          <w:rPrChange w:id="9159" w:author="Nozimjon Ortiqov" w:date="2026-02-24T09:31:00Z" w16du:dateUtc="2026-02-24T04:31:00Z">
            <w:rPr/>
          </w:rPrChange>
        </w:rPr>
        <w:fldChar w:fldCharType="end"/>
      </w:r>
    </w:p>
    <w:p w14:paraId="0769A2F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60" w:author="Nozimjon Ortiqov" w:date="2026-02-24T09:31:00Z" w16du:dateUtc="2026-02-24T04:31:00Z">
            <w:rPr>
              <w:rFonts w:ascii="Roboto" w:hAnsi="Roboto"/>
              <w:lang w:val="en-US"/>
            </w:rPr>
          </w:rPrChange>
        </w:rPr>
        <w:pPrChange w:id="9161"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62" w:author="Nozimjon Ortiqov" w:date="2026-02-24T09:31:00Z" w16du:dateUtc="2026-02-24T04:31:00Z">
            <w:rPr>
              <w:rFonts w:ascii="Roboto" w:hAnsi="Roboto"/>
              <w:lang w:val="en-US"/>
            </w:rPr>
          </w:rPrChange>
        </w:rPr>
        <w:t>Code de la consommation, Article L312-5 (Section 2 «Publicité»).</w:t>
      </w:r>
      <w:r w:rsidRPr="009C4BAE">
        <w:rPr>
          <w:rFonts w:ascii="Roboto" w:hAnsi="Roboto"/>
          <w:lang w:val="uz-Cyrl-UZ"/>
          <w:rPrChange w:id="9163" w:author="Nozimjon Ortiqov" w:date="2026-02-24T09:31:00Z" w16du:dateUtc="2026-02-24T04:31:00Z">
            <w:rPr>
              <w:rFonts w:ascii="Roboto" w:hAnsi="Roboto"/>
              <w:lang w:val="en-US"/>
            </w:rPr>
          </w:rPrChange>
        </w:rPr>
        <w:br/>
        <w:t xml:space="preserve">URL: </w:t>
      </w:r>
      <w:r w:rsidRPr="009C4BAE">
        <w:rPr>
          <w:rFonts w:ascii="Roboto" w:hAnsi="Roboto"/>
          <w:lang w:val="uz-Cyrl-UZ"/>
          <w:rPrChange w:id="9164" w:author="Nozimjon Ortiqov" w:date="2026-02-24T09:31:00Z" w16du:dateUtc="2026-02-24T04:31:00Z">
            <w:rPr/>
          </w:rPrChange>
        </w:rPr>
        <w:fldChar w:fldCharType="begin"/>
      </w:r>
      <w:r w:rsidRPr="009C4BAE">
        <w:rPr>
          <w:rFonts w:ascii="Roboto" w:hAnsi="Roboto"/>
          <w:lang w:val="uz-Cyrl-UZ"/>
          <w:rPrChange w:id="9165" w:author="Nozimjon Ortiqov" w:date="2026-02-24T09:31:00Z" w16du:dateUtc="2026-02-24T04:31:00Z">
            <w:rPr/>
          </w:rPrChange>
        </w:rPr>
        <w:instrText>HYPERLINK "https://www.legifrance.gouv.fr/codes/article_lc/LEGIARTI000032226198"</w:instrText>
      </w:r>
      <w:r w:rsidRPr="007A79F7">
        <w:rPr>
          <w:rFonts w:ascii="Roboto" w:hAnsi="Roboto"/>
          <w:lang w:val="uz-Cyrl-UZ"/>
        </w:rPr>
      </w:r>
      <w:r w:rsidRPr="009C4BAE">
        <w:rPr>
          <w:rFonts w:ascii="Roboto" w:hAnsi="Roboto"/>
          <w:lang w:val="uz-Cyrl-UZ"/>
          <w:rPrChange w:id="9166" w:author="Nozimjon Ortiqov" w:date="2026-02-24T09:31:00Z" w16du:dateUtc="2026-02-24T04:31:00Z">
            <w:rPr/>
          </w:rPrChange>
        </w:rPr>
        <w:fldChar w:fldCharType="separate"/>
      </w:r>
      <w:r w:rsidRPr="009C4BAE">
        <w:rPr>
          <w:rStyle w:val="af2"/>
          <w:rFonts w:ascii="Roboto" w:hAnsi="Roboto"/>
          <w:u w:val="none"/>
          <w:lang w:val="uz-Cyrl-UZ"/>
          <w:rPrChange w:id="9167" w:author="Nozimjon Ortiqov" w:date="2026-02-24T09:31:00Z" w16du:dateUtc="2026-02-24T04:31:00Z">
            <w:rPr>
              <w:rStyle w:val="af2"/>
              <w:rFonts w:ascii="Roboto" w:hAnsi="Roboto"/>
              <w:u w:val="none"/>
              <w:lang w:val="en-US"/>
            </w:rPr>
          </w:rPrChange>
        </w:rPr>
        <w:t>https://www.legifrance.gouv.fr/codes/article_lc/LEGIARTI000032226198</w:t>
      </w:r>
      <w:r w:rsidRPr="009C4BAE">
        <w:rPr>
          <w:rFonts w:ascii="Roboto" w:hAnsi="Roboto"/>
          <w:lang w:val="uz-Cyrl-UZ"/>
          <w:rPrChange w:id="9168" w:author="Nozimjon Ortiqov" w:date="2026-02-24T09:31:00Z" w16du:dateUtc="2026-02-24T04:31:00Z">
            <w:rPr/>
          </w:rPrChange>
        </w:rPr>
        <w:fldChar w:fldCharType="end"/>
      </w:r>
    </w:p>
    <w:p w14:paraId="7A9D0DB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69" w:author="Nozimjon Ortiqov" w:date="2026-02-24T09:31:00Z" w16du:dateUtc="2026-02-24T04:31:00Z">
            <w:rPr>
              <w:rFonts w:ascii="Roboto" w:hAnsi="Roboto"/>
              <w:lang w:val="en-US"/>
            </w:rPr>
          </w:rPrChange>
        </w:rPr>
        <w:pPrChange w:id="917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71"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172" w:author="Nozimjon Ortiqov" w:date="2026-02-24T09:31:00Z" w16du:dateUtc="2026-02-24T04:31:00Z">
            <w:rPr>
              <w:rFonts w:ascii="Roboto" w:hAnsi="Roboto"/>
              <w:b/>
              <w:bCs/>
              <w:lang w:val="en-US"/>
            </w:rPr>
          </w:rPrChange>
        </w:rPr>
        <w:t>Article L312-6</w:t>
      </w:r>
      <w:r w:rsidRPr="009C4BAE">
        <w:rPr>
          <w:rFonts w:ascii="Roboto" w:hAnsi="Roboto"/>
          <w:lang w:val="uz-Cyrl-UZ"/>
          <w:rPrChange w:id="9173" w:author="Nozimjon Ortiqov" w:date="2026-02-24T09:31:00Z" w16du:dateUtc="2026-02-24T04:31:00Z">
            <w:rPr>
              <w:rFonts w:ascii="Roboto" w:hAnsi="Roboto"/>
              <w:lang w:val="en-US"/>
            </w:rPr>
          </w:rPrChange>
        </w:rPr>
        <w:t>.</w:t>
      </w:r>
      <w:r w:rsidRPr="009C4BAE">
        <w:rPr>
          <w:rFonts w:ascii="Roboto" w:hAnsi="Roboto"/>
          <w:lang w:val="uz-Cyrl-UZ"/>
          <w:rPrChange w:id="9174" w:author="Nozimjon Ortiqov" w:date="2026-02-24T09:31:00Z" w16du:dateUtc="2026-02-24T04:31:00Z">
            <w:rPr>
              <w:rFonts w:ascii="Roboto" w:hAnsi="Roboto"/>
              <w:lang w:val="en-US"/>
            </w:rPr>
          </w:rPrChange>
        </w:rPr>
        <w:br/>
        <w:t xml:space="preserve">URL: </w:t>
      </w:r>
      <w:r w:rsidRPr="009C4BAE">
        <w:rPr>
          <w:rFonts w:ascii="Roboto" w:hAnsi="Roboto"/>
          <w:lang w:val="uz-Cyrl-UZ"/>
          <w:rPrChange w:id="9175" w:author="Nozimjon Ortiqov" w:date="2026-02-24T09:31:00Z" w16du:dateUtc="2026-02-24T04:31:00Z">
            <w:rPr/>
          </w:rPrChange>
        </w:rPr>
        <w:fldChar w:fldCharType="begin"/>
      </w:r>
      <w:r w:rsidRPr="009C4BAE">
        <w:rPr>
          <w:rFonts w:ascii="Roboto" w:hAnsi="Roboto"/>
          <w:lang w:val="uz-Cyrl-UZ"/>
          <w:rPrChange w:id="9176" w:author="Nozimjon Ortiqov" w:date="2026-02-24T09:31:00Z" w16du:dateUtc="2026-02-24T04:31:00Z">
            <w:rPr/>
          </w:rPrChange>
        </w:rPr>
        <w:instrText>HYPERLINK "https://www.legifrance.gouv.fr/codes/article_lc/LEGIARTI000032226196?utm_source=chatgpt.com" \t "_new"</w:instrText>
      </w:r>
      <w:r w:rsidRPr="007A79F7">
        <w:rPr>
          <w:rFonts w:ascii="Roboto" w:hAnsi="Roboto"/>
          <w:lang w:val="uz-Cyrl-UZ"/>
        </w:rPr>
      </w:r>
      <w:r w:rsidRPr="009C4BAE">
        <w:rPr>
          <w:rFonts w:ascii="Roboto" w:hAnsi="Roboto"/>
          <w:lang w:val="uz-Cyrl-UZ"/>
          <w:rPrChange w:id="9177" w:author="Nozimjon Ortiqov" w:date="2026-02-24T09:31:00Z" w16du:dateUtc="2026-02-24T04:31:00Z">
            <w:rPr/>
          </w:rPrChange>
        </w:rPr>
        <w:fldChar w:fldCharType="separate"/>
      </w:r>
      <w:r w:rsidRPr="009C4BAE">
        <w:rPr>
          <w:rStyle w:val="af2"/>
          <w:rFonts w:ascii="Roboto" w:hAnsi="Roboto"/>
          <w:u w:val="none"/>
          <w:lang w:val="uz-Cyrl-UZ"/>
          <w:rPrChange w:id="9178" w:author="Nozimjon Ortiqov" w:date="2026-02-24T09:31:00Z" w16du:dateUtc="2026-02-24T04:31:00Z">
            <w:rPr>
              <w:rStyle w:val="af2"/>
              <w:rFonts w:ascii="Roboto" w:hAnsi="Roboto"/>
              <w:u w:val="none"/>
              <w:lang w:val="en-US"/>
            </w:rPr>
          </w:rPrChange>
        </w:rPr>
        <w:t>https://www.legifrance.gouv.fr/codes/article_lc/LEGIARTI000032226196</w:t>
      </w:r>
      <w:r w:rsidRPr="009C4BAE">
        <w:rPr>
          <w:rFonts w:ascii="Roboto" w:hAnsi="Roboto"/>
          <w:lang w:val="uz-Cyrl-UZ"/>
          <w:rPrChange w:id="9179" w:author="Nozimjon Ortiqov" w:date="2026-02-24T09:31:00Z" w16du:dateUtc="2026-02-24T04:31:00Z">
            <w:rPr/>
          </w:rPrChange>
        </w:rPr>
        <w:fldChar w:fldCharType="end"/>
      </w:r>
    </w:p>
    <w:p w14:paraId="7623B2E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80" w:author="Nozimjon Ortiqov" w:date="2026-02-24T09:31:00Z" w16du:dateUtc="2026-02-24T04:31:00Z">
            <w:rPr>
              <w:rFonts w:ascii="Roboto" w:hAnsi="Roboto"/>
              <w:lang w:val="en-US"/>
            </w:rPr>
          </w:rPrChange>
        </w:rPr>
        <w:pPrChange w:id="9181"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82"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183" w:author="Nozimjon Ortiqov" w:date="2026-02-24T09:31:00Z" w16du:dateUtc="2026-02-24T04:31:00Z">
            <w:rPr>
              <w:rFonts w:ascii="Roboto" w:hAnsi="Roboto"/>
              <w:b/>
              <w:bCs/>
              <w:lang w:val="en-US"/>
            </w:rPr>
          </w:rPrChange>
        </w:rPr>
        <w:t>Article L312-9</w:t>
      </w:r>
      <w:r w:rsidRPr="009C4BAE">
        <w:rPr>
          <w:rFonts w:ascii="Roboto" w:hAnsi="Roboto"/>
          <w:lang w:val="uz-Cyrl-UZ"/>
          <w:rPrChange w:id="9184" w:author="Nozimjon Ortiqov" w:date="2026-02-24T09:31:00Z" w16du:dateUtc="2026-02-24T04:31:00Z">
            <w:rPr>
              <w:rFonts w:ascii="Roboto" w:hAnsi="Roboto"/>
              <w:lang w:val="en-US"/>
            </w:rPr>
          </w:rPrChange>
        </w:rPr>
        <w:t>.</w:t>
      </w:r>
      <w:r w:rsidRPr="009C4BAE">
        <w:rPr>
          <w:rFonts w:ascii="Roboto" w:hAnsi="Roboto"/>
          <w:lang w:val="uz-Cyrl-UZ"/>
          <w:rPrChange w:id="9185" w:author="Nozimjon Ortiqov" w:date="2026-02-24T09:31:00Z" w16du:dateUtc="2026-02-24T04:31:00Z">
            <w:rPr>
              <w:rFonts w:ascii="Roboto" w:hAnsi="Roboto"/>
              <w:lang w:val="en-US"/>
            </w:rPr>
          </w:rPrChange>
        </w:rPr>
        <w:br/>
        <w:t xml:space="preserve">URL: </w:t>
      </w:r>
      <w:r w:rsidRPr="009C4BAE">
        <w:rPr>
          <w:rFonts w:ascii="Roboto" w:hAnsi="Roboto"/>
          <w:lang w:val="uz-Cyrl-UZ"/>
          <w:rPrChange w:id="9186" w:author="Nozimjon Ortiqov" w:date="2026-02-24T09:31:00Z" w16du:dateUtc="2026-02-24T04:31:00Z">
            <w:rPr/>
          </w:rPrChange>
        </w:rPr>
        <w:fldChar w:fldCharType="begin"/>
      </w:r>
      <w:r w:rsidRPr="009C4BAE">
        <w:rPr>
          <w:rFonts w:ascii="Roboto" w:hAnsi="Roboto"/>
          <w:lang w:val="uz-Cyrl-UZ"/>
          <w:rPrChange w:id="9187" w:author="Nozimjon Ortiqov" w:date="2026-02-24T09:31:00Z" w16du:dateUtc="2026-02-24T04:31:00Z">
            <w:rPr/>
          </w:rPrChange>
        </w:rPr>
        <w:instrText>HYPERLINK "https://www.legifrance.gouv.fr/codes/article_lc/LEGIARTI000032226190?utm_source=chatgpt.com" \t "_new"</w:instrText>
      </w:r>
      <w:r w:rsidRPr="007A79F7">
        <w:rPr>
          <w:rFonts w:ascii="Roboto" w:hAnsi="Roboto"/>
          <w:lang w:val="uz-Cyrl-UZ"/>
        </w:rPr>
      </w:r>
      <w:r w:rsidRPr="009C4BAE">
        <w:rPr>
          <w:rFonts w:ascii="Roboto" w:hAnsi="Roboto"/>
          <w:lang w:val="uz-Cyrl-UZ"/>
          <w:rPrChange w:id="9188" w:author="Nozimjon Ortiqov" w:date="2026-02-24T09:31:00Z" w16du:dateUtc="2026-02-24T04:31:00Z">
            <w:rPr/>
          </w:rPrChange>
        </w:rPr>
        <w:fldChar w:fldCharType="separate"/>
      </w:r>
      <w:r w:rsidRPr="009C4BAE">
        <w:rPr>
          <w:rStyle w:val="af2"/>
          <w:rFonts w:ascii="Roboto" w:hAnsi="Roboto"/>
          <w:u w:val="none"/>
          <w:lang w:val="uz-Cyrl-UZ"/>
          <w:rPrChange w:id="9189" w:author="Nozimjon Ortiqov" w:date="2026-02-24T09:31:00Z" w16du:dateUtc="2026-02-24T04:31:00Z">
            <w:rPr>
              <w:rStyle w:val="af2"/>
              <w:rFonts w:ascii="Roboto" w:hAnsi="Roboto"/>
              <w:u w:val="none"/>
              <w:lang w:val="en-US"/>
            </w:rPr>
          </w:rPrChange>
        </w:rPr>
        <w:t>https://www.legifrance.gouv.fr/codes/article_lc/LEGIARTI000032226190</w:t>
      </w:r>
      <w:r w:rsidRPr="009C4BAE">
        <w:rPr>
          <w:rFonts w:ascii="Roboto" w:hAnsi="Roboto"/>
          <w:lang w:val="uz-Cyrl-UZ"/>
          <w:rPrChange w:id="9190" w:author="Nozimjon Ortiqov" w:date="2026-02-24T09:31:00Z" w16du:dateUtc="2026-02-24T04:31:00Z">
            <w:rPr/>
          </w:rPrChange>
        </w:rPr>
        <w:fldChar w:fldCharType="end"/>
      </w:r>
    </w:p>
    <w:p w14:paraId="5292C27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191" w:author="Nozimjon Ortiqov" w:date="2026-02-24T09:31:00Z" w16du:dateUtc="2026-02-24T04:31:00Z">
            <w:rPr>
              <w:rFonts w:ascii="Roboto" w:hAnsi="Roboto"/>
              <w:lang w:val="en-US"/>
            </w:rPr>
          </w:rPrChange>
        </w:rPr>
        <w:pPrChange w:id="919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93"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194" w:author="Nozimjon Ortiqov" w:date="2026-02-24T09:31:00Z" w16du:dateUtc="2026-02-24T04:31:00Z">
            <w:rPr>
              <w:rFonts w:ascii="Roboto" w:hAnsi="Roboto"/>
              <w:b/>
              <w:bCs/>
              <w:lang w:val="en-US"/>
            </w:rPr>
          </w:rPrChange>
        </w:rPr>
        <w:t>Article L312-11</w:t>
      </w:r>
      <w:r w:rsidRPr="009C4BAE">
        <w:rPr>
          <w:rFonts w:ascii="Roboto" w:hAnsi="Roboto"/>
          <w:lang w:val="uz-Cyrl-UZ"/>
          <w:rPrChange w:id="9195" w:author="Nozimjon Ortiqov" w:date="2026-02-24T09:31:00Z" w16du:dateUtc="2026-02-24T04:31:00Z">
            <w:rPr>
              <w:rFonts w:ascii="Roboto" w:hAnsi="Roboto"/>
              <w:lang w:val="en-US"/>
            </w:rPr>
          </w:rPrChange>
        </w:rPr>
        <w:t>.</w:t>
      </w:r>
      <w:r w:rsidRPr="009C4BAE">
        <w:rPr>
          <w:rFonts w:ascii="Roboto" w:hAnsi="Roboto"/>
          <w:lang w:val="uz-Cyrl-UZ"/>
          <w:rPrChange w:id="9196" w:author="Nozimjon Ortiqov" w:date="2026-02-24T09:31:00Z" w16du:dateUtc="2026-02-24T04:31:00Z">
            <w:rPr>
              <w:rFonts w:ascii="Roboto" w:hAnsi="Roboto"/>
              <w:lang w:val="en-US"/>
            </w:rPr>
          </w:rPrChange>
        </w:rPr>
        <w:br/>
        <w:t xml:space="preserve">URL: </w:t>
      </w:r>
      <w:r w:rsidRPr="009C4BAE">
        <w:rPr>
          <w:rFonts w:ascii="Roboto" w:hAnsi="Roboto"/>
          <w:lang w:val="uz-Cyrl-UZ"/>
          <w:rPrChange w:id="9197" w:author="Nozimjon Ortiqov" w:date="2026-02-24T09:31:00Z" w16du:dateUtc="2026-02-24T04:31:00Z">
            <w:rPr/>
          </w:rPrChange>
        </w:rPr>
        <w:fldChar w:fldCharType="begin"/>
      </w:r>
      <w:r w:rsidRPr="009C4BAE">
        <w:rPr>
          <w:rFonts w:ascii="Roboto" w:hAnsi="Roboto"/>
          <w:lang w:val="uz-Cyrl-UZ"/>
          <w:rPrChange w:id="9198" w:author="Nozimjon Ortiqov" w:date="2026-02-24T09:31:00Z" w16du:dateUtc="2026-02-24T04:31:00Z">
            <w:rPr/>
          </w:rPrChange>
        </w:rPr>
        <w:instrText>HYPERLINK "https://www.legifrance.gouv.fr/codes/article_lc/LEGIARTI000032226186?utm_source=chatgpt.com" \t "_new"</w:instrText>
      </w:r>
      <w:r w:rsidRPr="007A79F7">
        <w:rPr>
          <w:rFonts w:ascii="Roboto" w:hAnsi="Roboto"/>
          <w:lang w:val="uz-Cyrl-UZ"/>
        </w:rPr>
      </w:r>
      <w:r w:rsidRPr="009C4BAE">
        <w:rPr>
          <w:rFonts w:ascii="Roboto" w:hAnsi="Roboto"/>
          <w:lang w:val="uz-Cyrl-UZ"/>
          <w:rPrChange w:id="9199" w:author="Nozimjon Ortiqov" w:date="2026-02-24T09:31:00Z" w16du:dateUtc="2026-02-24T04:31:00Z">
            <w:rPr/>
          </w:rPrChange>
        </w:rPr>
        <w:fldChar w:fldCharType="separate"/>
      </w:r>
      <w:r w:rsidRPr="009C4BAE">
        <w:rPr>
          <w:rStyle w:val="af2"/>
          <w:rFonts w:ascii="Roboto" w:hAnsi="Roboto"/>
          <w:u w:val="none"/>
          <w:lang w:val="uz-Cyrl-UZ"/>
          <w:rPrChange w:id="9200" w:author="Nozimjon Ortiqov" w:date="2026-02-24T09:31:00Z" w16du:dateUtc="2026-02-24T04:31:00Z">
            <w:rPr>
              <w:rStyle w:val="af2"/>
              <w:rFonts w:ascii="Roboto" w:hAnsi="Roboto"/>
              <w:u w:val="none"/>
              <w:lang w:val="en-US"/>
            </w:rPr>
          </w:rPrChange>
        </w:rPr>
        <w:t>https://www.legifrance.gouv.fr/codes/article_lc/LEGIARTI000032226186</w:t>
      </w:r>
      <w:r w:rsidRPr="009C4BAE">
        <w:rPr>
          <w:rFonts w:ascii="Roboto" w:hAnsi="Roboto"/>
          <w:lang w:val="uz-Cyrl-UZ"/>
          <w:rPrChange w:id="9201" w:author="Nozimjon Ortiqov" w:date="2026-02-24T09:31:00Z" w16du:dateUtc="2026-02-24T04:31:00Z">
            <w:rPr/>
          </w:rPrChange>
        </w:rPr>
        <w:fldChar w:fldCharType="end"/>
      </w:r>
    </w:p>
    <w:p w14:paraId="633A85B9"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02" w:author="Nozimjon Ortiqov" w:date="2026-02-24T09:31:00Z" w16du:dateUtc="2026-02-24T04:31:00Z">
            <w:rPr>
              <w:rFonts w:ascii="Roboto" w:hAnsi="Roboto"/>
              <w:lang w:val="en-US"/>
            </w:rPr>
          </w:rPrChange>
        </w:rPr>
        <w:pPrChange w:id="920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04" w:author="Nozimjon Ortiqov" w:date="2026-02-24T09:31:00Z" w16du:dateUtc="2026-02-24T04:31:00Z">
            <w:rPr>
              <w:rFonts w:ascii="Roboto" w:hAnsi="Roboto"/>
            </w:rPr>
          </w:rPrChange>
        </w:rPr>
        <w:t>Австралия</w:t>
      </w:r>
      <w:r w:rsidRPr="009C4BAE">
        <w:rPr>
          <w:rFonts w:ascii="Roboto" w:hAnsi="Roboto"/>
          <w:lang w:val="uz-Cyrl-UZ"/>
          <w:rPrChange w:id="9205" w:author="Nozimjon Ortiqov" w:date="2026-02-24T09:31:00Z" w16du:dateUtc="2026-02-24T04:31:00Z">
            <w:rPr>
              <w:rFonts w:ascii="Roboto" w:hAnsi="Roboto"/>
              <w:lang w:val="en-US"/>
            </w:rPr>
          </w:rPrChange>
        </w:rPr>
        <w:t xml:space="preserve">. </w:t>
      </w:r>
      <w:r w:rsidRPr="009C4BAE">
        <w:rPr>
          <w:rFonts w:ascii="Roboto" w:hAnsi="Roboto"/>
          <w:i/>
          <w:iCs/>
          <w:lang w:val="uz-Cyrl-UZ"/>
          <w:rPrChange w:id="9206" w:author="Nozimjon Ortiqov" w:date="2026-02-24T09:31:00Z" w16du:dateUtc="2026-02-24T04:31:00Z">
            <w:rPr>
              <w:rFonts w:ascii="Roboto" w:hAnsi="Roboto"/>
              <w:i/>
              <w:iCs/>
              <w:lang w:val="en-US"/>
            </w:rPr>
          </w:rPrChange>
        </w:rPr>
        <w:t>Treasury Laws Amendment (Responsible Buy Now Pay Later and Other Measures) Act 2024</w:t>
      </w:r>
      <w:r w:rsidRPr="009C4BAE">
        <w:rPr>
          <w:rFonts w:ascii="Roboto" w:hAnsi="Roboto"/>
          <w:lang w:val="uz-Cyrl-UZ"/>
          <w:rPrChange w:id="9207" w:author="Nozimjon Ortiqov" w:date="2026-02-24T09:31:00Z" w16du:dateUtc="2026-02-24T04:31:00Z">
            <w:rPr>
              <w:rFonts w:ascii="Roboto" w:hAnsi="Roboto"/>
              <w:lang w:val="en-US"/>
            </w:rPr>
          </w:rPrChange>
        </w:rPr>
        <w:t xml:space="preserve"> (Act No. 138, 2024), </w:t>
      </w:r>
      <w:r w:rsidRPr="009C4BAE">
        <w:rPr>
          <w:rFonts w:ascii="Roboto" w:hAnsi="Roboto"/>
          <w:b/>
          <w:bCs/>
          <w:lang w:val="uz-Cyrl-UZ"/>
          <w:rPrChange w:id="9208" w:author="Nozimjon Ortiqov" w:date="2026-02-24T09:31:00Z" w16du:dateUtc="2026-02-24T04:31:00Z">
            <w:rPr>
              <w:rFonts w:ascii="Roboto" w:hAnsi="Roboto"/>
              <w:b/>
              <w:bCs/>
              <w:lang w:val="en-US"/>
            </w:rPr>
          </w:rPrChange>
        </w:rPr>
        <w:t>s. 2 “Commencement”</w:t>
      </w:r>
      <w:r w:rsidRPr="009C4BAE">
        <w:rPr>
          <w:rFonts w:ascii="Roboto" w:hAnsi="Roboto"/>
          <w:lang w:val="uz-Cyrl-UZ"/>
          <w:rPrChange w:id="9209" w:author="Nozimjon Ortiqov" w:date="2026-02-24T09:31:00Z" w16du:dateUtc="2026-02-24T04:31:00Z">
            <w:rPr>
              <w:rFonts w:ascii="Roboto" w:hAnsi="Roboto"/>
              <w:lang w:val="en-US"/>
            </w:rPr>
          </w:rPrChange>
        </w:rPr>
        <w:t xml:space="preserve"> (Schedule 2, Parts 2–10 — </w:t>
      </w:r>
      <w:r w:rsidRPr="009C4BAE">
        <w:rPr>
          <w:rFonts w:ascii="Roboto" w:hAnsi="Roboto"/>
          <w:b/>
          <w:bCs/>
          <w:lang w:val="uz-Cyrl-UZ"/>
          <w:rPrChange w:id="9210" w:author="Nozimjon Ortiqov" w:date="2026-02-24T09:31:00Z" w16du:dateUtc="2026-02-24T04:31:00Z">
            <w:rPr>
              <w:rFonts w:ascii="Roboto" w:hAnsi="Roboto"/>
              <w:b/>
              <w:bCs/>
              <w:lang w:val="en-US"/>
            </w:rPr>
          </w:rPrChange>
        </w:rPr>
        <w:t>10 June 2025</w:t>
      </w:r>
      <w:r w:rsidRPr="009C4BAE">
        <w:rPr>
          <w:rFonts w:ascii="Roboto" w:hAnsi="Roboto"/>
          <w:lang w:val="uz-Cyrl-UZ"/>
          <w:rPrChange w:id="9211" w:author="Nozimjon Ortiqov" w:date="2026-02-24T09:31:00Z" w16du:dateUtc="2026-02-24T04:31:00Z">
            <w:rPr>
              <w:rFonts w:ascii="Roboto" w:hAnsi="Roboto"/>
              <w:lang w:val="en-US"/>
            </w:rPr>
          </w:rPrChange>
        </w:rPr>
        <w:t xml:space="preserve">). Federal Register of Legislation. URL: </w:t>
      </w:r>
      <w:r w:rsidRPr="009C4BAE">
        <w:rPr>
          <w:rFonts w:ascii="Roboto" w:hAnsi="Roboto"/>
          <w:lang w:val="uz-Cyrl-UZ"/>
          <w:rPrChange w:id="9212" w:author="Nozimjon Ortiqov" w:date="2026-02-24T09:31:00Z" w16du:dateUtc="2026-02-24T04:31:00Z">
            <w:rPr/>
          </w:rPrChange>
        </w:rPr>
        <w:fldChar w:fldCharType="begin"/>
      </w:r>
      <w:r w:rsidRPr="009C4BAE">
        <w:rPr>
          <w:rFonts w:ascii="Roboto" w:hAnsi="Roboto"/>
          <w:lang w:val="uz-Cyrl-UZ"/>
          <w:rPrChange w:id="9213" w:author="Nozimjon Ortiqov" w:date="2026-02-24T09:31:00Z" w16du:dateUtc="2026-02-24T04:31:00Z">
            <w:rPr/>
          </w:rPrChange>
        </w:rPr>
        <w:instrText>HYPERLINK "https://www.legislation.gov.au/C2024A00138/asmade/2024-12-10/text/1/epub/OEBPS/document_1/document_1.html?utm_source=chatgpt.com" \t "_new"</w:instrText>
      </w:r>
      <w:r w:rsidRPr="007A79F7">
        <w:rPr>
          <w:rFonts w:ascii="Roboto" w:hAnsi="Roboto"/>
          <w:lang w:val="uz-Cyrl-UZ"/>
        </w:rPr>
      </w:r>
      <w:r w:rsidRPr="009C4BAE">
        <w:rPr>
          <w:rFonts w:ascii="Roboto" w:hAnsi="Roboto"/>
          <w:lang w:val="uz-Cyrl-UZ"/>
          <w:rPrChange w:id="9214" w:author="Nozimjon Ortiqov" w:date="2026-02-24T09:31:00Z" w16du:dateUtc="2026-02-24T04:31:00Z">
            <w:rPr/>
          </w:rPrChange>
        </w:rPr>
        <w:fldChar w:fldCharType="separate"/>
      </w:r>
      <w:r w:rsidRPr="009C4BAE">
        <w:rPr>
          <w:rStyle w:val="af2"/>
          <w:rFonts w:ascii="Roboto" w:hAnsi="Roboto"/>
          <w:u w:val="none"/>
          <w:lang w:val="uz-Cyrl-UZ"/>
          <w:rPrChange w:id="9215" w:author="Nozimjon Ortiqov" w:date="2026-02-24T09:31:00Z" w16du:dateUtc="2026-02-24T04:31:00Z">
            <w:rPr>
              <w:rStyle w:val="af2"/>
              <w:rFonts w:ascii="Roboto" w:hAnsi="Roboto"/>
              <w:u w:val="none"/>
              <w:lang w:val="en-US"/>
            </w:rPr>
          </w:rPrChange>
        </w:rPr>
        <w:t>https://www.legislation.gov.au/C2024A00138/asmade/2024-12-10/text/1/epub/OEBPS/document_1/document_1.htm</w:t>
      </w:r>
      <w:r w:rsidRPr="009C4BAE">
        <w:rPr>
          <w:rFonts w:ascii="Roboto" w:hAnsi="Roboto"/>
          <w:lang w:val="uz-Cyrl-UZ"/>
          <w:rPrChange w:id="9216" w:author="Nozimjon Ortiqov" w:date="2026-02-24T09:31:00Z" w16du:dateUtc="2026-02-24T04:31:00Z">
            <w:rPr/>
          </w:rPrChange>
        </w:rPr>
        <w:fldChar w:fldCharType="end"/>
      </w:r>
    </w:p>
    <w:p w14:paraId="5729032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17" w:author="Nozimjon Ortiqov" w:date="2026-02-24T09:31:00Z" w16du:dateUtc="2026-02-24T04:31:00Z">
            <w:rPr>
              <w:rFonts w:ascii="Roboto" w:hAnsi="Roboto"/>
              <w:lang w:val="en-US"/>
            </w:rPr>
          </w:rPrChange>
        </w:rPr>
        <w:pPrChange w:id="921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19" w:author="Nozimjon Ortiqov" w:date="2026-02-24T09:31:00Z" w16du:dateUtc="2026-02-24T04:31:00Z">
            <w:rPr>
              <w:rFonts w:ascii="Roboto" w:hAnsi="Roboto"/>
              <w:lang w:val="en-US"/>
            </w:rPr>
          </w:rPrChange>
        </w:rPr>
        <w:t xml:space="preserve">Australian Securities and Investments Commission (ASIC). </w:t>
      </w:r>
      <w:r w:rsidRPr="009C4BAE">
        <w:rPr>
          <w:rFonts w:ascii="Roboto" w:hAnsi="Roboto"/>
          <w:i/>
          <w:iCs/>
          <w:lang w:val="uz-Cyrl-UZ"/>
          <w:rPrChange w:id="9220" w:author="Nozimjon Ortiqov" w:date="2026-02-24T09:31:00Z" w16du:dateUtc="2026-02-24T04:31:00Z">
            <w:rPr>
              <w:rFonts w:ascii="Roboto" w:hAnsi="Roboto"/>
              <w:i/>
              <w:iCs/>
              <w:lang w:val="en-US"/>
            </w:rPr>
          </w:rPrChange>
        </w:rPr>
        <w:t>ASIC alerts buy now pay later providers to apply for a licence under new laws</w:t>
      </w:r>
      <w:r w:rsidRPr="009C4BAE">
        <w:rPr>
          <w:rFonts w:ascii="Roboto" w:hAnsi="Roboto"/>
          <w:lang w:val="uz-Cyrl-UZ"/>
          <w:rPrChange w:id="9221" w:author="Nozimjon Ortiqov" w:date="2026-02-24T09:31:00Z" w16du:dateUtc="2026-02-24T04:31:00Z">
            <w:rPr>
              <w:rFonts w:ascii="Roboto" w:hAnsi="Roboto"/>
              <w:lang w:val="en-US"/>
            </w:rPr>
          </w:rPrChange>
        </w:rPr>
        <w:t xml:space="preserve"> (Published: 17 January 2025). URL: </w:t>
      </w:r>
      <w:r w:rsidRPr="009C4BAE">
        <w:rPr>
          <w:rFonts w:ascii="Roboto" w:hAnsi="Roboto"/>
          <w:lang w:val="uz-Cyrl-UZ"/>
          <w:rPrChange w:id="9222" w:author="Nozimjon Ortiqov" w:date="2026-02-24T09:31:00Z" w16du:dateUtc="2026-02-24T04:31:00Z">
            <w:rPr/>
          </w:rPrChange>
        </w:rPr>
        <w:fldChar w:fldCharType="begin"/>
      </w:r>
      <w:r w:rsidRPr="009C4BAE">
        <w:rPr>
          <w:rFonts w:ascii="Roboto" w:hAnsi="Roboto"/>
          <w:lang w:val="uz-Cyrl-UZ"/>
          <w:rPrChange w:id="9223" w:author="Nozimjon Ortiqov" w:date="2026-02-24T09:31:00Z" w16du:dateUtc="2026-02-24T04:31:00Z">
            <w:rPr/>
          </w:rPrChange>
        </w:rPr>
        <w:instrText>HYPERLINK "https://asic.gov.au/about-asic/news-centre/news-items/asic-alerts-buy-now-pay-later-providers-to-apply-for-a-licence-under-new-laws/?utm_source=chatgpt.com" \t "_new"</w:instrText>
      </w:r>
      <w:r w:rsidRPr="007A79F7">
        <w:rPr>
          <w:rFonts w:ascii="Roboto" w:hAnsi="Roboto"/>
          <w:lang w:val="uz-Cyrl-UZ"/>
        </w:rPr>
      </w:r>
      <w:r w:rsidRPr="009C4BAE">
        <w:rPr>
          <w:rFonts w:ascii="Roboto" w:hAnsi="Roboto"/>
          <w:lang w:val="uz-Cyrl-UZ"/>
          <w:rPrChange w:id="9224" w:author="Nozimjon Ortiqov" w:date="2026-02-24T09:31:00Z" w16du:dateUtc="2026-02-24T04:31:00Z">
            <w:rPr/>
          </w:rPrChange>
        </w:rPr>
        <w:fldChar w:fldCharType="separate"/>
      </w:r>
      <w:r w:rsidRPr="009C4BAE">
        <w:rPr>
          <w:rStyle w:val="af2"/>
          <w:rFonts w:ascii="Roboto" w:hAnsi="Roboto"/>
          <w:u w:val="none"/>
          <w:lang w:val="uz-Cyrl-UZ"/>
          <w:rPrChange w:id="9225" w:author="Nozimjon Ortiqov" w:date="2026-02-24T09:31:00Z" w16du:dateUtc="2026-02-24T04:31:00Z">
            <w:rPr>
              <w:rStyle w:val="af2"/>
              <w:rFonts w:ascii="Roboto" w:hAnsi="Roboto"/>
              <w:u w:val="none"/>
              <w:lang w:val="en-US"/>
            </w:rPr>
          </w:rPrChange>
        </w:rPr>
        <w:t>https://asic.gov.au/about-asic/news-centre/news-items/asic-alerts-buy-now-pay-later-providers-to-apply-for-a-licence-under-new-laws/</w:t>
      </w:r>
      <w:r w:rsidRPr="009C4BAE">
        <w:rPr>
          <w:rFonts w:ascii="Roboto" w:hAnsi="Roboto"/>
          <w:lang w:val="uz-Cyrl-UZ"/>
          <w:rPrChange w:id="9226" w:author="Nozimjon Ortiqov" w:date="2026-02-24T09:31:00Z" w16du:dateUtc="2026-02-24T04:31:00Z">
            <w:rPr/>
          </w:rPrChange>
        </w:rPr>
        <w:fldChar w:fldCharType="end"/>
      </w:r>
    </w:p>
    <w:p w14:paraId="5B6A5C5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27" w:author="Nozimjon Ortiqov" w:date="2026-02-24T09:31:00Z" w16du:dateUtc="2026-02-24T04:31:00Z">
            <w:rPr>
              <w:rFonts w:ascii="Roboto" w:hAnsi="Roboto"/>
              <w:lang w:val="en-US"/>
            </w:rPr>
          </w:rPrChange>
        </w:rPr>
        <w:pPrChange w:id="922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29" w:author="Nozimjon Ortiqov" w:date="2026-02-24T09:31:00Z" w16du:dateUtc="2026-02-24T04:31:00Z">
            <w:rPr>
              <w:rFonts w:ascii="Roboto" w:hAnsi="Roboto"/>
              <w:lang w:val="en-US"/>
            </w:rPr>
          </w:rPrChange>
        </w:rPr>
        <w:t xml:space="preserve">Янги Зеландия. Credit Contracts and Consumer Finance (Buy Now, Pay Later) Amendment Regulations 2023 (кучга кириш санаси: 2 September 2024). New Zealand Legislation. URL: </w:t>
      </w:r>
      <w:r w:rsidRPr="009C4BAE">
        <w:rPr>
          <w:rFonts w:ascii="Roboto" w:hAnsi="Roboto"/>
          <w:lang w:val="uz-Cyrl-UZ"/>
          <w:rPrChange w:id="9230" w:author="Nozimjon Ortiqov" w:date="2026-02-24T09:31:00Z" w16du:dateUtc="2026-02-24T04:31:00Z">
            <w:rPr/>
          </w:rPrChange>
        </w:rPr>
        <w:fldChar w:fldCharType="begin"/>
      </w:r>
      <w:r w:rsidRPr="009C4BAE">
        <w:rPr>
          <w:rFonts w:ascii="Roboto" w:hAnsi="Roboto"/>
          <w:lang w:val="uz-Cyrl-UZ"/>
          <w:rPrChange w:id="9231" w:author="Nozimjon Ortiqov" w:date="2026-02-24T09:31:00Z" w16du:dateUtc="2026-02-24T04:31:00Z">
            <w:rPr/>
          </w:rPrChange>
        </w:rPr>
        <w:instrText>HYPERLINK "https://www.legislation.govt.nz/regulation/public/2023/0221/latest/096be8ed81db0d5e.pdf"</w:instrText>
      </w:r>
      <w:r w:rsidRPr="007A79F7">
        <w:rPr>
          <w:rFonts w:ascii="Roboto" w:hAnsi="Roboto"/>
          <w:lang w:val="uz-Cyrl-UZ"/>
        </w:rPr>
      </w:r>
      <w:r w:rsidRPr="009C4BAE">
        <w:rPr>
          <w:rFonts w:ascii="Roboto" w:hAnsi="Roboto"/>
          <w:lang w:val="uz-Cyrl-UZ"/>
          <w:rPrChange w:id="9232" w:author="Nozimjon Ortiqov" w:date="2026-02-24T09:31:00Z" w16du:dateUtc="2026-02-24T04:31:00Z">
            <w:rPr/>
          </w:rPrChange>
        </w:rPr>
        <w:fldChar w:fldCharType="separate"/>
      </w:r>
      <w:r w:rsidRPr="009C4BAE">
        <w:rPr>
          <w:rStyle w:val="af2"/>
          <w:rFonts w:ascii="Roboto" w:hAnsi="Roboto"/>
          <w:u w:val="none"/>
          <w:lang w:val="uz-Cyrl-UZ"/>
          <w:rPrChange w:id="9233" w:author="Nozimjon Ortiqov" w:date="2026-02-24T09:31:00Z" w16du:dateUtc="2026-02-24T04:31:00Z">
            <w:rPr>
              <w:rStyle w:val="af2"/>
              <w:rFonts w:ascii="Roboto" w:hAnsi="Roboto"/>
              <w:u w:val="none"/>
              <w:lang w:val="en-US"/>
            </w:rPr>
          </w:rPrChange>
        </w:rPr>
        <w:t>https://www.legislation.govt.nz/regulation/public/2023/0221/latest/096be8ed81db0d5e.pdf</w:t>
      </w:r>
      <w:r w:rsidRPr="009C4BAE">
        <w:rPr>
          <w:rFonts w:ascii="Roboto" w:hAnsi="Roboto"/>
          <w:lang w:val="uz-Cyrl-UZ"/>
          <w:rPrChange w:id="9234" w:author="Nozimjon Ortiqov" w:date="2026-02-24T09:31:00Z" w16du:dateUtc="2026-02-24T04:31:00Z">
            <w:rPr/>
          </w:rPrChange>
        </w:rPr>
        <w:fldChar w:fldCharType="end"/>
      </w:r>
    </w:p>
    <w:p w14:paraId="1A661EE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35" w:author="Nozimjon Ortiqov" w:date="2026-02-24T09:31:00Z" w16du:dateUtc="2026-02-24T04:31:00Z">
            <w:rPr>
              <w:rFonts w:ascii="Roboto" w:hAnsi="Roboto"/>
              <w:lang w:val="en-US"/>
            </w:rPr>
          </w:rPrChange>
        </w:rPr>
        <w:pPrChange w:id="923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37" w:author="Nozimjon Ortiqov" w:date="2026-02-24T09:31:00Z" w16du:dateUtc="2026-02-24T04:31:00Z">
            <w:rPr>
              <w:rFonts w:ascii="Roboto" w:hAnsi="Roboto"/>
            </w:rPr>
          </w:rPrChange>
        </w:rPr>
        <w:t>Янги</w:t>
      </w:r>
      <w:r w:rsidRPr="009C4BAE">
        <w:rPr>
          <w:rFonts w:ascii="Roboto" w:hAnsi="Roboto"/>
          <w:lang w:val="uz-Cyrl-UZ"/>
          <w:rPrChange w:id="9238" w:author="Nozimjon Ortiqov" w:date="2026-02-24T09:31:00Z" w16du:dateUtc="2026-02-24T04:31:00Z">
            <w:rPr>
              <w:rFonts w:ascii="Roboto" w:hAnsi="Roboto"/>
              <w:lang w:val="en-US"/>
            </w:rPr>
          </w:rPrChange>
        </w:rPr>
        <w:t xml:space="preserve"> </w:t>
      </w:r>
      <w:r w:rsidRPr="009C4BAE">
        <w:rPr>
          <w:rFonts w:ascii="Roboto" w:hAnsi="Roboto"/>
          <w:lang w:val="uz-Cyrl-UZ"/>
          <w:rPrChange w:id="9239" w:author="Nozimjon Ortiqov" w:date="2026-02-24T09:31:00Z" w16du:dateUtc="2026-02-24T04:31:00Z">
            <w:rPr>
              <w:rFonts w:ascii="Roboto" w:hAnsi="Roboto"/>
            </w:rPr>
          </w:rPrChange>
        </w:rPr>
        <w:t>Зеландия</w:t>
      </w:r>
      <w:r w:rsidRPr="009C4BAE">
        <w:rPr>
          <w:rFonts w:ascii="Roboto" w:hAnsi="Roboto"/>
          <w:lang w:val="uz-Cyrl-UZ"/>
          <w:rPrChange w:id="9240" w:author="Nozimjon Ortiqov" w:date="2026-02-24T09:31:00Z" w16du:dateUtc="2026-02-24T04:31:00Z">
            <w:rPr>
              <w:rFonts w:ascii="Roboto" w:hAnsi="Roboto"/>
              <w:lang w:val="en-US"/>
            </w:rPr>
          </w:rPrChange>
        </w:rPr>
        <w:t xml:space="preserve">. Buy Now Pay Later. New Zealand Commerce Commission. URL: </w:t>
      </w:r>
      <w:r w:rsidRPr="009C4BAE">
        <w:rPr>
          <w:rFonts w:ascii="Roboto" w:hAnsi="Roboto"/>
          <w:lang w:val="uz-Cyrl-UZ"/>
          <w:rPrChange w:id="9241" w:author="Nozimjon Ortiqov" w:date="2026-02-24T09:31:00Z" w16du:dateUtc="2026-02-24T04:31:00Z">
            <w:rPr/>
          </w:rPrChange>
        </w:rPr>
        <w:fldChar w:fldCharType="begin"/>
      </w:r>
      <w:r w:rsidRPr="009C4BAE">
        <w:rPr>
          <w:rFonts w:ascii="Roboto" w:hAnsi="Roboto"/>
          <w:lang w:val="uz-Cyrl-UZ"/>
          <w:rPrChange w:id="9242" w:author="Nozimjon Ortiqov" w:date="2026-02-24T09:31:00Z" w16du:dateUtc="2026-02-24T04:31:00Z">
            <w:rPr/>
          </w:rPrChange>
        </w:rPr>
        <w:instrText>HYPERLINK "https://www.comcom.govt.nz/business/credit-providers/buy-now-pay-later/"</w:instrText>
      </w:r>
      <w:r w:rsidRPr="007A79F7">
        <w:rPr>
          <w:rFonts w:ascii="Roboto" w:hAnsi="Roboto"/>
          <w:lang w:val="uz-Cyrl-UZ"/>
        </w:rPr>
      </w:r>
      <w:r w:rsidRPr="009C4BAE">
        <w:rPr>
          <w:rFonts w:ascii="Roboto" w:hAnsi="Roboto"/>
          <w:lang w:val="uz-Cyrl-UZ"/>
          <w:rPrChange w:id="9243" w:author="Nozimjon Ortiqov" w:date="2026-02-24T09:31:00Z" w16du:dateUtc="2026-02-24T04:31:00Z">
            <w:rPr/>
          </w:rPrChange>
        </w:rPr>
        <w:fldChar w:fldCharType="separate"/>
      </w:r>
      <w:r w:rsidRPr="009C4BAE">
        <w:rPr>
          <w:rStyle w:val="af2"/>
          <w:rFonts w:ascii="Roboto" w:hAnsi="Roboto"/>
          <w:u w:val="none"/>
          <w:lang w:val="uz-Cyrl-UZ"/>
          <w:rPrChange w:id="9244" w:author="Nozimjon Ortiqov" w:date="2026-02-24T09:31:00Z" w16du:dateUtc="2026-02-24T04:31:00Z">
            <w:rPr>
              <w:rStyle w:val="af2"/>
              <w:rFonts w:ascii="Roboto" w:hAnsi="Roboto"/>
              <w:u w:val="none"/>
              <w:lang w:val="en-US"/>
            </w:rPr>
          </w:rPrChange>
        </w:rPr>
        <w:t>https://www.comcom.govt.nz/business/credit-providers/buy-now-pay-later/</w:t>
      </w:r>
      <w:r w:rsidRPr="009C4BAE">
        <w:rPr>
          <w:rFonts w:ascii="Roboto" w:hAnsi="Roboto"/>
          <w:lang w:val="uz-Cyrl-UZ"/>
          <w:rPrChange w:id="9245" w:author="Nozimjon Ortiqov" w:date="2026-02-24T09:31:00Z" w16du:dateUtc="2026-02-24T04:31:00Z">
            <w:rPr/>
          </w:rPrChange>
        </w:rPr>
        <w:fldChar w:fldCharType="end"/>
      </w:r>
    </w:p>
    <w:p w14:paraId="5ABD13F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46" w:author="Nozimjon Ortiqov" w:date="2026-02-24T09:31:00Z" w16du:dateUtc="2026-02-24T04:31:00Z">
            <w:rPr>
              <w:rFonts w:ascii="Roboto" w:hAnsi="Roboto"/>
              <w:lang w:val="en-US"/>
            </w:rPr>
          </w:rPrChange>
        </w:rPr>
        <w:pPrChange w:id="924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48" w:author="Nozimjon Ortiqov" w:date="2026-02-24T09:31:00Z" w16du:dateUtc="2026-02-24T04:31:00Z">
            <w:rPr>
              <w:rFonts w:ascii="Roboto" w:hAnsi="Roboto"/>
            </w:rPr>
          </w:rPrChange>
        </w:rPr>
        <w:t>Янги</w:t>
      </w:r>
      <w:r w:rsidRPr="009C4BAE">
        <w:rPr>
          <w:rFonts w:ascii="Roboto" w:hAnsi="Roboto"/>
          <w:lang w:val="uz-Cyrl-UZ"/>
          <w:rPrChange w:id="9249" w:author="Nozimjon Ortiqov" w:date="2026-02-24T09:31:00Z" w16du:dateUtc="2026-02-24T04:31:00Z">
            <w:rPr>
              <w:rFonts w:ascii="Roboto" w:hAnsi="Roboto"/>
              <w:lang w:val="en-US"/>
            </w:rPr>
          </w:rPrChange>
        </w:rPr>
        <w:t xml:space="preserve"> </w:t>
      </w:r>
      <w:r w:rsidRPr="009C4BAE">
        <w:rPr>
          <w:rFonts w:ascii="Roboto" w:hAnsi="Roboto"/>
          <w:lang w:val="uz-Cyrl-UZ"/>
          <w:rPrChange w:id="9250" w:author="Nozimjon Ortiqov" w:date="2026-02-24T09:31:00Z" w16du:dateUtc="2026-02-24T04:31:00Z">
            <w:rPr>
              <w:rFonts w:ascii="Roboto" w:hAnsi="Roboto"/>
            </w:rPr>
          </w:rPrChange>
        </w:rPr>
        <w:t>Зеландия</w:t>
      </w:r>
      <w:r w:rsidRPr="009C4BAE">
        <w:rPr>
          <w:rFonts w:ascii="Roboto" w:hAnsi="Roboto"/>
          <w:lang w:val="uz-Cyrl-UZ"/>
          <w:rPrChange w:id="9251" w:author="Nozimjon Ortiqov" w:date="2026-02-24T09:31:00Z" w16du:dateUtc="2026-02-24T04:31:00Z">
            <w:rPr>
              <w:rFonts w:ascii="Roboto" w:hAnsi="Roboto"/>
              <w:lang w:val="en-US"/>
            </w:rPr>
          </w:rPrChange>
        </w:rPr>
        <w:t xml:space="preserve">. Certification FAQs. New Zealand Commerce Commission. URL: </w:t>
      </w:r>
      <w:r w:rsidRPr="009C4BAE">
        <w:rPr>
          <w:rFonts w:ascii="Roboto" w:hAnsi="Roboto"/>
          <w:lang w:val="uz-Cyrl-UZ"/>
          <w:rPrChange w:id="9252" w:author="Nozimjon Ortiqov" w:date="2026-02-24T09:31:00Z" w16du:dateUtc="2026-02-24T04:31:00Z">
            <w:rPr/>
          </w:rPrChange>
        </w:rPr>
        <w:fldChar w:fldCharType="begin"/>
      </w:r>
      <w:r w:rsidRPr="009C4BAE">
        <w:rPr>
          <w:rFonts w:ascii="Roboto" w:hAnsi="Roboto"/>
          <w:lang w:val="uz-Cyrl-UZ"/>
          <w:rPrChange w:id="9253" w:author="Nozimjon Ortiqov" w:date="2026-02-24T09:31:00Z" w16du:dateUtc="2026-02-24T04:31:00Z">
            <w:rPr/>
          </w:rPrChange>
        </w:rPr>
        <w:instrText>HYPERLINK "https://www.comcom.govt.nz/business/credit-providers/fit-and-proper-person-certification/certification-faqs/"</w:instrText>
      </w:r>
      <w:r w:rsidRPr="007A79F7">
        <w:rPr>
          <w:rFonts w:ascii="Roboto" w:hAnsi="Roboto"/>
          <w:lang w:val="uz-Cyrl-UZ"/>
        </w:rPr>
      </w:r>
      <w:r w:rsidRPr="009C4BAE">
        <w:rPr>
          <w:rFonts w:ascii="Roboto" w:hAnsi="Roboto"/>
          <w:lang w:val="uz-Cyrl-UZ"/>
          <w:rPrChange w:id="9254" w:author="Nozimjon Ortiqov" w:date="2026-02-24T09:31:00Z" w16du:dateUtc="2026-02-24T04:31:00Z">
            <w:rPr/>
          </w:rPrChange>
        </w:rPr>
        <w:fldChar w:fldCharType="separate"/>
      </w:r>
      <w:r w:rsidRPr="009C4BAE">
        <w:rPr>
          <w:rStyle w:val="af2"/>
          <w:rFonts w:ascii="Roboto" w:hAnsi="Roboto"/>
          <w:u w:val="none"/>
          <w:lang w:val="uz-Cyrl-UZ"/>
          <w:rPrChange w:id="9255" w:author="Nozimjon Ortiqov" w:date="2026-02-24T09:31:00Z" w16du:dateUtc="2026-02-24T04:31:00Z">
            <w:rPr>
              <w:rStyle w:val="af2"/>
              <w:rFonts w:ascii="Roboto" w:hAnsi="Roboto"/>
              <w:u w:val="none"/>
              <w:lang w:val="en-US"/>
            </w:rPr>
          </w:rPrChange>
        </w:rPr>
        <w:t>https://www.comcom.govt.nz/business/credit-providers/fit-and-proper-person-certification/certification-faqs/</w:t>
      </w:r>
      <w:r w:rsidRPr="009C4BAE">
        <w:rPr>
          <w:rFonts w:ascii="Roboto" w:hAnsi="Roboto"/>
          <w:lang w:val="uz-Cyrl-UZ"/>
          <w:rPrChange w:id="9256" w:author="Nozimjon Ortiqov" w:date="2026-02-24T09:31:00Z" w16du:dateUtc="2026-02-24T04:31:00Z">
            <w:rPr/>
          </w:rPrChange>
        </w:rPr>
        <w:fldChar w:fldCharType="end"/>
      </w:r>
    </w:p>
    <w:p w14:paraId="22B472A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57" w:author="Nozimjon Ortiqov" w:date="2026-02-24T09:31:00Z" w16du:dateUtc="2026-02-24T04:31:00Z">
            <w:rPr>
              <w:rFonts w:ascii="Roboto" w:hAnsi="Roboto"/>
              <w:lang w:val="en-US"/>
            </w:rPr>
          </w:rPrChange>
        </w:rPr>
        <w:pPrChange w:id="925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59" w:author="Nozimjon Ortiqov" w:date="2026-02-24T09:31:00Z" w16du:dateUtc="2026-02-24T04:31:00Z">
            <w:rPr>
              <w:rFonts w:ascii="Roboto" w:hAnsi="Roboto"/>
            </w:rPr>
          </w:rPrChange>
        </w:rPr>
        <w:t>Буюк</w:t>
      </w:r>
      <w:r w:rsidRPr="009C4BAE">
        <w:rPr>
          <w:rFonts w:ascii="Roboto" w:hAnsi="Roboto"/>
          <w:lang w:val="uz-Cyrl-UZ"/>
          <w:rPrChange w:id="9260" w:author="Nozimjon Ortiqov" w:date="2026-02-24T09:31:00Z" w16du:dateUtc="2026-02-24T04:31:00Z">
            <w:rPr>
              <w:rFonts w:ascii="Roboto" w:hAnsi="Roboto"/>
              <w:lang w:val="en-US"/>
            </w:rPr>
          </w:rPrChange>
        </w:rPr>
        <w:t xml:space="preserve"> </w:t>
      </w:r>
      <w:r w:rsidRPr="009C4BAE">
        <w:rPr>
          <w:rFonts w:ascii="Roboto" w:hAnsi="Roboto"/>
          <w:lang w:val="uz-Cyrl-UZ"/>
          <w:rPrChange w:id="9261" w:author="Nozimjon Ortiqov" w:date="2026-02-24T09:31:00Z" w16du:dateUtc="2026-02-24T04:31:00Z">
            <w:rPr>
              <w:rFonts w:ascii="Roboto" w:hAnsi="Roboto"/>
            </w:rPr>
          </w:rPrChange>
        </w:rPr>
        <w:t>Британия</w:t>
      </w:r>
      <w:r w:rsidRPr="009C4BAE">
        <w:rPr>
          <w:rFonts w:ascii="Roboto" w:hAnsi="Roboto"/>
          <w:lang w:val="uz-Cyrl-UZ"/>
          <w:rPrChange w:id="9262" w:author="Nozimjon Ortiqov" w:date="2026-02-24T09:31:00Z" w16du:dateUtc="2026-02-24T04:31:00Z">
            <w:rPr>
              <w:rFonts w:ascii="Roboto" w:hAnsi="Roboto"/>
              <w:lang w:val="en-US"/>
            </w:rPr>
          </w:rPrChange>
        </w:rPr>
        <w:t xml:space="preserve">. Financial Conduct Authority (FCA). </w:t>
      </w:r>
      <w:r w:rsidRPr="009C4BAE">
        <w:rPr>
          <w:rFonts w:ascii="Roboto" w:hAnsi="Roboto"/>
          <w:i/>
          <w:iCs/>
          <w:lang w:val="uz-Cyrl-UZ"/>
          <w:rPrChange w:id="9263" w:author="Nozimjon Ortiqov" w:date="2026-02-24T09:31:00Z" w16du:dateUtc="2026-02-24T04:31:00Z">
            <w:rPr>
              <w:rFonts w:ascii="Roboto" w:hAnsi="Roboto"/>
              <w:i/>
              <w:iCs/>
              <w:lang w:val="en-US"/>
            </w:rPr>
          </w:rPrChange>
        </w:rPr>
        <w:t>Consumer Credit Sourcebook (CONC)</w:t>
      </w:r>
      <w:r w:rsidRPr="009C4BAE">
        <w:rPr>
          <w:rFonts w:ascii="Roboto" w:hAnsi="Roboto"/>
          <w:lang w:val="uz-Cyrl-UZ"/>
          <w:rPrChange w:id="9264" w:author="Nozimjon Ortiqov" w:date="2026-02-24T09:31:00Z" w16du:dateUtc="2026-02-24T04:31:00Z">
            <w:rPr>
              <w:rFonts w:ascii="Roboto" w:hAnsi="Roboto"/>
              <w:lang w:val="en-US"/>
            </w:rPr>
          </w:rPrChange>
        </w:rPr>
        <w:t>: CONC 5A.2.2R (</w:t>
      </w:r>
      <w:r w:rsidRPr="009C4BAE">
        <w:rPr>
          <w:rFonts w:ascii="Roboto" w:hAnsi="Roboto"/>
          <w:i/>
          <w:iCs/>
          <w:lang w:val="uz-Cyrl-UZ"/>
          <w:rPrChange w:id="9265" w:author="Nozimjon Ortiqov" w:date="2026-02-24T09:31:00Z" w16du:dateUtc="2026-02-24T04:31:00Z">
            <w:rPr>
              <w:rFonts w:ascii="Roboto" w:hAnsi="Roboto"/>
              <w:i/>
              <w:iCs/>
              <w:lang w:val="en-US"/>
            </w:rPr>
          </w:rPrChange>
        </w:rPr>
        <w:t>Total cost cap</w:t>
      </w:r>
      <w:r w:rsidRPr="009C4BAE">
        <w:rPr>
          <w:rFonts w:ascii="Roboto" w:hAnsi="Roboto"/>
          <w:lang w:val="uz-Cyrl-UZ"/>
          <w:rPrChange w:id="9266" w:author="Nozimjon Ortiqov" w:date="2026-02-24T09:31:00Z" w16du:dateUtc="2026-02-24T04:31:00Z">
            <w:rPr>
              <w:rFonts w:ascii="Roboto" w:hAnsi="Roboto"/>
              <w:lang w:val="en-US"/>
            </w:rPr>
          </w:rPrChange>
        </w:rPr>
        <w:t>), CONC 5A.2.3R (</w:t>
      </w:r>
      <w:r w:rsidRPr="009C4BAE">
        <w:rPr>
          <w:rFonts w:ascii="Roboto" w:hAnsi="Roboto"/>
          <w:i/>
          <w:iCs/>
          <w:lang w:val="uz-Cyrl-UZ"/>
          <w:rPrChange w:id="9267" w:author="Nozimjon Ortiqov" w:date="2026-02-24T09:31:00Z" w16du:dateUtc="2026-02-24T04:31:00Z">
            <w:rPr>
              <w:rFonts w:ascii="Roboto" w:hAnsi="Roboto"/>
              <w:i/>
              <w:iCs/>
              <w:lang w:val="en-US"/>
            </w:rPr>
          </w:rPrChange>
        </w:rPr>
        <w:t>Initial cost cap</w:t>
      </w:r>
      <w:r w:rsidRPr="009C4BAE">
        <w:rPr>
          <w:rFonts w:ascii="Roboto" w:hAnsi="Roboto"/>
          <w:lang w:val="uz-Cyrl-UZ"/>
          <w:rPrChange w:id="9268" w:author="Nozimjon Ortiqov" w:date="2026-02-24T09:31:00Z" w16du:dateUtc="2026-02-24T04:31:00Z">
            <w:rPr>
              <w:rFonts w:ascii="Roboto" w:hAnsi="Roboto"/>
              <w:lang w:val="en-US"/>
            </w:rPr>
          </w:rPrChange>
        </w:rPr>
        <w:t xml:space="preserve"> — 0,8фоиз). </w:t>
      </w:r>
      <w:r w:rsidRPr="009C4BAE">
        <w:rPr>
          <w:rFonts w:ascii="Roboto" w:hAnsi="Roboto"/>
          <w:i/>
          <w:iCs/>
          <w:lang w:val="uz-Cyrl-UZ"/>
          <w:rPrChange w:id="9269" w:author="Nozimjon Ortiqov" w:date="2026-02-24T09:31:00Z" w16du:dateUtc="2026-02-24T04:31:00Z">
            <w:rPr>
              <w:rFonts w:ascii="Roboto" w:hAnsi="Roboto"/>
              <w:i/>
              <w:iCs/>
              <w:lang w:val="en-US"/>
            </w:rPr>
          </w:rPrChange>
        </w:rPr>
        <w:t>Consumer Credit (Cost Cap) Instrument 2014</w:t>
      </w:r>
      <w:r w:rsidRPr="009C4BAE">
        <w:rPr>
          <w:rFonts w:ascii="Roboto" w:hAnsi="Roboto"/>
          <w:lang w:val="uz-Cyrl-UZ"/>
          <w:rPrChange w:id="9270" w:author="Nozimjon Ortiqov" w:date="2026-02-24T09:31:00Z" w16du:dateUtc="2026-02-24T04:31:00Z">
            <w:rPr>
              <w:rFonts w:ascii="Roboto" w:hAnsi="Roboto"/>
              <w:lang w:val="en-US"/>
            </w:rPr>
          </w:rPrChange>
        </w:rPr>
        <w:t xml:space="preserve"> (FCA 2014/56). URL: </w:t>
      </w:r>
      <w:r w:rsidRPr="009C4BAE">
        <w:rPr>
          <w:rFonts w:ascii="Roboto" w:hAnsi="Roboto"/>
          <w:lang w:val="uz-Cyrl-UZ"/>
          <w:rPrChange w:id="9271" w:author="Nozimjon Ortiqov" w:date="2026-02-24T09:31:00Z" w16du:dateUtc="2026-02-24T04:31:00Z">
            <w:rPr/>
          </w:rPrChange>
        </w:rPr>
        <w:fldChar w:fldCharType="begin"/>
      </w:r>
      <w:r w:rsidRPr="009C4BAE">
        <w:rPr>
          <w:rFonts w:ascii="Roboto" w:hAnsi="Roboto"/>
          <w:lang w:val="uz-Cyrl-UZ"/>
          <w:rPrChange w:id="9272" w:author="Nozimjon Ortiqov" w:date="2026-02-24T09:31:00Z" w16du:dateUtc="2026-02-24T04:31:00Z">
            <w:rPr/>
          </w:rPrChange>
        </w:rPr>
        <w:instrText>HYPERLINK "https://api-handbook.fca.org.uk/files/instrument/2014/FCA_2014_56.pdf?utm_source=chatgpt.com" \t "_new"</w:instrText>
      </w:r>
      <w:r w:rsidRPr="007A79F7">
        <w:rPr>
          <w:rFonts w:ascii="Roboto" w:hAnsi="Roboto"/>
          <w:lang w:val="uz-Cyrl-UZ"/>
        </w:rPr>
      </w:r>
      <w:r w:rsidRPr="009C4BAE">
        <w:rPr>
          <w:rFonts w:ascii="Roboto" w:hAnsi="Roboto"/>
          <w:lang w:val="uz-Cyrl-UZ"/>
          <w:rPrChange w:id="9273" w:author="Nozimjon Ortiqov" w:date="2026-02-24T09:31:00Z" w16du:dateUtc="2026-02-24T04:31:00Z">
            <w:rPr/>
          </w:rPrChange>
        </w:rPr>
        <w:fldChar w:fldCharType="separate"/>
      </w:r>
      <w:r w:rsidRPr="009C4BAE">
        <w:rPr>
          <w:rStyle w:val="af2"/>
          <w:rFonts w:ascii="Roboto" w:hAnsi="Roboto"/>
          <w:u w:val="none"/>
          <w:lang w:val="uz-Cyrl-UZ"/>
          <w:rPrChange w:id="9274" w:author="Nozimjon Ortiqov" w:date="2026-02-24T09:31:00Z" w16du:dateUtc="2026-02-24T04:31:00Z">
            <w:rPr>
              <w:rStyle w:val="af2"/>
              <w:rFonts w:ascii="Roboto" w:hAnsi="Roboto"/>
              <w:u w:val="none"/>
              <w:lang w:val="en-US"/>
            </w:rPr>
          </w:rPrChange>
        </w:rPr>
        <w:t>https://api-handbook.fca.org.uk/files/instrument/2014/FCA_2014_56.pdf</w:t>
      </w:r>
      <w:r w:rsidRPr="009C4BAE">
        <w:rPr>
          <w:rFonts w:ascii="Roboto" w:hAnsi="Roboto"/>
          <w:lang w:val="uz-Cyrl-UZ"/>
          <w:rPrChange w:id="9275" w:author="Nozimjon Ortiqov" w:date="2026-02-24T09:31:00Z" w16du:dateUtc="2026-02-24T04:31:00Z">
            <w:rPr/>
          </w:rPrChange>
        </w:rPr>
        <w:fldChar w:fldCharType="end"/>
      </w:r>
    </w:p>
    <w:p w14:paraId="7F9E5A49"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76" w:author="Nozimjon Ortiqov" w:date="2026-02-24T09:31:00Z" w16du:dateUtc="2026-02-24T04:31:00Z">
            <w:rPr>
              <w:rFonts w:ascii="Roboto" w:hAnsi="Roboto"/>
              <w:lang w:val="en-US"/>
            </w:rPr>
          </w:rPrChange>
        </w:rPr>
        <w:pPrChange w:id="927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78" w:author="Nozimjon Ortiqov" w:date="2026-02-24T09:31:00Z" w16du:dateUtc="2026-02-24T04:31:00Z">
            <w:rPr>
              <w:rFonts w:ascii="Roboto" w:hAnsi="Roboto"/>
            </w:rPr>
          </w:rPrChange>
        </w:rPr>
        <w:t>Европа</w:t>
      </w:r>
      <w:r w:rsidRPr="009C4BAE">
        <w:rPr>
          <w:rFonts w:ascii="Roboto" w:hAnsi="Roboto"/>
          <w:lang w:val="uz-Cyrl-UZ"/>
          <w:rPrChange w:id="9279" w:author="Nozimjon Ortiqov" w:date="2026-02-24T09:31:00Z" w16du:dateUtc="2026-02-24T04:31:00Z">
            <w:rPr>
              <w:rFonts w:ascii="Roboto" w:hAnsi="Roboto"/>
              <w:lang w:val="en-US"/>
            </w:rPr>
          </w:rPrChange>
        </w:rPr>
        <w:t xml:space="preserve"> </w:t>
      </w:r>
      <w:r w:rsidRPr="009C4BAE">
        <w:rPr>
          <w:rFonts w:ascii="Roboto" w:hAnsi="Roboto"/>
          <w:lang w:val="uz-Cyrl-UZ"/>
          <w:rPrChange w:id="9280" w:author="Nozimjon Ortiqov" w:date="2026-02-24T09:31:00Z" w16du:dateUtc="2026-02-24T04:31:00Z">
            <w:rPr>
              <w:rFonts w:ascii="Roboto" w:hAnsi="Roboto"/>
            </w:rPr>
          </w:rPrChange>
        </w:rPr>
        <w:t>Иттифоқи</w:t>
      </w:r>
      <w:r w:rsidRPr="009C4BAE">
        <w:rPr>
          <w:rFonts w:ascii="Roboto" w:hAnsi="Roboto"/>
          <w:lang w:val="uz-Cyrl-UZ"/>
          <w:rPrChange w:id="9281" w:author="Nozimjon Ortiqov" w:date="2026-02-24T09:31:00Z" w16du:dateUtc="2026-02-24T04:31:00Z">
            <w:rPr>
              <w:rFonts w:ascii="Roboto" w:hAnsi="Roboto"/>
              <w:lang w:val="en-US"/>
            </w:rPr>
          </w:rPrChange>
        </w:rPr>
        <w:t xml:space="preserve">. Directive 2008/48/EC of the European Parliament and of the Council of 23 April 2008 on credit agreements for consumers (Article 14 — right of withdrawal: 14 calendar days, without giving any reason). EUR-Lex. URL: </w:t>
      </w:r>
      <w:r w:rsidRPr="009C4BAE">
        <w:rPr>
          <w:rFonts w:ascii="Roboto" w:hAnsi="Roboto"/>
          <w:lang w:val="uz-Cyrl-UZ"/>
          <w:rPrChange w:id="9282" w:author="Nozimjon Ortiqov" w:date="2026-02-24T09:31:00Z" w16du:dateUtc="2026-02-24T04:31:00Z">
            <w:rPr/>
          </w:rPrChange>
        </w:rPr>
        <w:fldChar w:fldCharType="begin"/>
      </w:r>
      <w:r w:rsidRPr="009C4BAE">
        <w:rPr>
          <w:rFonts w:ascii="Roboto" w:hAnsi="Roboto"/>
          <w:lang w:val="uz-Cyrl-UZ"/>
          <w:rPrChange w:id="9283" w:author="Nozimjon Ortiqov" w:date="2026-02-24T09:31:00Z" w16du:dateUtc="2026-02-24T04:31:00Z">
            <w:rPr/>
          </w:rPrChange>
        </w:rPr>
        <w:instrText>HYPERLINK "https://eur-lex.europa.eu/legal-content/EN/TXT/PDF/?uri=CELEX:02008L0048-20231230"</w:instrText>
      </w:r>
      <w:r w:rsidRPr="007A79F7">
        <w:rPr>
          <w:rFonts w:ascii="Roboto" w:hAnsi="Roboto"/>
          <w:lang w:val="uz-Cyrl-UZ"/>
        </w:rPr>
      </w:r>
      <w:r w:rsidRPr="009C4BAE">
        <w:rPr>
          <w:rFonts w:ascii="Roboto" w:hAnsi="Roboto"/>
          <w:lang w:val="uz-Cyrl-UZ"/>
          <w:rPrChange w:id="9284" w:author="Nozimjon Ortiqov" w:date="2026-02-24T09:31:00Z" w16du:dateUtc="2026-02-24T04:31:00Z">
            <w:rPr/>
          </w:rPrChange>
        </w:rPr>
        <w:fldChar w:fldCharType="separate"/>
      </w:r>
      <w:r w:rsidRPr="009C4BAE">
        <w:rPr>
          <w:rStyle w:val="af2"/>
          <w:rFonts w:ascii="Roboto" w:hAnsi="Roboto"/>
          <w:u w:val="none"/>
          <w:lang w:val="uz-Cyrl-UZ"/>
          <w:rPrChange w:id="9285" w:author="Nozimjon Ortiqov" w:date="2026-02-24T09:31:00Z" w16du:dateUtc="2026-02-24T04:31:00Z">
            <w:rPr>
              <w:rStyle w:val="af2"/>
              <w:rFonts w:ascii="Roboto" w:hAnsi="Roboto"/>
              <w:u w:val="none"/>
              <w:lang w:val="en-US"/>
            </w:rPr>
          </w:rPrChange>
        </w:rPr>
        <w:t>https://eur-lex.europa.eu/legal-content/EN/TXT/PDF/?uri=CELEX:02008L0048-20231230</w:t>
      </w:r>
      <w:r w:rsidRPr="009C4BAE">
        <w:rPr>
          <w:rFonts w:ascii="Roboto" w:hAnsi="Roboto"/>
          <w:lang w:val="uz-Cyrl-UZ"/>
          <w:rPrChange w:id="9286" w:author="Nozimjon Ortiqov" w:date="2026-02-24T09:31:00Z" w16du:dateUtc="2026-02-24T04:31:00Z">
            <w:rPr/>
          </w:rPrChange>
        </w:rPr>
        <w:fldChar w:fldCharType="end"/>
      </w:r>
    </w:p>
    <w:p w14:paraId="78FA8D8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287" w:author="Nozimjon Ortiqov" w:date="2026-02-24T09:31:00Z" w16du:dateUtc="2026-02-24T04:31:00Z">
            <w:rPr>
              <w:rFonts w:ascii="Roboto" w:hAnsi="Roboto"/>
              <w:lang w:val="en-US"/>
            </w:rPr>
          </w:rPrChange>
        </w:rPr>
        <w:pPrChange w:id="928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89" w:author="Nozimjon Ortiqov" w:date="2026-02-24T09:31:00Z" w16du:dateUtc="2026-02-24T04:31:00Z">
            <w:rPr>
              <w:rFonts w:ascii="Roboto" w:hAnsi="Roboto"/>
            </w:rPr>
          </w:rPrChange>
        </w:rPr>
        <w:t>АҚШ</w:t>
      </w:r>
      <w:r w:rsidRPr="009C4BAE">
        <w:rPr>
          <w:rFonts w:ascii="Roboto" w:hAnsi="Roboto"/>
          <w:lang w:val="uz-Cyrl-UZ"/>
          <w:rPrChange w:id="9290" w:author="Nozimjon Ortiqov" w:date="2026-02-24T09:31:00Z" w16du:dateUtc="2026-02-24T04:31:00Z">
            <w:rPr>
              <w:rFonts w:ascii="Roboto" w:hAnsi="Roboto"/>
              <w:lang w:val="en-US"/>
            </w:rPr>
          </w:rPrChange>
        </w:rPr>
        <w:t xml:space="preserve">. </w:t>
      </w:r>
      <w:r w:rsidRPr="009C4BAE">
        <w:rPr>
          <w:rFonts w:ascii="Roboto" w:hAnsi="Roboto"/>
          <w:i/>
          <w:iCs/>
          <w:lang w:val="uz-Cyrl-UZ"/>
          <w:rPrChange w:id="9291" w:author="Nozimjon Ortiqov" w:date="2026-02-24T09:31:00Z" w16du:dateUtc="2026-02-24T04:31:00Z">
            <w:rPr>
              <w:rFonts w:ascii="Roboto" w:hAnsi="Roboto"/>
              <w:i/>
              <w:iCs/>
              <w:lang w:val="en-US"/>
            </w:rPr>
          </w:rPrChange>
        </w:rPr>
        <w:t>Consumer Financial Protection Bureau (CFPB).</w:t>
      </w:r>
      <w:r w:rsidRPr="009C4BAE">
        <w:rPr>
          <w:rFonts w:ascii="Roboto" w:hAnsi="Roboto"/>
          <w:lang w:val="uz-Cyrl-UZ"/>
          <w:rPrChange w:id="9292" w:author="Nozimjon Ortiqov" w:date="2026-02-24T09:31:00Z" w16du:dateUtc="2026-02-24T04:31:00Z">
            <w:rPr>
              <w:rFonts w:ascii="Roboto" w:hAnsi="Roboto"/>
              <w:lang w:val="en-US"/>
            </w:rPr>
          </w:rPrChange>
        </w:rPr>
        <w:t xml:space="preserve"> </w:t>
      </w:r>
      <w:r w:rsidRPr="009C4BAE">
        <w:rPr>
          <w:rFonts w:ascii="Roboto" w:hAnsi="Roboto"/>
          <w:i/>
          <w:iCs/>
          <w:lang w:val="uz-Cyrl-UZ"/>
          <w:rPrChange w:id="9293" w:author="Nozimjon Ortiqov" w:date="2026-02-24T09:31:00Z" w16du:dateUtc="2026-02-24T04:31:00Z">
            <w:rPr>
              <w:rFonts w:ascii="Roboto" w:hAnsi="Roboto"/>
              <w:i/>
              <w:iCs/>
              <w:lang w:val="en-US"/>
            </w:rPr>
          </w:rPrChange>
        </w:rPr>
        <w:t>Debt Collection Rule (Regulation F): Telephone Call Frequency — Presumptions</w:t>
      </w:r>
      <w:r w:rsidRPr="009C4BAE">
        <w:rPr>
          <w:rFonts w:ascii="Roboto" w:hAnsi="Roboto"/>
          <w:lang w:val="uz-Cyrl-UZ"/>
          <w:rPrChange w:id="9294" w:author="Nozimjon Ortiqov" w:date="2026-02-24T09:31:00Z" w16du:dateUtc="2026-02-24T04:31:00Z">
            <w:rPr>
              <w:rFonts w:ascii="Roboto" w:hAnsi="Roboto"/>
              <w:lang w:val="en-US"/>
            </w:rPr>
          </w:rPrChange>
        </w:rPr>
        <w:t xml:space="preserve"> </w:t>
      </w:r>
      <w:r w:rsidRPr="009C4BAE">
        <w:rPr>
          <w:rFonts w:ascii="Roboto" w:hAnsi="Roboto"/>
          <w:i/>
          <w:iCs/>
          <w:lang w:val="uz-Cyrl-UZ"/>
          <w:rPrChange w:id="9295" w:author="Nozimjon Ortiqov" w:date="2026-02-24T09:31:00Z" w16du:dateUtc="2026-02-24T04:31:00Z">
            <w:rPr>
              <w:rFonts w:ascii="Roboto" w:hAnsi="Roboto"/>
              <w:i/>
              <w:iCs/>
              <w:lang w:val="en-US"/>
            </w:rPr>
          </w:rPrChange>
        </w:rPr>
        <w:t>CFR §1006.14(b)(2)(i)</w:t>
      </w:r>
      <w:r w:rsidRPr="009C4BAE">
        <w:rPr>
          <w:rFonts w:ascii="Roboto" w:hAnsi="Roboto"/>
          <w:lang w:val="uz-Cyrl-UZ"/>
          <w:rPrChange w:id="9296" w:author="Nozimjon Ortiqov" w:date="2026-02-24T09:31:00Z" w16du:dateUtc="2026-02-24T04:31:00Z">
            <w:rPr>
              <w:rFonts w:ascii="Roboto" w:hAnsi="Roboto"/>
              <w:lang w:val="en-US"/>
            </w:rPr>
          </w:rPrChange>
        </w:rPr>
        <w:t xml:space="preserve">. URL: </w:t>
      </w:r>
      <w:r w:rsidRPr="009C4BAE">
        <w:rPr>
          <w:rFonts w:ascii="Roboto" w:hAnsi="Roboto"/>
          <w:lang w:val="uz-Cyrl-UZ"/>
          <w:rPrChange w:id="9297" w:author="Nozimjon Ortiqov" w:date="2026-02-24T09:31:00Z" w16du:dateUtc="2026-02-24T04:31:00Z">
            <w:rPr/>
          </w:rPrChange>
        </w:rPr>
        <w:fldChar w:fldCharType="begin"/>
      </w:r>
      <w:r w:rsidRPr="009C4BAE">
        <w:rPr>
          <w:rFonts w:ascii="Roboto" w:hAnsi="Roboto"/>
          <w:lang w:val="uz-Cyrl-UZ"/>
          <w:rPrChange w:id="9298" w:author="Nozimjon Ortiqov" w:date="2026-02-24T09:31:00Z" w16du:dateUtc="2026-02-24T04:31:00Z">
            <w:rPr/>
          </w:rPrChange>
        </w:rPr>
        <w:instrText>HYPERLINK "https://www.consumerfinance.gov/compliance/compliance-resources/other-applicable-requirements/debt-collection/debt-collection-rule-faqs/?utm_source=chatgpt.com" \t "_new"</w:instrText>
      </w:r>
      <w:r w:rsidRPr="007A79F7">
        <w:rPr>
          <w:rFonts w:ascii="Roboto" w:hAnsi="Roboto"/>
          <w:lang w:val="uz-Cyrl-UZ"/>
        </w:rPr>
      </w:r>
      <w:r w:rsidRPr="009C4BAE">
        <w:rPr>
          <w:rFonts w:ascii="Roboto" w:hAnsi="Roboto"/>
          <w:lang w:val="uz-Cyrl-UZ"/>
          <w:rPrChange w:id="9299" w:author="Nozimjon Ortiqov" w:date="2026-02-24T09:31:00Z" w16du:dateUtc="2026-02-24T04:31:00Z">
            <w:rPr/>
          </w:rPrChange>
        </w:rPr>
        <w:fldChar w:fldCharType="separate"/>
      </w:r>
      <w:r w:rsidRPr="009C4BAE">
        <w:rPr>
          <w:rStyle w:val="af2"/>
          <w:rFonts w:ascii="Roboto" w:hAnsi="Roboto"/>
          <w:u w:val="none"/>
          <w:lang w:val="uz-Cyrl-UZ"/>
          <w:rPrChange w:id="9300" w:author="Nozimjon Ortiqov" w:date="2026-02-24T09:31:00Z" w16du:dateUtc="2026-02-24T04:31:00Z">
            <w:rPr>
              <w:rStyle w:val="af2"/>
              <w:rFonts w:ascii="Roboto" w:hAnsi="Roboto"/>
              <w:u w:val="none"/>
              <w:lang w:val="en-US"/>
            </w:rPr>
          </w:rPrChange>
        </w:rPr>
        <w:t>https://www.consumerfinance.gov/compliance/compliance-resources/other-applicable-requirements/debt-collection/debt-collection-rule-faqs/</w:t>
      </w:r>
      <w:r w:rsidRPr="009C4BAE">
        <w:rPr>
          <w:rFonts w:ascii="Roboto" w:hAnsi="Roboto"/>
          <w:lang w:val="uz-Cyrl-UZ"/>
          <w:rPrChange w:id="9301" w:author="Nozimjon Ortiqov" w:date="2026-02-24T09:31:00Z" w16du:dateUtc="2026-02-24T04:31:00Z">
            <w:rPr/>
          </w:rPrChange>
        </w:rPr>
        <w:fldChar w:fldCharType="end"/>
      </w:r>
    </w:p>
    <w:p w14:paraId="3F13E97A"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02" w:author="Nozimjon Ortiqov" w:date="2026-02-24T09:31:00Z" w16du:dateUtc="2026-02-24T04:31:00Z">
            <w:rPr>
              <w:rFonts w:ascii="Roboto" w:hAnsi="Roboto"/>
              <w:lang w:val="en-US"/>
            </w:rPr>
          </w:rPrChange>
        </w:rPr>
        <w:pPrChange w:id="930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04" w:author="Nozimjon Ortiqov" w:date="2026-02-24T09:31:00Z" w16du:dateUtc="2026-02-24T04:31:00Z">
            <w:rPr>
              <w:rFonts w:ascii="Roboto" w:hAnsi="Roboto"/>
            </w:rPr>
          </w:rPrChange>
        </w:rPr>
        <w:t>АҚШ</w:t>
      </w:r>
      <w:r w:rsidRPr="009C4BAE">
        <w:rPr>
          <w:rFonts w:ascii="Roboto" w:hAnsi="Roboto"/>
          <w:lang w:val="uz-Cyrl-UZ"/>
          <w:rPrChange w:id="9305" w:author="Nozimjon Ortiqov" w:date="2026-02-24T09:31:00Z" w16du:dateUtc="2026-02-24T04:31:00Z">
            <w:rPr>
              <w:rFonts w:ascii="Roboto" w:hAnsi="Roboto"/>
              <w:lang w:val="en-US"/>
            </w:rPr>
          </w:rPrChange>
        </w:rPr>
        <w:t xml:space="preserve">. </w:t>
      </w:r>
      <w:r w:rsidRPr="009C4BAE">
        <w:rPr>
          <w:rFonts w:ascii="Roboto" w:hAnsi="Roboto"/>
          <w:i/>
          <w:iCs/>
          <w:lang w:val="uz-Cyrl-UZ"/>
          <w:rPrChange w:id="9306" w:author="Nozimjon Ortiqov" w:date="2026-02-24T09:31:00Z" w16du:dateUtc="2026-02-24T04:31:00Z">
            <w:rPr>
              <w:rFonts w:ascii="Roboto" w:hAnsi="Roboto"/>
              <w:i/>
              <w:iCs/>
              <w:lang w:val="en-US"/>
            </w:rPr>
          </w:rPrChange>
        </w:rPr>
        <w:t>Fair Debt Collection Practices Act (FDCPA)</w:t>
      </w:r>
      <w:r w:rsidRPr="009C4BAE">
        <w:rPr>
          <w:rFonts w:ascii="Roboto" w:hAnsi="Roboto"/>
          <w:lang w:val="uz-Cyrl-UZ"/>
          <w:rPrChange w:id="9307" w:author="Nozimjon Ortiqov" w:date="2026-02-24T09:31:00Z" w16du:dateUtc="2026-02-24T04:31:00Z">
            <w:rPr>
              <w:rFonts w:ascii="Roboto" w:hAnsi="Roboto"/>
              <w:lang w:val="en-US"/>
            </w:rPr>
          </w:rPrChange>
        </w:rPr>
        <w:t xml:space="preserve">, Pub. L. 95-109 (20.09.1977), </w:t>
      </w:r>
      <w:r w:rsidRPr="009C4BAE">
        <w:rPr>
          <w:rFonts w:ascii="Roboto" w:hAnsi="Roboto"/>
          <w:i/>
          <w:iCs/>
          <w:lang w:val="uz-Cyrl-UZ"/>
          <w:rPrChange w:id="9308" w:author="Nozimjon Ortiqov" w:date="2026-02-24T09:31:00Z" w16du:dateUtc="2026-02-24T04:31:00Z">
            <w:rPr>
              <w:rFonts w:ascii="Roboto" w:hAnsi="Roboto"/>
              <w:i/>
              <w:iCs/>
              <w:lang w:val="en-US"/>
            </w:rPr>
          </w:rPrChange>
        </w:rPr>
        <w:t>15 U.S.C. §§ 1692–1692p.</w:t>
      </w:r>
      <w:r w:rsidRPr="009C4BAE">
        <w:rPr>
          <w:rFonts w:ascii="Roboto" w:hAnsi="Roboto"/>
          <w:lang w:val="uz-Cyrl-UZ"/>
          <w:rPrChange w:id="9309" w:author="Nozimjon Ortiqov" w:date="2026-02-24T09:31:00Z" w16du:dateUtc="2026-02-24T04:31:00Z">
            <w:rPr>
              <w:rFonts w:ascii="Roboto" w:hAnsi="Roboto"/>
              <w:lang w:val="en-US"/>
            </w:rPr>
          </w:rPrChange>
        </w:rPr>
        <w:t xml:space="preserve"> URL: </w:t>
      </w:r>
      <w:r w:rsidRPr="009C4BAE">
        <w:rPr>
          <w:rFonts w:ascii="Roboto" w:hAnsi="Roboto"/>
          <w:lang w:val="uz-Cyrl-UZ"/>
          <w:rPrChange w:id="9310" w:author="Nozimjon Ortiqov" w:date="2026-02-24T09:31:00Z" w16du:dateUtc="2026-02-24T04:31:00Z">
            <w:rPr/>
          </w:rPrChange>
        </w:rPr>
        <w:fldChar w:fldCharType="begin"/>
      </w:r>
      <w:r w:rsidRPr="009C4BAE">
        <w:rPr>
          <w:rFonts w:ascii="Roboto" w:hAnsi="Roboto"/>
          <w:lang w:val="uz-Cyrl-UZ"/>
          <w:rPrChange w:id="9311" w:author="Nozimjon Ortiqov" w:date="2026-02-24T09:31:00Z" w16du:dateUtc="2026-02-24T04:31:00Z">
            <w:rPr/>
          </w:rPrChange>
        </w:rPr>
        <w:instrText>HYPERLINK "https://uscode.house.gov/view.xhtml?edition=prelim&amp;req=granuleid:USC-prelim-title15-chapter41-subchapter5&amp;utm_source=chatgpt.com" \t "_new"</w:instrText>
      </w:r>
      <w:r w:rsidRPr="007A79F7">
        <w:rPr>
          <w:rFonts w:ascii="Roboto" w:hAnsi="Roboto"/>
          <w:lang w:val="uz-Cyrl-UZ"/>
        </w:rPr>
      </w:r>
      <w:r w:rsidRPr="009C4BAE">
        <w:rPr>
          <w:rFonts w:ascii="Roboto" w:hAnsi="Roboto"/>
          <w:lang w:val="uz-Cyrl-UZ"/>
          <w:rPrChange w:id="9312" w:author="Nozimjon Ortiqov" w:date="2026-02-24T09:31:00Z" w16du:dateUtc="2026-02-24T04:31:00Z">
            <w:rPr/>
          </w:rPrChange>
        </w:rPr>
        <w:fldChar w:fldCharType="separate"/>
      </w:r>
      <w:r w:rsidRPr="009C4BAE">
        <w:rPr>
          <w:rStyle w:val="af2"/>
          <w:rFonts w:ascii="Roboto" w:hAnsi="Roboto"/>
          <w:u w:val="none"/>
          <w:lang w:val="uz-Cyrl-UZ"/>
          <w:rPrChange w:id="9313" w:author="Nozimjon Ortiqov" w:date="2026-02-24T09:31:00Z" w16du:dateUtc="2026-02-24T04:31:00Z">
            <w:rPr>
              <w:rStyle w:val="af2"/>
              <w:rFonts w:ascii="Roboto" w:hAnsi="Roboto"/>
              <w:u w:val="none"/>
              <w:lang w:val="en-US"/>
            </w:rPr>
          </w:rPrChange>
        </w:rPr>
        <w:t>https://uscode.house.gov/view.xhtml?edition=prelim&amp;req=granuleidфоиз3AUSC-prelim-title15-chapter41-subchapter5</w:t>
      </w:r>
      <w:r w:rsidRPr="009C4BAE">
        <w:rPr>
          <w:rFonts w:ascii="Roboto" w:hAnsi="Roboto"/>
          <w:lang w:val="uz-Cyrl-UZ"/>
          <w:rPrChange w:id="9314" w:author="Nozimjon Ortiqov" w:date="2026-02-24T09:31:00Z" w16du:dateUtc="2026-02-24T04:31:00Z">
            <w:rPr/>
          </w:rPrChange>
        </w:rPr>
        <w:fldChar w:fldCharType="end"/>
      </w:r>
    </w:p>
    <w:p w14:paraId="79F0D62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15" w:author="Nozimjon Ortiqov" w:date="2026-02-24T09:31:00Z" w16du:dateUtc="2026-02-24T04:31:00Z">
            <w:rPr>
              <w:rFonts w:ascii="Roboto" w:hAnsi="Roboto"/>
              <w:lang w:val="en-US"/>
            </w:rPr>
          </w:rPrChange>
        </w:rPr>
        <w:pPrChange w:id="931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17" w:author="Nozimjon Ortiqov" w:date="2026-02-24T09:31:00Z" w16du:dateUtc="2026-02-24T04:31:00Z">
            <w:rPr>
              <w:rFonts w:ascii="Roboto" w:hAnsi="Roboto"/>
              <w:lang w:val="en-US"/>
            </w:rPr>
          </w:rPrChange>
        </w:rPr>
        <w:t xml:space="preserve">GAO-10-593T (PDF): </w:t>
      </w:r>
      <w:r w:rsidRPr="009C4BAE">
        <w:rPr>
          <w:rFonts w:ascii="Roboto" w:hAnsi="Roboto"/>
          <w:lang w:val="uz-Cyrl-UZ"/>
          <w:rPrChange w:id="9318" w:author="Nozimjon Ortiqov" w:date="2026-02-24T09:31:00Z" w16du:dateUtc="2026-02-24T04:31:00Z">
            <w:rPr/>
          </w:rPrChange>
        </w:rPr>
        <w:fldChar w:fldCharType="begin"/>
      </w:r>
      <w:r w:rsidRPr="009C4BAE">
        <w:rPr>
          <w:rFonts w:ascii="Roboto" w:hAnsi="Roboto"/>
          <w:lang w:val="uz-Cyrl-UZ"/>
          <w:rPrChange w:id="9319" w:author="Nozimjon Ortiqov" w:date="2026-02-24T09:31:00Z" w16du:dateUtc="2026-02-24T04:31:00Z">
            <w:rPr/>
          </w:rPrChange>
        </w:rPr>
        <w:instrText>HYPERLINK "https://www.gao.gov/assets/files.gao.gov/assets/gao-10-593t.pdf"</w:instrText>
      </w:r>
      <w:r w:rsidRPr="007A79F7">
        <w:rPr>
          <w:rFonts w:ascii="Roboto" w:hAnsi="Roboto"/>
          <w:lang w:val="uz-Cyrl-UZ"/>
        </w:rPr>
      </w:r>
      <w:r w:rsidRPr="009C4BAE">
        <w:rPr>
          <w:rFonts w:ascii="Roboto" w:hAnsi="Roboto"/>
          <w:lang w:val="uz-Cyrl-UZ"/>
          <w:rPrChange w:id="9320" w:author="Nozimjon Ortiqov" w:date="2026-02-24T09:31:00Z" w16du:dateUtc="2026-02-24T04:31:00Z">
            <w:rPr/>
          </w:rPrChange>
        </w:rPr>
        <w:fldChar w:fldCharType="separate"/>
      </w:r>
      <w:r w:rsidRPr="009C4BAE">
        <w:rPr>
          <w:rStyle w:val="af2"/>
          <w:rFonts w:ascii="Roboto" w:hAnsi="Roboto"/>
          <w:u w:val="none"/>
          <w:lang w:val="uz-Cyrl-UZ"/>
          <w:rPrChange w:id="9321" w:author="Nozimjon Ortiqov" w:date="2026-02-24T09:31:00Z" w16du:dateUtc="2026-02-24T04:31:00Z">
            <w:rPr>
              <w:rStyle w:val="af2"/>
              <w:rFonts w:ascii="Roboto" w:hAnsi="Roboto"/>
              <w:u w:val="none"/>
              <w:lang w:val="en-US"/>
            </w:rPr>
          </w:rPrChange>
        </w:rPr>
        <w:t>https://www.gao.gov/assets/files.gao.gov/assets/gao-10-593t.pdf</w:t>
      </w:r>
      <w:r w:rsidRPr="009C4BAE">
        <w:rPr>
          <w:rFonts w:ascii="Roboto" w:hAnsi="Roboto"/>
          <w:lang w:val="uz-Cyrl-UZ"/>
          <w:rPrChange w:id="9322" w:author="Nozimjon Ortiqov" w:date="2026-02-24T09:31:00Z" w16du:dateUtc="2026-02-24T04:31:00Z">
            <w:rPr/>
          </w:rPrChange>
        </w:rPr>
        <w:fldChar w:fldCharType="end"/>
      </w:r>
    </w:p>
    <w:p w14:paraId="275427B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23" w:author="Nozimjon Ortiqov" w:date="2026-02-24T09:31:00Z" w16du:dateUtc="2026-02-24T04:31:00Z">
            <w:rPr>
              <w:rFonts w:ascii="Roboto" w:hAnsi="Roboto"/>
            </w:rPr>
          </w:rPrChange>
        </w:rPr>
        <w:pPrChange w:id="932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25" w:author="Nozimjon Ortiqov" w:date="2026-02-24T09:31:00Z" w16du:dateUtc="2026-02-24T04:31:00Z">
            <w:rPr>
              <w:rFonts w:ascii="Roboto" w:hAnsi="Roboto"/>
            </w:rPr>
          </w:rPrChange>
        </w:rPr>
        <w:t xml:space="preserve">Қозоғистон Республикасининг 2017 йил 6 майдаги №62-VI «Коллекторлик фаолияти тўғрисида»ги Қонуни. «Әділет» ахборот-ҳуқуқий тизими. URL: </w:t>
      </w:r>
      <w:r w:rsidRPr="009C4BAE">
        <w:rPr>
          <w:rFonts w:ascii="Roboto" w:hAnsi="Roboto"/>
          <w:lang w:val="uz-Cyrl-UZ"/>
          <w:rPrChange w:id="9326" w:author="Nozimjon Ortiqov" w:date="2026-02-24T09:31:00Z" w16du:dateUtc="2026-02-24T04:31:00Z">
            <w:rPr/>
          </w:rPrChange>
        </w:rPr>
        <w:fldChar w:fldCharType="begin"/>
      </w:r>
      <w:r w:rsidRPr="009C4BAE">
        <w:rPr>
          <w:rFonts w:ascii="Roboto" w:hAnsi="Roboto"/>
          <w:lang w:val="uz-Cyrl-UZ"/>
          <w:rPrChange w:id="9327" w:author="Nozimjon Ortiqov" w:date="2026-02-24T09:31:00Z" w16du:dateUtc="2026-02-24T04:31:00Z">
            <w:rPr/>
          </w:rPrChange>
        </w:rPr>
        <w:instrText>HYPERLINK "https://adilet.zan.kz/rus/docs/Z1700000062"</w:instrText>
      </w:r>
      <w:r w:rsidRPr="007A79F7">
        <w:rPr>
          <w:rFonts w:ascii="Roboto" w:hAnsi="Roboto"/>
          <w:lang w:val="uz-Cyrl-UZ"/>
        </w:rPr>
      </w:r>
      <w:r w:rsidRPr="009C4BAE">
        <w:rPr>
          <w:rFonts w:ascii="Roboto" w:hAnsi="Roboto"/>
          <w:lang w:val="uz-Cyrl-UZ"/>
          <w:rPrChange w:id="9328" w:author="Nozimjon Ortiqov" w:date="2026-02-24T09:31:00Z" w16du:dateUtc="2026-02-24T04:31:00Z">
            <w:rPr/>
          </w:rPrChange>
        </w:rPr>
        <w:fldChar w:fldCharType="separate"/>
      </w:r>
      <w:r w:rsidRPr="009C4BAE">
        <w:rPr>
          <w:rStyle w:val="af2"/>
          <w:rFonts w:ascii="Roboto" w:hAnsi="Roboto"/>
          <w:u w:val="none"/>
          <w:lang w:val="uz-Cyrl-UZ"/>
          <w:rPrChange w:id="9329" w:author="Nozimjon Ortiqov" w:date="2026-02-24T09:31:00Z" w16du:dateUtc="2026-02-24T04:31:00Z">
            <w:rPr>
              <w:rStyle w:val="af2"/>
              <w:rFonts w:ascii="Roboto" w:hAnsi="Roboto"/>
              <w:u w:val="none"/>
            </w:rPr>
          </w:rPrChange>
        </w:rPr>
        <w:t>https://adilet.zan.kz/rus/docs/Z1700000062</w:t>
      </w:r>
      <w:r w:rsidRPr="009C4BAE">
        <w:rPr>
          <w:rFonts w:ascii="Roboto" w:hAnsi="Roboto"/>
          <w:lang w:val="uz-Cyrl-UZ"/>
          <w:rPrChange w:id="9330" w:author="Nozimjon Ortiqov" w:date="2026-02-24T09:31:00Z" w16du:dateUtc="2026-02-24T04:31:00Z">
            <w:rPr/>
          </w:rPrChange>
        </w:rPr>
        <w:fldChar w:fldCharType="end"/>
      </w:r>
    </w:p>
    <w:p w14:paraId="6283EB3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31" w:author="Nozimjon Ortiqov" w:date="2026-02-24T09:31:00Z" w16du:dateUtc="2026-02-24T04:31:00Z">
            <w:rPr>
              <w:rFonts w:ascii="Roboto" w:hAnsi="Roboto"/>
            </w:rPr>
          </w:rPrChange>
        </w:rPr>
        <w:pPrChange w:id="933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33" w:author="Nozimjon Ortiqov" w:date="2026-02-24T09:31:00Z" w16du:dateUtc="2026-02-24T04:31:00Z">
            <w:rPr>
              <w:rFonts w:ascii="Roboto" w:hAnsi="Roboto"/>
            </w:rPr>
          </w:rPrChange>
        </w:rPr>
        <w:t xml:space="preserve">Fingramota.kz портали. «Коллекторы: разрушаем мифы» (16.02.2023). URL: </w:t>
      </w:r>
      <w:r w:rsidRPr="009C4BAE">
        <w:rPr>
          <w:rFonts w:ascii="Roboto" w:hAnsi="Roboto"/>
          <w:lang w:val="uz-Cyrl-UZ"/>
          <w:rPrChange w:id="9334" w:author="Nozimjon Ortiqov" w:date="2026-02-24T09:31:00Z" w16du:dateUtc="2026-02-24T04:31:00Z">
            <w:rPr/>
          </w:rPrChange>
        </w:rPr>
        <w:fldChar w:fldCharType="begin"/>
      </w:r>
      <w:r w:rsidRPr="009C4BAE">
        <w:rPr>
          <w:rFonts w:ascii="Roboto" w:hAnsi="Roboto"/>
          <w:lang w:val="uz-Cyrl-UZ"/>
          <w:rPrChange w:id="9335" w:author="Nozimjon Ortiqov" w:date="2026-02-24T09:31:00Z" w16du:dateUtc="2026-02-24T04:31:00Z">
            <w:rPr/>
          </w:rPrChange>
        </w:rPr>
        <w:instrText>HYPERLINK "https://fingramota.kz/ru/post/kollektory-razrushaem-mify"</w:instrText>
      </w:r>
      <w:r w:rsidRPr="007A79F7">
        <w:rPr>
          <w:rFonts w:ascii="Roboto" w:hAnsi="Roboto"/>
          <w:lang w:val="uz-Cyrl-UZ"/>
        </w:rPr>
      </w:r>
      <w:r w:rsidRPr="009C4BAE">
        <w:rPr>
          <w:rFonts w:ascii="Roboto" w:hAnsi="Roboto"/>
          <w:lang w:val="uz-Cyrl-UZ"/>
          <w:rPrChange w:id="9336" w:author="Nozimjon Ortiqov" w:date="2026-02-24T09:31:00Z" w16du:dateUtc="2026-02-24T04:31:00Z">
            <w:rPr/>
          </w:rPrChange>
        </w:rPr>
        <w:fldChar w:fldCharType="separate"/>
      </w:r>
      <w:r w:rsidRPr="009C4BAE">
        <w:rPr>
          <w:rStyle w:val="af2"/>
          <w:rFonts w:ascii="Roboto" w:hAnsi="Roboto"/>
          <w:u w:val="none"/>
          <w:lang w:val="uz-Cyrl-UZ"/>
          <w:rPrChange w:id="9337" w:author="Nozimjon Ortiqov" w:date="2026-02-24T09:31:00Z" w16du:dateUtc="2026-02-24T04:31:00Z">
            <w:rPr>
              <w:rStyle w:val="af2"/>
              <w:rFonts w:ascii="Roboto" w:hAnsi="Roboto"/>
              <w:u w:val="none"/>
            </w:rPr>
          </w:rPrChange>
        </w:rPr>
        <w:t>https://fingramota.kz/ru/post/kollektory-razrushaem-mify</w:t>
      </w:r>
      <w:r w:rsidRPr="009C4BAE">
        <w:rPr>
          <w:rFonts w:ascii="Roboto" w:hAnsi="Roboto"/>
          <w:lang w:val="uz-Cyrl-UZ"/>
          <w:rPrChange w:id="9338" w:author="Nozimjon Ortiqov" w:date="2026-02-24T09:31:00Z" w16du:dateUtc="2026-02-24T04:31:00Z">
            <w:rPr/>
          </w:rPrChange>
        </w:rPr>
        <w:fldChar w:fldCharType="end"/>
      </w:r>
    </w:p>
    <w:p w14:paraId="79E2CFF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39" w:author="Nozimjon Ortiqov" w:date="2026-02-24T09:31:00Z" w16du:dateUtc="2026-02-24T04:31:00Z">
            <w:rPr>
              <w:rFonts w:ascii="Roboto" w:hAnsi="Roboto"/>
              <w:lang w:val="en-US"/>
            </w:rPr>
          </w:rPrChange>
        </w:rPr>
        <w:pPrChange w:id="934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41" w:author="Nozimjon Ortiqov" w:date="2026-02-24T09:31:00Z" w16du:dateUtc="2026-02-24T04:31:00Z">
            <w:rPr>
              <w:rFonts w:ascii="Roboto" w:hAnsi="Roboto"/>
            </w:rPr>
          </w:rPrChange>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w:t>
      </w:r>
      <w:r w:rsidRPr="009C4BAE">
        <w:rPr>
          <w:rFonts w:ascii="Roboto" w:hAnsi="Roboto"/>
          <w:lang w:val="uz-Cyrl-UZ"/>
          <w:rPrChange w:id="9342" w:author="Nozimjon Ortiqov" w:date="2026-02-24T09:31:00Z" w16du:dateUtc="2026-02-24T04:31:00Z">
            <w:rPr>
              <w:rFonts w:ascii="Roboto" w:hAnsi="Roboto"/>
              <w:lang w:val="en-US"/>
            </w:rPr>
          </w:rPrChange>
        </w:rPr>
        <w:t xml:space="preserve">URL: </w:t>
      </w:r>
      <w:r w:rsidRPr="009C4BAE">
        <w:rPr>
          <w:rFonts w:ascii="Roboto" w:hAnsi="Roboto"/>
          <w:lang w:val="uz-Cyrl-UZ"/>
          <w:rPrChange w:id="9343" w:author="Nozimjon Ortiqov" w:date="2026-02-24T09:31:00Z" w16du:dateUtc="2026-02-24T04:31:00Z">
            <w:rPr/>
          </w:rPrChange>
        </w:rPr>
        <w:fldChar w:fldCharType="begin"/>
      </w:r>
      <w:r w:rsidRPr="009C4BAE">
        <w:rPr>
          <w:rFonts w:ascii="Roboto" w:hAnsi="Roboto"/>
          <w:lang w:val="uz-Cyrl-UZ"/>
          <w:rPrChange w:id="9344" w:author="Nozimjon Ortiqov" w:date="2026-02-24T09:31:00Z" w16du:dateUtc="2026-02-24T04:31:00Z">
            <w:rPr/>
          </w:rPrChange>
        </w:rPr>
        <w:instrText>HYPERLINK "https://www.gov.kz/memleket/entities/ardfm/press/news/details/968851?lang=ru"</w:instrText>
      </w:r>
      <w:r w:rsidRPr="007A79F7">
        <w:rPr>
          <w:rFonts w:ascii="Roboto" w:hAnsi="Roboto"/>
          <w:lang w:val="uz-Cyrl-UZ"/>
        </w:rPr>
      </w:r>
      <w:r w:rsidRPr="009C4BAE">
        <w:rPr>
          <w:rFonts w:ascii="Roboto" w:hAnsi="Roboto"/>
          <w:lang w:val="uz-Cyrl-UZ"/>
          <w:rPrChange w:id="9345" w:author="Nozimjon Ortiqov" w:date="2026-02-24T09:31:00Z" w16du:dateUtc="2026-02-24T04:31:00Z">
            <w:rPr/>
          </w:rPrChange>
        </w:rPr>
        <w:fldChar w:fldCharType="separate"/>
      </w:r>
      <w:r w:rsidRPr="009C4BAE">
        <w:rPr>
          <w:rStyle w:val="af2"/>
          <w:rFonts w:ascii="Roboto" w:hAnsi="Roboto"/>
          <w:u w:val="none"/>
          <w:lang w:val="uz-Cyrl-UZ"/>
          <w:rPrChange w:id="9346" w:author="Nozimjon Ortiqov" w:date="2026-02-24T09:31:00Z" w16du:dateUtc="2026-02-24T04:31:00Z">
            <w:rPr>
              <w:rStyle w:val="af2"/>
              <w:rFonts w:ascii="Roboto" w:hAnsi="Roboto"/>
              <w:u w:val="none"/>
              <w:lang w:val="en-US"/>
            </w:rPr>
          </w:rPrChange>
        </w:rPr>
        <w:t>https://www.gov.kz/memleket/entities/ardfm/press/news/details/968851?lang=ru</w:t>
      </w:r>
      <w:r w:rsidRPr="009C4BAE">
        <w:rPr>
          <w:rFonts w:ascii="Roboto" w:hAnsi="Roboto"/>
          <w:lang w:val="uz-Cyrl-UZ"/>
          <w:rPrChange w:id="9347" w:author="Nozimjon Ortiqov" w:date="2026-02-24T09:31:00Z" w16du:dateUtc="2026-02-24T04:31:00Z">
            <w:rPr/>
          </w:rPrChange>
        </w:rPr>
        <w:fldChar w:fldCharType="end"/>
      </w:r>
    </w:p>
    <w:p w14:paraId="0D50A7F9"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48" w:author="Nozimjon Ortiqov" w:date="2026-02-24T09:31:00Z" w16du:dateUtc="2026-02-24T04:31:00Z">
            <w:rPr>
              <w:rFonts w:ascii="Roboto" w:hAnsi="Roboto"/>
              <w:lang w:val="en-US"/>
            </w:rPr>
          </w:rPrChange>
        </w:rPr>
        <w:pPrChange w:id="934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50" w:author="Nozimjon Ortiqov" w:date="2026-02-24T09:31:00Z" w16du:dateUtc="2026-02-24T04:31:00Z">
            <w:rPr>
              <w:rFonts w:ascii="Roboto" w:hAnsi="Roboto"/>
            </w:rPr>
          </w:rPrChange>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w:t>
      </w:r>
      <w:r w:rsidRPr="009C4BAE">
        <w:rPr>
          <w:rFonts w:ascii="Roboto" w:hAnsi="Roboto"/>
          <w:lang w:val="uz-Cyrl-UZ"/>
          <w:rPrChange w:id="9351" w:author="Nozimjon Ortiqov" w:date="2026-02-24T09:31:00Z" w16du:dateUtc="2026-02-24T04:31:00Z">
            <w:rPr>
              <w:rFonts w:ascii="Roboto" w:hAnsi="Roboto"/>
              <w:lang w:val="en-US"/>
            </w:rPr>
          </w:rPrChange>
        </w:rPr>
        <w:t xml:space="preserve">URL: </w:t>
      </w:r>
      <w:r w:rsidRPr="009C4BAE">
        <w:rPr>
          <w:rFonts w:ascii="Roboto" w:hAnsi="Roboto"/>
          <w:lang w:val="uz-Cyrl-UZ"/>
          <w:rPrChange w:id="9352" w:author="Nozimjon Ortiqov" w:date="2026-02-24T09:31:00Z" w16du:dateUtc="2026-02-24T04:31:00Z">
            <w:rPr/>
          </w:rPrChange>
        </w:rPr>
        <w:fldChar w:fldCharType="begin"/>
      </w:r>
      <w:r w:rsidRPr="009C4BAE">
        <w:rPr>
          <w:rFonts w:ascii="Roboto" w:hAnsi="Roboto"/>
          <w:lang w:val="uz-Cyrl-UZ"/>
          <w:rPrChange w:id="9353" w:author="Nozimjon Ortiqov" w:date="2026-02-24T09:31:00Z" w16du:dateUtc="2026-02-24T04:31:00Z">
            <w:rPr/>
          </w:rPrChange>
        </w:rPr>
        <w:instrText>HYPERLINK "https://www.gov.kz/memleket/entities/ardfm/press/news/details/950994?lang=ru"</w:instrText>
      </w:r>
      <w:r w:rsidRPr="007A79F7">
        <w:rPr>
          <w:rFonts w:ascii="Roboto" w:hAnsi="Roboto"/>
          <w:lang w:val="uz-Cyrl-UZ"/>
        </w:rPr>
      </w:r>
      <w:r w:rsidRPr="009C4BAE">
        <w:rPr>
          <w:rFonts w:ascii="Roboto" w:hAnsi="Roboto"/>
          <w:lang w:val="uz-Cyrl-UZ"/>
          <w:rPrChange w:id="9354" w:author="Nozimjon Ortiqov" w:date="2026-02-24T09:31:00Z" w16du:dateUtc="2026-02-24T04:31:00Z">
            <w:rPr/>
          </w:rPrChange>
        </w:rPr>
        <w:fldChar w:fldCharType="separate"/>
      </w:r>
      <w:r w:rsidRPr="009C4BAE">
        <w:rPr>
          <w:rStyle w:val="af2"/>
          <w:rFonts w:ascii="Roboto" w:hAnsi="Roboto"/>
          <w:u w:val="none"/>
          <w:lang w:val="uz-Cyrl-UZ"/>
          <w:rPrChange w:id="9355" w:author="Nozimjon Ortiqov" w:date="2026-02-24T09:31:00Z" w16du:dateUtc="2026-02-24T04:31:00Z">
            <w:rPr>
              <w:rStyle w:val="af2"/>
              <w:rFonts w:ascii="Roboto" w:hAnsi="Roboto"/>
              <w:u w:val="none"/>
              <w:lang w:val="en-US"/>
            </w:rPr>
          </w:rPrChange>
        </w:rPr>
        <w:t>https://www.gov.kz/memleket/entities/ardfm/press/news/details/950994?lang=ru</w:t>
      </w:r>
      <w:r w:rsidRPr="009C4BAE">
        <w:rPr>
          <w:rFonts w:ascii="Roboto" w:hAnsi="Roboto"/>
          <w:lang w:val="uz-Cyrl-UZ"/>
          <w:rPrChange w:id="9356" w:author="Nozimjon Ortiqov" w:date="2026-02-24T09:31:00Z" w16du:dateUtc="2026-02-24T04:31:00Z">
            <w:rPr/>
          </w:rPrChange>
        </w:rPr>
        <w:fldChar w:fldCharType="end"/>
      </w:r>
    </w:p>
    <w:p w14:paraId="6A48B75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57" w:author="Nozimjon Ortiqov" w:date="2026-02-24T09:31:00Z" w16du:dateUtc="2026-02-24T04:31:00Z">
            <w:rPr>
              <w:rFonts w:ascii="Roboto" w:hAnsi="Roboto"/>
              <w:lang w:val="en-US"/>
            </w:rPr>
          </w:rPrChange>
        </w:rPr>
        <w:pPrChange w:id="935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59" w:author="Nozimjon Ortiqov" w:date="2026-02-24T09:31:00Z" w16du:dateUtc="2026-02-24T04:31:00Z">
            <w:rPr>
              <w:rFonts w:ascii="Roboto" w:hAnsi="Roboto"/>
              <w:lang w:val="en-US"/>
            </w:rPr>
          </w:rPrChange>
        </w:rPr>
        <w:t xml:space="preserve">USDA FNS. </w:t>
      </w:r>
      <w:r w:rsidRPr="009C4BAE">
        <w:rPr>
          <w:rFonts w:ascii="Roboto" w:hAnsi="Roboto"/>
          <w:i/>
          <w:iCs/>
          <w:lang w:val="uz-Cyrl-UZ"/>
          <w:rPrChange w:id="9360" w:author="Nozimjon Ortiqov" w:date="2026-02-24T09:31:00Z" w16du:dateUtc="2026-02-24T04:31:00Z">
            <w:rPr>
              <w:rFonts w:ascii="Roboto" w:hAnsi="Roboto"/>
              <w:i/>
              <w:iCs/>
              <w:lang w:val="en-US"/>
            </w:rPr>
          </w:rPrChange>
        </w:rPr>
        <w:t>SNAP EBT</w:t>
      </w:r>
      <w:r w:rsidRPr="009C4BAE">
        <w:rPr>
          <w:rFonts w:ascii="Roboto" w:hAnsi="Roboto"/>
          <w:lang w:val="uz-Cyrl-UZ"/>
          <w:rPrChange w:id="9361" w:author="Nozimjon Ortiqov" w:date="2026-02-24T09:31:00Z" w16du:dateUtc="2026-02-24T04:31:00Z">
            <w:rPr>
              <w:rFonts w:ascii="Roboto" w:hAnsi="Roboto"/>
              <w:lang w:val="en-US"/>
            </w:rPr>
          </w:rPrChange>
        </w:rPr>
        <w:t xml:space="preserve"> (EBT — SNAP </w:t>
      </w:r>
      <w:r w:rsidRPr="009C4BAE">
        <w:rPr>
          <w:rFonts w:ascii="Roboto" w:hAnsi="Roboto"/>
          <w:lang w:val="uz-Cyrl-UZ"/>
          <w:rPrChange w:id="9362" w:author="Nozimjon Ortiqov" w:date="2026-02-24T09:31:00Z" w16du:dateUtc="2026-02-24T04:31:00Z">
            <w:rPr>
              <w:rFonts w:ascii="Roboto" w:hAnsi="Roboto"/>
            </w:rPr>
          </w:rPrChange>
        </w:rPr>
        <w:t>иштирокчисига</w:t>
      </w:r>
      <w:r w:rsidRPr="009C4BAE">
        <w:rPr>
          <w:rFonts w:ascii="Roboto" w:hAnsi="Roboto"/>
          <w:lang w:val="uz-Cyrl-UZ"/>
          <w:rPrChange w:id="9363" w:author="Nozimjon Ortiqov" w:date="2026-02-24T09:31:00Z" w16du:dateUtc="2026-02-24T04:31:00Z">
            <w:rPr>
              <w:rFonts w:ascii="Roboto" w:hAnsi="Roboto"/>
              <w:lang w:val="en-US"/>
            </w:rPr>
          </w:rPrChange>
        </w:rPr>
        <w:t xml:space="preserve"> SNAP </w:t>
      </w:r>
      <w:r w:rsidRPr="009C4BAE">
        <w:rPr>
          <w:rFonts w:ascii="Roboto" w:hAnsi="Roboto"/>
          <w:lang w:val="uz-Cyrl-UZ"/>
          <w:rPrChange w:id="9364" w:author="Nozimjon Ortiqov" w:date="2026-02-24T09:31:00Z" w16du:dateUtc="2026-02-24T04:31:00Z">
            <w:rPr>
              <w:rFonts w:ascii="Roboto" w:hAnsi="Roboto"/>
            </w:rPr>
          </w:rPrChange>
        </w:rPr>
        <w:t>нафақаси</w:t>
      </w:r>
      <w:r w:rsidRPr="009C4BAE">
        <w:rPr>
          <w:rFonts w:ascii="Roboto" w:hAnsi="Roboto"/>
          <w:lang w:val="uz-Cyrl-UZ"/>
          <w:rPrChange w:id="9365" w:author="Nozimjon Ortiqov" w:date="2026-02-24T09:31:00Z" w16du:dateUtc="2026-02-24T04:31:00Z">
            <w:rPr>
              <w:rFonts w:ascii="Roboto" w:hAnsi="Roboto"/>
              <w:lang w:val="en-US"/>
            </w:rPr>
          </w:rPrChange>
        </w:rPr>
        <w:t xml:space="preserve"> </w:t>
      </w:r>
      <w:r w:rsidRPr="009C4BAE">
        <w:rPr>
          <w:rFonts w:ascii="Roboto" w:hAnsi="Roboto"/>
          <w:lang w:val="uz-Cyrl-UZ"/>
          <w:rPrChange w:id="9366" w:author="Nozimjon Ortiqov" w:date="2026-02-24T09:31:00Z" w16du:dateUtc="2026-02-24T04:31:00Z">
            <w:rPr>
              <w:rFonts w:ascii="Roboto" w:hAnsi="Roboto"/>
            </w:rPr>
          </w:rPrChange>
        </w:rPr>
        <w:t>билан</w:t>
      </w:r>
      <w:r w:rsidRPr="009C4BAE">
        <w:rPr>
          <w:rFonts w:ascii="Roboto" w:hAnsi="Roboto"/>
          <w:lang w:val="uz-Cyrl-UZ"/>
          <w:rPrChange w:id="9367" w:author="Nozimjon Ortiqov" w:date="2026-02-24T09:31:00Z" w16du:dateUtc="2026-02-24T04:31:00Z">
            <w:rPr>
              <w:rFonts w:ascii="Roboto" w:hAnsi="Roboto"/>
              <w:lang w:val="en-US"/>
            </w:rPr>
          </w:rPrChange>
        </w:rPr>
        <w:t xml:space="preserve"> </w:t>
      </w:r>
      <w:r w:rsidRPr="009C4BAE">
        <w:rPr>
          <w:rFonts w:ascii="Roboto" w:hAnsi="Roboto"/>
          <w:lang w:val="uz-Cyrl-UZ"/>
          <w:rPrChange w:id="9368" w:author="Nozimjon Ortiqov" w:date="2026-02-24T09:31:00Z" w16du:dateUtc="2026-02-24T04:31:00Z">
            <w:rPr>
              <w:rFonts w:ascii="Roboto" w:hAnsi="Roboto"/>
            </w:rPr>
          </w:rPrChange>
        </w:rPr>
        <w:t>озиқ</w:t>
      </w:r>
      <w:r w:rsidRPr="009C4BAE">
        <w:rPr>
          <w:rFonts w:ascii="Roboto" w:hAnsi="Roboto"/>
          <w:lang w:val="uz-Cyrl-UZ"/>
          <w:rPrChange w:id="9369" w:author="Nozimjon Ortiqov" w:date="2026-02-24T09:31:00Z" w16du:dateUtc="2026-02-24T04:31:00Z">
            <w:rPr>
              <w:rFonts w:ascii="Roboto" w:hAnsi="Roboto"/>
              <w:lang w:val="en-US"/>
            </w:rPr>
          </w:rPrChange>
        </w:rPr>
        <w:t>-</w:t>
      </w:r>
      <w:r w:rsidRPr="009C4BAE">
        <w:rPr>
          <w:rFonts w:ascii="Roboto" w:hAnsi="Roboto"/>
          <w:lang w:val="uz-Cyrl-UZ"/>
          <w:rPrChange w:id="9370" w:author="Nozimjon Ortiqov" w:date="2026-02-24T09:31:00Z" w16du:dateUtc="2026-02-24T04:31:00Z">
            <w:rPr>
              <w:rFonts w:ascii="Roboto" w:hAnsi="Roboto"/>
            </w:rPr>
          </w:rPrChange>
        </w:rPr>
        <w:t>овқат</w:t>
      </w:r>
      <w:r w:rsidRPr="009C4BAE">
        <w:rPr>
          <w:rFonts w:ascii="Roboto" w:hAnsi="Roboto"/>
          <w:lang w:val="uz-Cyrl-UZ"/>
          <w:rPrChange w:id="9371" w:author="Nozimjon Ortiqov" w:date="2026-02-24T09:31:00Z" w16du:dateUtc="2026-02-24T04:31:00Z">
            <w:rPr>
              <w:rFonts w:ascii="Roboto" w:hAnsi="Roboto"/>
              <w:lang w:val="en-US"/>
            </w:rPr>
          </w:rPrChange>
        </w:rPr>
        <w:t xml:space="preserve"> </w:t>
      </w:r>
      <w:r w:rsidRPr="009C4BAE">
        <w:rPr>
          <w:rFonts w:ascii="Roboto" w:hAnsi="Roboto"/>
          <w:lang w:val="uz-Cyrl-UZ"/>
          <w:rPrChange w:id="9372" w:author="Nozimjon Ortiqov" w:date="2026-02-24T09:31:00Z" w16du:dateUtc="2026-02-24T04:31:00Z">
            <w:rPr>
              <w:rFonts w:ascii="Roboto" w:hAnsi="Roboto"/>
            </w:rPr>
          </w:rPrChange>
        </w:rPr>
        <w:t>учун</w:t>
      </w:r>
      <w:r w:rsidRPr="009C4BAE">
        <w:rPr>
          <w:rFonts w:ascii="Roboto" w:hAnsi="Roboto"/>
          <w:lang w:val="uz-Cyrl-UZ"/>
          <w:rPrChange w:id="9373" w:author="Nozimjon Ortiqov" w:date="2026-02-24T09:31:00Z" w16du:dateUtc="2026-02-24T04:31:00Z">
            <w:rPr>
              <w:rFonts w:ascii="Roboto" w:hAnsi="Roboto"/>
              <w:lang w:val="en-US"/>
            </w:rPr>
          </w:rPrChange>
        </w:rPr>
        <w:t xml:space="preserve"> </w:t>
      </w:r>
      <w:r w:rsidRPr="009C4BAE">
        <w:rPr>
          <w:rFonts w:ascii="Roboto" w:hAnsi="Roboto"/>
          <w:lang w:val="uz-Cyrl-UZ"/>
          <w:rPrChange w:id="9374" w:author="Nozimjon Ortiqov" w:date="2026-02-24T09:31:00Z" w16du:dateUtc="2026-02-24T04:31:00Z">
            <w:rPr>
              <w:rFonts w:ascii="Roboto" w:hAnsi="Roboto"/>
            </w:rPr>
          </w:rPrChange>
        </w:rPr>
        <w:t>тўлаш</w:t>
      </w:r>
      <w:r w:rsidRPr="009C4BAE">
        <w:rPr>
          <w:rFonts w:ascii="Roboto" w:hAnsi="Roboto"/>
          <w:lang w:val="uz-Cyrl-UZ"/>
          <w:rPrChange w:id="9375" w:author="Nozimjon Ortiqov" w:date="2026-02-24T09:31:00Z" w16du:dateUtc="2026-02-24T04:31:00Z">
            <w:rPr>
              <w:rFonts w:ascii="Roboto" w:hAnsi="Roboto"/>
              <w:lang w:val="en-US"/>
            </w:rPr>
          </w:rPrChange>
        </w:rPr>
        <w:t xml:space="preserve"> </w:t>
      </w:r>
      <w:r w:rsidRPr="009C4BAE">
        <w:rPr>
          <w:rFonts w:ascii="Roboto" w:hAnsi="Roboto"/>
          <w:lang w:val="uz-Cyrl-UZ"/>
          <w:rPrChange w:id="9376" w:author="Nozimjon Ortiqov" w:date="2026-02-24T09:31:00Z" w16du:dateUtc="2026-02-24T04:31:00Z">
            <w:rPr>
              <w:rFonts w:ascii="Roboto" w:hAnsi="Roboto"/>
            </w:rPr>
          </w:rPrChange>
        </w:rPr>
        <w:t>имконини</w:t>
      </w:r>
      <w:r w:rsidRPr="009C4BAE">
        <w:rPr>
          <w:rFonts w:ascii="Roboto" w:hAnsi="Roboto"/>
          <w:lang w:val="uz-Cyrl-UZ"/>
          <w:rPrChange w:id="9377" w:author="Nozimjon Ortiqov" w:date="2026-02-24T09:31:00Z" w16du:dateUtc="2026-02-24T04:31:00Z">
            <w:rPr>
              <w:rFonts w:ascii="Roboto" w:hAnsi="Roboto"/>
              <w:lang w:val="en-US"/>
            </w:rPr>
          </w:rPrChange>
        </w:rPr>
        <w:t xml:space="preserve"> </w:t>
      </w:r>
      <w:r w:rsidRPr="009C4BAE">
        <w:rPr>
          <w:rFonts w:ascii="Roboto" w:hAnsi="Roboto"/>
          <w:lang w:val="uz-Cyrl-UZ"/>
          <w:rPrChange w:id="9378" w:author="Nozimjon Ortiqov" w:date="2026-02-24T09:31:00Z" w16du:dateUtc="2026-02-24T04:31:00Z">
            <w:rPr>
              <w:rFonts w:ascii="Roboto" w:hAnsi="Roboto"/>
            </w:rPr>
          </w:rPrChange>
        </w:rPr>
        <w:t>берувчи</w:t>
      </w:r>
      <w:r w:rsidRPr="009C4BAE">
        <w:rPr>
          <w:rFonts w:ascii="Roboto" w:hAnsi="Roboto"/>
          <w:lang w:val="uz-Cyrl-UZ"/>
          <w:rPrChange w:id="9379" w:author="Nozimjon Ortiqov" w:date="2026-02-24T09:31:00Z" w16du:dateUtc="2026-02-24T04:31:00Z">
            <w:rPr>
              <w:rFonts w:ascii="Roboto" w:hAnsi="Roboto"/>
              <w:lang w:val="en-US"/>
            </w:rPr>
          </w:rPrChange>
        </w:rPr>
        <w:t xml:space="preserve"> </w:t>
      </w:r>
      <w:r w:rsidRPr="009C4BAE">
        <w:rPr>
          <w:rFonts w:ascii="Roboto" w:hAnsi="Roboto"/>
          <w:lang w:val="uz-Cyrl-UZ"/>
          <w:rPrChange w:id="9380" w:author="Nozimjon Ortiqov" w:date="2026-02-24T09:31:00Z" w16du:dateUtc="2026-02-24T04:31:00Z">
            <w:rPr>
              <w:rFonts w:ascii="Roboto" w:hAnsi="Roboto"/>
            </w:rPr>
          </w:rPrChange>
        </w:rPr>
        <w:t>электрон</w:t>
      </w:r>
      <w:r w:rsidRPr="009C4BAE">
        <w:rPr>
          <w:rFonts w:ascii="Roboto" w:hAnsi="Roboto"/>
          <w:lang w:val="uz-Cyrl-UZ"/>
          <w:rPrChange w:id="9381" w:author="Nozimjon Ortiqov" w:date="2026-02-24T09:31:00Z" w16du:dateUtc="2026-02-24T04:31:00Z">
            <w:rPr>
              <w:rFonts w:ascii="Roboto" w:hAnsi="Roboto"/>
              <w:lang w:val="en-US"/>
            </w:rPr>
          </w:rPrChange>
        </w:rPr>
        <w:t xml:space="preserve"> </w:t>
      </w:r>
      <w:r w:rsidRPr="009C4BAE">
        <w:rPr>
          <w:rFonts w:ascii="Roboto" w:hAnsi="Roboto"/>
          <w:lang w:val="uz-Cyrl-UZ"/>
          <w:rPrChange w:id="9382" w:author="Nozimjon Ortiqov" w:date="2026-02-24T09:31:00Z" w16du:dateUtc="2026-02-24T04:31:00Z">
            <w:rPr>
              <w:rFonts w:ascii="Roboto" w:hAnsi="Roboto"/>
            </w:rPr>
          </w:rPrChange>
        </w:rPr>
        <w:t>тизим</w:t>
      </w:r>
      <w:r w:rsidRPr="009C4BAE">
        <w:rPr>
          <w:rFonts w:ascii="Roboto" w:hAnsi="Roboto"/>
          <w:lang w:val="uz-Cyrl-UZ"/>
          <w:rPrChange w:id="9383" w:author="Nozimjon Ortiqov" w:date="2026-02-24T09:31:00Z" w16du:dateUtc="2026-02-24T04:31:00Z">
            <w:rPr>
              <w:rFonts w:ascii="Roboto" w:hAnsi="Roboto"/>
              <w:lang w:val="en-US"/>
            </w:rPr>
          </w:rPrChange>
        </w:rPr>
        <w:t xml:space="preserve">). URL: </w:t>
      </w:r>
      <w:r w:rsidRPr="009C4BAE">
        <w:rPr>
          <w:rFonts w:ascii="Roboto" w:hAnsi="Roboto"/>
          <w:lang w:val="uz-Cyrl-UZ"/>
          <w:rPrChange w:id="9384" w:author="Nozimjon Ortiqov" w:date="2026-02-24T09:31:00Z" w16du:dateUtc="2026-02-24T04:31:00Z">
            <w:rPr/>
          </w:rPrChange>
        </w:rPr>
        <w:fldChar w:fldCharType="begin"/>
      </w:r>
      <w:r w:rsidRPr="009C4BAE">
        <w:rPr>
          <w:rFonts w:ascii="Roboto" w:hAnsi="Roboto"/>
          <w:lang w:val="uz-Cyrl-UZ"/>
          <w:rPrChange w:id="9385" w:author="Nozimjon Ortiqov" w:date="2026-02-24T09:31:00Z" w16du:dateUtc="2026-02-24T04:31:00Z">
            <w:rPr/>
          </w:rPrChange>
        </w:rPr>
        <w:instrText>HYPERLINK "https://www.fns.usda.gov/snap/ebt" \t "_new"</w:instrText>
      </w:r>
      <w:r w:rsidRPr="007A79F7">
        <w:rPr>
          <w:rFonts w:ascii="Roboto" w:hAnsi="Roboto"/>
          <w:lang w:val="uz-Cyrl-UZ"/>
        </w:rPr>
      </w:r>
      <w:r w:rsidRPr="009C4BAE">
        <w:rPr>
          <w:rFonts w:ascii="Roboto" w:hAnsi="Roboto"/>
          <w:lang w:val="uz-Cyrl-UZ"/>
          <w:rPrChange w:id="9386" w:author="Nozimjon Ortiqov" w:date="2026-02-24T09:31:00Z" w16du:dateUtc="2026-02-24T04:31:00Z">
            <w:rPr/>
          </w:rPrChange>
        </w:rPr>
        <w:fldChar w:fldCharType="separate"/>
      </w:r>
      <w:r w:rsidRPr="009C4BAE">
        <w:rPr>
          <w:rStyle w:val="af2"/>
          <w:rFonts w:ascii="Roboto" w:hAnsi="Roboto"/>
          <w:u w:val="none"/>
          <w:lang w:val="uz-Cyrl-UZ"/>
          <w:rPrChange w:id="9387" w:author="Nozimjon Ortiqov" w:date="2026-02-24T09:31:00Z" w16du:dateUtc="2026-02-24T04:31:00Z">
            <w:rPr>
              <w:rStyle w:val="af2"/>
              <w:rFonts w:ascii="Roboto" w:hAnsi="Roboto"/>
              <w:u w:val="none"/>
              <w:lang w:val="en-US"/>
            </w:rPr>
          </w:rPrChange>
        </w:rPr>
        <w:t>https://www.fns.usda.gov/snap/ebt</w:t>
      </w:r>
      <w:r w:rsidRPr="009C4BAE">
        <w:rPr>
          <w:rFonts w:ascii="Roboto" w:hAnsi="Roboto"/>
          <w:lang w:val="uz-Cyrl-UZ"/>
          <w:rPrChange w:id="9388" w:author="Nozimjon Ortiqov" w:date="2026-02-24T09:31:00Z" w16du:dateUtc="2026-02-24T04:31:00Z">
            <w:rPr/>
          </w:rPrChange>
        </w:rPr>
        <w:fldChar w:fldCharType="end"/>
      </w:r>
    </w:p>
    <w:p w14:paraId="02ADCA0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389" w:author="Nozimjon Ortiqov" w:date="2026-02-24T09:31:00Z" w16du:dateUtc="2026-02-24T04:31:00Z">
            <w:rPr>
              <w:rFonts w:ascii="Roboto" w:hAnsi="Roboto"/>
              <w:lang w:val="en-US"/>
            </w:rPr>
          </w:rPrChange>
        </w:rPr>
        <w:pPrChange w:id="939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91" w:author="Nozimjon Ortiqov" w:date="2026-02-24T09:31:00Z" w16du:dateUtc="2026-02-24T04:31:00Z">
            <w:rPr>
              <w:rFonts w:ascii="Roboto" w:hAnsi="Roboto"/>
              <w:lang w:val="en-US"/>
            </w:rPr>
          </w:rPrChange>
        </w:rPr>
        <w:t xml:space="preserve">USDA FNS. </w:t>
      </w:r>
      <w:r w:rsidRPr="009C4BAE">
        <w:rPr>
          <w:rFonts w:ascii="Roboto" w:hAnsi="Roboto"/>
          <w:i/>
          <w:iCs/>
          <w:lang w:val="uz-Cyrl-UZ"/>
          <w:rPrChange w:id="9392" w:author="Nozimjon Ortiqov" w:date="2026-02-24T09:31:00Z" w16du:dateUtc="2026-02-24T04:31:00Z">
            <w:rPr>
              <w:rFonts w:ascii="Roboto" w:hAnsi="Roboto"/>
              <w:i/>
              <w:iCs/>
              <w:lang w:val="en-US"/>
            </w:rPr>
          </w:rPrChange>
        </w:rPr>
        <w:t>SNAP EBT</w:t>
      </w:r>
      <w:r w:rsidRPr="009C4BAE">
        <w:rPr>
          <w:rFonts w:ascii="Roboto" w:hAnsi="Roboto"/>
          <w:lang w:val="uz-Cyrl-UZ"/>
          <w:rPrChange w:id="9393" w:author="Nozimjon Ortiqov" w:date="2026-02-24T09:31:00Z" w16du:dateUtc="2026-02-24T04:31:00Z">
            <w:rPr>
              <w:rFonts w:ascii="Roboto" w:hAnsi="Roboto"/>
              <w:lang w:val="en-US"/>
            </w:rPr>
          </w:rPrChange>
        </w:rPr>
        <w:t xml:space="preserve"> (EBT </w:t>
      </w:r>
      <w:r w:rsidRPr="009C4BAE">
        <w:rPr>
          <w:rFonts w:ascii="Roboto" w:hAnsi="Roboto"/>
          <w:lang w:val="uz-Cyrl-UZ"/>
          <w:rPrChange w:id="9394" w:author="Nozimjon Ortiqov" w:date="2026-02-24T09:31:00Z" w16du:dateUtc="2026-02-24T04:31:00Z">
            <w:rPr>
              <w:rFonts w:ascii="Roboto" w:hAnsi="Roboto"/>
            </w:rPr>
          </w:rPrChange>
        </w:rPr>
        <w:t>таърифи</w:t>
      </w:r>
      <w:r w:rsidRPr="009C4BAE">
        <w:rPr>
          <w:rFonts w:ascii="Roboto" w:hAnsi="Roboto"/>
          <w:lang w:val="uz-Cyrl-UZ"/>
          <w:rPrChange w:id="9395" w:author="Nozimjon Ortiqov" w:date="2026-02-24T09:31:00Z" w16du:dateUtc="2026-02-24T04:31:00Z">
            <w:rPr>
              <w:rFonts w:ascii="Roboto" w:hAnsi="Roboto"/>
              <w:lang w:val="en-US"/>
            </w:rPr>
          </w:rPrChange>
        </w:rPr>
        <w:t xml:space="preserve">). URL: </w:t>
      </w:r>
      <w:r w:rsidRPr="009C4BAE">
        <w:rPr>
          <w:rFonts w:ascii="Roboto" w:hAnsi="Roboto"/>
          <w:lang w:val="uz-Cyrl-UZ"/>
          <w:rPrChange w:id="9396" w:author="Nozimjon Ortiqov" w:date="2026-02-24T09:31:00Z" w16du:dateUtc="2026-02-24T04:31:00Z">
            <w:rPr/>
          </w:rPrChange>
        </w:rPr>
        <w:fldChar w:fldCharType="begin"/>
      </w:r>
      <w:r w:rsidRPr="009C4BAE">
        <w:rPr>
          <w:rFonts w:ascii="Roboto" w:hAnsi="Roboto"/>
          <w:lang w:val="uz-Cyrl-UZ"/>
          <w:rPrChange w:id="9397" w:author="Nozimjon Ortiqov" w:date="2026-02-24T09:31:00Z" w16du:dateUtc="2026-02-24T04:31:00Z">
            <w:rPr/>
          </w:rPrChange>
        </w:rPr>
        <w:instrText>HYPERLINK "https://www.fns.usda.gov/snap/ebt" \t "_new"</w:instrText>
      </w:r>
      <w:r w:rsidRPr="007A79F7">
        <w:rPr>
          <w:rFonts w:ascii="Roboto" w:hAnsi="Roboto"/>
          <w:lang w:val="uz-Cyrl-UZ"/>
        </w:rPr>
      </w:r>
      <w:r w:rsidRPr="009C4BAE">
        <w:rPr>
          <w:rFonts w:ascii="Roboto" w:hAnsi="Roboto"/>
          <w:lang w:val="uz-Cyrl-UZ"/>
          <w:rPrChange w:id="9398" w:author="Nozimjon Ortiqov" w:date="2026-02-24T09:31:00Z" w16du:dateUtc="2026-02-24T04:31:00Z">
            <w:rPr/>
          </w:rPrChange>
        </w:rPr>
        <w:fldChar w:fldCharType="separate"/>
      </w:r>
      <w:r w:rsidRPr="009C4BAE">
        <w:rPr>
          <w:rStyle w:val="af2"/>
          <w:rFonts w:ascii="Roboto" w:hAnsi="Roboto"/>
          <w:u w:val="none"/>
          <w:lang w:val="uz-Cyrl-UZ"/>
          <w:rPrChange w:id="9399" w:author="Nozimjon Ortiqov" w:date="2026-02-24T09:31:00Z" w16du:dateUtc="2026-02-24T04:31:00Z">
            <w:rPr>
              <w:rStyle w:val="af2"/>
              <w:rFonts w:ascii="Roboto" w:hAnsi="Roboto"/>
              <w:u w:val="none"/>
              <w:lang w:val="en-US"/>
            </w:rPr>
          </w:rPrChange>
        </w:rPr>
        <w:t>https://www.fns.usda.gov/snap/ebt</w:t>
      </w:r>
      <w:r w:rsidRPr="009C4BAE">
        <w:rPr>
          <w:rFonts w:ascii="Roboto" w:hAnsi="Roboto"/>
          <w:lang w:val="uz-Cyrl-UZ"/>
          <w:rPrChange w:id="9400" w:author="Nozimjon Ortiqov" w:date="2026-02-24T09:31:00Z" w16du:dateUtc="2026-02-24T04:31:00Z">
            <w:rPr/>
          </w:rPrChange>
        </w:rPr>
        <w:fldChar w:fldCharType="end"/>
      </w:r>
    </w:p>
    <w:p w14:paraId="602BAD47"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01" w:author="Nozimjon Ortiqov" w:date="2026-02-24T09:31:00Z" w16du:dateUtc="2026-02-24T04:31:00Z">
            <w:rPr>
              <w:rFonts w:ascii="Roboto" w:hAnsi="Roboto"/>
              <w:lang w:val="en-US"/>
            </w:rPr>
          </w:rPrChange>
        </w:rPr>
        <w:pPrChange w:id="940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03" w:author="Nozimjon Ortiqov" w:date="2026-02-24T09:31:00Z" w16du:dateUtc="2026-02-24T04:31:00Z">
            <w:rPr>
              <w:rFonts w:ascii="Roboto" w:hAnsi="Roboto"/>
            </w:rPr>
          </w:rPrChange>
        </w:rPr>
        <w:t>Ҳиндистон</w:t>
      </w:r>
      <w:r w:rsidRPr="009C4BAE">
        <w:rPr>
          <w:rFonts w:ascii="Roboto" w:hAnsi="Roboto"/>
          <w:lang w:val="uz-Cyrl-UZ"/>
          <w:rPrChange w:id="9404" w:author="Nozimjon Ortiqov" w:date="2026-02-24T09:31:00Z" w16du:dateUtc="2026-02-24T04:31:00Z">
            <w:rPr>
              <w:rFonts w:ascii="Roboto" w:hAnsi="Roboto"/>
              <w:lang w:val="en-US"/>
            </w:rPr>
          </w:rPrChange>
        </w:rPr>
        <w:t>. Prime Minister’s Employment Generation Programme (PMEGP) Guidelines — 11.19-</w:t>
      </w:r>
      <w:r w:rsidRPr="009C4BAE">
        <w:rPr>
          <w:rFonts w:ascii="Roboto" w:hAnsi="Roboto"/>
          <w:lang w:val="uz-Cyrl-UZ"/>
          <w:rPrChange w:id="9405" w:author="Nozimjon Ortiqov" w:date="2026-02-24T09:31:00Z" w16du:dateUtc="2026-02-24T04:31:00Z">
            <w:rPr>
              <w:rFonts w:ascii="Roboto" w:hAnsi="Roboto"/>
            </w:rPr>
          </w:rPrChange>
        </w:rPr>
        <w:t>банд</w:t>
      </w:r>
      <w:r w:rsidRPr="009C4BAE">
        <w:rPr>
          <w:rFonts w:ascii="Roboto" w:hAnsi="Roboto"/>
          <w:lang w:val="uz-Cyrl-UZ"/>
          <w:rPrChange w:id="9406" w:author="Nozimjon Ortiqov" w:date="2026-02-24T09:31:00Z" w16du:dateUtc="2026-02-24T04:31:00Z">
            <w:rPr>
              <w:rFonts w:ascii="Roboto" w:hAnsi="Roboto"/>
              <w:lang w:val="en-US"/>
            </w:rPr>
          </w:rPrChange>
        </w:rPr>
        <w:t xml:space="preserve">: “The prescribed EDP training is mandatory before releasing of loan by the Banks. Ministry of MSME, Government of India. URL: </w:t>
      </w:r>
      <w:r w:rsidRPr="009C4BAE">
        <w:rPr>
          <w:rFonts w:ascii="Roboto" w:hAnsi="Roboto"/>
          <w:lang w:val="uz-Cyrl-UZ"/>
          <w:rPrChange w:id="9407" w:author="Nozimjon Ortiqov" w:date="2026-02-24T09:31:00Z" w16du:dateUtc="2026-02-24T04:31:00Z">
            <w:rPr/>
          </w:rPrChange>
        </w:rPr>
        <w:fldChar w:fldCharType="begin"/>
      </w:r>
      <w:r w:rsidRPr="009C4BAE">
        <w:rPr>
          <w:rFonts w:ascii="Roboto" w:hAnsi="Roboto"/>
          <w:lang w:val="uz-Cyrl-UZ"/>
          <w:rPrChange w:id="9408" w:author="Nozimjon Ortiqov" w:date="2026-02-24T09:31:00Z" w16du:dateUtc="2026-02-24T04:31:00Z">
            <w:rPr/>
          </w:rPrChange>
        </w:rPr>
        <w:instrText>HYPERLINK "https://msme.gov.in/sites/default/files/PMEGP%20guidelinesfinal.pdf"</w:instrText>
      </w:r>
      <w:r w:rsidRPr="007A79F7">
        <w:rPr>
          <w:rFonts w:ascii="Roboto" w:hAnsi="Roboto"/>
          <w:lang w:val="uz-Cyrl-UZ"/>
        </w:rPr>
      </w:r>
      <w:r w:rsidRPr="009C4BAE">
        <w:rPr>
          <w:rFonts w:ascii="Roboto" w:hAnsi="Roboto"/>
          <w:lang w:val="uz-Cyrl-UZ"/>
          <w:rPrChange w:id="9409" w:author="Nozimjon Ortiqov" w:date="2026-02-24T09:31:00Z" w16du:dateUtc="2026-02-24T04:31:00Z">
            <w:rPr/>
          </w:rPrChange>
        </w:rPr>
        <w:fldChar w:fldCharType="separate"/>
      </w:r>
      <w:r w:rsidRPr="009C4BAE">
        <w:rPr>
          <w:rStyle w:val="af2"/>
          <w:rFonts w:ascii="Roboto" w:hAnsi="Roboto"/>
          <w:u w:val="none"/>
          <w:lang w:val="uz-Cyrl-UZ"/>
          <w:rPrChange w:id="9410" w:author="Nozimjon Ortiqov" w:date="2026-02-24T09:31:00Z" w16du:dateUtc="2026-02-24T04:31:00Z">
            <w:rPr>
              <w:rStyle w:val="af2"/>
              <w:rFonts w:ascii="Roboto" w:hAnsi="Roboto"/>
              <w:u w:val="none"/>
              <w:lang w:val="en-US"/>
            </w:rPr>
          </w:rPrChange>
        </w:rPr>
        <w:t>https://msme.gov.in/sites/default/files/PMEGPфоиз20guidelinesfinal.pdf</w:t>
      </w:r>
      <w:r w:rsidRPr="009C4BAE">
        <w:rPr>
          <w:rFonts w:ascii="Roboto" w:hAnsi="Roboto"/>
          <w:lang w:val="uz-Cyrl-UZ"/>
          <w:rPrChange w:id="9411" w:author="Nozimjon Ortiqov" w:date="2026-02-24T09:31:00Z" w16du:dateUtc="2026-02-24T04:31:00Z">
            <w:rPr/>
          </w:rPrChange>
        </w:rPr>
        <w:fldChar w:fldCharType="end"/>
      </w:r>
    </w:p>
    <w:p w14:paraId="06A374F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12" w:author="Nozimjon Ortiqov" w:date="2026-02-24T09:31:00Z" w16du:dateUtc="2026-02-24T04:31:00Z">
            <w:rPr>
              <w:rFonts w:ascii="Roboto" w:hAnsi="Roboto"/>
              <w:lang w:val="en-US"/>
            </w:rPr>
          </w:rPrChange>
        </w:rPr>
        <w:pPrChange w:id="941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14" w:author="Nozimjon Ortiqov" w:date="2026-02-24T09:31:00Z" w16du:dateUtc="2026-02-24T04:31:00Z">
            <w:rPr>
              <w:rFonts w:ascii="Roboto" w:hAnsi="Roboto"/>
            </w:rPr>
          </w:rPrChange>
        </w:rPr>
        <w:t>Бангладеш</w:t>
      </w:r>
      <w:r w:rsidRPr="009C4BAE">
        <w:rPr>
          <w:rFonts w:ascii="Roboto" w:hAnsi="Roboto"/>
          <w:lang w:val="uz-Cyrl-UZ"/>
          <w:rPrChange w:id="9415" w:author="Nozimjon Ortiqov" w:date="2026-02-24T09:31:00Z" w16du:dateUtc="2026-02-24T04:31:00Z">
            <w:rPr>
              <w:rFonts w:ascii="Roboto" w:hAnsi="Roboto"/>
              <w:lang w:val="en-US"/>
            </w:rPr>
          </w:rPrChange>
        </w:rPr>
        <w:t xml:space="preserve">. The Grameen Bank Ordinance, 1983 (Ordinance No. XLVI of 1983) — </w:t>
      </w:r>
      <w:r w:rsidRPr="009C4BAE">
        <w:rPr>
          <w:rFonts w:ascii="Roboto" w:hAnsi="Roboto"/>
          <w:lang w:val="uz-Cyrl-UZ"/>
          <w:rPrChange w:id="9416" w:author="Nozimjon Ortiqov" w:date="2026-02-24T09:31:00Z" w16du:dateUtc="2026-02-24T04:31:00Z">
            <w:rPr>
              <w:rFonts w:ascii="Roboto" w:hAnsi="Roboto"/>
            </w:rPr>
          </w:rPrChange>
        </w:rPr>
        <w:t>расмий</w:t>
      </w:r>
      <w:r w:rsidRPr="009C4BAE">
        <w:rPr>
          <w:rFonts w:ascii="Roboto" w:hAnsi="Roboto"/>
          <w:lang w:val="uz-Cyrl-UZ"/>
          <w:rPrChange w:id="9417" w:author="Nozimjon Ortiqov" w:date="2026-02-24T09:31:00Z" w16du:dateUtc="2026-02-24T04:31:00Z">
            <w:rPr>
              <w:rFonts w:ascii="Roboto" w:hAnsi="Roboto"/>
              <w:lang w:val="en-US"/>
            </w:rPr>
          </w:rPrChange>
        </w:rPr>
        <w:t xml:space="preserve"> </w:t>
      </w:r>
      <w:r w:rsidRPr="009C4BAE">
        <w:rPr>
          <w:rFonts w:ascii="Roboto" w:hAnsi="Roboto"/>
          <w:lang w:val="uz-Cyrl-UZ"/>
          <w:rPrChange w:id="9418" w:author="Nozimjon Ortiqov" w:date="2026-02-24T09:31:00Z" w16du:dateUtc="2026-02-24T04:31:00Z">
            <w:rPr>
              <w:rFonts w:ascii="Roboto" w:hAnsi="Roboto"/>
            </w:rPr>
          </w:rPrChange>
        </w:rPr>
        <w:t>қонунчилик</w:t>
      </w:r>
      <w:r w:rsidRPr="009C4BAE">
        <w:rPr>
          <w:rFonts w:ascii="Roboto" w:hAnsi="Roboto"/>
          <w:lang w:val="uz-Cyrl-UZ"/>
          <w:rPrChange w:id="9419" w:author="Nozimjon Ortiqov" w:date="2026-02-24T09:31:00Z" w16du:dateUtc="2026-02-24T04:31:00Z">
            <w:rPr>
              <w:rFonts w:ascii="Roboto" w:hAnsi="Roboto"/>
              <w:lang w:val="en-US"/>
            </w:rPr>
          </w:rPrChange>
        </w:rPr>
        <w:t xml:space="preserve"> </w:t>
      </w:r>
      <w:r w:rsidRPr="009C4BAE">
        <w:rPr>
          <w:rFonts w:ascii="Roboto" w:hAnsi="Roboto"/>
          <w:lang w:val="uz-Cyrl-UZ"/>
          <w:rPrChange w:id="9420" w:author="Nozimjon Ortiqov" w:date="2026-02-24T09:31:00Z" w16du:dateUtc="2026-02-24T04:31:00Z">
            <w:rPr>
              <w:rFonts w:ascii="Roboto" w:hAnsi="Roboto"/>
            </w:rPr>
          </w:rPrChange>
        </w:rPr>
        <w:t>базаси</w:t>
      </w:r>
      <w:r w:rsidRPr="009C4BAE">
        <w:rPr>
          <w:rFonts w:ascii="Roboto" w:hAnsi="Roboto"/>
          <w:lang w:val="uz-Cyrl-UZ"/>
          <w:rPrChange w:id="9421" w:author="Nozimjon Ortiqov" w:date="2026-02-24T09:31:00Z" w16du:dateUtc="2026-02-24T04:31:00Z">
            <w:rPr>
              <w:rFonts w:ascii="Roboto" w:hAnsi="Roboto"/>
              <w:lang w:val="en-US"/>
            </w:rPr>
          </w:rPrChange>
        </w:rPr>
        <w:t xml:space="preserve"> (Laws of Bangladesh, Ministry of Law). </w:t>
      </w:r>
    </w:p>
    <w:p w14:paraId="47CB992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22" w:author="Nozimjon Ortiqov" w:date="2026-02-24T09:31:00Z" w16du:dateUtc="2026-02-24T04:31:00Z">
            <w:rPr>
              <w:rFonts w:ascii="Roboto" w:hAnsi="Roboto"/>
              <w:lang w:val="en-US"/>
            </w:rPr>
          </w:rPrChange>
        </w:rPr>
        <w:pPrChange w:id="942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24" w:author="Nozimjon Ortiqov" w:date="2026-02-24T09:31:00Z" w16du:dateUtc="2026-02-24T04:31:00Z">
            <w:rPr>
              <w:rFonts w:ascii="Roboto" w:hAnsi="Roboto"/>
              <w:lang w:val="en-US"/>
            </w:rPr>
          </w:rPrChange>
        </w:rPr>
        <w:t xml:space="preserve">URL: </w:t>
      </w:r>
      <w:r w:rsidRPr="009C4BAE">
        <w:rPr>
          <w:rFonts w:ascii="Roboto" w:hAnsi="Roboto"/>
          <w:lang w:val="uz-Cyrl-UZ"/>
          <w:rPrChange w:id="9425" w:author="Nozimjon Ortiqov" w:date="2026-02-24T09:31:00Z" w16du:dateUtc="2026-02-24T04:31:00Z">
            <w:rPr/>
          </w:rPrChange>
        </w:rPr>
        <w:fldChar w:fldCharType="begin"/>
      </w:r>
      <w:r w:rsidRPr="009C4BAE">
        <w:rPr>
          <w:rFonts w:ascii="Roboto" w:hAnsi="Roboto"/>
          <w:lang w:val="uz-Cyrl-UZ"/>
          <w:rPrChange w:id="9426" w:author="Nozimjon Ortiqov" w:date="2026-02-24T09:31:00Z" w16du:dateUtc="2026-02-24T04:31:00Z">
            <w:rPr/>
          </w:rPrChange>
        </w:rPr>
        <w:instrText>HYPERLINK "https://bdlaws.minlaw.gov.bd/act-details-651.html"</w:instrText>
      </w:r>
      <w:r w:rsidRPr="007A79F7">
        <w:rPr>
          <w:rFonts w:ascii="Roboto" w:hAnsi="Roboto"/>
          <w:lang w:val="uz-Cyrl-UZ"/>
        </w:rPr>
      </w:r>
      <w:r w:rsidRPr="009C4BAE">
        <w:rPr>
          <w:rFonts w:ascii="Roboto" w:hAnsi="Roboto"/>
          <w:lang w:val="uz-Cyrl-UZ"/>
          <w:rPrChange w:id="9427" w:author="Nozimjon Ortiqov" w:date="2026-02-24T09:31:00Z" w16du:dateUtc="2026-02-24T04:31:00Z">
            <w:rPr/>
          </w:rPrChange>
        </w:rPr>
        <w:fldChar w:fldCharType="separate"/>
      </w:r>
      <w:r w:rsidRPr="009C4BAE">
        <w:rPr>
          <w:rStyle w:val="af2"/>
          <w:rFonts w:ascii="Roboto" w:hAnsi="Roboto"/>
          <w:u w:val="none"/>
          <w:lang w:val="uz-Cyrl-UZ"/>
          <w:rPrChange w:id="9428" w:author="Nozimjon Ortiqov" w:date="2026-02-24T09:31:00Z" w16du:dateUtc="2026-02-24T04:31:00Z">
            <w:rPr>
              <w:rStyle w:val="af2"/>
              <w:rFonts w:ascii="Roboto" w:hAnsi="Roboto"/>
              <w:u w:val="none"/>
              <w:lang w:val="en-US"/>
            </w:rPr>
          </w:rPrChange>
        </w:rPr>
        <w:t>https://bdlaws.minlaw.gov.bd/act-details-651.html</w:t>
      </w:r>
      <w:r w:rsidRPr="009C4BAE">
        <w:rPr>
          <w:rFonts w:ascii="Roboto" w:hAnsi="Roboto"/>
          <w:lang w:val="uz-Cyrl-UZ"/>
          <w:rPrChange w:id="9429" w:author="Nozimjon Ortiqov" w:date="2026-02-24T09:31:00Z" w16du:dateUtc="2026-02-24T04:31:00Z">
            <w:rPr/>
          </w:rPrChange>
        </w:rPr>
        <w:fldChar w:fldCharType="end"/>
      </w:r>
    </w:p>
    <w:p w14:paraId="68BF2A15"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30" w:author="Nozimjon Ortiqov" w:date="2026-02-24T09:31:00Z" w16du:dateUtc="2026-02-24T04:31:00Z">
            <w:rPr>
              <w:rFonts w:ascii="Roboto" w:hAnsi="Roboto"/>
            </w:rPr>
          </w:rPrChange>
        </w:rPr>
        <w:pPrChange w:id="9431"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32" w:author="Nozimjon Ortiqov" w:date="2026-02-24T09:31:00Z" w16du:dateUtc="2026-02-24T04:31:00Z">
            <w:rPr>
              <w:rFonts w:ascii="Roboto" w:hAnsi="Roboto"/>
            </w:rPr>
          </w:rPrChange>
        </w:rPr>
        <w:t xml:space="preserve">Россия Федерацияси. 2025 йил 31 июлдаги №283-ФЗ «О деятельности по предоставлению сервиса рассрочки» (кучга кириши: 01.04.2026; айрим қоидалар — 01.01.2027). URL: </w:t>
      </w:r>
      <w:r w:rsidRPr="009C4BAE">
        <w:rPr>
          <w:rFonts w:ascii="Roboto" w:hAnsi="Roboto"/>
          <w:lang w:val="uz-Cyrl-UZ"/>
          <w:rPrChange w:id="9433" w:author="Nozimjon Ortiqov" w:date="2026-02-24T09:31:00Z" w16du:dateUtc="2026-02-24T04:31:00Z">
            <w:rPr/>
          </w:rPrChange>
        </w:rPr>
        <w:fldChar w:fldCharType="begin"/>
      </w:r>
      <w:r w:rsidRPr="009C4BAE">
        <w:rPr>
          <w:rFonts w:ascii="Roboto" w:hAnsi="Roboto"/>
          <w:lang w:val="uz-Cyrl-UZ"/>
          <w:rPrChange w:id="9434" w:author="Nozimjon Ortiqov" w:date="2026-02-24T09:31:00Z" w16du:dateUtc="2026-02-24T04:31:00Z">
            <w:rPr/>
          </w:rPrChange>
        </w:rPr>
        <w:instrText>HYPERLINK "https://publication.pravo.gov.ru/Document/View/0001202507310014"</w:instrText>
      </w:r>
      <w:r w:rsidRPr="007A79F7">
        <w:rPr>
          <w:rFonts w:ascii="Roboto" w:hAnsi="Roboto"/>
          <w:lang w:val="uz-Cyrl-UZ"/>
        </w:rPr>
      </w:r>
      <w:r w:rsidRPr="009C4BAE">
        <w:rPr>
          <w:rFonts w:ascii="Roboto" w:hAnsi="Roboto"/>
          <w:lang w:val="uz-Cyrl-UZ"/>
          <w:rPrChange w:id="9435" w:author="Nozimjon Ortiqov" w:date="2026-02-24T09:31:00Z" w16du:dateUtc="2026-02-24T04:31:00Z">
            <w:rPr/>
          </w:rPrChange>
        </w:rPr>
        <w:fldChar w:fldCharType="separate"/>
      </w:r>
      <w:r w:rsidRPr="009C4BAE">
        <w:rPr>
          <w:rStyle w:val="af2"/>
          <w:rFonts w:ascii="Roboto" w:hAnsi="Roboto"/>
          <w:u w:val="none"/>
          <w:lang w:val="uz-Cyrl-UZ"/>
          <w:rPrChange w:id="9436" w:author="Nozimjon Ortiqov" w:date="2026-02-24T09:31:00Z" w16du:dateUtc="2026-02-24T04:31:00Z">
            <w:rPr>
              <w:rStyle w:val="af2"/>
              <w:rFonts w:ascii="Roboto" w:hAnsi="Roboto"/>
              <w:u w:val="none"/>
            </w:rPr>
          </w:rPrChange>
        </w:rPr>
        <w:t>https://publication.pravo.gov.ru/Document/View/0001202507310014</w:t>
      </w:r>
      <w:r w:rsidRPr="009C4BAE">
        <w:rPr>
          <w:rFonts w:ascii="Roboto" w:hAnsi="Roboto"/>
          <w:lang w:val="uz-Cyrl-UZ"/>
          <w:rPrChange w:id="9437" w:author="Nozimjon Ortiqov" w:date="2026-02-24T09:31:00Z" w16du:dateUtc="2026-02-24T04:31:00Z">
            <w:rPr/>
          </w:rPrChange>
        </w:rPr>
        <w:fldChar w:fldCharType="end"/>
      </w:r>
    </w:p>
    <w:p w14:paraId="08BE5B5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38" w:author="Nozimjon Ortiqov" w:date="2026-02-24T09:31:00Z" w16du:dateUtc="2026-02-24T04:31:00Z">
            <w:rPr>
              <w:rFonts w:ascii="Roboto" w:hAnsi="Roboto"/>
              <w:lang w:val="en-US"/>
            </w:rPr>
          </w:rPrChange>
        </w:rPr>
        <w:pPrChange w:id="943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40" w:author="Nozimjon Ortiqov" w:date="2026-02-24T09:31:00Z" w16du:dateUtc="2026-02-24T04:31:00Z">
            <w:rPr>
              <w:rFonts w:ascii="Roboto" w:hAnsi="Roboto"/>
            </w:rPr>
          </w:rPrChange>
        </w:rPr>
        <w:t>Буюк</w:t>
      </w:r>
      <w:r w:rsidRPr="009C4BAE">
        <w:rPr>
          <w:rFonts w:ascii="Roboto" w:hAnsi="Roboto"/>
          <w:lang w:val="uz-Cyrl-UZ"/>
          <w:rPrChange w:id="9441" w:author="Nozimjon Ortiqov" w:date="2026-02-24T09:31:00Z" w16du:dateUtc="2026-02-24T04:31:00Z">
            <w:rPr>
              <w:rFonts w:ascii="Roboto" w:hAnsi="Roboto"/>
              <w:lang w:val="en-US"/>
            </w:rPr>
          </w:rPrChange>
        </w:rPr>
        <w:t xml:space="preserve"> </w:t>
      </w:r>
      <w:r w:rsidRPr="009C4BAE">
        <w:rPr>
          <w:rFonts w:ascii="Roboto" w:hAnsi="Roboto"/>
          <w:lang w:val="uz-Cyrl-UZ"/>
          <w:rPrChange w:id="9442" w:author="Nozimjon Ortiqov" w:date="2026-02-24T09:31:00Z" w16du:dateUtc="2026-02-24T04:31:00Z">
            <w:rPr>
              <w:rFonts w:ascii="Roboto" w:hAnsi="Roboto"/>
            </w:rPr>
          </w:rPrChange>
        </w:rPr>
        <w:t>Британия</w:t>
      </w:r>
      <w:r w:rsidRPr="009C4BAE">
        <w:rPr>
          <w:rFonts w:ascii="Roboto" w:hAnsi="Roboto"/>
          <w:lang w:val="uz-Cyrl-UZ"/>
          <w:rPrChange w:id="9443" w:author="Nozimjon Ortiqov" w:date="2026-02-24T09:31:00Z" w16du:dateUtc="2026-02-24T04:31:00Z">
            <w:rPr>
              <w:rFonts w:ascii="Roboto" w:hAnsi="Roboto"/>
              <w:lang w:val="en-US"/>
            </w:rPr>
          </w:rPrChange>
        </w:rPr>
        <w:t xml:space="preserve">. Financial Conduct Authority (FCA). PS26/1: Regulation of Deferred Payment Credit (unregulated Buy Now Pay Later) URL: </w:t>
      </w:r>
      <w:r w:rsidRPr="009C4BAE">
        <w:rPr>
          <w:rFonts w:ascii="Roboto" w:hAnsi="Roboto"/>
          <w:lang w:val="uz-Cyrl-UZ"/>
          <w:rPrChange w:id="9444" w:author="Nozimjon Ortiqov" w:date="2026-02-24T09:31:00Z" w16du:dateUtc="2026-02-24T04:31:00Z">
            <w:rPr/>
          </w:rPrChange>
        </w:rPr>
        <w:fldChar w:fldCharType="begin"/>
      </w:r>
      <w:r w:rsidRPr="009C4BAE">
        <w:rPr>
          <w:rFonts w:ascii="Roboto" w:hAnsi="Roboto"/>
          <w:lang w:val="uz-Cyrl-UZ"/>
          <w:rPrChange w:id="9445" w:author="Nozimjon Ortiqov" w:date="2026-02-24T09:31:00Z" w16du:dateUtc="2026-02-24T04:31:00Z">
            <w:rPr/>
          </w:rPrChange>
        </w:rPr>
        <w:instrText>HYPERLINK "https://www.fca.org.uk/publications/policy-statements/ps26-1-regulation-deferred-payment-credit"</w:instrText>
      </w:r>
      <w:r w:rsidRPr="007A79F7">
        <w:rPr>
          <w:rFonts w:ascii="Roboto" w:hAnsi="Roboto"/>
          <w:lang w:val="uz-Cyrl-UZ"/>
        </w:rPr>
      </w:r>
      <w:r w:rsidRPr="009C4BAE">
        <w:rPr>
          <w:rFonts w:ascii="Roboto" w:hAnsi="Roboto"/>
          <w:lang w:val="uz-Cyrl-UZ"/>
          <w:rPrChange w:id="9446" w:author="Nozimjon Ortiqov" w:date="2026-02-24T09:31:00Z" w16du:dateUtc="2026-02-24T04:31:00Z">
            <w:rPr/>
          </w:rPrChange>
        </w:rPr>
        <w:fldChar w:fldCharType="separate"/>
      </w:r>
      <w:r w:rsidRPr="009C4BAE">
        <w:rPr>
          <w:rStyle w:val="af2"/>
          <w:rFonts w:ascii="Roboto" w:hAnsi="Roboto"/>
          <w:u w:val="none"/>
          <w:lang w:val="uz-Cyrl-UZ"/>
          <w:rPrChange w:id="9447" w:author="Nozimjon Ortiqov" w:date="2026-02-24T09:31:00Z" w16du:dateUtc="2026-02-24T04:31:00Z">
            <w:rPr>
              <w:rStyle w:val="af2"/>
              <w:rFonts w:ascii="Roboto" w:hAnsi="Roboto"/>
              <w:u w:val="none"/>
              <w:lang w:val="en-US"/>
            </w:rPr>
          </w:rPrChange>
        </w:rPr>
        <w:t>https://www.fca.org.uk/publications/policy-statements/ps26-1-regulation-deferred-payment-credit</w:t>
      </w:r>
      <w:r w:rsidRPr="009C4BAE">
        <w:rPr>
          <w:rFonts w:ascii="Roboto" w:hAnsi="Roboto"/>
          <w:lang w:val="uz-Cyrl-UZ"/>
          <w:rPrChange w:id="9448" w:author="Nozimjon Ortiqov" w:date="2026-02-24T09:31:00Z" w16du:dateUtc="2026-02-24T04:31:00Z">
            <w:rPr/>
          </w:rPrChange>
        </w:rPr>
        <w:fldChar w:fldCharType="end"/>
      </w:r>
    </w:p>
    <w:p w14:paraId="09C21DA7"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49" w:author="Nozimjon Ortiqov" w:date="2026-02-24T09:31:00Z" w16du:dateUtc="2026-02-24T04:31:00Z">
            <w:rPr>
              <w:rFonts w:ascii="Roboto" w:hAnsi="Roboto"/>
              <w:lang w:val="en-US"/>
            </w:rPr>
          </w:rPrChange>
        </w:rPr>
        <w:pPrChange w:id="945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51" w:author="Nozimjon Ortiqov" w:date="2026-02-24T09:31:00Z" w16du:dateUtc="2026-02-24T04:31:00Z">
            <w:rPr>
              <w:rFonts w:ascii="Roboto" w:hAnsi="Roboto"/>
            </w:rPr>
          </w:rPrChange>
        </w:rPr>
        <w:t>Қозоғистон</w:t>
      </w:r>
      <w:r w:rsidRPr="009C4BAE">
        <w:rPr>
          <w:rFonts w:ascii="Roboto" w:hAnsi="Roboto"/>
          <w:lang w:val="uz-Cyrl-UZ"/>
          <w:rPrChange w:id="9452" w:author="Nozimjon Ortiqov" w:date="2026-02-24T09:31:00Z" w16du:dateUtc="2026-02-24T04:31:00Z">
            <w:rPr>
              <w:rFonts w:ascii="Roboto" w:hAnsi="Roboto"/>
              <w:lang w:val="en-US"/>
            </w:rPr>
          </w:rPrChange>
        </w:rPr>
        <w:t xml:space="preserve"> </w:t>
      </w:r>
      <w:r w:rsidRPr="009C4BAE">
        <w:rPr>
          <w:rFonts w:ascii="Roboto" w:hAnsi="Roboto"/>
          <w:lang w:val="uz-Cyrl-UZ"/>
          <w:rPrChange w:id="9453" w:author="Nozimjon Ortiqov" w:date="2026-02-24T09:31:00Z" w16du:dateUtc="2026-02-24T04:31:00Z">
            <w:rPr>
              <w:rFonts w:ascii="Roboto" w:hAnsi="Roboto"/>
            </w:rPr>
          </w:rPrChange>
        </w:rPr>
        <w:t>Республикасининг</w:t>
      </w:r>
      <w:r w:rsidRPr="009C4BAE">
        <w:rPr>
          <w:rFonts w:ascii="Roboto" w:hAnsi="Roboto"/>
          <w:lang w:val="uz-Cyrl-UZ"/>
          <w:rPrChange w:id="9454" w:author="Nozimjon Ortiqov" w:date="2026-02-24T09:31:00Z" w16du:dateUtc="2026-02-24T04:31:00Z">
            <w:rPr>
              <w:rFonts w:ascii="Roboto" w:hAnsi="Roboto"/>
              <w:lang w:val="en-US"/>
            </w:rPr>
          </w:rPrChange>
        </w:rPr>
        <w:t xml:space="preserve"> 2010 </w:t>
      </w:r>
      <w:r w:rsidRPr="009C4BAE">
        <w:rPr>
          <w:rFonts w:ascii="Roboto" w:hAnsi="Roboto"/>
          <w:lang w:val="uz-Cyrl-UZ"/>
          <w:rPrChange w:id="9455" w:author="Nozimjon Ortiqov" w:date="2026-02-24T09:31:00Z" w16du:dateUtc="2026-02-24T04:31:00Z">
            <w:rPr>
              <w:rFonts w:ascii="Roboto" w:hAnsi="Roboto"/>
            </w:rPr>
          </w:rPrChange>
        </w:rPr>
        <w:t>йил</w:t>
      </w:r>
      <w:r w:rsidRPr="009C4BAE">
        <w:rPr>
          <w:rFonts w:ascii="Roboto" w:hAnsi="Roboto"/>
          <w:lang w:val="uz-Cyrl-UZ"/>
          <w:rPrChange w:id="9456" w:author="Nozimjon Ortiqov" w:date="2026-02-24T09:31:00Z" w16du:dateUtc="2026-02-24T04:31:00Z">
            <w:rPr>
              <w:rFonts w:ascii="Roboto" w:hAnsi="Roboto"/>
              <w:lang w:val="en-US"/>
            </w:rPr>
          </w:rPrChange>
        </w:rPr>
        <w:t xml:space="preserve"> 4 </w:t>
      </w:r>
      <w:r w:rsidRPr="009C4BAE">
        <w:rPr>
          <w:rFonts w:ascii="Roboto" w:hAnsi="Roboto"/>
          <w:lang w:val="uz-Cyrl-UZ"/>
          <w:rPrChange w:id="9457" w:author="Nozimjon Ortiqov" w:date="2026-02-24T09:31:00Z" w16du:dateUtc="2026-02-24T04:31:00Z">
            <w:rPr>
              <w:rFonts w:ascii="Roboto" w:hAnsi="Roboto"/>
            </w:rPr>
          </w:rPrChange>
        </w:rPr>
        <w:t>майдаги</w:t>
      </w:r>
      <w:r w:rsidRPr="009C4BAE">
        <w:rPr>
          <w:rFonts w:ascii="Roboto" w:hAnsi="Roboto"/>
          <w:lang w:val="uz-Cyrl-UZ"/>
          <w:rPrChange w:id="9458" w:author="Nozimjon Ortiqov" w:date="2026-02-24T09:31:00Z" w16du:dateUtc="2026-02-24T04:31:00Z">
            <w:rPr>
              <w:rFonts w:ascii="Roboto" w:hAnsi="Roboto"/>
              <w:lang w:val="en-US"/>
            </w:rPr>
          </w:rPrChange>
        </w:rPr>
        <w:t xml:space="preserve"> №274-IV «</w:t>
      </w:r>
      <w:r w:rsidRPr="009C4BAE">
        <w:rPr>
          <w:rFonts w:ascii="Roboto" w:hAnsi="Roboto"/>
          <w:lang w:val="uz-Cyrl-UZ"/>
          <w:rPrChange w:id="9459" w:author="Nozimjon Ortiqov" w:date="2026-02-24T09:31:00Z" w16du:dateUtc="2026-02-24T04:31:00Z">
            <w:rPr>
              <w:rFonts w:ascii="Roboto" w:hAnsi="Roboto"/>
            </w:rPr>
          </w:rPrChange>
        </w:rPr>
        <w:t>Истеъмолчилар</w:t>
      </w:r>
      <w:r w:rsidRPr="009C4BAE">
        <w:rPr>
          <w:rFonts w:ascii="Roboto" w:hAnsi="Roboto"/>
          <w:lang w:val="uz-Cyrl-UZ"/>
          <w:rPrChange w:id="9460" w:author="Nozimjon Ortiqov" w:date="2026-02-24T09:31:00Z" w16du:dateUtc="2026-02-24T04:31:00Z">
            <w:rPr>
              <w:rFonts w:ascii="Roboto" w:hAnsi="Roboto"/>
              <w:lang w:val="en-US"/>
            </w:rPr>
          </w:rPrChange>
        </w:rPr>
        <w:t xml:space="preserve"> </w:t>
      </w:r>
      <w:r w:rsidRPr="009C4BAE">
        <w:rPr>
          <w:rFonts w:ascii="Roboto" w:hAnsi="Roboto"/>
          <w:lang w:val="uz-Cyrl-UZ"/>
          <w:rPrChange w:id="9461" w:author="Nozimjon Ortiqov" w:date="2026-02-24T09:31:00Z" w16du:dateUtc="2026-02-24T04:31:00Z">
            <w:rPr>
              <w:rFonts w:ascii="Roboto" w:hAnsi="Roboto"/>
            </w:rPr>
          </w:rPrChange>
        </w:rPr>
        <w:t>ҳуқуқларини</w:t>
      </w:r>
      <w:r w:rsidRPr="009C4BAE">
        <w:rPr>
          <w:rFonts w:ascii="Roboto" w:hAnsi="Roboto"/>
          <w:lang w:val="uz-Cyrl-UZ"/>
          <w:rPrChange w:id="9462" w:author="Nozimjon Ortiqov" w:date="2026-02-24T09:31:00Z" w16du:dateUtc="2026-02-24T04:31:00Z">
            <w:rPr>
              <w:rFonts w:ascii="Roboto" w:hAnsi="Roboto"/>
              <w:lang w:val="en-US"/>
            </w:rPr>
          </w:rPrChange>
        </w:rPr>
        <w:t xml:space="preserve"> </w:t>
      </w:r>
      <w:r w:rsidRPr="009C4BAE">
        <w:rPr>
          <w:rFonts w:ascii="Roboto" w:hAnsi="Roboto"/>
          <w:lang w:val="uz-Cyrl-UZ"/>
          <w:rPrChange w:id="9463" w:author="Nozimjon Ortiqov" w:date="2026-02-24T09:31:00Z" w16du:dateUtc="2026-02-24T04:31:00Z">
            <w:rPr>
              <w:rFonts w:ascii="Roboto" w:hAnsi="Roboto"/>
            </w:rPr>
          </w:rPrChange>
        </w:rPr>
        <w:t>ҳимоя</w:t>
      </w:r>
      <w:r w:rsidRPr="009C4BAE">
        <w:rPr>
          <w:rFonts w:ascii="Roboto" w:hAnsi="Roboto"/>
          <w:lang w:val="uz-Cyrl-UZ"/>
          <w:rPrChange w:id="9464" w:author="Nozimjon Ortiqov" w:date="2026-02-24T09:31:00Z" w16du:dateUtc="2026-02-24T04:31:00Z">
            <w:rPr>
              <w:rFonts w:ascii="Roboto" w:hAnsi="Roboto"/>
              <w:lang w:val="en-US"/>
            </w:rPr>
          </w:rPrChange>
        </w:rPr>
        <w:t xml:space="preserve"> </w:t>
      </w:r>
      <w:r w:rsidRPr="009C4BAE">
        <w:rPr>
          <w:rFonts w:ascii="Roboto" w:hAnsi="Roboto"/>
          <w:lang w:val="uz-Cyrl-UZ"/>
          <w:rPrChange w:id="9465" w:author="Nozimjon Ortiqov" w:date="2026-02-24T09:31:00Z" w16du:dateUtc="2026-02-24T04:31:00Z">
            <w:rPr>
              <w:rFonts w:ascii="Roboto" w:hAnsi="Roboto"/>
            </w:rPr>
          </w:rPrChange>
        </w:rPr>
        <w:t>қилиш</w:t>
      </w:r>
      <w:r w:rsidRPr="009C4BAE">
        <w:rPr>
          <w:rFonts w:ascii="Roboto" w:hAnsi="Roboto"/>
          <w:lang w:val="uz-Cyrl-UZ"/>
          <w:rPrChange w:id="9466" w:author="Nozimjon Ortiqov" w:date="2026-02-24T09:31:00Z" w16du:dateUtc="2026-02-24T04:31:00Z">
            <w:rPr>
              <w:rFonts w:ascii="Roboto" w:hAnsi="Roboto"/>
              <w:lang w:val="en-US"/>
            </w:rPr>
          </w:rPrChange>
        </w:rPr>
        <w:t xml:space="preserve"> </w:t>
      </w:r>
      <w:r w:rsidRPr="009C4BAE">
        <w:rPr>
          <w:rFonts w:ascii="Roboto" w:hAnsi="Roboto"/>
          <w:lang w:val="uz-Cyrl-UZ"/>
          <w:rPrChange w:id="9467" w:author="Nozimjon Ortiqov" w:date="2026-02-24T09:31:00Z" w16du:dateUtc="2026-02-24T04:31:00Z">
            <w:rPr>
              <w:rFonts w:ascii="Roboto" w:hAnsi="Roboto"/>
            </w:rPr>
          </w:rPrChange>
        </w:rPr>
        <w:t>тўғрисида</w:t>
      </w:r>
      <w:r w:rsidRPr="009C4BAE">
        <w:rPr>
          <w:rFonts w:ascii="Roboto" w:hAnsi="Roboto"/>
          <w:lang w:val="uz-Cyrl-UZ"/>
          <w:rPrChange w:id="9468" w:author="Nozimjon Ortiqov" w:date="2026-02-24T09:31:00Z" w16du:dateUtc="2026-02-24T04:31:00Z">
            <w:rPr>
              <w:rFonts w:ascii="Roboto" w:hAnsi="Roboto"/>
              <w:lang w:val="en-US"/>
            </w:rPr>
          </w:rPrChange>
        </w:rPr>
        <w:t>»</w:t>
      </w:r>
      <w:r w:rsidRPr="009C4BAE">
        <w:rPr>
          <w:rFonts w:ascii="Roboto" w:hAnsi="Roboto"/>
          <w:lang w:val="uz-Cyrl-UZ"/>
          <w:rPrChange w:id="9469" w:author="Nozimjon Ortiqov" w:date="2026-02-24T09:31:00Z" w16du:dateUtc="2026-02-24T04:31:00Z">
            <w:rPr>
              <w:rFonts w:ascii="Roboto" w:hAnsi="Roboto"/>
            </w:rPr>
          </w:rPrChange>
        </w:rPr>
        <w:t>ги</w:t>
      </w:r>
      <w:r w:rsidRPr="009C4BAE">
        <w:rPr>
          <w:rFonts w:ascii="Roboto" w:hAnsi="Roboto"/>
          <w:lang w:val="uz-Cyrl-UZ"/>
          <w:rPrChange w:id="9470" w:author="Nozimjon Ortiqov" w:date="2026-02-24T09:31:00Z" w16du:dateUtc="2026-02-24T04:31:00Z">
            <w:rPr>
              <w:rFonts w:ascii="Roboto" w:hAnsi="Roboto"/>
              <w:lang w:val="en-US"/>
            </w:rPr>
          </w:rPrChange>
        </w:rPr>
        <w:t xml:space="preserve"> </w:t>
      </w:r>
      <w:r w:rsidRPr="009C4BAE">
        <w:rPr>
          <w:rFonts w:ascii="Roboto" w:hAnsi="Roboto"/>
          <w:lang w:val="uz-Cyrl-UZ"/>
          <w:rPrChange w:id="9471" w:author="Nozimjon Ortiqov" w:date="2026-02-24T09:31:00Z" w16du:dateUtc="2026-02-24T04:31:00Z">
            <w:rPr>
              <w:rFonts w:ascii="Roboto" w:hAnsi="Roboto"/>
            </w:rPr>
          </w:rPrChange>
        </w:rPr>
        <w:t>Қонуни</w:t>
      </w:r>
      <w:r w:rsidRPr="009C4BAE">
        <w:rPr>
          <w:rFonts w:ascii="Roboto" w:hAnsi="Roboto"/>
          <w:lang w:val="uz-Cyrl-UZ"/>
          <w:rPrChange w:id="9472" w:author="Nozimjon Ortiqov" w:date="2026-02-24T09:31:00Z" w16du:dateUtc="2026-02-24T04:31:00Z">
            <w:rPr>
              <w:rFonts w:ascii="Roboto" w:hAnsi="Roboto"/>
              <w:lang w:val="en-US"/>
            </w:rPr>
          </w:rPrChange>
        </w:rPr>
        <w:t>. «</w:t>
      </w:r>
      <w:r w:rsidRPr="009C4BAE">
        <w:rPr>
          <w:rFonts w:ascii="Roboto" w:hAnsi="Roboto"/>
          <w:lang w:val="uz-Cyrl-UZ"/>
          <w:rPrChange w:id="9473" w:author="Nozimjon Ortiqov" w:date="2026-02-24T09:31:00Z" w16du:dateUtc="2026-02-24T04:31:00Z">
            <w:rPr>
              <w:rFonts w:ascii="Roboto" w:hAnsi="Roboto"/>
            </w:rPr>
          </w:rPrChange>
        </w:rPr>
        <w:t>Әділет</w:t>
      </w:r>
      <w:r w:rsidRPr="009C4BAE">
        <w:rPr>
          <w:rFonts w:ascii="Roboto" w:hAnsi="Roboto"/>
          <w:lang w:val="uz-Cyrl-UZ"/>
          <w:rPrChange w:id="9474" w:author="Nozimjon Ortiqov" w:date="2026-02-24T09:31:00Z" w16du:dateUtc="2026-02-24T04:31:00Z">
            <w:rPr>
              <w:rFonts w:ascii="Roboto" w:hAnsi="Roboto"/>
              <w:lang w:val="en-US"/>
            </w:rPr>
          </w:rPrChange>
        </w:rPr>
        <w:t xml:space="preserve">» </w:t>
      </w:r>
      <w:r w:rsidRPr="009C4BAE">
        <w:rPr>
          <w:rFonts w:ascii="Roboto" w:hAnsi="Roboto"/>
          <w:lang w:val="uz-Cyrl-UZ"/>
          <w:rPrChange w:id="9475" w:author="Nozimjon Ortiqov" w:date="2026-02-24T09:31:00Z" w16du:dateUtc="2026-02-24T04:31:00Z">
            <w:rPr>
              <w:rFonts w:ascii="Roboto" w:hAnsi="Roboto"/>
            </w:rPr>
          </w:rPrChange>
        </w:rPr>
        <w:t>ахборот</w:t>
      </w:r>
      <w:r w:rsidRPr="009C4BAE">
        <w:rPr>
          <w:rFonts w:ascii="Roboto" w:hAnsi="Roboto"/>
          <w:lang w:val="uz-Cyrl-UZ"/>
          <w:rPrChange w:id="9476" w:author="Nozimjon Ortiqov" w:date="2026-02-24T09:31:00Z" w16du:dateUtc="2026-02-24T04:31:00Z">
            <w:rPr>
              <w:rFonts w:ascii="Roboto" w:hAnsi="Roboto"/>
              <w:lang w:val="en-US"/>
            </w:rPr>
          </w:rPrChange>
        </w:rPr>
        <w:t>-</w:t>
      </w:r>
      <w:r w:rsidRPr="009C4BAE">
        <w:rPr>
          <w:rFonts w:ascii="Roboto" w:hAnsi="Roboto"/>
          <w:lang w:val="uz-Cyrl-UZ"/>
          <w:rPrChange w:id="9477" w:author="Nozimjon Ortiqov" w:date="2026-02-24T09:31:00Z" w16du:dateUtc="2026-02-24T04:31:00Z">
            <w:rPr>
              <w:rFonts w:ascii="Roboto" w:hAnsi="Roboto"/>
            </w:rPr>
          </w:rPrChange>
        </w:rPr>
        <w:t>ҳуқуқий</w:t>
      </w:r>
      <w:r w:rsidRPr="009C4BAE">
        <w:rPr>
          <w:rFonts w:ascii="Roboto" w:hAnsi="Roboto"/>
          <w:lang w:val="uz-Cyrl-UZ"/>
          <w:rPrChange w:id="9478" w:author="Nozimjon Ortiqov" w:date="2026-02-24T09:31:00Z" w16du:dateUtc="2026-02-24T04:31:00Z">
            <w:rPr>
              <w:rFonts w:ascii="Roboto" w:hAnsi="Roboto"/>
              <w:lang w:val="en-US"/>
            </w:rPr>
          </w:rPrChange>
        </w:rPr>
        <w:t xml:space="preserve"> </w:t>
      </w:r>
      <w:r w:rsidRPr="009C4BAE">
        <w:rPr>
          <w:rFonts w:ascii="Roboto" w:hAnsi="Roboto"/>
          <w:lang w:val="uz-Cyrl-UZ"/>
          <w:rPrChange w:id="9479" w:author="Nozimjon Ortiqov" w:date="2026-02-24T09:31:00Z" w16du:dateUtc="2026-02-24T04:31:00Z">
            <w:rPr>
              <w:rFonts w:ascii="Roboto" w:hAnsi="Roboto"/>
            </w:rPr>
          </w:rPrChange>
        </w:rPr>
        <w:t>тизими</w:t>
      </w:r>
      <w:r w:rsidRPr="009C4BAE">
        <w:rPr>
          <w:rFonts w:ascii="Roboto" w:hAnsi="Roboto"/>
          <w:lang w:val="uz-Cyrl-UZ"/>
          <w:rPrChange w:id="9480" w:author="Nozimjon Ortiqov" w:date="2026-02-24T09:31:00Z" w16du:dateUtc="2026-02-24T04:31:00Z">
            <w:rPr>
              <w:rFonts w:ascii="Roboto" w:hAnsi="Roboto"/>
              <w:lang w:val="en-US"/>
            </w:rPr>
          </w:rPrChange>
        </w:rPr>
        <w:t xml:space="preserve">. URL: </w:t>
      </w:r>
      <w:r w:rsidRPr="009C4BAE">
        <w:rPr>
          <w:rFonts w:ascii="Roboto" w:hAnsi="Roboto"/>
          <w:lang w:val="uz-Cyrl-UZ"/>
          <w:rPrChange w:id="9481" w:author="Nozimjon Ortiqov" w:date="2026-02-24T09:31:00Z" w16du:dateUtc="2026-02-24T04:31:00Z">
            <w:rPr/>
          </w:rPrChange>
        </w:rPr>
        <w:fldChar w:fldCharType="begin"/>
      </w:r>
      <w:r w:rsidRPr="009C4BAE">
        <w:rPr>
          <w:rFonts w:ascii="Roboto" w:hAnsi="Roboto"/>
          <w:lang w:val="uz-Cyrl-UZ"/>
          <w:rPrChange w:id="9482" w:author="Nozimjon Ortiqov" w:date="2026-02-24T09:31:00Z" w16du:dateUtc="2026-02-24T04:31:00Z">
            <w:rPr/>
          </w:rPrChange>
        </w:rPr>
        <w:instrText>HYPERLINK "https://adilet.zan.kz/kaz/docs/Z100000274_"</w:instrText>
      </w:r>
      <w:r w:rsidRPr="007A79F7">
        <w:rPr>
          <w:rFonts w:ascii="Roboto" w:hAnsi="Roboto"/>
          <w:lang w:val="uz-Cyrl-UZ"/>
        </w:rPr>
      </w:r>
      <w:r w:rsidRPr="009C4BAE">
        <w:rPr>
          <w:rFonts w:ascii="Roboto" w:hAnsi="Roboto"/>
          <w:lang w:val="uz-Cyrl-UZ"/>
          <w:rPrChange w:id="9483" w:author="Nozimjon Ortiqov" w:date="2026-02-24T09:31:00Z" w16du:dateUtc="2026-02-24T04:31:00Z">
            <w:rPr/>
          </w:rPrChange>
        </w:rPr>
        <w:fldChar w:fldCharType="separate"/>
      </w:r>
      <w:r w:rsidRPr="009C4BAE">
        <w:rPr>
          <w:rStyle w:val="af2"/>
          <w:rFonts w:ascii="Roboto" w:hAnsi="Roboto"/>
          <w:u w:val="none"/>
          <w:lang w:val="uz-Cyrl-UZ"/>
          <w:rPrChange w:id="9484" w:author="Nozimjon Ortiqov" w:date="2026-02-24T09:31:00Z" w16du:dateUtc="2026-02-24T04:31:00Z">
            <w:rPr>
              <w:rStyle w:val="af2"/>
              <w:rFonts w:ascii="Roboto" w:hAnsi="Roboto"/>
              <w:u w:val="none"/>
              <w:lang w:val="en-US"/>
            </w:rPr>
          </w:rPrChange>
        </w:rPr>
        <w:t>https://adilet.zan.kz/kaz/docs/Z100000274_</w:t>
      </w:r>
      <w:r w:rsidRPr="009C4BAE">
        <w:rPr>
          <w:rFonts w:ascii="Roboto" w:hAnsi="Roboto"/>
          <w:lang w:val="uz-Cyrl-UZ"/>
          <w:rPrChange w:id="9485" w:author="Nozimjon Ortiqov" w:date="2026-02-24T09:31:00Z" w16du:dateUtc="2026-02-24T04:31:00Z">
            <w:rPr/>
          </w:rPrChange>
        </w:rPr>
        <w:fldChar w:fldCharType="end"/>
      </w:r>
    </w:p>
    <w:p w14:paraId="76F8405E"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486" w:author="Nozimjon Ortiqov" w:date="2026-02-24T09:31:00Z" w16du:dateUtc="2026-02-24T04:31:00Z">
            <w:rPr>
              <w:rFonts w:ascii="Roboto" w:hAnsi="Roboto"/>
            </w:rPr>
          </w:rPrChange>
        </w:rPr>
        <w:pPrChange w:id="948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88" w:author="Nozimjon Ortiqov" w:date="2026-02-24T09:31:00Z" w16du:dateUtc="2026-02-24T04:31:00Z">
            <w:rPr>
              <w:rFonts w:ascii="Roboto" w:hAnsi="Roboto"/>
            </w:rPr>
          </w:rPrChange>
        </w:rPr>
        <w:t>Австралия</w:t>
      </w:r>
      <w:r w:rsidRPr="009C4BAE">
        <w:rPr>
          <w:rFonts w:ascii="Roboto" w:hAnsi="Roboto"/>
          <w:lang w:val="uz-Cyrl-UZ"/>
          <w:rPrChange w:id="9489" w:author="Nozimjon Ortiqov" w:date="2026-02-24T09:31:00Z" w16du:dateUtc="2026-02-24T04:31:00Z">
            <w:rPr>
              <w:rFonts w:ascii="Roboto" w:hAnsi="Roboto"/>
              <w:lang w:val="en-US"/>
            </w:rPr>
          </w:rPrChange>
        </w:rPr>
        <w:t>. National Consumer Credit Protection Act 2009 (NCCP Act). URL</w:t>
      </w:r>
      <w:r w:rsidRPr="009C4BAE">
        <w:rPr>
          <w:rFonts w:ascii="Roboto" w:hAnsi="Roboto"/>
          <w:lang w:val="uz-Cyrl-UZ"/>
          <w:rPrChange w:id="9490" w:author="Nozimjon Ortiqov" w:date="2026-02-24T09:31:00Z" w16du:dateUtc="2026-02-24T04:31:00Z">
            <w:rPr>
              <w:rFonts w:ascii="Roboto" w:hAnsi="Roboto"/>
            </w:rPr>
          </w:rPrChange>
        </w:rPr>
        <w:t xml:space="preserve">: </w:t>
      </w:r>
      <w:r w:rsidRPr="009C4BAE">
        <w:rPr>
          <w:rFonts w:ascii="Roboto" w:hAnsi="Roboto"/>
          <w:lang w:val="uz-Cyrl-UZ"/>
          <w:rPrChange w:id="9491" w:author="Nozimjon Ortiqov" w:date="2026-02-24T09:31:00Z" w16du:dateUtc="2026-02-24T04:31:00Z">
            <w:rPr/>
          </w:rPrChange>
        </w:rPr>
        <w:fldChar w:fldCharType="begin"/>
      </w:r>
      <w:r w:rsidRPr="009C4BAE">
        <w:rPr>
          <w:rFonts w:ascii="Roboto" w:hAnsi="Roboto"/>
          <w:lang w:val="uz-Cyrl-UZ"/>
          <w:rPrChange w:id="9492" w:author="Nozimjon Ortiqov" w:date="2026-02-24T09:31:00Z" w16du:dateUtc="2026-02-24T04:31:00Z">
            <w:rPr/>
          </w:rPrChange>
        </w:rPr>
        <w:instrText>HYPERLINK "https://www.legislation.gov.au/C2009A00134/latest"</w:instrText>
      </w:r>
      <w:r w:rsidRPr="007A79F7">
        <w:rPr>
          <w:rFonts w:ascii="Roboto" w:hAnsi="Roboto"/>
          <w:lang w:val="uz-Cyrl-UZ"/>
        </w:rPr>
      </w:r>
      <w:r w:rsidRPr="009C4BAE">
        <w:rPr>
          <w:rFonts w:ascii="Roboto" w:hAnsi="Roboto"/>
          <w:lang w:val="uz-Cyrl-UZ"/>
          <w:rPrChange w:id="9493" w:author="Nozimjon Ortiqov" w:date="2026-02-24T09:31:00Z" w16du:dateUtc="2026-02-24T04:31:00Z">
            <w:rPr/>
          </w:rPrChange>
        </w:rPr>
        <w:fldChar w:fldCharType="separate"/>
      </w:r>
      <w:r w:rsidRPr="009C4BAE">
        <w:rPr>
          <w:rStyle w:val="af2"/>
          <w:rFonts w:ascii="Roboto" w:hAnsi="Roboto"/>
          <w:u w:val="none"/>
          <w:lang w:val="uz-Cyrl-UZ"/>
          <w:rPrChange w:id="9494"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49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496"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49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498" w:author="Nozimjon Ortiqov" w:date="2026-02-24T09:31:00Z" w16du:dateUtc="2026-02-24T04:31:00Z">
            <w:rPr>
              <w:rStyle w:val="af2"/>
              <w:rFonts w:ascii="Roboto" w:hAnsi="Roboto"/>
              <w:u w:val="none"/>
              <w:lang w:val="en-US"/>
            </w:rPr>
          </w:rPrChange>
        </w:rPr>
        <w:t>legislation</w:t>
      </w:r>
      <w:r w:rsidRPr="009C4BAE">
        <w:rPr>
          <w:rStyle w:val="af2"/>
          <w:rFonts w:ascii="Roboto" w:hAnsi="Roboto"/>
          <w:u w:val="none"/>
          <w:lang w:val="uz-Cyrl-UZ"/>
          <w:rPrChange w:id="949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00" w:author="Nozimjon Ortiqov" w:date="2026-02-24T09:31:00Z" w16du:dateUtc="2026-02-24T04:31:00Z">
            <w:rPr>
              <w:rStyle w:val="af2"/>
              <w:rFonts w:ascii="Roboto" w:hAnsi="Roboto"/>
              <w:u w:val="none"/>
              <w:lang w:val="en-US"/>
            </w:rPr>
          </w:rPrChange>
        </w:rPr>
        <w:t>gov</w:t>
      </w:r>
      <w:r w:rsidRPr="009C4BAE">
        <w:rPr>
          <w:rStyle w:val="af2"/>
          <w:rFonts w:ascii="Roboto" w:hAnsi="Roboto"/>
          <w:u w:val="none"/>
          <w:lang w:val="uz-Cyrl-UZ"/>
          <w:rPrChange w:id="950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02" w:author="Nozimjon Ortiqov" w:date="2026-02-24T09:31:00Z" w16du:dateUtc="2026-02-24T04:31:00Z">
            <w:rPr>
              <w:rStyle w:val="af2"/>
              <w:rFonts w:ascii="Roboto" w:hAnsi="Roboto"/>
              <w:u w:val="none"/>
              <w:lang w:val="en-US"/>
            </w:rPr>
          </w:rPrChange>
        </w:rPr>
        <w:t>au</w:t>
      </w:r>
      <w:r w:rsidRPr="009C4BAE">
        <w:rPr>
          <w:rStyle w:val="af2"/>
          <w:rFonts w:ascii="Roboto" w:hAnsi="Roboto"/>
          <w:u w:val="none"/>
          <w:lang w:val="uz-Cyrl-UZ"/>
          <w:rPrChange w:id="950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04" w:author="Nozimjon Ortiqov" w:date="2026-02-24T09:31:00Z" w16du:dateUtc="2026-02-24T04:31:00Z">
            <w:rPr>
              <w:rStyle w:val="af2"/>
              <w:rFonts w:ascii="Roboto" w:hAnsi="Roboto"/>
              <w:u w:val="none"/>
              <w:lang w:val="en-US"/>
            </w:rPr>
          </w:rPrChange>
        </w:rPr>
        <w:t>C</w:t>
      </w:r>
      <w:r w:rsidRPr="009C4BAE">
        <w:rPr>
          <w:rStyle w:val="af2"/>
          <w:rFonts w:ascii="Roboto" w:hAnsi="Roboto"/>
          <w:u w:val="none"/>
          <w:lang w:val="uz-Cyrl-UZ"/>
          <w:rPrChange w:id="9505" w:author="Nozimjon Ortiqov" w:date="2026-02-24T09:31:00Z" w16du:dateUtc="2026-02-24T04:31:00Z">
            <w:rPr>
              <w:rStyle w:val="af2"/>
              <w:rFonts w:ascii="Roboto" w:hAnsi="Roboto"/>
              <w:u w:val="none"/>
            </w:rPr>
          </w:rPrChange>
        </w:rPr>
        <w:t>2009</w:t>
      </w:r>
      <w:r w:rsidRPr="009C4BAE">
        <w:rPr>
          <w:rStyle w:val="af2"/>
          <w:rFonts w:ascii="Roboto" w:hAnsi="Roboto"/>
          <w:u w:val="none"/>
          <w:lang w:val="uz-Cyrl-UZ"/>
          <w:rPrChange w:id="9506" w:author="Nozimjon Ortiqov" w:date="2026-02-24T09:31:00Z" w16du:dateUtc="2026-02-24T04:31:00Z">
            <w:rPr>
              <w:rStyle w:val="af2"/>
              <w:rFonts w:ascii="Roboto" w:hAnsi="Roboto"/>
              <w:u w:val="none"/>
              <w:lang w:val="en-US"/>
            </w:rPr>
          </w:rPrChange>
        </w:rPr>
        <w:t>A</w:t>
      </w:r>
      <w:r w:rsidRPr="009C4BAE">
        <w:rPr>
          <w:rStyle w:val="af2"/>
          <w:rFonts w:ascii="Roboto" w:hAnsi="Roboto"/>
          <w:u w:val="none"/>
          <w:lang w:val="uz-Cyrl-UZ"/>
          <w:rPrChange w:id="9507" w:author="Nozimjon Ortiqov" w:date="2026-02-24T09:31:00Z" w16du:dateUtc="2026-02-24T04:31:00Z">
            <w:rPr>
              <w:rStyle w:val="af2"/>
              <w:rFonts w:ascii="Roboto" w:hAnsi="Roboto"/>
              <w:u w:val="none"/>
            </w:rPr>
          </w:rPrChange>
        </w:rPr>
        <w:t>00134/</w:t>
      </w:r>
      <w:r w:rsidRPr="009C4BAE">
        <w:rPr>
          <w:rStyle w:val="af2"/>
          <w:rFonts w:ascii="Roboto" w:hAnsi="Roboto"/>
          <w:u w:val="none"/>
          <w:lang w:val="uz-Cyrl-UZ"/>
          <w:rPrChange w:id="9508" w:author="Nozimjon Ortiqov" w:date="2026-02-24T09:31:00Z" w16du:dateUtc="2026-02-24T04:31:00Z">
            <w:rPr>
              <w:rStyle w:val="af2"/>
              <w:rFonts w:ascii="Roboto" w:hAnsi="Roboto"/>
              <w:u w:val="none"/>
              <w:lang w:val="en-US"/>
            </w:rPr>
          </w:rPrChange>
        </w:rPr>
        <w:t>latest</w:t>
      </w:r>
      <w:r w:rsidRPr="009C4BAE">
        <w:rPr>
          <w:rFonts w:ascii="Roboto" w:hAnsi="Roboto"/>
          <w:lang w:val="uz-Cyrl-UZ"/>
          <w:rPrChange w:id="9509" w:author="Nozimjon Ortiqov" w:date="2026-02-24T09:31:00Z" w16du:dateUtc="2026-02-24T04:31:00Z">
            <w:rPr/>
          </w:rPrChange>
        </w:rPr>
        <w:fldChar w:fldCharType="end"/>
      </w:r>
    </w:p>
    <w:p w14:paraId="2CCA58E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510" w:author="Nozimjon Ortiqov" w:date="2026-02-24T09:31:00Z" w16du:dateUtc="2026-02-24T04:31:00Z">
            <w:rPr>
              <w:rFonts w:ascii="Roboto" w:hAnsi="Roboto"/>
            </w:rPr>
          </w:rPrChange>
        </w:rPr>
        <w:pPrChange w:id="9511"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12" w:author="Nozimjon Ortiqov" w:date="2026-02-24T09:31:00Z" w16du:dateUtc="2026-02-24T04:31:00Z">
            <w:rPr>
              <w:rFonts w:ascii="Roboto" w:hAnsi="Roboto"/>
            </w:rPr>
          </w:rPrChange>
        </w:rPr>
        <w:t xml:space="preserve">Россия Федерацияси. 2016 йил 3 июлдаги №230-ФЗ </w:t>
      </w:r>
      <w:r w:rsidRPr="009C4BAE">
        <w:rPr>
          <w:rFonts w:ascii="Roboto" w:hAnsi="Roboto"/>
          <w:lang w:val="uz-Cyrl-UZ"/>
          <w:rPrChange w:id="9513" w:author="Nozimjon Ortiqov" w:date="2026-02-24T09:31:00Z" w16du:dateUtc="2026-02-24T04:31:00Z">
            <w:rPr>
              <w:rFonts w:ascii="Roboto" w:hAnsi="Roboto"/>
              <w:lang w:val="en-US"/>
            </w:rPr>
          </w:rPrChange>
        </w:rPr>
        <w:t>URL</w:t>
      </w:r>
      <w:r w:rsidRPr="009C4BAE">
        <w:rPr>
          <w:rFonts w:ascii="Roboto" w:hAnsi="Roboto"/>
          <w:lang w:val="uz-Cyrl-UZ"/>
          <w:rPrChange w:id="9514" w:author="Nozimjon Ortiqov" w:date="2026-02-24T09:31:00Z" w16du:dateUtc="2026-02-24T04:31:00Z">
            <w:rPr>
              <w:rFonts w:ascii="Roboto" w:hAnsi="Roboto"/>
            </w:rPr>
          </w:rPrChange>
        </w:rPr>
        <w:t xml:space="preserve">: </w:t>
      </w:r>
      <w:r w:rsidRPr="009C4BAE">
        <w:rPr>
          <w:rFonts w:ascii="Roboto" w:hAnsi="Roboto"/>
          <w:lang w:val="uz-Cyrl-UZ"/>
          <w:rPrChange w:id="9515" w:author="Nozimjon Ortiqov" w:date="2026-02-24T09:31:00Z" w16du:dateUtc="2026-02-24T04:31:00Z">
            <w:rPr/>
          </w:rPrChange>
        </w:rPr>
        <w:fldChar w:fldCharType="begin"/>
      </w:r>
      <w:r w:rsidRPr="009C4BAE">
        <w:rPr>
          <w:rFonts w:ascii="Roboto" w:hAnsi="Roboto"/>
          <w:lang w:val="uz-Cyrl-UZ"/>
          <w:rPrChange w:id="9516" w:author="Nozimjon Ortiqov" w:date="2026-02-24T09:31:00Z" w16du:dateUtc="2026-02-24T04:31:00Z">
            <w:rPr/>
          </w:rPrChange>
        </w:rPr>
        <w:instrText>HYPERLINK "http://publication.pravo.gov.ru/document/0001201607030002"</w:instrText>
      </w:r>
      <w:r w:rsidRPr="007A79F7">
        <w:rPr>
          <w:rFonts w:ascii="Roboto" w:hAnsi="Roboto"/>
          <w:lang w:val="uz-Cyrl-UZ"/>
        </w:rPr>
      </w:r>
      <w:r w:rsidRPr="009C4BAE">
        <w:rPr>
          <w:rFonts w:ascii="Roboto" w:hAnsi="Roboto"/>
          <w:lang w:val="uz-Cyrl-UZ"/>
          <w:rPrChange w:id="9517" w:author="Nozimjon Ortiqov" w:date="2026-02-24T09:31:00Z" w16du:dateUtc="2026-02-24T04:31:00Z">
            <w:rPr/>
          </w:rPrChange>
        </w:rPr>
        <w:fldChar w:fldCharType="separate"/>
      </w:r>
      <w:r w:rsidRPr="009C4BAE">
        <w:rPr>
          <w:rStyle w:val="af2"/>
          <w:rFonts w:ascii="Roboto" w:hAnsi="Roboto"/>
          <w:u w:val="none"/>
          <w:lang w:val="uz-Cyrl-UZ"/>
          <w:rPrChange w:id="9518" w:author="Nozimjon Ortiqov" w:date="2026-02-24T09:31:00Z" w16du:dateUtc="2026-02-24T04:31:00Z">
            <w:rPr>
              <w:rStyle w:val="af2"/>
              <w:rFonts w:ascii="Roboto" w:hAnsi="Roboto"/>
              <w:u w:val="none"/>
              <w:lang w:val="en-US"/>
            </w:rPr>
          </w:rPrChange>
        </w:rPr>
        <w:t>http</w:t>
      </w:r>
      <w:r w:rsidRPr="009C4BAE">
        <w:rPr>
          <w:rStyle w:val="af2"/>
          <w:rFonts w:ascii="Roboto" w:hAnsi="Roboto"/>
          <w:u w:val="none"/>
          <w:lang w:val="uz-Cyrl-UZ"/>
          <w:rPrChange w:id="951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20" w:author="Nozimjon Ortiqov" w:date="2026-02-24T09:31:00Z" w16du:dateUtc="2026-02-24T04:31:00Z">
            <w:rPr>
              <w:rStyle w:val="af2"/>
              <w:rFonts w:ascii="Roboto" w:hAnsi="Roboto"/>
              <w:u w:val="none"/>
              <w:lang w:val="en-US"/>
            </w:rPr>
          </w:rPrChange>
        </w:rPr>
        <w:t>publication</w:t>
      </w:r>
      <w:r w:rsidRPr="009C4BAE">
        <w:rPr>
          <w:rStyle w:val="af2"/>
          <w:rFonts w:ascii="Roboto" w:hAnsi="Roboto"/>
          <w:u w:val="none"/>
          <w:lang w:val="uz-Cyrl-UZ"/>
          <w:rPrChange w:id="952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22" w:author="Nozimjon Ortiqov" w:date="2026-02-24T09:31:00Z" w16du:dateUtc="2026-02-24T04:31:00Z">
            <w:rPr>
              <w:rStyle w:val="af2"/>
              <w:rFonts w:ascii="Roboto" w:hAnsi="Roboto"/>
              <w:u w:val="none"/>
              <w:lang w:val="en-US"/>
            </w:rPr>
          </w:rPrChange>
        </w:rPr>
        <w:t>pravo</w:t>
      </w:r>
      <w:r w:rsidRPr="009C4BAE">
        <w:rPr>
          <w:rStyle w:val="af2"/>
          <w:rFonts w:ascii="Roboto" w:hAnsi="Roboto"/>
          <w:u w:val="none"/>
          <w:lang w:val="uz-Cyrl-UZ"/>
          <w:rPrChange w:id="952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24" w:author="Nozimjon Ortiqov" w:date="2026-02-24T09:31:00Z" w16du:dateUtc="2026-02-24T04:31:00Z">
            <w:rPr>
              <w:rStyle w:val="af2"/>
              <w:rFonts w:ascii="Roboto" w:hAnsi="Roboto"/>
              <w:u w:val="none"/>
              <w:lang w:val="en-US"/>
            </w:rPr>
          </w:rPrChange>
        </w:rPr>
        <w:t>gov</w:t>
      </w:r>
      <w:r w:rsidRPr="009C4BAE">
        <w:rPr>
          <w:rStyle w:val="af2"/>
          <w:rFonts w:ascii="Roboto" w:hAnsi="Roboto"/>
          <w:u w:val="none"/>
          <w:lang w:val="uz-Cyrl-UZ"/>
          <w:rPrChange w:id="952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26" w:author="Nozimjon Ortiqov" w:date="2026-02-24T09:31:00Z" w16du:dateUtc="2026-02-24T04:31:00Z">
            <w:rPr>
              <w:rStyle w:val="af2"/>
              <w:rFonts w:ascii="Roboto" w:hAnsi="Roboto"/>
              <w:u w:val="none"/>
              <w:lang w:val="en-US"/>
            </w:rPr>
          </w:rPrChange>
        </w:rPr>
        <w:t>ru</w:t>
      </w:r>
      <w:r w:rsidRPr="009C4BAE">
        <w:rPr>
          <w:rStyle w:val="af2"/>
          <w:rFonts w:ascii="Roboto" w:hAnsi="Roboto"/>
          <w:u w:val="none"/>
          <w:lang w:val="uz-Cyrl-UZ"/>
          <w:rPrChange w:id="952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28" w:author="Nozimjon Ortiqov" w:date="2026-02-24T09:31:00Z" w16du:dateUtc="2026-02-24T04:31:00Z">
            <w:rPr>
              <w:rStyle w:val="af2"/>
              <w:rFonts w:ascii="Roboto" w:hAnsi="Roboto"/>
              <w:u w:val="none"/>
              <w:lang w:val="en-US"/>
            </w:rPr>
          </w:rPrChange>
        </w:rPr>
        <w:t>document</w:t>
      </w:r>
      <w:r w:rsidRPr="009C4BAE">
        <w:rPr>
          <w:rStyle w:val="af2"/>
          <w:rFonts w:ascii="Roboto" w:hAnsi="Roboto"/>
          <w:u w:val="none"/>
          <w:lang w:val="uz-Cyrl-UZ"/>
          <w:rPrChange w:id="9529" w:author="Nozimjon Ortiqov" w:date="2026-02-24T09:31:00Z" w16du:dateUtc="2026-02-24T04:31:00Z">
            <w:rPr>
              <w:rStyle w:val="af2"/>
              <w:rFonts w:ascii="Roboto" w:hAnsi="Roboto"/>
              <w:u w:val="none"/>
            </w:rPr>
          </w:rPrChange>
        </w:rPr>
        <w:t>/0001201607030002</w:t>
      </w:r>
      <w:r w:rsidRPr="009C4BAE">
        <w:rPr>
          <w:rFonts w:ascii="Roboto" w:hAnsi="Roboto"/>
          <w:lang w:val="uz-Cyrl-UZ"/>
          <w:rPrChange w:id="9530" w:author="Nozimjon Ortiqov" w:date="2026-02-24T09:31:00Z" w16du:dateUtc="2026-02-24T04:31:00Z">
            <w:rPr/>
          </w:rPrChange>
        </w:rPr>
        <w:fldChar w:fldCharType="end"/>
      </w:r>
    </w:p>
    <w:p w14:paraId="69C1480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531" w:author="Nozimjon Ortiqov" w:date="2026-02-24T09:31:00Z" w16du:dateUtc="2026-02-24T04:31:00Z">
            <w:rPr>
              <w:rFonts w:ascii="Roboto" w:hAnsi="Roboto"/>
            </w:rPr>
          </w:rPrChange>
        </w:rPr>
        <w:pPrChange w:id="953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33" w:author="Nozimjon Ortiqov" w:date="2026-02-24T09:31:00Z" w16du:dateUtc="2026-02-24T04:31:00Z">
            <w:rPr>
              <w:rFonts w:ascii="Roboto" w:hAnsi="Roboto"/>
            </w:rPr>
          </w:rPrChange>
        </w:rPr>
        <w:t xml:space="preserve">Қозоғистон Республикасининг 2017 йил 6 майдаги №62-VI «Коллекторлик фаолияти тўғрисида»ги Қонуни. «Әділет» ахборот-ҳуқуқий тизими. URL: </w:t>
      </w:r>
      <w:r w:rsidRPr="009C4BAE">
        <w:rPr>
          <w:rFonts w:ascii="Roboto" w:hAnsi="Roboto"/>
          <w:lang w:val="uz-Cyrl-UZ"/>
          <w:rPrChange w:id="9534" w:author="Nozimjon Ortiqov" w:date="2026-02-24T09:31:00Z" w16du:dateUtc="2026-02-24T04:31:00Z">
            <w:rPr/>
          </w:rPrChange>
        </w:rPr>
        <w:fldChar w:fldCharType="begin"/>
      </w:r>
      <w:r w:rsidRPr="009C4BAE">
        <w:rPr>
          <w:rFonts w:ascii="Roboto" w:hAnsi="Roboto"/>
          <w:lang w:val="uz-Cyrl-UZ"/>
          <w:rPrChange w:id="9535" w:author="Nozimjon Ortiqov" w:date="2026-02-24T09:31:00Z" w16du:dateUtc="2026-02-24T04:31:00Z">
            <w:rPr/>
          </w:rPrChange>
        </w:rPr>
        <w:instrText>HYPERLINK "https://adilet.zan.kz/kaz/docs/Z1700000062"</w:instrText>
      </w:r>
      <w:r w:rsidRPr="007A79F7">
        <w:rPr>
          <w:rFonts w:ascii="Roboto" w:hAnsi="Roboto"/>
          <w:lang w:val="uz-Cyrl-UZ"/>
        </w:rPr>
      </w:r>
      <w:r w:rsidRPr="009C4BAE">
        <w:rPr>
          <w:rFonts w:ascii="Roboto" w:hAnsi="Roboto"/>
          <w:lang w:val="uz-Cyrl-UZ"/>
          <w:rPrChange w:id="9536" w:author="Nozimjon Ortiqov" w:date="2026-02-24T09:31:00Z" w16du:dateUtc="2026-02-24T04:31:00Z">
            <w:rPr/>
          </w:rPrChange>
        </w:rPr>
        <w:fldChar w:fldCharType="separate"/>
      </w:r>
      <w:r w:rsidRPr="009C4BAE">
        <w:rPr>
          <w:rStyle w:val="af2"/>
          <w:rFonts w:ascii="Roboto" w:hAnsi="Roboto"/>
          <w:u w:val="none"/>
          <w:lang w:val="uz-Cyrl-UZ"/>
          <w:rPrChange w:id="9537" w:author="Nozimjon Ortiqov" w:date="2026-02-24T09:31:00Z" w16du:dateUtc="2026-02-24T04:31:00Z">
            <w:rPr>
              <w:rStyle w:val="af2"/>
              <w:rFonts w:ascii="Roboto" w:hAnsi="Roboto"/>
              <w:u w:val="none"/>
            </w:rPr>
          </w:rPrChange>
        </w:rPr>
        <w:t>https://adilet.zan.kz/kaz/docs/Z1700000062</w:t>
      </w:r>
      <w:r w:rsidRPr="009C4BAE">
        <w:rPr>
          <w:rFonts w:ascii="Roboto" w:hAnsi="Roboto"/>
          <w:lang w:val="uz-Cyrl-UZ"/>
          <w:rPrChange w:id="9538" w:author="Nozimjon Ortiqov" w:date="2026-02-24T09:31:00Z" w16du:dateUtc="2026-02-24T04:31:00Z">
            <w:rPr/>
          </w:rPrChange>
        </w:rPr>
        <w:fldChar w:fldCharType="end"/>
      </w:r>
    </w:p>
    <w:p w14:paraId="36F5BBB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539" w:author="Nozimjon Ortiqov" w:date="2026-02-24T09:31:00Z" w16du:dateUtc="2026-02-24T04:31:00Z">
            <w:rPr>
              <w:rFonts w:ascii="Roboto" w:hAnsi="Roboto"/>
              <w:lang w:val="en-US"/>
            </w:rPr>
          </w:rPrChange>
        </w:rPr>
        <w:pPrChange w:id="954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41" w:author="Nozimjon Ortiqov" w:date="2026-02-24T09:31:00Z" w16du:dateUtc="2026-02-24T04:31:00Z">
            <w:rPr>
              <w:rFonts w:ascii="Roboto" w:hAnsi="Roboto"/>
            </w:rPr>
          </w:rPrChange>
        </w:rPr>
        <w:t>АҚШ</w:t>
      </w:r>
      <w:r w:rsidRPr="009C4BAE">
        <w:rPr>
          <w:rFonts w:ascii="Roboto" w:hAnsi="Roboto"/>
          <w:lang w:val="uz-Cyrl-UZ"/>
          <w:rPrChange w:id="9542" w:author="Nozimjon Ortiqov" w:date="2026-02-24T09:31:00Z" w16du:dateUtc="2026-02-24T04:31:00Z">
            <w:rPr>
              <w:rFonts w:ascii="Roboto" w:hAnsi="Roboto"/>
              <w:lang w:val="en-US"/>
            </w:rPr>
          </w:rPrChange>
        </w:rPr>
        <w:t xml:space="preserve">. Fair Debt Collection Practices Act (FDCPA), 15 U.S.C. § 1692 et seq. U.S. Code. URL: </w:t>
      </w:r>
      <w:r w:rsidRPr="009C4BAE">
        <w:rPr>
          <w:rFonts w:ascii="Roboto" w:hAnsi="Roboto"/>
          <w:lang w:val="uz-Cyrl-UZ"/>
          <w:rPrChange w:id="9543" w:author="Nozimjon Ortiqov" w:date="2026-02-24T09:31:00Z" w16du:dateUtc="2026-02-24T04:31:00Z">
            <w:rPr/>
          </w:rPrChange>
        </w:rPr>
        <w:fldChar w:fldCharType="begin"/>
      </w:r>
      <w:r w:rsidRPr="009C4BAE">
        <w:rPr>
          <w:rFonts w:ascii="Roboto" w:hAnsi="Roboto"/>
          <w:lang w:val="uz-Cyrl-UZ"/>
          <w:rPrChange w:id="9544" w:author="Nozimjon Ortiqov" w:date="2026-02-24T09:31:00Z" w16du:dateUtc="2026-02-24T04:31:00Z">
            <w:rPr/>
          </w:rPrChange>
        </w:rPr>
        <w:instrText>HYPERLINK "https://uscode.house.gov/view.xhtml?edition=prelim&amp;req=granuleid%3AUSC-prelim-title15-chapter41-subchapter5"</w:instrText>
      </w:r>
      <w:r w:rsidRPr="007A79F7">
        <w:rPr>
          <w:rFonts w:ascii="Roboto" w:hAnsi="Roboto"/>
          <w:lang w:val="uz-Cyrl-UZ"/>
        </w:rPr>
      </w:r>
      <w:r w:rsidRPr="009C4BAE">
        <w:rPr>
          <w:rFonts w:ascii="Roboto" w:hAnsi="Roboto"/>
          <w:lang w:val="uz-Cyrl-UZ"/>
          <w:rPrChange w:id="9545" w:author="Nozimjon Ortiqov" w:date="2026-02-24T09:31:00Z" w16du:dateUtc="2026-02-24T04:31:00Z">
            <w:rPr/>
          </w:rPrChange>
        </w:rPr>
        <w:fldChar w:fldCharType="separate"/>
      </w:r>
      <w:r w:rsidRPr="009C4BAE">
        <w:rPr>
          <w:rStyle w:val="af2"/>
          <w:rFonts w:ascii="Roboto" w:hAnsi="Roboto"/>
          <w:u w:val="none"/>
          <w:lang w:val="uz-Cyrl-UZ"/>
          <w:rPrChange w:id="9546" w:author="Nozimjon Ortiqov" w:date="2026-02-24T09:31:00Z" w16du:dateUtc="2026-02-24T04:31:00Z">
            <w:rPr>
              <w:rStyle w:val="af2"/>
              <w:rFonts w:ascii="Roboto" w:hAnsi="Roboto"/>
              <w:u w:val="none"/>
              <w:lang w:val="en-US"/>
            </w:rPr>
          </w:rPrChange>
        </w:rPr>
        <w:t>https://uscode.house.gov/view.xhtml?edition=prelim&amp;req=granuleidфоиз3AUSC-prelim-title15-chapter41-subchapter5</w:t>
      </w:r>
      <w:r w:rsidRPr="009C4BAE">
        <w:rPr>
          <w:rFonts w:ascii="Roboto" w:hAnsi="Roboto"/>
          <w:lang w:val="uz-Cyrl-UZ"/>
          <w:rPrChange w:id="9547" w:author="Nozimjon Ortiqov" w:date="2026-02-24T09:31:00Z" w16du:dateUtc="2026-02-24T04:31:00Z">
            <w:rPr/>
          </w:rPrChange>
        </w:rPr>
        <w:fldChar w:fldCharType="end"/>
      </w:r>
    </w:p>
    <w:p w14:paraId="0C2E4C25" w14:textId="77777777" w:rsidR="00484395" w:rsidRPr="009C4BAE" w:rsidRDefault="00484395">
      <w:pPr>
        <w:pStyle w:val="afe"/>
        <w:numPr>
          <w:ilvl w:val="0"/>
          <w:numId w:val="1"/>
        </w:numPr>
        <w:tabs>
          <w:tab w:val="left" w:pos="851"/>
          <w:tab w:val="left" w:pos="993"/>
          <w:tab w:val="left" w:pos="1276"/>
        </w:tabs>
        <w:ind w:left="0" w:firstLine="567"/>
        <w:jc w:val="both"/>
        <w:rPr>
          <w:rStyle w:val="af2"/>
          <w:rFonts w:ascii="Roboto" w:hAnsi="Roboto"/>
          <w:color w:val="auto"/>
          <w:u w:val="none"/>
          <w:lang w:val="uz-Cyrl-UZ"/>
          <w:rPrChange w:id="9548" w:author="Nozimjon Ortiqov" w:date="2026-02-24T09:31:00Z" w16du:dateUtc="2026-02-24T04:31:00Z">
            <w:rPr>
              <w:rStyle w:val="af2"/>
              <w:rFonts w:ascii="Roboto" w:hAnsi="Roboto"/>
              <w:color w:val="auto"/>
              <w:u w:val="none"/>
            </w:rPr>
          </w:rPrChange>
        </w:rPr>
        <w:pPrChange w:id="954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50" w:author="Nozimjon Ortiqov" w:date="2026-02-24T09:31:00Z" w16du:dateUtc="2026-02-24T04:31:00Z">
            <w:rPr>
              <w:rFonts w:ascii="Roboto" w:hAnsi="Roboto"/>
              <w:color w:val="0563C1" w:themeColor="hyperlink"/>
              <w:u w:val="single"/>
            </w:rPr>
          </w:rPrChange>
        </w:rPr>
        <w:t>Германия</w:t>
      </w:r>
      <w:r w:rsidRPr="009C4BAE">
        <w:rPr>
          <w:rFonts w:ascii="Roboto" w:hAnsi="Roboto"/>
          <w:lang w:val="uz-Cyrl-UZ"/>
          <w:rPrChange w:id="9551" w:author="Nozimjon Ortiqov" w:date="2026-02-24T09:31:00Z" w16du:dateUtc="2026-02-24T04:31:00Z">
            <w:rPr>
              <w:rFonts w:ascii="Roboto" w:hAnsi="Roboto"/>
              <w:lang w:val="en-US"/>
            </w:rPr>
          </w:rPrChange>
        </w:rPr>
        <w:t>. «</w:t>
      </w:r>
      <w:r w:rsidRPr="009C4BAE">
        <w:rPr>
          <w:rFonts w:ascii="Roboto" w:hAnsi="Roboto"/>
          <w:lang w:val="uz-Cyrl-UZ"/>
          <w:rPrChange w:id="9552" w:author="Nozimjon Ortiqov" w:date="2026-02-24T09:31:00Z" w16du:dateUtc="2026-02-24T04:31:00Z">
            <w:rPr>
              <w:rFonts w:ascii="Roboto" w:hAnsi="Roboto"/>
            </w:rPr>
          </w:rPrChange>
        </w:rPr>
        <w:t>Суддан</w:t>
      </w:r>
      <w:r w:rsidRPr="009C4BAE">
        <w:rPr>
          <w:rFonts w:ascii="Roboto" w:hAnsi="Roboto"/>
          <w:lang w:val="uz-Cyrl-UZ"/>
          <w:rPrChange w:id="9553" w:author="Nozimjon Ortiqov" w:date="2026-02-24T09:31:00Z" w16du:dateUtc="2026-02-24T04:31:00Z">
            <w:rPr>
              <w:rFonts w:ascii="Roboto" w:hAnsi="Roboto"/>
              <w:lang w:val="en-US"/>
            </w:rPr>
          </w:rPrChange>
        </w:rPr>
        <w:t xml:space="preserve"> </w:t>
      </w:r>
      <w:r w:rsidRPr="009C4BAE">
        <w:rPr>
          <w:rFonts w:ascii="Roboto" w:hAnsi="Roboto"/>
          <w:lang w:val="uz-Cyrl-UZ"/>
          <w:rPrChange w:id="9554" w:author="Nozimjon Ortiqov" w:date="2026-02-24T09:31:00Z" w16du:dateUtc="2026-02-24T04:31:00Z">
            <w:rPr>
              <w:rFonts w:ascii="Roboto" w:hAnsi="Roboto"/>
            </w:rPr>
          </w:rPrChange>
        </w:rPr>
        <w:t>ташқари</w:t>
      </w:r>
      <w:r w:rsidRPr="009C4BAE">
        <w:rPr>
          <w:rFonts w:ascii="Roboto" w:hAnsi="Roboto"/>
          <w:lang w:val="uz-Cyrl-UZ"/>
          <w:rPrChange w:id="9555" w:author="Nozimjon Ortiqov" w:date="2026-02-24T09:31:00Z" w16du:dateUtc="2026-02-24T04:31:00Z">
            <w:rPr>
              <w:rFonts w:ascii="Roboto" w:hAnsi="Roboto"/>
              <w:lang w:val="en-US"/>
            </w:rPr>
          </w:rPrChange>
        </w:rPr>
        <w:t xml:space="preserve"> </w:t>
      </w:r>
      <w:r w:rsidRPr="009C4BAE">
        <w:rPr>
          <w:rFonts w:ascii="Roboto" w:hAnsi="Roboto"/>
          <w:lang w:val="uz-Cyrl-UZ"/>
          <w:rPrChange w:id="9556" w:author="Nozimjon Ortiqov" w:date="2026-02-24T09:31:00Z" w16du:dateUtc="2026-02-24T04:31:00Z">
            <w:rPr>
              <w:rFonts w:ascii="Roboto" w:hAnsi="Roboto"/>
            </w:rPr>
          </w:rPrChange>
        </w:rPr>
        <w:t>ҳуқуқий</w:t>
      </w:r>
      <w:r w:rsidRPr="009C4BAE">
        <w:rPr>
          <w:rFonts w:ascii="Roboto" w:hAnsi="Roboto"/>
          <w:lang w:val="uz-Cyrl-UZ"/>
          <w:rPrChange w:id="9557" w:author="Nozimjon Ortiqov" w:date="2026-02-24T09:31:00Z" w16du:dateUtc="2026-02-24T04:31:00Z">
            <w:rPr>
              <w:rFonts w:ascii="Roboto" w:hAnsi="Roboto"/>
              <w:lang w:val="en-US"/>
            </w:rPr>
          </w:rPrChange>
        </w:rPr>
        <w:t xml:space="preserve"> </w:t>
      </w:r>
      <w:r w:rsidRPr="009C4BAE">
        <w:rPr>
          <w:rFonts w:ascii="Roboto" w:hAnsi="Roboto"/>
          <w:lang w:val="uz-Cyrl-UZ"/>
          <w:rPrChange w:id="9558" w:author="Nozimjon Ortiqov" w:date="2026-02-24T09:31:00Z" w16du:dateUtc="2026-02-24T04:31:00Z">
            <w:rPr>
              <w:rFonts w:ascii="Roboto" w:hAnsi="Roboto"/>
            </w:rPr>
          </w:rPrChange>
        </w:rPr>
        <w:t>хизматлар</w:t>
      </w:r>
      <w:r w:rsidRPr="009C4BAE">
        <w:rPr>
          <w:rFonts w:ascii="Roboto" w:hAnsi="Roboto"/>
          <w:lang w:val="uz-Cyrl-UZ"/>
          <w:rPrChange w:id="9559" w:author="Nozimjon Ortiqov" w:date="2026-02-24T09:31:00Z" w16du:dateUtc="2026-02-24T04:31:00Z">
            <w:rPr>
              <w:rFonts w:ascii="Roboto" w:hAnsi="Roboto"/>
              <w:lang w:val="en-US"/>
            </w:rPr>
          </w:rPrChange>
        </w:rPr>
        <w:t xml:space="preserve"> </w:t>
      </w:r>
      <w:r w:rsidRPr="009C4BAE">
        <w:rPr>
          <w:rFonts w:ascii="Roboto" w:hAnsi="Roboto"/>
          <w:lang w:val="uz-Cyrl-UZ"/>
          <w:rPrChange w:id="9560" w:author="Nozimjon Ortiqov" w:date="2026-02-24T09:31:00Z" w16du:dateUtc="2026-02-24T04:31:00Z">
            <w:rPr>
              <w:rFonts w:ascii="Roboto" w:hAnsi="Roboto"/>
            </w:rPr>
          </w:rPrChange>
        </w:rPr>
        <w:t>тўғрисида</w:t>
      </w:r>
      <w:r w:rsidRPr="009C4BAE">
        <w:rPr>
          <w:rFonts w:ascii="Roboto" w:hAnsi="Roboto"/>
          <w:lang w:val="uz-Cyrl-UZ"/>
          <w:rPrChange w:id="9561" w:author="Nozimjon Ortiqov" w:date="2026-02-24T09:31:00Z" w16du:dateUtc="2026-02-24T04:31:00Z">
            <w:rPr>
              <w:rFonts w:ascii="Roboto" w:hAnsi="Roboto"/>
              <w:lang w:val="en-US"/>
            </w:rPr>
          </w:rPrChange>
        </w:rPr>
        <w:t>»</w:t>
      </w:r>
      <w:r w:rsidRPr="009C4BAE">
        <w:rPr>
          <w:rFonts w:ascii="Roboto" w:hAnsi="Roboto"/>
          <w:lang w:val="uz-Cyrl-UZ"/>
          <w:rPrChange w:id="9562" w:author="Nozimjon Ortiqov" w:date="2026-02-24T09:31:00Z" w16du:dateUtc="2026-02-24T04:31:00Z">
            <w:rPr>
              <w:rFonts w:ascii="Roboto" w:hAnsi="Roboto"/>
            </w:rPr>
          </w:rPrChange>
        </w:rPr>
        <w:t>ги</w:t>
      </w:r>
      <w:r w:rsidRPr="009C4BAE">
        <w:rPr>
          <w:rFonts w:ascii="Roboto" w:hAnsi="Roboto"/>
          <w:lang w:val="uz-Cyrl-UZ"/>
          <w:rPrChange w:id="9563" w:author="Nozimjon Ortiqov" w:date="2026-02-24T09:31:00Z" w16du:dateUtc="2026-02-24T04:31:00Z">
            <w:rPr>
              <w:rFonts w:ascii="Roboto" w:hAnsi="Roboto"/>
              <w:lang w:val="en-US"/>
            </w:rPr>
          </w:rPrChange>
        </w:rPr>
        <w:t xml:space="preserve"> </w:t>
      </w:r>
      <w:r w:rsidRPr="009C4BAE">
        <w:rPr>
          <w:rFonts w:ascii="Roboto" w:hAnsi="Roboto"/>
          <w:lang w:val="uz-Cyrl-UZ"/>
          <w:rPrChange w:id="9564" w:author="Nozimjon Ortiqov" w:date="2026-02-24T09:31:00Z" w16du:dateUtc="2026-02-24T04:31:00Z">
            <w:rPr>
              <w:rFonts w:ascii="Roboto" w:hAnsi="Roboto"/>
            </w:rPr>
          </w:rPrChange>
        </w:rPr>
        <w:t>қонун</w:t>
      </w:r>
      <w:r w:rsidRPr="009C4BAE">
        <w:rPr>
          <w:rFonts w:ascii="Roboto" w:hAnsi="Roboto"/>
          <w:lang w:val="uz-Cyrl-UZ"/>
          <w:rPrChange w:id="9565" w:author="Nozimjon Ortiqov" w:date="2026-02-24T09:31:00Z" w16du:dateUtc="2026-02-24T04:31:00Z">
            <w:rPr>
              <w:rFonts w:ascii="Roboto" w:hAnsi="Roboto"/>
              <w:lang w:val="en-US"/>
            </w:rPr>
          </w:rPrChange>
        </w:rPr>
        <w:t xml:space="preserve"> (Rechtsdienstleistungsgesetz). </w:t>
      </w:r>
      <w:r w:rsidRPr="009C4BAE">
        <w:rPr>
          <w:rFonts w:ascii="Roboto" w:hAnsi="Roboto"/>
          <w:lang w:val="uz-Cyrl-UZ"/>
          <w:rPrChange w:id="9566" w:author="Nozimjon Ortiqov" w:date="2026-02-24T09:31:00Z" w16du:dateUtc="2026-02-24T04:31:00Z">
            <w:rPr>
              <w:rFonts w:ascii="Roboto" w:hAnsi="Roboto"/>
            </w:rPr>
          </w:rPrChange>
        </w:rPr>
        <w:t xml:space="preserve">URL: </w:t>
      </w:r>
      <w:r w:rsidRPr="009C4BAE">
        <w:rPr>
          <w:rFonts w:ascii="Roboto" w:hAnsi="Roboto"/>
          <w:lang w:val="uz-Cyrl-UZ"/>
          <w:rPrChange w:id="9567" w:author="Nozimjon Ortiqov" w:date="2026-02-24T09:31:00Z" w16du:dateUtc="2026-02-24T04:31:00Z">
            <w:rPr/>
          </w:rPrChange>
        </w:rPr>
        <w:fldChar w:fldCharType="begin"/>
      </w:r>
      <w:r w:rsidRPr="009C4BAE">
        <w:rPr>
          <w:rFonts w:ascii="Roboto" w:hAnsi="Roboto"/>
          <w:lang w:val="uz-Cyrl-UZ"/>
          <w:rPrChange w:id="9568" w:author="Nozimjon Ortiqov" w:date="2026-02-24T09:31:00Z" w16du:dateUtc="2026-02-24T04:31:00Z">
            <w:rPr/>
          </w:rPrChange>
        </w:rPr>
        <w:instrText>HYPERLINK "https://www.gesetze-im-internet.de/rdg/RDG.pdf"</w:instrText>
      </w:r>
      <w:r w:rsidRPr="007A79F7">
        <w:rPr>
          <w:rFonts w:ascii="Roboto" w:hAnsi="Roboto"/>
          <w:lang w:val="uz-Cyrl-UZ"/>
        </w:rPr>
      </w:r>
      <w:r w:rsidRPr="009C4BAE">
        <w:rPr>
          <w:rFonts w:ascii="Roboto" w:hAnsi="Roboto"/>
          <w:lang w:val="uz-Cyrl-UZ"/>
          <w:rPrChange w:id="9569" w:author="Nozimjon Ortiqov" w:date="2026-02-24T09:31:00Z" w16du:dateUtc="2026-02-24T04:31:00Z">
            <w:rPr/>
          </w:rPrChange>
        </w:rPr>
        <w:fldChar w:fldCharType="separate"/>
      </w:r>
      <w:r w:rsidRPr="009C4BAE">
        <w:rPr>
          <w:rStyle w:val="af2"/>
          <w:rFonts w:ascii="Roboto" w:hAnsi="Roboto"/>
          <w:u w:val="none"/>
          <w:lang w:val="uz-Cyrl-UZ"/>
          <w:rPrChange w:id="9570" w:author="Nozimjon Ortiqov" w:date="2026-02-24T09:31:00Z" w16du:dateUtc="2026-02-24T04:31:00Z">
            <w:rPr>
              <w:rStyle w:val="af2"/>
              <w:rFonts w:ascii="Roboto" w:hAnsi="Roboto"/>
              <w:u w:val="none"/>
            </w:rPr>
          </w:rPrChange>
        </w:rPr>
        <w:t>https://www.gesetze-im-internet.de/rdg/RDG.pdf</w:t>
      </w:r>
      <w:r w:rsidRPr="009C4BAE">
        <w:rPr>
          <w:rFonts w:ascii="Roboto" w:hAnsi="Roboto"/>
          <w:lang w:val="uz-Cyrl-UZ"/>
          <w:rPrChange w:id="9571" w:author="Nozimjon Ortiqov" w:date="2026-02-24T09:31:00Z" w16du:dateUtc="2026-02-24T04:31:00Z">
            <w:rPr/>
          </w:rPrChange>
        </w:rPr>
        <w:fldChar w:fldCharType="end"/>
      </w:r>
    </w:p>
    <w:p w14:paraId="672BEEE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572" w:author="Nozimjon Ortiqov" w:date="2026-02-24T09:31:00Z" w16du:dateUtc="2026-02-24T04:31:00Z">
            <w:rPr>
              <w:rFonts w:ascii="Roboto" w:hAnsi="Roboto"/>
            </w:rPr>
          </w:rPrChange>
        </w:rPr>
        <w:pPrChange w:id="957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74" w:author="Nozimjon Ortiqov" w:date="2026-02-24T09:31:00Z" w16du:dateUtc="2026-02-24T04:31:00Z">
            <w:rPr>
              <w:rFonts w:ascii="Roboto" w:hAnsi="Roboto"/>
            </w:rPr>
          </w:rPrChange>
        </w:rPr>
        <w:t xml:space="preserve">Марказий банкнинг Статистик бюллетени – 2025 йил  (31.01.2026) </w:t>
      </w:r>
      <w:r w:rsidRPr="009C4BAE">
        <w:rPr>
          <w:rFonts w:ascii="Roboto" w:hAnsi="Roboto"/>
          <w:lang w:val="uz-Cyrl-UZ"/>
          <w:rPrChange w:id="9575" w:author="Nozimjon Ortiqov" w:date="2026-02-24T09:31:00Z" w16du:dateUtc="2026-02-24T04:31:00Z">
            <w:rPr/>
          </w:rPrChange>
        </w:rPr>
        <w:fldChar w:fldCharType="begin"/>
      </w:r>
      <w:r w:rsidRPr="009C4BAE">
        <w:rPr>
          <w:rFonts w:ascii="Roboto" w:hAnsi="Roboto"/>
          <w:lang w:val="uz-Cyrl-UZ"/>
          <w:rPrChange w:id="9576" w:author="Nozimjon Ortiqov" w:date="2026-02-24T09:31:00Z" w16du:dateUtc="2026-02-24T04:31:00Z">
            <w:rPr/>
          </w:rPrChange>
        </w:rPr>
        <w:instrText>HYPERLINK "https://cbu.uz/oz/statistics/buleten/3384239/"</w:instrText>
      </w:r>
      <w:r w:rsidRPr="007A79F7">
        <w:rPr>
          <w:rFonts w:ascii="Roboto" w:hAnsi="Roboto"/>
          <w:lang w:val="uz-Cyrl-UZ"/>
        </w:rPr>
      </w:r>
      <w:r w:rsidRPr="009C4BAE">
        <w:rPr>
          <w:rFonts w:ascii="Roboto" w:hAnsi="Roboto"/>
          <w:lang w:val="uz-Cyrl-UZ"/>
          <w:rPrChange w:id="9577" w:author="Nozimjon Ortiqov" w:date="2026-02-24T09:31:00Z" w16du:dateUtc="2026-02-24T04:31:00Z">
            <w:rPr/>
          </w:rPrChange>
        </w:rPr>
        <w:fldChar w:fldCharType="separate"/>
      </w:r>
      <w:r w:rsidRPr="009C4BAE">
        <w:rPr>
          <w:rStyle w:val="af2"/>
          <w:rFonts w:ascii="Roboto" w:hAnsi="Roboto"/>
          <w:u w:val="none"/>
          <w:lang w:val="uz-Cyrl-UZ"/>
          <w:rPrChange w:id="9578"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57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0" w:author="Nozimjon Ortiqov" w:date="2026-02-24T09:31:00Z" w16du:dateUtc="2026-02-24T04:31:00Z">
            <w:rPr>
              <w:rStyle w:val="af2"/>
              <w:rFonts w:ascii="Roboto" w:hAnsi="Roboto"/>
              <w:u w:val="none"/>
              <w:lang w:val="en-US"/>
            </w:rPr>
          </w:rPrChange>
        </w:rPr>
        <w:t>cbu</w:t>
      </w:r>
      <w:r w:rsidRPr="009C4BAE">
        <w:rPr>
          <w:rStyle w:val="af2"/>
          <w:rFonts w:ascii="Roboto" w:hAnsi="Roboto"/>
          <w:u w:val="none"/>
          <w:lang w:val="uz-Cyrl-UZ"/>
          <w:rPrChange w:id="958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2"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58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4" w:author="Nozimjon Ortiqov" w:date="2026-02-24T09:31:00Z" w16du:dateUtc="2026-02-24T04:31:00Z">
            <w:rPr>
              <w:rStyle w:val="af2"/>
              <w:rFonts w:ascii="Roboto" w:hAnsi="Roboto"/>
              <w:u w:val="none"/>
              <w:lang w:val="en-US"/>
            </w:rPr>
          </w:rPrChange>
        </w:rPr>
        <w:t>oz</w:t>
      </w:r>
      <w:r w:rsidRPr="009C4BAE">
        <w:rPr>
          <w:rStyle w:val="af2"/>
          <w:rFonts w:ascii="Roboto" w:hAnsi="Roboto"/>
          <w:u w:val="none"/>
          <w:lang w:val="uz-Cyrl-UZ"/>
          <w:rPrChange w:id="958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6" w:author="Nozimjon Ortiqov" w:date="2026-02-24T09:31:00Z" w16du:dateUtc="2026-02-24T04:31:00Z">
            <w:rPr>
              <w:rStyle w:val="af2"/>
              <w:rFonts w:ascii="Roboto" w:hAnsi="Roboto"/>
              <w:u w:val="none"/>
              <w:lang w:val="en-US"/>
            </w:rPr>
          </w:rPrChange>
        </w:rPr>
        <w:t>statistics</w:t>
      </w:r>
      <w:r w:rsidRPr="009C4BAE">
        <w:rPr>
          <w:rStyle w:val="af2"/>
          <w:rFonts w:ascii="Roboto" w:hAnsi="Roboto"/>
          <w:u w:val="none"/>
          <w:lang w:val="uz-Cyrl-UZ"/>
          <w:rPrChange w:id="958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8" w:author="Nozimjon Ortiqov" w:date="2026-02-24T09:31:00Z" w16du:dateUtc="2026-02-24T04:31:00Z">
            <w:rPr>
              <w:rStyle w:val="af2"/>
              <w:rFonts w:ascii="Roboto" w:hAnsi="Roboto"/>
              <w:u w:val="none"/>
              <w:lang w:val="en-US"/>
            </w:rPr>
          </w:rPrChange>
        </w:rPr>
        <w:t>buleten</w:t>
      </w:r>
      <w:r w:rsidRPr="009C4BAE">
        <w:rPr>
          <w:rStyle w:val="af2"/>
          <w:rFonts w:ascii="Roboto" w:hAnsi="Roboto"/>
          <w:u w:val="none"/>
          <w:lang w:val="uz-Cyrl-UZ"/>
          <w:rPrChange w:id="9589" w:author="Nozimjon Ortiqov" w:date="2026-02-24T09:31:00Z" w16du:dateUtc="2026-02-24T04:31:00Z">
            <w:rPr>
              <w:rStyle w:val="af2"/>
              <w:rFonts w:ascii="Roboto" w:hAnsi="Roboto"/>
              <w:u w:val="none"/>
            </w:rPr>
          </w:rPrChange>
        </w:rPr>
        <w:t>/3384239/</w:t>
      </w:r>
      <w:r w:rsidRPr="009C4BAE">
        <w:rPr>
          <w:rFonts w:ascii="Roboto" w:hAnsi="Roboto"/>
          <w:lang w:val="uz-Cyrl-UZ"/>
          <w:rPrChange w:id="9590" w:author="Nozimjon Ortiqov" w:date="2026-02-24T09:31:00Z" w16du:dateUtc="2026-02-24T04:31:00Z">
            <w:rPr/>
          </w:rPrChange>
        </w:rPr>
        <w:fldChar w:fldCharType="end"/>
      </w:r>
      <w:r w:rsidRPr="009C4BAE">
        <w:rPr>
          <w:rFonts w:ascii="Roboto" w:hAnsi="Roboto"/>
          <w:lang w:val="uz-Cyrl-UZ"/>
          <w:rPrChange w:id="9591" w:author="Nozimjon Ortiqov" w:date="2026-02-24T09:31:00Z" w16du:dateUtc="2026-02-24T04:31:00Z">
            <w:rPr>
              <w:rFonts w:ascii="Roboto" w:hAnsi="Roboto"/>
            </w:rPr>
          </w:rPrChange>
        </w:rPr>
        <w:t xml:space="preserve"> </w:t>
      </w:r>
    </w:p>
    <w:p w14:paraId="1B79B88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592" w:author="Nozimjon Ortiqov" w:date="2026-02-24T09:31:00Z" w16du:dateUtc="2026-02-24T04:31:00Z">
            <w:rPr>
              <w:rFonts w:ascii="Roboto" w:hAnsi="Roboto"/>
            </w:rPr>
          </w:rPrChange>
        </w:rPr>
        <w:pPrChange w:id="959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94" w:author="Nozimjon Ortiqov" w:date="2026-02-24T09:31:00Z" w16du:dateUtc="2026-02-24T04:31:00Z">
            <w:rPr>
              <w:rFonts w:ascii="Roboto" w:hAnsi="Roboto"/>
            </w:rPr>
          </w:rPrChange>
        </w:rPr>
        <w:t xml:space="preserve">Ўзбекистон Республикаси Марказий банки бошқарувининг қарори  (22.04.2025) </w:t>
      </w:r>
      <w:r w:rsidRPr="009C4BAE">
        <w:rPr>
          <w:rFonts w:ascii="Roboto" w:hAnsi="Roboto"/>
          <w:lang w:val="uz-Cyrl-UZ"/>
          <w:rPrChange w:id="9595" w:author="Nozimjon Ortiqov" w:date="2026-02-24T09:31:00Z" w16du:dateUtc="2026-02-24T04:31:00Z">
            <w:rPr/>
          </w:rPrChange>
        </w:rPr>
        <w:fldChar w:fldCharType="begin"/>
      </w:r>
      <w:r w:rsidRPr="009C4BAE">
        <w:rPr>
          <w:rFonts w:ascii="Roboto" w:hAnsi="Roboto"/>
          <w:lang w:val="uz-Cyrl-UZ"/>
          <w:rPrChange w:id="9596" w:author="Nozimjon Ortiqov" w:date="2026-02-24T09:31:00Z" w16du:dateUtc="2026-02-24T04:31:00Z">
            <w:rPr/>
          </w:rPrChange>
        </w:rPr>
        <w:instrText>HYPERLINK "https://www.lex.uz/ru/docs/7491592"</w:instrText>
      </w:r>
      <w:r w:rsidRPr="007A79F7">
        <w:rPr>
          <w:rFonts w:ascii="Roboto" w:hAnsi="Roboto"/>
          <w:lang w:val="uz-Cyrl-UZ"/>
        </w:rPr>
      </w:r>
      <w:r w:rsidRPr="009C4BAE">
        <w:rPr>
          <w:rFonts w:ascii="Roboto" w:hAnsi="Roboto"/>
          <w:lang w:val="uz-Cyrl-UZ"/>
          <w:rPrChange w:id="9597" w:author="Nozimjon Ortiqov" w:date="2026-02-24T09:31:00Z" w16du:dateUtc="2026-02-24T04:31:00Z">
            <w:rPr/>
          </w:rPrChange>
        </w:rPr>
        <w:fldChar w:fldCharType="separate"/>
      </w:r>
      <w:r w:rsidRPr="009C4BAE">
        <w:rPr>
          <w:rStyle w:val="af2"/>
          <w:rFonts w:ascii="Roboto" w:hAnsi="Roboto"/>
          <w:u w:val="none"/>
          <w:lang w:val="uz-Cyrl-UZ"/>
          <w:rPrChange w:id="9598"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59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00"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60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02" w:author="Nozimjon Ortiqov" w:date="2026-02-24T09:31:00Z" w16du:dateUtc="2026-02-24T04:31:00Z">
            <w:rPr>
              <w:rStyle w:val="af2"/>
              <w:rFonts w:ascii="Roboto" w:hAnsi="Roboto"/>
              <w:u w:val="none"/>
              <w:lang w:val="en-US"/>
            </w:rPr>
          </w:rPrChange>
        </w:rPr>
        <w:t>lex</w:t>
      </w:r>
      <w:r w:rsidRPr="009C4BAE">
        <w:rPr>
          <w:rStyle w:val="af2"/>
          <w:rFonts w:ascii="Roboto" w:hAnsi="Roboto"/>
          <w:u w:val="none"/>
          <w:lang w:val="uz-Cyrl-UZ"/>
          <w:rPrChange w:id="960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04"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0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06" w:author="Nozimjon Ortiqov" w:date="2026-02-24T09:31:00Z" w16du:dateUtc="2026-02-24T04:31:00Z">
            <w:rPr>
              <w:rStyle w:val="af2"/>
              <w:rFonts w:ascii="Roboto" w:hAnsi="Roboto"/>
              <w:u w:val="none"/>
              <w:lang w:val="en-US"/>
            </w:rPr>
          </w:rPrChange>
        </w:rPr>
        <w:t>ru</w:t>
      </w:r>
      <w:r w:rsidRPr="009C4BAE">
        <w:rPr>
          <w:rStyle w:val="af2"/>
          <w:rFonts w:ascii="Roboto" w:hAnsi="Roboto"/>
          <w:u w:val="none"/>
          <w:lang w:val="uz-Cyrl-UZ"/>
          <w:rPrChange w:id="960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08" w:author="Nozimjon Ortiqov" w:date="2026-02-24T09:31:00Z" w16du:dateUtc="2026-02-24T04:31:00Z">
            <w:rPr>
              <w:rStyle w:val="af2"/>
              <w:rFonts w:ascii="Roboto" w:hAnsi="Roboto"/>
              <w:u w:val="none"/>
              <w:lang w:val="en-US"/>
            </w:rPr>
          </w:rPrChange>
        </w:rPr>
        <w:t>docs</w:t>
      </w:r>
      <w:r w:rsidRPr="009C4BAE">
        <w:rPr>
          <w:rStyle w:val="af2"/>
          <w:rFonts w:ascii="Roboto" w:hAnsi="Roboto"/>
          <w:u w:val="none"/>
          <w:lang w:val="uz-Cyrl-UZ"/>
          <w:rPrChange w:id="9609" w:author="Nozimjon Ortiqov" w:date="2026-02-24T09:31:00Z" w16du:dateUtc="2026-02-24T04:31:00Z">
            <w:rPr>
              <w:rStyle w:val="af2"/>
              <w:rFonts w:ascii="Roboto" w:hAnsi="Roboto"/>
              <w:u w:val="none"/>
            </w:rPr>
          </w:rPrChange>
        </w:rPr>
        <w:t>/7491592</w:t>
      </w:r>
      <w:r w:rsidRPr="009C4BAE">
        <w:rPr>
          <w:rFonts w:ascii="Roboto" w:hAnsi="Roboto"/>
          <w:lang w:val="uz-Cyrl-UZ"/>
          <w:rPrChange w:id="9610" w:author="Nozimjon Ortiqov" w:date="2026-02-24T09:31:00Z" w16du:dateUtc="2026-02-24T04:31:00Z">
            <w:rPr/>
          </w:rPrChange>
        </w:rPr>
        <w:fldChar w:fldCharType="end"/>
      </w:r>
      <w:r w:rsidRPr="009C4BAE">
        <w:rPr>
          <w:rFonts w:ascii="Roboto" w:hAnsi="Roboto"/>
          <w:lang w:val="uz-Cyrl-UZ"/>
          <w:rPrChange w:id="9611" w:author="Nozimjon Ortiqov" w:date="2026-02-24T09:31:00Z" w16du:dateUtc="2026-02-24T04:31:00Z">
            <w:rPr>
              <w:rFonts w:ascii="Roboto" w:hAnsi="Roboto"/>
            </w:rPr>
          </w:rPrChange>
        </w:rPr>
        <w:t xml:space="preserve"> </w:t>
      </w:r>
    </w:p>
    <w:p w14:paraId="27A85F3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12" w:author="Nozimjon Ortiqov" w:date="2026-02-24T09:31:00Z" w16du:dateUtc="2026-02-24T04:31:00Z">
            <w:rPr>
              <w:rFonts w:ascii="Roboto" w:hAnsi="Roboto"/>
            </w:rPr>
          </w:rPrChange>
        </w:rPr>
        <w:pPrChange w:id="961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14" w:author="Nozimjon Ortiqov" w:date="2026-02-24T09:31:00Z" w16du:dateUtc="2026-02-24T04:31:00Z">
            <w:rPr>
              <w:rFonts w:ascii="Roboto" w:hAnsi="Roboto"/>
            </w:rPr>
          </w:rPrChange>
        </w:rPr>
        <w:t xml:space="preserve">Ўзбекистон Республикаси Марказий банки бошқарувининг қарори (20.10.2015) </w:t>
      </w:r>
      <w:r w:rsidRPr="009C4BAE">
        <w:rPr>
          <w:rFonts w:ascii="Roboto" w:hAnsi="Roboto"/>
          <w:lang w:val="uz-Cyrl-UZ"/>
          <w:rPrChange w:id="9615" w:author="Nozimjon Ortiqov" w:date="2026-02-24T09:31:00Z" w16du:dateUtc="2026-02-24T04:31:00Z">
            <w:rPr/>
          </w:rPrChange>
        </w:rPr>
        <w:fldChar w:fldCharType="begin"/>
      </w:r>
      <w:r w:rsidRPr="009C4BAE">
        <w:rPr>
          <w:rFonts w:ascii="Roboto" w:hAnsi="Roboto"/>
          <w:lang w:val="uz-Cyrl-UZ"/>
          <w:rPrChange w:id="9616" w:author="Nozimjon Ortiqov" w:date="2026-02-24T09:31:00Z" w16du:dateUtc="2026-02-24T04:31:00Z">
            <w:rPr/>
          </w:rPrChange>
        </w:rPr>
        <w:instrText>HYPERLINK "https://lex.uz/uz/docs/2703053"</w:instrText>
      </w:r>
      <w:r w:rsidRPr="007A79F7">
        <w:rPr>
          <w:rFonts w:ascii="Roboto" w:hAnsi="Roboto"/>
          <w:lang w:val="uz-Cyrl-UZ"/>
        </w:rPr>
      </w:r>
      <w:r w:rsidRPr="009C4BAE">
        <w:rPr>
          <w:rFonts w:ascii="Roboto" w:hAnsi="Roboto"/>
          <w:lang w:val="uz-Cyrl-UZ"/>
          <w:rPrChange w:id="9617" w:author="Nozimjon Ortiqov" w:date="2026-02-24T09:31:00Z" w16du:dateUtc="2026-02-24T04:31:00Z">
            <w:rPr/>
          </w:rPrChange>
        </w:rPr>
        <w:fldChar w:fldCharType="separate"/>
      </w:r>
      <w:r w:rsidRPr="009C4BAE">
        <w:rPr>
          <w:rStyle w:val="af2"/>
          <w:rFonts w:ascii="Roboto" w:hAnsi="Roboto"/>
          <w:u w:val="none"/>
          <w:lang w:val="uz-Cyrl-UZ"/>
          <w:rPrChange w:id="9618"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61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20" w:author="Nozimjon Ortiqov" w:date="2026-02-24T09:31:00Z" w16du:dateUtc="2026-02-24T04:31:00Z">
            <w:rPr>
              <w:rStyle w:val="af2"/>
              <w:rFonts w:ascii="Roboto" w:hAnsi="Roboto"/>
              <w:u w:val="none"/>
              <w:lang w:val="en-US"/>
            </w:rPr>
          </w:rPrChange>
        </w:rPr>
        <w:t>lex</w:t>
      </w:r>
      <w:r w:rsidRPr="009C4BAE">
        <w:rPr>
          <w:rStyle w:val="af2"/>
          <w:rFonts w:ascii="Roboto" w:hAnsi="Roboto"/>
          <w:u w:val="none"/>
          <w:lang w:val="uz-Cyrl-UZ"/>
          <w:rPrChange w:id="962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22"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2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24"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2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26" w:author="Nozimjon Ortiqov" w:date="2026-02-24T09:31:00Z" w16du:dateUtc="2026-02-24T04:31:00Z">
            <w:rPr>
              <w:rStyle w:val="af2"/>
              <w:rFonts w:ascii="Roboto" w:hAnsi="Roboto"/>
              <w:u w:val="none"/>
              <w:lang w:val="en-US"/>
            </w:rPr>
          </w:rPrChange>
        </w:rPr>
        <w:t>docs</w:t>
      </w:r>
      <w:r w:rsidRPr="009C4BAE">
        <w:rPr>
          <w:rStyle w:val="af2"/>
          <w:rFonts w:ascii="Roboto" w:hAnsi="Roboto"/>
          <w:u w:val="none"/>
          <w:lang w:val="uz-Cyrl-UZ"/>
          <w:rPrChange w:id="9627" w:author="Nozimjon Ortiqov" w:date="2026-02-24T09:31:00Z" w16du:dateUtc="2026-02-24T04:31:00Z">
            <w:rPr>
              <w:rStyle w:val="af2"/>
              <w:rFonts w:ascii="Roboto" w:hAnsi="Roboto"/>
              <w:u w:val="none"/>
            </w:rPr>
          </w:rPrChange>
        </w:rPr>
        <w:t>/2703053</w:t>
      </w:r>
      <w:r w:rsidRPr="009C4BAE">
        <w:rPr>
          <w:rFonts w:ascii="Roboto" w:hAnsi="Roboto"/>
          <w:lang w:val="uz-Cyrl-UZ"/>
          <w:rPrChange w:id="9628" w:author="Nozimjon Ortiqov" w:date="2026-02-24T09:31:00Z" w16du:dateUtc="2026-02-24T04:31:00Z">
            <w:rPr/>
          </w:rPrChange>
        </w:rPr>
        <w:fldChar w:fldCharType="end"/>
      </w:r>
      <w:r w:rsidRPr="009C4BAE">
        <w:rPr>
          <w:rFonts w:ascii="Roboto" w:hAnsi="Roboto"/>
          <w:lang w:val="uz-Cyrl-UZ"/>
          <w:rPrChange w:id="9629" w:author="Nozimjon Ortiqov" w:date="2026-02-24T09:31:00Z" w16du:dateUtc="2026-02-24T04:31:00Z">
            <w:rPr>
              <w:rFonts w:ascii="Roboto" w:hAnsi="Roboto"/>
            </w:rPr>
          </w:rPrChange>
        </w:rPr>
        <w:t xml:space="preserve"> </w:t>
      </w:r>
    </w:p>
    <w:p w14:paraId="0158C055"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30" w:author="Nozimjon Ortiqov" w:date="2026-02-24T09:31:00Z" w16du:dateUtc="2026-02-24T04:31:00Z">
            <w:rPr>
              <w:rFonts w:ascii="Roboto" w:hAnsi="Roboto"/>
              <w:lang w:val="en-US"/>
            </w:rPr>
          </w:rPrChange>
        </w:rPr>
        <w:pPrChange w:id="9631"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32" w:author="Nozimjon Ortiqov" w:date="2026-02-24T09:31:00Z" w16du:dateUtc="2026-02-24T04:31:00Z">
            <w:rPr>
              <w:rFonts w:ascii="Roboto" w:hAnsi="Roboto"/>
              <w:lang w:val="en-US"/>
            </w:rPr>
          </w:rPrChange>
        </w:rPr>
        <w:t xml:space="preserve">Cornelli, G., Gambacorta, L., &amp; Pancotto, L. (2023, December 4). Buy now, pay later: a cross-country analysis. BIS Quarterly Review. Bank for International Settlements. </w:t>
      </w:r>
      <w:r w:rsidRPr="009C4BAE">
        <w:rPr>
          <w:rFonts w:ascii="Roboto" w:hAnsi="Roboto"/>
          <w:lang w:val="uz-Cyrl-UZ"/>
          <w:rPrChange w:id="9633" w:author="Nozimjon Ortiqov" w:date="2026-02-24T09:31:00Z" w16du:dateUtc="2026-02-24T04:31:00Z">
            <w:rPr/>
          </w:rPrChange>
        </w:rPr>
        <w:fldChar w:fldCharType="begin"/>
      </w:r>
      <w:r w:rsidRPr="009C4BAE">
        <w:rPr>
          <w:rFonts w:ascii="Roboto" w:hAnsi="Roboto"/>
          <w:lang w:val="uz-Cyrl-UZ"/>
          <w:rPrChange w:id="9634" w:author="Nozimjon Ortiqov" w:date="2026-02-24T09:31:00Z" w16du:dateUtc="2026-02-24T04:31:00Z">
            <w:rPr/>
          </w:rPrChange>
        </w:rPr>
        <w:instrText>HYPERLINK "https://www.bis.org/publ/qtrpdf/r_qt2312e.htm"</w:instrText>
      </w:r>
      <w:r w:rsidRPr="007A79F7">
        <w:rPr>
          <w:rFonts w:ascii="Roboto" w:hAnsi="Roboto"/>
          <w:lang w:val="uz-Cyrl-UZ"/>
        </w:rPr>
      </w:r>
      <w:r w:rsidRPr="009C4BAE">
        <w:rPr>
          <w:rFonts w:ascii="Roboto" w:hAnsi="Roboto"/>
          <w:lang w:val="uz-Cyrl-UZ"/>
          <w:rPrChange w:id="9635" w:author="Nozimjon Ortiqov" w:date="2026-02-24T09:31:00Z" w16du:dateUtc="2026-02-24T04:31:00Z">
            <w:rPr/>
          </w:rPrChange>
        </w:rPr>
        <w:fldChar w:fldCharType="separate"/>
      </w:r>
      <w:r w:rsidRPr="009C4BAE">
        <w:rPr>
          <w:rStyle w:val="af2"/>
          <w:rFonts w:ascii="Roboto" w:hAnsi="Roboto"/>
          <w:lang w:val="uz-Cyrl-UZ"/>
          <w:rPrChange w:id="9636" w:author="Nozimjon Ortiqov" w:date="2026-02-24T09:31:00Z" w16du:dateUtc="2026-02-24T04:31:00Z">
            <w:rPr>
              <w:rStyle w:val="af2"/>
              <w:rFonts w:ascii="Roboto" w:hAnsi="Roboto"/>
              <w:lang w:val="en-US"/>
            </w:rPr>
          </w:rPrChange>
        </w:rPr>
        <w:t>https://www.bis.org/publ/qtrpdf/r_qt2312e.htm</w:t>
      </w:r>
      <w:r w:rsidRPr="009C4BAE">
        <w:rPr>
          <w:rFonts w:ascii="Roboto" w:hAnsi="Roboto"/>
          <w:lang w:val="uz-Cyrl-UZ"/>
          <w:rPrChange w:id="9637" w:author="Nozimjon Ortiqov" w:date="2026-02-24T09:31:00Z" w16du:dateUtc="2026-02-24T04:31:00Z">
            <w:rPr/>
          </w:rPrChange>
        </w:rPr>
        <w:fldChar w:fldCharType="end"/>
      </w:r>
    </w:p>
    <w:p w14:paraId="44D7351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38" w:author="Nozimjon Ortiqov" w:date="2026-02-24T09:31:00Z" w16du:dateUtc="2026-02-24T04:31:00Z">
            <w:rPr>
              <w:rFonts w:ascii="Roboto" w:hAnsi="Roboto"/>
              <w:lang w:val="en-US"/>
            </w:rPr>
          </w:rPrChange>
        </w:rPr>
        <w:pPrChange w:id="963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40" w:author="Nozimjon Ortiqov" w:date="2026-02-24T09:31:00Z" w16du:dateUtc="2026-02-24T04:31:00Z">
            <w:rPr>
              <w:rFonts w:ascii="Roboto" w:hAnsi="Roboto"/>
              <w:lang w:val="en-US"/>
            </w:rPr>
          </w:rPrChange>
        </w:rPr>
        <w:t>Wilson, T. (2025). The regulatory response to Buy Now Pay Later in Australia. Alternative Law Journal, 50(2), 91–95. https://doi.org/10.1177/1037969X251338353</w:t>
      </w:r>
    </w:p>
    <w:p w14:paraId="0F1BFC9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41" w:author="Nozimjon Ortiqov" w:date="2026-02-24T09:31:00Z" w16du:dateUtc="2026-02-24T04:31:00Z">
            <w:rPr>
              <w:rFonts w:ascii="Roboto" w:hAnsi="Roboto"/>
              <w:lang w:val="en-US"/>
            </w:rPr>
          </w:rPrChange>
        </w:rPr>
        <w:pPrChange w:id="9642"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43" w:author="Nozimjon Ortiqov" w:date="2026-02-24T09:31:00Z" w16du:dateUtc="2026-02-24T04:31:00Z">
            <w:rPr>
              <w:rFonts w:ascii="Roboto" w:hAnsi="Roboto"/>
              <w:lang w:val="en-US"/>
            </w:rPr>
          </w:rPrChange>
        </w:rPr>
        <w:t xml:space="preserve">Financial Times. (2024, October 21). Buy now, pain later — the looming risks of BNPL. Financial Times. </w:t>
      </w:r>
      <w:r w:rsidRPr="009C4BAE">
        <w:rPr>
          <w:rFonts w:ascii="Roboto" w:hAnsi="Roboto"/>
          <w:lang w:val="uz-Cyrl-UZ"/>
          <w:rPrChange w:id="9644" w:author="Nozimjon Ortiqov" w:date="2026-02-24T09:31:00Z" w16du:dateUtc="2026-02-24T04:31:00Z">
            <w:rPr/>
          </w:rPrChange>
        </w:rPr>
        <w:fldChar w:fldCharType="begin"/>
      </w:r>
      <w:r w:rsidRPr="009C4BAE">
        <w:rPr>
          <w:rFonts w:ascii="Roboto" w:hAnsi="Roboto"/>
          <w:lang w:val="uz-Cyrl-UZ"/>
          <w:rPrChange w:id="9645" w:author="Nozimjon Ortiqov" w:date="2026-02-24T09:31:00Z" w16du:dateUtc="2026-02-24T04:31:00Z">
            <w:rPr/>
          </w:rPrChange>
        </w:rPr>
        <w:instrText>HYPERLINK "https://www.ft.com/content/5bffe8b2-0d6e-4f42-9dd9-b5ba70a2a22f"</w:instrText>
      </w:r>
      <w:r w:rsidRPr="007A79F7">
        <w:rPr>
          <w:rFonts w:ascii="Roboto" w:hAnsi="Roboto"/>
          <w:lang w:val="uz-Cyrl-UZ"/>
        </w:rPr>
      </w:r>
      <w:r w:rsidRPr="009C4BAE">
        <w:rPr>
          <w:rFonts w:ascii="Roboto" w:hAnsi="Roboto"/>
          <w:lang w:val="uz-Cyrl-UZ"/>
          <w:rPrChange w:id="9646" w:author="Nozimjon Ortiqov" w:date="2026-02-24T09:31:00Z" w16du:dateUtc="2026-02-24T04:31:00Z">
            <w:rPr/>
          </w:rPrChange>
        </w:rPr>
        <w:fldChar w:fldCharType="separate"/>
      </w:r>
      <w:r w:rsidRPr="009C4BAE">
        <w:rPr>
          <w:rStyle w:val="af2"/>
          <w:rFonts w:ascii="Roboto" w:hAnsi="Roboto"/>
          <w:lang w:val="uz-Cyrl-UZ"/>
          <w:rPrChange w:id="9647" w:author="Nozimjon Ortiqov" w:date="2026-02-24T09:31:00Z" w16du:dateUtc="2026-02-24T04:31:00Z">
            <w:rPr>
              <w:rStyle w:val="af2"/>
              <w:rFonts w:ascii="Roboto" w:hAnsi="Roboto"/>
              <w:lang w:val="en-US"/>
            </w:rPr>
          </w:rPrChange>
        </w:rPr>
        <w:t>https://www.ft.com/content/5bffe8b2-0d6e-4f42-9dd9-b5ba70a2a22f</w:t>
      </w:r>
      <w:r w:rsidRPr="009C4BAE">
        <w:rPr>
          <w:rFonts w:ascii="Roboto" w:hAnsi="Roboto"/>
          <w:lang w:val="uz-Cyrl-UZ"/>
          <w:rPrChange w:id="9648" w:author="Nozimjon Ortiqov" w:date="2026-02-24T09:31:00Z" w16du:dateUtc="2026-02-24T04:31:00Z">
            <w:rPr/>
          </w:rPrChange>
        </w:rPr>
        <w:fldChar w:fldCharType="end"/>
      </w:r>
    </w:p>
    <w:p w14:paraId="3FB5CDE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49" w:author="Nozimjon Ortiqov" w:date="2026-02-24T09:31:00Z" w16du:dateUtc="2026-02-24T04:31:00Z">
            <w:rPr>
              <w:rFonts w:ascii="Roboto" w:hAnsi="Roboto"/>
              <w:lang w:val="en-US"/>
            </w:rPr>
          </w:rPrChange>
        </w:rPr>
        <w:pPrChange w:id="9650"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51" w:author="Nozimjon Ortiqov" w:date="2026-02-24T09:31:00Z" w16du:dateUtc="2026-02-24T04:31:00Z">
            <w:rPr>
              <w:rFonts w:ascii="Roboto" w:hAnsi="Roboto"/>
              <w:lang w:val="en-US"/>
            </w:rPr>
          </w:rPrChange>
        </w:rPr>
        <w:t xml:space="preserve">Svahn, N. (2023, September). Buy now, pay later – a threat to financial stability? Staff Memo. Sveriges Riksbank. </w:t>
      </w:r>
      <w:r w:rsidRPr="009C4BAE">
        <w:rPr>
          <w:rFonts w:ascii="Roboto" w:hAnsi="Roboto"/>
          <w:lang w:val="uz-Cyrl-UZ"/>
          <w:rPrChange w:id="9652" w:author="Nozimjon Ortiqov" w:date="2026-02-24T09:31:00Z" w16du:dateUtc="2026-02-24T04:31:00Z">
            <w:rPr/>
          </w:rPrChange>
        </w:rPr>
        <w:fldChar w:fldCharType="begin"/>
      </w:r>
      <w:r w:rsidRPr="009C4BAE">
        <w:rPr>
          <w:rFonts w:ascii="Roboto" w:hAnsi="Roboto"/>
          <w:lang w:val="uz-Cyrl-UZ"/>
          <w:rPrChange w:id="9653" w:author="Nozimjon Ortiqov" w:date="2026-02-24T09:31:00Z" w16du:dateUtc="2026-02-24T04:31:00Z">
            <w:rPr/>
          </w:rPrChange>
        </w:rPr>
        <w:instrText>HYPERLINK "https://www.riksbank.se/globalassets/media/rapporter/staff-memo/webbrapport---pdf-dokument/2023/230905/buy-now-pay-later--a-threat-to-financial-stability.pdf"</w:instrText>
      </w:r>
      <w:r w:rsidRPr="007A79F7">
        <w:rPr>
          <w:rFonts w:ascii="Roboto" w:hAnsi="Roboto"/>
          <w:lang w:val="uz-Cyrl-UZ"/>
        </w:rPr>
      </w:r>
      <w:r w:rsidRPr="009C4BAE">
        <w:rPr>
          <w:rFonts w:ascii="Roboto" w:hAnsi="Roboto"/>
          <w:lang w:val="uz-Cyrl-UZ"/>
          <w:rPrChange w:id="9654" w:author="Nozimjon Ortiqov" w:date="2026-02-24T09:31:00Z" w16du:dateUtc="2026-02-24T04:31:00Z">
            <w:rPr/>
          </w:rPrChange>
        </w:rPr>
        <w:fldChar w:fldCharType="separate"/>
      </w:r>
      <w:r w:rsidRPr="009C4BAE">
        <w:rPr>
          <w:rStyle w:val="af2"/>
          <w:rFonts w:ascii="Roboto" w:hAnsi="Roboto"/>
          <w:lang w:val="uz-Cyrl-UZ"/>
          <w:rPrChange w:id="9655" w:author="Nozimjon Ortiqov" w:date="2026-02-24T09:31:00Z" w16du:dateUtc="2026-02-24T04:31:00Z">
            <w:rPr>
              <w:rStyle w:val="af2"/>
              <w:rFonts w:ascii="Roboto" w:hAnsi="Roboto"/>
              <w:lang w:val="en-US"/>
            </w:rPr>
          </w:rPrChange>
        </w:rPr>
        <w:t>https://www.riksbank.se/globalassets/media/rapporter/staff-memo/webbrapport---pdf-dokument/2023/230905/buy-now-pay-later--a-threat-to-financial-stability.pdf</w:t>
      </w:r>
      <w:r w:rsidRPr="009C4BAE">
        <w:rPr>
          <w:rFonts w:ascii="Roboto" w:hAnsi="Roboto"/>
          <w:lang w:val="uz-Cyrl-UZ"/>
          <w:rPrChange w:id="9656" w:author="Nozimjon Ortiqov" w:date="2026-02-24T09:31:00Z" w16du:dateUtc="2026-02-24T04:31:00Z">
            <w:rPr/>
          </w:rPrChange>
        </w:rPr>
        <w:fldChar w:fldCharType="end"/>
      </w:r>
    </w:p>
    <w:p w14:paraId="3CA8CE5E"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57" w:author="Nozimjon Ortiqov" w:date="2026-02-24T09:31:00Z" w16du:dateUtc="2026-02-24T04:31:00Z">
            <w:rPr>
              <w:rFonts w:ascii="Roboto" w:hAnsi="Roboto"/>
            </w:rPr>
          </w:rPrChange>
        </w:rPr>
        <w:pPrChange w:id="965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59" w:author="Nozimjon Ortiqov" w:date="2026-02-24T09:31:00Z" w16du:dateUtc="2026-02-24T04:31:00Z">
            <w:rPr>
              <w:rFonts w:ascii="Roboto" w:hAnsi="Roboto"/>
              <w:lang w:val="en-US"/>
            </w:rPr>
          </w:rPrChange>
        </w:rPr>
        <w:t xml:space="preserve">Reserve Bank of India. (2023, February 14). Digital Lending Guidelines (FAQs). Reserve Bank of India. </w:t>
      </w:r>
      <w:r w:rsidRPr="009C4BAE">
        <w:rPr>
          <w:rFonts w:ascii="Roboto" w:hAnsi="Roboto"/>
          <w:lang w:val="uz-Cyrl-UZ"/>
          <w:rPrChange w:id="9660" w:author="Nozimjon Ortiqov" w:date="2026-02-24T09:31:00Z" w16du:dateUtc="2026-02-24T04:31:00Z">
            <w:rPr/>
          </w:rPrChange>
        </w:rPr>
        <w:fldChar w:fldCharType="begin"/>
      </w:r>
      <w:r w:rsidRPr="009C4BAE">
        <w:rPr>
          <w:rFonts w:ascii="Roboto" w:hAnsi="Roboto"/>
          <w:lang w:val="uz-Cyrl-UZ"/>
          <w:rPrChange w:id="9661" w:author="Nozimjon Ortiqov" w:date="2026-02-24T09:31:00Z" w16du:dateUtc="2026-02-24T04:31:00Z">
            <w:rPr/>
          </w:rPrChange>
        </w:rPr>
        <w:instrText>HYPERLINK "https://www.rbi.org.in/commonman/english/scripts/FAQs.aspx?Id=3413"</w:instrText>
      </w:r>
      <w:r w:rsidRPr="007A79F7">
        <w:rPr>
          <w:rFonts w:ascii="Roboto" w:hAnsi="Roboto"/>
          <w:lang w:val="uz-Cyrl-UZ"/>
        </w:rPr>
      </w:r>
      <w:r w:rsidRPr="009C4BAE">
        <w:rPr>
          <w:rFonts w:ascii="Roboto" w:hAnsi="Roboto"/>
          <w:lang w:val="uz-Cyrl-UZ"/>
          <w:rPrChange w:id="9662" w:author="Nozimjon Ortiqov" w:date="2026-02-24T09:31:00Z" w16du:dateUtc="2026-02-24T04:31:00Z">
            <w:rPr/>
          </w:rPrChange>
        </w:rPr>
        <w:fldChar w:fldCharType="separate"/>
      </w:r>
      <w:r w:rsidRPr="009C4BAE">
        <w:rPr>
          <w:rStyle w:val="af2"/>
          <w:rFonts w:ascii="Roboto" w:hAnsi="Roboto"/>
          <w:lang w:val="uz-Cyrl-UZ"/>
          <w:rPrChange w:id="9663"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664" w:author="Nozimjon Ortiqov" w:date="2026-02-24T09:31:00Z" w16du:dateUtc="2026-02-24T04:31:00Z">
            <w:rPr>
              <w:rStyle w:val="af2"/>
              <w:rFonts w:ascii="Roboto" w:hAnsi="Roboto"/>
            </w:rPr>
          </w:rPrChange>
        </w:rPr>
        <w:t>://</w:t>
      </w:r>
      <w:r w:rsidRPr="009C4BAE">
        <w:rPr>
          <w:rStyle w:val="af2"/>
          <w:rFonts w:ascii="Roboto" w:hAnsi="Roboto"/>
          <w:lang w:val="uz-Cyrl-UZ"/>
          <w:rPrChange w:id="9665"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666" w:author="Nozimjon Ortiqov" w:date="2026-02-24T09:31:00Z" w16du:dateUtc="2026-02-24T04:31:00Z">
            <w:rPr>
              <w:rStyle w:val="af2"/>
              <w:rFonts w:ascii="Roboto" w:hAnsi="Roboto"/>
            </w:rPr>
          </w:rPrChange>
        </w:rPr>
        <w:t>.</w:t>
      </w:r>
      <w:r w:rsidRPr="009C4BAE">
        <w:rPr>
          <w:rStyle w:val="af2"/>
          <w:rFonts w:ascii="Roboto" w:hAnsi="Roboto"/>
          <w:lang w:val="uz-Cyrl-UZ"/>
          <w:rPrChange w:id="9667" w:author="Nozimjon Ortiqov" w:date="2026-02-24T09:31:00Z" w16du:dateUtc="2026-02-24T04:31:00Z">
            <w:rPr>
              <w:rStyle w:val="af2"/>
              <w:rFonts w:ascii="Roboto" w:hAnsi="Roboto"/>
              <w:lang w:val="en-US"/>
            </w:rPr>
          </w:rPrChange>
        </w:rPr>
        <w:t>rbi</w:t>
      </w:r>
      <w:r w:rsidRPr="009C4BAE">
        <w:rPr>
          <w:rStyle w:val="af2"/>
          <w:rFonts w:ascii="Roboto" w:hAnsi="Roboto"/>
          <w:lang w:val="uz-Cyrl-UZ"/>
          <w:rPrChange w:id="9668" w:author="Nozimjon Ortiqov" w:date="2026-02-24T09:31:00Z" w16du:dateUtc="2026-02-24T04:31:00Z">
            <w:rPr>
              <w:rStyle w:val="af2"/>
              <w:rFonts w:ascii="Roboto" w:hAnsi="Roboto"/>
            </w:rPr>
          </w:rPrChange>
        </w:rPr>
        <w:t>.</w:t>
      </w:r>
      <w:r w:rsidRPr="009C4BAE">
        <w:rPr>
          <w:rStyle w:val="af2"/>
          <w:rFonts w:ascii="Roboto" w:hAnsi="Roboto"/>
          <w:lang w:val="uz-Cyrl-UZ"/>
          <w:rPrChange w:id="9669" w:author="Nozimjon Ortiqov" w:date="2026-02-24T09:31:00Z" w16du:dateUtc="2026-02-24T04:31:00Z">
            <w:rPr>
              <w:rStyle w:val="af2"/>
              <w:rFonts w:ascii="Roboto" w:hAnsi="Roboto"/>
              <w:lang w:val="en-US"/>
            </w:rPr>
          </w:rPrChange>
        </w:rPr>
        <w:t>org</w:t>
      </w:r>
      <w:r w:rsidRPr="009C4BAE">
        <w:rPr>
          <w:rStyle w:val="af2"/>
          <w:rFonts w:ascii="Roboto" w:hAnsi="Roboto"/>
          <w:lang w:val="uz-Cyrl-UZ"/>
          <w:rPrChange w:id="9670" w:author="Nozimjon Ortiqov" w:date="2026-02-24T09:31:00Z" w16du:dateUtc="2026-02-24T04:31:00Z">
            <w:rPr>
              <w:rStyle w:val="af2"/>
              <w:rFonts w:ascii="Roboto" w:hAnsi="Roboto"/>
            </w:rPr>
          </w:rPrChange>
        </w:rPr>
        <w:t>.</w:t>
      </w:r>
      <w:r w:rsidRPr="009C4BAE">
        <w:rPr>
          <w:rStyle w:val="af2"/>
          <w:rFonts w:ascii="Roboto" w:hAnsi="Roboto"/>
          <w:lang w:val="uz-Cyrl-UZ"/>
          <w:rPrChange w:id="9671" w:author="Nozimjon Ortiqov" w:date="2026-02-24T09:31:00Z" w16du:dateUtc="2026-02-24T04:31:00Z">
            <w:rPr>
              <w:rStyle w:val="af2"/>
              <w:rFonts w:ascii="Roboto" w:hAnsi="Roboto"/>
              <w:lang w:val="en-US"/>
            </w:rPr>
          </w:rPrChange>
        </w:rPr>
        <w:t>in</w:t>
      </w:r>
      <w:r w:rsidRPr="009C4BAE">
        <w:rPr>
          <w:rStyle w:val="af2"/>
          <w:rFonts w:ascii="Roboto" w:hAnsi="Roboto"/>
          <w:lang w:val="uz-Cyrl-UZ"/>
          <w:rPrChange w:id="9672" w:author="Nozimjon Ortiqov" w:date="2026-02-24T09:31:00Z" w16du:dateUtc="2026-02-24T04:31:00Z">
            <w:rPr>
              <w:rStyle w:val="af2"/>
              <w:rFonts w:ascii="Roboto" w:hAnsi="Roboto"/>
            </w:rPr>
          </w:rPrChange>
        </w:rPr>
        <w:t>/</w:t>
      </w:r>
      <w:r w:rsidRPr="009C4BAE">
        <w:rPr>
          <w:rStyle w:val="af2"/>
          <w:rFonts w:ascii="Roboto" w:hAnsi="Roboto"/>
          <w:lang w:val="uz-Cyrl-UZ"/>
          <w:rPrChange w:id="9673" w:author="Nozimjon Ortiqov" w:date="2026-02-24T09:31:00Z" w16du:dateUtc="2026-02-24T04:31:00Z">
            <w:rPr>
              <w:rStyle w:val="af2"/>
              <w:rFonts w:ascii="Roboto" w:hAnsi="Roboto"/>
              <w:lang w:val="en-US"/>
            </w:rPr>
          </w:rPrChange>
        </w:rPr>
        <w:t>commonman</w:t>
      </w:r>
      <w:r w:rsidRPr="009C4BAE">
        <w:rPr>
          <w:rStyle w:val="af2"/>
          <w:rFonts w:ascii="Roboto" w:hAnsi="Roboto"/>
          <w:lang w:val="uz-Cyrl-UZ"/>
          <w:rPrChange w:id="9674" w:author="Nozimjon Ortiqov" w:date="2026-02-24T09:31:00Z" w16du:dateUtc="2026-02-24T04:31:00Z">
            <w:rPr>
              <w:rStyle w:val="af2"/>
              <w:rFonts w:ascii="Roboto" w:hAnsi="Roboto"/>
            </w:rPr>
          </w:rPrChange>
        </w:rPr>
        <w:t>/</w:t>
      </w:r>
      <w:r w:rsidRPr="009C4BAE">
        <w:rPr>
          <w:rStyle w:val="af2"/>
          <w:rFonts w:ascii="Roboto" w:hAnsi="Roboto"/>
          <w:lang w:val="uz-Cyrl-UZ"/>
          <w:rPrChange w:id="9675" w:author="Nozimjon Ortiqov" w:date="2026-02-24T09:31:00Z" w16du:dateUtc="2026-02-24T04:31:00Z">
            <w:rPr>
              <w:rStyle w:val="af2"/>
              <w:rFonts w:ascii="Roboto" w:hAnsi="Roboto"/>
              <w:lang w:val="en-US"/>
            </w:rPr>
          </w:rPrChange>
        </w:rPr>
        <w:t>english</w:t>
      </w:r>
      <w:r w:rsidRPr="009C4BAE">
        <w:rPr>
          <w:rStyle w:val="af2"/>
          <w:rFonts w:ascii="Roboto" w:hAnsi="Roboto"/>
          <w:lang w:val="uz-Cyrl-UZ"/>
          <w:rPrChange w:id="9676" w:author="Nozimjon Ortiqov" w:date="2026-02-24T09:31:00Z" w16du:dateUtc="2026-02-24T04:31:00Z">
            <w:rPr>
              <w:rStyle w:val="af2"/>
              <w:rFonts w:ascii="Roboto" w:hAnsi="Roboto"/>
            </w:rPr>
          </w:rPrChange>
        </w:rPr>
        <w:t>/</w:t>
      </w:r>
      <w:r w:rsidRPr="009C4BAE">
        <w:rPr>
          <w:rStyle w:val="af2"/>
          <w:rFonts w:ascii="Roboto" w:hAnsi="Roboto"/>
          <w:lang w:val="uz-Cyrl-UZ"/>
          <w:rPrChange w:id="9677" w:author="Nozimjon Ortiqov" w:date="2026-02-24T09:31:00Z" w16du:dateUtc="2026-02-24T04:31:00Z">
            <w:rPr>
              <w:rStyle w:val="af2"/>
              <w:rFonts w:ascii="Roboto" w:hAnsi="Roboto"/>
              <w:lang w:val="en-US"/>
            </w:rPr>
          </w:rPrChange>
        </w:rPr>
        <w:t>scripts</w:t>
      </w:r>
      <w:r w:rsidRPr="009C4BAE">
        <w:rPr>
          <w:rStyle w:val="af2"/>
          <w:rFonts w:ascii="Roboto" w:hAnsi="Roboto"/>
          <w:lang w:val="uz-Cyrl-UZ"/>
          <w:rPrChange w:id="9678" w:author="Nozimjon Ortiqov" w:date="2026-02-24T09:31:00Z" w16du:dateUtc="2026-02-24T04:31:00Z">
            <w:rPr>
              <w:rStyle w:val="af2"/>
              <w:rFonts w:ascii="Roboto" w:hAnsi="Roboto"/>
            </w:rPr>
          </w:rPrChange>
        </w:rPr>
        <w:t>/</w:t>
      </w:r>
      <w:r w:rsidRPr="009C4BAE">
        <w:rPr>
          <w:rStyle w:val="af2"/>
          <w:rFonts w:ascii="Roboto" w:hAnsi="Roboto"/>
          <w:lang w:val="uz-Cyrl-UZ"/>
          <w:rPrChange w:id="9679" w:author="Nozimjon Ortiqov" w:date="2026-02-24T09:31:00Z" w16du:dateUtc="2026-02-24T04:31:00Z">
            <w:rPr>
              <w:rStyle w:val="af2"/>
              <w:rFonts w:ascii="Roboto" w:hAnsi="Roboto"/>
              <w:lang w:val="en-US"/>
            </w:rPr>
          </w:rPrChange>
        </w:rPr>
        <w:t>FAQs</w:t>
      </w:r>
      <w:r w:rsidRPr="009C4BAE">
        <w:rPr>
          <w:rStyle w:val="af2"/>
          <w:rFonts w:ascii="Roboto" w:hAnsi="Roboto"/>
          <w:lang w:val="uz-Cyrl-UZ"/>
          <w:rPrChange w:id="9680" w:author="Nozimjon Ortiqov" w:date="2026-02-24T09:31:00Z" w16du:dateUtc="2026-02-24T04:31:00Z">
            <w:rPr>
              <w:rStyle w:val="af2"/>
              <w:rFonts w:ascii="Roboto" w:hAnsi="Roboto"/>
            </w:rPr>
          </w:rPrChange>
        </w:rPr>
        <w:t>.</w:t>
      </w:r>
      <w:r w:rsidRPr="009C4BAE">
        <w:rPr>
          <w:rStyle w:val="af2"/>
          <w:rFonts w:ascii="Roboto" w:hAnsi="Roboto"/>
          <w:lang w:val="uz-Cyrl-UZ"/>
          <w:rPrChange w:id="9681" w:author="Nozimjon Ortiqov" w:date="2026-02-24T09:31:00Z" w16du:dateUtc="2026-02-24T04:31:00Z">
            <w:rPr>
              <w:rStyle w:val="af2"/>
              <w:rFonts w:ascii="Roboto" w:hAnsi="Roboto"/>
              <w:lang w:val="en-US"/>
            </w:rPr>
          </w:rPrChange>
        </w:rPr>
        <w:t>aspx</w:t>
      </w:r>
      <w:r w:rsidRPr="009C4BAE">
        <w:rPr>
          <w:rStyle w:val="af2"/>
          <w:rFonts w:ascii="Roboto" w:hAnsi="Roboto"/>
          <w:lang w:val="uz-Cyrl-UZ"/>
          <w:rPrChange w:id="9682" w:author="Nozimjon Ortiqov" w:date="2026-02-24T09:31:00Z" w16du:dateUtc="2026-02-24T04:31:00Z">
            <w:rPr>
              <w:rStyle w:val="af2"/>
              <w:rFonts w:ascii="Roboto" w:hAnsi="Roboto"/>
            </w:rPr>
          </w:rPrChange>
        </w:rPr>
        <w:t>?</w:t>
      </w:r>
      <w:r w:rsidRPr="009C4BAE">
        <w:rPr>
          <w:rStyle w:val="af2"/>
          <w:rFonts w:ascii="Roboto" w:hAnsi="Roboto"/>
          <w:lang w:val="uz-Cyrl-UZ"/>
          <w:rPrChange w:id="9683" w:author="Nozimjon Ortiqov" w:date="2026-02-24T09:31:00Z" w16du:dateUtc="2026-02-24T04:31:00Z">
            <w:rPr>
              <w:rStyle w:val="af2"/>
              <w:rFonts w:ascii="Roboto" w:hAnsi="Roboto"/>
              <w:lang w:val="en-US"/>
            </w:rPr>
          </w:rPrChange>
        </w:rPr>
        <w:t>Id</w:t>
      </w:r>
      <w:r w:rsidRPr="009C4BAE">
        <w:rPr>
          <w:rStyle w:val="af2"/>
          <w:rFonts w:ascii="Roboto" w:hAnsi="Roboto"/>
          <w:lang w:val="uz-Cyrl-UZ"/>
          <w:rPrChange w:id="9684" w:author="Nozimjon Ortiqov" w:date="2026-02-24T09:31:00Z" w16du:dateUtc="2026-02-24T04:31:00Z">
            <w:rPr>
              <w:rStyle w:val="af2"/>
              <w:rFonts w:ascii="Roboto" w:hAnsi="Roboto"/>
            </w:rPr>
          </w:rPrChange>
        </w:rPr>
        <w:t>=3413</w:t>
      </w:r>
      <w:r w:rsidRPr="009C4BAE">
        <w:rPr>
          <w:rFonts w:ascii="Roboto" w:hAnsi="Roboto"/>
          <w:lang w:val="uz-Cyrl-UZ"/>
          <w:rPrChange w:id="9685" w:author="Nozimjon Ortiqov" w:date="2026-02-24T09:31:00Z" w16du:dateUtc="2026-02-24T04:31:00Z">
            <w:rPr/>
          </w:rPrChange>
        </w:rPr>
        <w:fldChar w:fldCharType="end"/>
      </w:r>
    </w:p>
    <w:p w14:paraId="3301AF8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86" w:author="Nozimjon Ortiqov" w:date="2026-02-24T09:31:00Z" w16du:dateUtc="2026-02-24T04:31:00Z">
            <w:rPr>
              <w:rFonts w:ascii="Roboto" w:hAnsi="Roboto"/>
              <w:lang w:val="en-US"/>
            </w:rPr>
          </w:rPrChange>
        </w:rPr>
        <w:pPrChange w:id="968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88" w:author="Nozimjon Ortiqov" w:date="2026-02-24T09:31:00Z" w16du:dateUtc="2026-02-24T04:31:00Z">
            <w:rPr>
              <w:rFonts w:ascii="Roboto" w:hAnsi="Roboto"/>
              <w:lang w:val="en-US"/>
            </w:rPr>
          </w:rPrChange>
        </w:rPr>
        <w:t xml:space="preserve">MoneyHelper. (n.d.). What is Buy Now Pay Later? Money and Pensions Service. </w:t>
      </w:r>
      <w:r w:rsidRPr="009C4BAE">
        <w:rPr>
          <w:rFonts w:ascii="Roboto" w:hAnsi="Roboto"/>
          <w:lang w:val="uz-Cyrl-UZ"/>
          <w:rPrChange w:id="9689" w:author="Nozimjon Ortiqov" w:date="2026-02-24T09:31:00Z" w16du:dateUtc="2026-02-24T04:31:00Z">
            <w:rPr/>
          </w:rPrChange>
        </w:rPr>
        <w:fldChar w:fldCharType="begin"/>
      </w:r>
      <w:r w:rsidRPr="009C4BAE">
        <w:rPr>
          <w:rFonts w:ascii="Roboto" w:hAnsi="Roboto"/>
          <w:lang w:val="uz-Cyrl-UZ"/>
          <w:rPrChange w:id="9690" w:author="Nozimjon Ortiqov" w:date="2026-02-24T09:31:00Z" w16du:dateUtc="2026-02-24T04:31:00Z">
            <w:rPr/>
          </w:rPrChange>
        </w:rPr>
        <w:instrText>HYPERLINK "https://www.moneyhelper.org.uk/en/everyday-money/credit/what-are-buy-now-pay-later-purchases"</w:instrText>
      </w:r>
      <w:r w:rsidRPr="007A79F7">
        <w:rPr>
          <w:rFonts w:ascii="Roboto" w:hAnsi="Roboto"/>
          <w:lang w:val="uz-Cyrl-UZ"/>
        </w:rPr>
      </w:r>
      <w:r w:rsidRPr="009C4BAE">
        <w:rPr>
          <w:rFonts w:ascii="Roboto" w:hAnsi="Roboto"/>
          <w:lang w:val="uz-Cyrl-UZ"/>
          <w:rPrChange w:id="9691" w:author="Nozimjon Ortiqov" w:date="2026-02-24T09:31:00Z" w16du:dateUtc="2026-02-24T04:31:00Z">
            <w:rPr/>
          </w:rPrChange>
        </w:rPr>
        <w:fldChar w:fldCharType="separate"/>
      </w:r>
      <w:r w:rsidRPr="009C4BAE">
        <w:rPr>
          <w:rStyle w:val="af2"/>
          <w:rFonts w:ascii="Roboto" w:hAnsi="Roboto"/>
          <w:lang w:val="uz-Cyrl-UZ"/>
          <w:rPrChange w:id="9692" w:author="Nozimjon Ortiqov" w:date="2026-02-24T09:31:00Z" w16du:dateUtc="2026-02-24T04:31:00Z">
            <w:rPr>
              <w:rStyle w:val="af2"/>
              <w:rFonts w:ascii="Roboto" w:hAnsi="Roboto"/>
              <w:lang w:val="en-US"/>
            </w:rPr>
          </w:rPrChange>
        </w:rPr>
        <w:t>https://www.moneyhelper.org.uk/en/everyday-money/credit/what-are-buy-now-pay-later-purchases</w:t>
      </w:r>
      <w:r w:rsidRPr="009C4BAE">
        <w:rPr>
          <w:rFonts w:ascii="Roboto" w:hAnsi="Roboto"/>
          <w:lang w:val="uz-Cyrl-UZ"/>
          <w:rPrChange w:id="9693" w:author="Nozimjon Ortiqov" w:date="2026-02-24T09:31:00Z" w16du:dateUtc="2026-02-24T04:31:00Z">
            <w:rPr/>
          </w:rPrChange>
        </w:rPr>
        <w:fldChar w:fldCharType="end"/>
      </w:r>
    </w:p>
    <w:p w14:paraId="62B6F36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694" w:author="Nozimjon Ortiqov" w:date="2026-02-24T09:31:00Z" w16du:dateUtc="2026-02-24T04:31:00Z">
            <w:rPr>
              <w:rFonts w:ascii="Roboto" w:hAnsi="Roboto"/>
              <w:lang w:val="en-US"/>
            </w:rPr>
          </w:rPrChange>
        </w:rPr>
        <w:pPrChange w:id="969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96" w:author="Nozimjon Ortiqov" w:date="2026-02-24T09:31:00Z" w16du:dateUtc="2026-02-24T04:31:00Z">
            <w:rPr>
              <w:rFonts w:ascii="Roboto" w:hAnsi="Roboto"/>
              <w:lang w:val="en-US"/>
            </w:rPr>
          </w:rPrChange>
        </w:rPr>
        <w:t xml:space="preserve">Downes, H. (2026, February 13). ‘Buy now, pay later’ schemes explained. Which? </w:t>
      </w:r>
      <w:r w:rsidRPr="009C4BAE">
        <w:rPr>
          <w:rFonts w:ascii="Roboto" w:hAnsi="Roboto"/>
          <w:lang w:val="uz-Cyrl-UZ"/>
          <w:rPrChange w:id="9697" w:author="Nozimjon Ortiqov" w:date="2026-02-24T09:31:00Z" w16du:dateUtc="2026-02-24T04:31:00Z">
            <w:rPr/>
          </w:rPrChange>
        </w:rPr>
        <w:fldChar w:fldCharType="begin"/>
      </w:r>
      <w:r w:rsidRPr="009C4BAE">
        <w:rPr>
          <w:rFonts w:ascii="Roboto" w:hAnsi="Roboto"/>
          <w:lang w:val="uz-Cyrl-UZ"/>
          <w:rPrChange w:id="9698" w:author="Nozimjon Ortiqov" w:date="2026-02-24T09:31:00Z" w16du:dateUtc="2026-02-24T04:31:00Z">
            <w:rPr/>
          </w:rPrChange>
        </w:rPr>
        <w:instrText>HYPERLINK "https://www.which.co.uk/money/credit-cards-and-loans/credit-cards/buy-now-pay-later-schemes-explained-aI8qz1J5BKC0"</w:instrText>
      </w:r>
      <w:r w:rsidRPr="007A79F7">
        <w:rPr>
          <w:rFonts w:ascii="Roboto" w:hAnsi="Roboto"/>
          <w:lang w:val="uz-Cyrl-UZ"/>
        </w:rPr>
      </w:r>
      <w:r w:rsidRPr="009C4BAE">
        <w:rPr>
          <w:rFonts w:ascii="Roboto" w:hAnsi="Roboto"/>
          <w:lang w:val="uz-Cyrl-UZ"/>
          <w:rPrChange w:id="9699" w:author="Nozimjon Ortiqov" w:date="2026-02-24T09:31:00Z" w16du:dateUtc="2026-02-24T04:31:00Z">
            <w:rPr/>
          </w:rPrChange>
        </w:rPr>
        <w:fldChar w:fldCharType="separate"/>
      </w:r>
      <w:r w:rsidRPr="009C4BAE">
        <w:rPr>
          <w:rStyle w:val="af2"/>
          <w:rFonts w:ascii="Roboto" w:hAnsi="Roboto"/>
          <w:lang w:val="uz-Cyrl-UZ"/>
          <w:rPrChange w:id="9700" w:author="Nozimjon Ortiqov" w:date="2026-02-24T09:31:00Z" w16du:dateUtc="2026-02-24T04:31:00Z">
            <w:rPr>
              <w:rStyle w:val="af2"/>
              <w:rFonts w:ascii="Roboto" w:hAnsi="Roboto"/>
              <w:lang w:val="en-US"/>
            </w:rPr>
          </w:rPrChange>
        </w:rPr>
        <w:t>https://www.which.co.uk/money/credit-cards-and-loans/credit-cards/buy-now-pay-later-schemes-explained-aI8qz1J5BKC0</w:t>
      </w:r>
      <w:r w:rsidRPr="009C4BAE">
        <w:rPr>
          <w:rFonts w:ascii="Roboto" w:hAnsi="Roboto"/>
          <w:lang w:val="uz-Cyrl-UZ"/>
          <w:rPrChange w:id="9701" w:author="Nozimjon Ortiqov" w:date="2026-02-24T09:31:00Z" w16du:dateUtc="2026-02-24T04:31:00Z">
            <w:rPr/>
          </w:rPrChange>
        </w:rPr>
        <w:fldChar w:fldCharType="end"/>
      </w:r>
    </w:p>
    <w:p w14:paraId="1FA3B25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02" w:author="Nozimjon Ortiqov" w:date="2026-02-24T09:31:00Z" w16du:dateUtc="2026-02-24T04:31:00Z">
            <w:rPr>
              <w:rFonts w:ascii="Roboto" w:hAnsi="Roboto"/>
              <w:lang w:val="en-US"/>
            </w:rPr>
          </w:rPrChange>
        </w:rPr>
        <w:pPrChange w:id="970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04" w:author="Nozimjon Ortiqov" w:date="2026-02-24T09:31:00Z" w16du:dateUtc="2026-02-24T04:31:00Z">
            <w:rPr>
              <w:rFonts w:ascii="Roboto" w:hAnsi="Roboto"/>
              <w:lang w:val="en-US"/>
            </w:rPr>
          </w:rPrChange>
        </w:rPr>
        <w:lastRenderedPageBreak/>
        <w:t xml:space="preserve">Lanyon, H. (2025, August 19). Are we there yet? The long road to ‘buy now, pay later’ regulation. Which? </w:t>
      </w:r>
      <w:r w:rsidRPr="009C4BAE">
        <w:rPr>
          <w:rFonts w:ascii="Roboto" w:hAnsi="Roboto"/>
          <w:lang w:val="uz-Cyrl-UZ"/>
          <w:rPrChange w:id="9705" w:author="Nozimjon Ortiqov" w:date="2026-02-24T09:31:00Z" w16du:dateUtc="2026-02-24T04:31:00Z">
            <w:rPr/>
          </w:rPrChange>
        </w:rPr>
        <w:fldChar w:fldCharType="begin"/>
      </w:r>
      <w:r w:rsidRPr="009C4BAE">
        <w:rPr>
          <w:rFonts w:ascii="Roboto" w:hAnsi="Roboto"/>
          <w:lang w:val="uz-Cyrl-UZ"/>
          <w:rPrChange w:id="9706" w:author="Nozimjon Ortiqov" w:date="2026-02-24T09:31:00Z" w16du:dateUtc="2026-02-24T04:31:00Z">
            <w:rPr/>
          </w:rPrChange>
        </w:rPr>
        <w:instrText>HYPERLINK "https://www.which.co.uk/news/article/are-we-there-yet-the-long-road-to-buy-now-pay-later-regulation-aBofe5O7Bqcr"</w:instrText>
      </w:r>
      <w:r w:rsidRPr="007A79F7">
        <w:rPr>
          <w:rFonts w:ascii="Roboto" w:hAnsi="Roboto"/>
          <w:lang w:val="uz-Cyrl-UZ"/>
        </w:rPr>
      </w:r>
      <w:r w:rsidRPr="009C4BAE">
        <w:rPr>
          <w:rFonts w:ascii="Roboto" w:hAnsi="Roboto"/>
          <w:lang w:val="uz-Cyrl-UZ"/>
          <w:rPrChange w:id="9707" w:author="Nozimjon Ortiqov" w:date="2026-02-24T09:31:00Z" w16du:dateUtc="2026-02-24T04:31:00Z">
            <w:rPr/>
          </w:rPrChange>
        </w:rPr>
        <w:fldChar w:fldCharType="separate"/>
      </w:r>
      <w:r w:rsidRPr="009C4BAE">
        <w:rPr>
          <w:rStyle w:val="af2"/>
          <w:rFonts w:ascii="Roboto" w:hAnsi="Roboto"/>
          <w:lang w:val="uz-Cyrl-UZ"/>
          <w:rPrChange w:id="9708" w:author="Nozimjon Ortiqov" w:date="2026-02-24T09:31:00Z" w16du:dateUtc="2026-02-24T04:31:00Z">
            <w:rPr>
              <w:rStyle w:val="af2"/>
              <w:rFonts w:ascii="Roboto" w:hAnsi="Roboto"/>
              <w:lang w:val="en-US"/>
            </w:rPr>
          </w:rPrChange>
        </w:rPr>
        <w:t>https://www.which.co.uk/news/article/are-we-there-yet-the-long-road-to-buy-now-pay-later-regulation-aBofe5O7Bqcr</w:t>
      </w:r>
      <w:r w:rsidRPr="009C4BAE">
        <w:rPr>
          <w:rFonts w:ascii="Roboto" w:hAnsi="Roboto"/>
          <w:lang w:val="uz-Cyrl-UZ"/>
          <w:rPrChange w:id="9709" w:author="Nozimjon Ortiqov" w:date="2026-02-24T09:31:00Z" w16du:dateUtc="2026-02-24T04:31:00Z">
            <w:rPr/>
          </w:rPrChange>
        </w:rPr>
        <w:fldChar w:fldCharType="end"/>
      </w:r>
    </w:p>
    <w:p w14:paraId="65FCC4B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10" w:author="Nozimjon Ortiqov" w:date="2026-02-24T09:31:00Z" w16du:dateUtc="2026-02-24T04:31:00Z">
            <w:rPr>
              <w:rFonts w:ascii="Roboto" w:hAnsi="Roboto"/>
              <w:lang w:val="en-US"/>
            </w:rPr>
          </w:rPrChange>
        </w:rPr>
        <w:pPrChange w:id="971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12" w:author="Nozimjon Ortiqov" w:date="2026-02-24T09:31:00Z" w16du:dateUtc="2026-02-24T04:31:00Z">
            <w:rPr>
              <w:rFonts w:ascii="Roboto" w:hAnsi="Roboto"/>
              <w:lang w:val="en-US"/>
            </w:rPr>
          </w:rPrChange>
        </w:rPr>
        <w:t xml:space="preserve">McKenzie, P. (2022, January 7). BNPLs: Businesses Needing Provided Legibility. Bits about Money. </w:t>
      </w:r>
      <w:r w:rsidRPr="009C4BAE">
        <w:rPr>
          <w:rFonts w:ascii="Roboto" w:hAnsi="Roboto"/>
          <w:lang w:val="uz-Cyrl-UZ"/>
          <w:rPrChange w:id="9713" w:author="Nozimjon Ortiqov" w:date="2026-02-24T09:31:00Z" w16du:dateUtc="2026-02-24T04:31:00Z">
            <w:rPr/>
          </w:rPrChange>
        </w:rPr>
        <w:fldChar w:fldCharType="begin"/>
      </w:r>
      <w:r w:rsidRPr="009C4BAE">
        <w:rPr>
          <w:rFonts w:ascii="Roboto" w:hAnsi="Roboto"/>
          <w:lang w:val="uz-Cyrl-UZ"/>
          <w:rPrChange w:id="9714" w:author="Nozimjon Ortiqov" w:date="2026-02-24T09:31:00Z" w16du:dateUtc="2026-02-24T04:31:00Z">
            <w:rPr/>
          </w:rPrChange>
        </w:rPr>
        <w:instrText>HYPERLINK "https://www.bitsaboutmoney.com/archive/buy-now-pay-later/"</w:instrText>
      </w:r>
      <w:r w:rsidRPr="007A79F7">
        <w:rPr>
          <w:rFonts w:ascii="Roboto" w:hAnsi="Roboto"/>
          <w:lang w:val="uz-Cyrl-UZ"/>
        </w:rPr>
      </w:r>
      <w:r w:rsidRPr="009C4BAE">
        <w:rPr>
          <w:rFonts w:ascii="Roboto" w:hAnsi="Roboto"/>
          <w:lang w:val="uz-Cyrl-UZ"/>
          <w:rPrChange w:id="9715" w:author="Nozimjon Ortiqov" w:date="2026-02-24T09:31:00Z" w16du:dateUtc="2026-02-24T04:31:00Z">
            <w:rPr/>
          </w:rPrChange>
        </w:rPr>
        <w:fldChar w:fldCharType="separate"/>
      </w:r>
      <w:r w:rsidRPr="009C4BAE">
        <w:rPr>
          <w:rStyle w:val="af2"/>
          <w:rFonts w:ascii="Roboto" w:hAnsi="Roboto"/>
          <w:lang w:val="uz-Cyrl-UZ"/>
          <w:rPrChange w:id="9716" w:author="Nozimjon Ortiqov" w:date="2026-02-24T09:31:00Z" w16du:dateUtc="2026-02-24T04:31:00Z">
            <w:rPr>
              <w:rStyle w:val="af2"/>
              <w:rFonts w:ascii="Roboto" w:hAnsi="Roboto"/>
              <w:lang w:val="en-US"/>
            </w:rPr>
          </w:rPrChange>
        </w:rPr>
        <w:t>https://www.bitsaboutmoney.com/archive/buy-now-pay-later/</w:t>
      </w:r>
      <w:r w:rsidRPr="009C4BAE">
        <w:rPr>
          <w:rFonts w:ascii="Roboto" w:hAnsi="Roboto"/>
          <w:lang w:val="uz-Cyrl-UZ"/>
          <w:rPrChange w:id="9717" w:author="Nozimjon Ortiqov" w:date="2026-02-24T09:31:00Z" w16du:dateUtc="2026-02-24T04:31:00Z">
            <w:rPr/>
          </w:rPrChange>
        </w:rPr>
        <w:fldChar w:fldCharType="end"/>
      </w:r>
    </w:p>
    <w:p w14:paraId="2D135A8D"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18" w:author="Nozimjon Ortiqov" w:date="2026-02-24T09:31:00Z" w16du:dateUtc="2026-02-24T04:31:00Z">
            <w:rPr>
              <w:rFonts w:ascii="Roboto" w:hAnsi="Roboto"/>
              <w:lang w:val="en-US"/>
            </w:rPr>
          </w:rPrChange>
        </w:rPr>
        <w:pPrChange w:id="971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20" w:author="Nozimjon Ortiqov" w:date="2026-02-24T09:31:00Z" w16du:dateUtc="2026-02-24T04:31:00Z">
            <w:rPr>
              <w:rFonts w:ascii="Roboto" w:hAnsi="Roboto"/>
              <w:lang w:val="en-US"/>
            </w:rPr>
          </w:rPrChange>
        </w:rPr>
        <w:t xml:space="preserve">Financial Consumer Agency of Canada. (2025, September 17). Pilot study: Buy now, pay later services in Canada. Government of Canada. </w:t>
      </w:r>
      <w:r w:rsidRPr="009C4BAE">
        <w:rPr>
          <w:rFonts w:ascii="Roboto" w:hAnsi="Roboto"/>
          <w:lang w:val="uz-Cyrl-UZ"/>
          <w:rPrChange w:id="9721" w:author="Nozimjon Ortiqov" w:date="2026-02-24T09:31:00Z" w16du:dateUtc="2026-02-24T04:31:00Z">
            <w:rPr/>
          </w:rPrChange>
        </w:rPr>
        <w:fldChar w:fldCharType="begin"/>
      </w:r>
      <w:r w:rsidRPr="009C4BAE">
        <w:rPr>
          <w:rFonts w:ascii="Roboto" w:hAnsi="Roboto"/>
          <w:lang w:val="uz-Cyrl-UZ"/>
          <w:rPrChange w:id="9722" w:author="Nozimjon Ortiqov" w:date="2026-02-24T09:31:00Z" w16du:dateUtc="2026-02-24T04:31:00Z">
            <w:rPr/>
          </w:rPrChange>
        </w:rPr>
        <w:instrText>HYPERLINK "https://www.canada.ca/en/financial-consumer-agency/programs/research/pilot-study-buy-now-pay-later-services-in-canada.html"</w:instrText>
      </w:r>
      <w:r w:rsidRPr="007A79F7">
        <w:rPr>
          <w:rFonts w:ascii="Roboto" w:hAnsi="Roboto"/>
          <w:lang w:val="uz-Cyrl-UZ"/>
        </w:rPr>
      </w:r>
      <w:r w:rsidRPr="009C4BAE">
        <w:rPr>
          <w:rFonts w:ascii="Roboto" w:hAnsi="Roboto"/>
          <w:lang w:val="uz-Cyrl-UZ"/>
          <w:rPrChange w:id="9723" w:author="Nozimjon Ortiqov" w:date="2026-02-24T09:31:00Z" w16du:dateUtc="2026-02-24T04:31:00Z">
            <w:rPr/>
          </w:rPrChange>
        </w:rPr>
        <w:fldChar w:fldCharType="separate"/>
      </w:r>
      <w:r w:rsidRPr="009C4BAE">
        <w:rPr>
          <w:rStyle w:val="af2"/>
          <w:rFonts w:ascii="Roboto" w:hAnsi="Roboto"/>
          <w:lang w:val="uz-Cyrl-UZ"/>
          <w:rPrChange w:id="9724" w:author="Nozimjon Ortiqov" w:date="2026-02-24T09:31:00Z" w16du:dateUtc="2026-02-24T04:31:00Z">
            <w:rPr>
              <w:rStyle w:val="af2"/>
              <w:rFonts w:ascii="Roboto" w:hAnsi="Roboto"/>
              <w:lang w:val="en-US"/>
            </w:rPr>
          </w:rPrChange>
        </w:rPr>
        <w:t>https://www.canada.ca/en/financial-consumer-agency/programs/research/pilot-study-buy-now-pay-later-services-in-canada.html</w:t>
      </w:r>
      <w:r w:rsidRPr="009C4BAE">
        <w:rPr>
          <w:rFonts w:ascii="Roboto" w:hAnsi="Roboto"/>
          <w:lang w:val="uz-Cyrl-UZ"/>
          <w:rPrChange w:id="9725" w:author="Nozimjon Ortiqov" w:date="2026-02-24T09:31:00Z" w16du:dateUtc="2026-02-24T04:31:00Z">
            <w:rPr/>
          </w:rPrChange>
        </w:rPr>
        <w:fldChar w:fldCharType="end"/>
      </w:r>
    </w:p>
    <w:p w14:paraId="5A85A44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26" w:author="Nozimjon Ortiqov" w:date="2026-02-24T09:31:00Z" w16du:dateUtc="2026-02-24T04:31:00Z">
            <w:rPr>
              <w:rFonts w:ascii="Roboto" w:hAnsi="Roboto"/>
              <w:lang w:val="en-US"/>
            </w:rPr>
          </w:rPrChange>
        </w:rPr>
        <w:pPrChange w:id="972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28" w:author="Nozimjon Ortiqov" w:date="2026-02-24T09:31:00Z" w16du:dateUtc="2026-02-24T04:31:00Z">
            <w:rPr>
              <w:rFonts w:ascii="Roboto" w:hAnsi="Roboto"/>
              <w:lang w:val="en-US"/>
            </w:rPr>
          </w:rPrChange>
        </w:rPr>
        <w:t xml:space="preserve">Maesen, S., &amp; Ang, D. (2025). Buy Now, Pay Later: Impact of Installment Payments on Customer Purchases. Journal of Marketing, 89(3), 13–35. </w:t>
      </w:r>
      <w:r w:rsidRPr="009C4BAE">
        <w:rPr>
          <w:rFonts w:ascii="Roboto" w:hAnsi="Roboto"/>
          <w:lang w:val="uz-Cyrl-UZ"/>
          <w:rPrChange w:id="9729" w:author="Nozimjon Ortiqov" w:date="2026-02-24T09:31:00Z" w16du:dateUtc="2026-02-24T04:31:00Z">
            <w:rPr/>
          </w:rPrChange>
        </w:rPr>
        <w:fldChar w:fldCharType="begin"/>
      </w:r>
      <w:r w:rsidRPr="009C4BAE">
        <w:rPr>
          <w:rFonts w:ascii="Roboto" w:hAnsi="Roboto"/>
          <w:lang w:val="uz-Cyrl-UZ"/>
          <w:rPrChange w:id="9730" w:author="Nozimjon Ortiqov" w:date="2026-02-24T09:31:00Z" w16du:dateUtc="2026-02-24T04:31:00Z">
            <w:rPr/>
          </w:rPrChange>
        </w:rPr>
        <w:instrText>HYPERLINK "https://doi.org/10.1177/00222429241282414"</w:instrText>
      </w:r>
      <w:r w:rsidRPr="007A79F7">
        <w:rPr>
          <w:rFonts w:ascii="Roboto" w:hAnsi="Roboto"/>
          <w:lang w:val="uz-Cyrl-UZ"/>
        </w:rPr>
      </w:r>
      <w:r w:rsidRPr="009C4BAE">
        <w:rPr>
          <w:rFonts w:ascii="Roboto" w:hAnsi="Roboto"/>
          <w:lang w:val="uz-Cyrl-UZ"/>
          <w:rPrChange w:id="9731" w:author="Nozimjon Ortiqov" w:date="2026-02-24T09:31:00Z" w16du:dateUtc="2026-02-24T04:31:00Z">
            <w:rPr/>
          </w:rPrChange>
        </w:rPr>
        <w:fldChar w:fldCharType="separate"/>
      </w:r>
      <w:r w:rsidRPr="009C4BAE">
        <w:rPr>
          <w:rStyle w:val="af2"/>
          <w:rFonts w:ascii="Roboto" w:hAnsi="Roboto"/>
          <w:lang w:val="uz-Cyrl-UZ"/>
          <w:rPrChange w:id="9732" w:author="Nozimjon Ortiqov" w:date="2026-02-24T09:31:00Z" w16du:dateUtc="2026-02-24T04:31:00Z">
            <w:rPr>
              <w:rStyle w:val="af2"/>
              <w:rFonts w:ascii="Roboto" w:hAnsi="Roboto"/>
              <w:lang w:val="en-US"/>
            </w:rPr>
          </w:rPrChange>
        </w:rPr>
        <w:t>https://doi.org/10.1177/00222429241282414</w:t>
      </w:r>
      <w:r w:rsidRPr="009C4BAE">
        <w:rPr>
          <w:rFonts w:ascii="Roboto" w:hAnsi="Roboto"/>
          <w:lang w:val="uz-Cyrl-UZ"/>
          <w:rPrChange w:id="9733" w:author="Nozimjon Ortiqov" w:date="2026-02-24T09:31:00Z" w16du:dateUtc="2026-02-24T04:31:00Z">
            <w:rPr/>
          </w:rPrChange>
        </w:rPr>
        <w:fldChar w:fldCharType="end"/>
      </w:r>
    </w:p>
    <w:p w14:paraId="53FCBF9D"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34" w:author="Nozimjon Ortiqov" w:date="2026-02-24T09:31:00Z" w16du:dateUtc="2026-02-24T04:31:00Z">
            <w:rPr>
              <w:rFonts w:ascii="Roboto" w:hAnsi="Roboto"/>
              <w:lang w:val="en-US"/>
            </w:rPr>
          </w:rPrChange>
        </w:rPr>
        <w:pPrChange w:id="973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36" w:author="Nozimjon Ortiqov" w:date="2026-02-24T09:31:00Z" w16du:dateUtc="2026-02-24T04:31:00Z">
            <w:rPr>
              <w:rFonts w:ascii="Roboto" w:hAnsi="Roboto"/>
              <w:lang w:val="en-US"/>
            </w:rPr>
          </w:rPrChange>
        </w:rPr>
        <w:t xml:space="preserve">Berg, T., Burg, V., Keil, J., &amp; Puri, M. (2024). The Economics of “Buy Now, Pay Later”: A Merchant’s Perspective (NBER Working Paper No. 33152). National Bureau of Economic Research. </w:t>
      </w:r>
      <w:r w:rsidRPr="009C4BAE">
        <w:rPr>
          <w:rFonts w:ascii="Roboto" w:hAnsi="Roboto"/>
          <w:lang w:val="uz-Cyrl-UZ"/>
          <w:rPrChange w:id="9737" w:author="Nozimjon Ortiqov" w:date="2026-02-24T09:31:00Z" w16du:dateUtc="2026-02-24T04:31:00Z">
            <w:rPr/>
          </w:rPrChange>
        </w:rPr>
        <w:fldChar w:fldCharType="begin"/>
      </w:r>
      <w:r w:rsidRPr="009C4BAE">
        <w:rPr>
          <w:rFonts w:ascii="Roboto" w:hAnsi="Roboto"/>
          <w:lang w:val="uz-Cyrl-UZ"/>
          <w:rPrChange w:id="9738" w:author="Nozimjon Ortiqov" w:date="2026-02-24T09:31:00Z" w16du:dateUtc="2026-02-24T04:31:00Z">
            <w:rPr/>
          </w:rPrChange>
        </w:rPr>
        <w:instrText>HYPERLINK "https://doi.org/10.3386/w33152"</w:instrText>
      </w:r>
      <w:r w:rsidRPr="007A79F7">
        <w:rPr>
          <w:rFonts w:ascii="Roboto" w:hAnsi="Roboto"/>
          <w:lang w:val="uz-Cyrl-UZ"/>
        </w:rPr>
      </w:r>
      <w:r w:rsidRPr="009C4BAE">
        <w:rPr>
          <w:rFonts w:ascii="Roboto" w:hAnsi="Roboto"/>
          <w:lang w:val="uz-Cyrl-UZ"/>
          <w:rPrChange w:id="9739" w:author="Nozimjon Ortiqov" w:date="2026-02-24T09:31:00Z" w16du:dateUtc="2026-02-24T04:31:00Z">
            <w:rPr/>
          </w:rPrChange>
        </w:rPr>
        <w:fldChar w:fldCharType="separate"/>
      </w:r>
      <w:r w:rsidRPr="009C4BAE">
        <w:rPr>
          <w:rStyle w:val="af2"/>
          <w:rFonts w:ascii="Roboto" w:hAnsi="Roboto"/>
          <w:lang w:val="uz-Cyrl-UZ"/>
          <w:rPrChange w:id="9740" w:author="Nozimjon Ortiqov" w:date="2026-02-24T09:31:00Z" w16du:dateUtc="2026-02-24T04:31:00Z">
            <w:rPr>
              <w:rStyle w:val="af2"/>
              <w:rFonts w:ascii="Roboto" w:hAnsi="Roboto"/>
              <w:lang w:val="en-US"/>
            </w:rPr>
          </w:rPrChange>
        </w:rPr>
        <w:t>https://doi.org/10.3386/w33152</w:t>
      </w:r>
      <w:r w:rsidRPr="009C4BAE">
        <w:rPr>
          <w:rFonts w:ascii="Roboto" w:hAnsi="Roboto"/>
          <w:lang w:val="uz-Cyrl-UZ"/>
          <w:rPrChange w:id="9741" w:author="Nozimjon Ortiqov" w:date="2026-02-24T09:31:00Z" w16du:dateUtc="2026-02-24T04:31:00Z">
            <w:rPr/>
          </w:rPrChange>
        </w:rPr>
        <w:fldChar w:fldCharType="end"/>
      </w:r>
    </w:p>
    <w:p w14:paraId="224FD93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42" w:author="Nozimjon Ortiqov" w:date="2026-02-24T09:31:00Z" w16du:dateUtc="2026-02-24T04:31:00Z">
            <w:rPr>
              <w:rFonts w:ascii="Roboto" w:hAnsi="Roboto"/>
              <w:lang w:val="en-US"/>
            </w:rPr>
          </w:rPrChange>
        </w:rPr>
        <w:pPrChange w:id="974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44" w:author="Nozimjon Ortiqov" w:date="2026-02-24T09:31:00Z" w16du:dateUtc="2026-02-24T04:31:00Z">
            <w:rPr>
              <w:rFonts w:ascii="Roboto" w:hAnsi="Roboto"/>
            </w:rPr>
          </w:rPrChange>
        </w:rPr>
        <w:t>Буюк</w:t>
      </w:r>
      <w:r w:rsidRPr="009C4BAE">
        <w:rPr>
          <w:rFonts w:ascii="Roboto" w:hAnsi="Roboto"/>
          <w:lang w:val="uz-Cyrl-UZ"/>
          <w:rPrChange w:id="9745" w:author="Nozimjon Ortiqov" w:date="2026-02-24T09:31:00Z" w16du:dateUtc="2026-02-24T04:31:00Z">
            <w:rPr>
              <w:rFonts w:ascii="Roboto" w:hAnsi="Roboto"/>
              <w:lang w:val="en-US"/>
            </w:rPr>
          </w:rPrChange>
        </w:rPr>
        <w:t xml:space="preserve"> </w:t>
      </w:r>
      <w:r w:rsidRPr="009C4BAE">
        <w:rPr>
          <w:rFonts w:ascii="Roboto" w:hAnsi="Roboto"/>
          <w:lang w:val="uz-Cyrl-UZ"/>
          <w:rPrChange w:id="9746" w:author="Nozimjon Ortiqov" w:date="2026-02-24T09:31:00Z" w16du:dateUtc="2026-02-24T04:31:00Z">
            <w:rPr>
              <w:rFonts w:ascii="Roboto" w:hAnsi="Roboto"/>
            </w:rPr>
          </w:rPrChange>
        </w:rPr>
        <w:t>Британия</w:t>
      </w:r>
      <w:r w:rsidRPr="009C4BAE">
        <w:rPr>
          <w:rFonts w:ascii="Roboto" w:hAnsi="Roboto"/>
          <w:lang w:val="uz-Cyrl-UZ"/>
          <w:rPrChange w:id="9747" w:author="Nozimjon Ortiqov" w:date="2026-02-24T09:31:00Z" w16du:dateUtc="2026-02-24T04:31:00Z">
            <w:rPr>
              <w:rFonts w:ascii="Roboto" w:hAnsi="Roboto"/>
              <w:lang w:val="en-US"/>
            </w:rPr>
          </w:rPrChange>
        </w:rPr>
        <w:t xml:space="preserve">. </w:t>
      </w:r>
      <w:r w:rsidRPr="009C4BAE">
        <w:rPr>
          <w:rFonts w:ascii="Roboto" w:hAnsi="Roboto"/>
          <w:i/>
          <w:iCs/>
          <w:lang w:val="uz-Cyrl-UZ"/>
          <w:rPrChange w:id="9748" w:author="Nozimjon Ortiqov" w:date="2026-02-24T09:31:00Z" w16du:dateUtc="2026-02-24T04:31:00Z">
            <w:rPr>
              <w:rFonts w:ascii="Roboto" w:hAnsi="Roboto"/>
              <w:i/>
              <w:iCs/>
              <w:lang w:val="en-US"/>
            </w:rPr>
          </w:rPrChange>
        </w:rPr>
        <w:t>Consumer Credit Act 1974</w:t>
      </w:r>
      <w:r w:rsidRPr="009C4BAE">
        <w:rPr>
          <w:rFonts w:ascii="Roboto" w:hAnsi="Roboto"/>
          <w:lang w:val="uz-Cyrl-UZ"/>
          <w:rPrChange w:id="9749" w:author="Nozimjon Ortiqov" w:date="2026-02-24T09:31:00Z" w16du:dateUtc="2026-02-24T04:31:00Z">
            <w:rPr>
              <w:rFonts w:ascii="Roboto" w:hAnsi="Roboto"/>
              <w:lang w:val="en-US"/>
            </w:rPr>
          </w:rPrChange>
        </w:rPr>
        <w:t xml:space="preserve"> (</w:t>
      </w:r>
      <w:r w:rsidRPr="009C4BAE">
        <w:rPr>
          <w:rFonts w:ascii="Roboto" w:hAnsi="Roboto"/>
          <w:lang w:val="uz-Cyrl-UZ"/>
          <w:rPrChange w:id="9750" w:author="Nozimjon Ortiqov" w:date="2026-02-24T09:31:00Z" w16du:dateUtc="2026-02-24T04:31:00Z">
            <w:rPr>
              <w:rFonts w:ascii="Roboto" w:hAnsi="Roboto"/>
            </w:rPr>
          </w:rPrChange>
        </w:rPr>
        <w:t>истеъмол</w:t>
      </w:r>
      <w:r w:rsidRPr="009C4BAE">
        <w:rPr>
          <w:rFonts w:ascii="Roboto" w:hAnsi="Roboto"/>
          <w:lang w:val="uz-Cyrl-UZ"/>
          <w:rPrChange w:id="9751" w:author="Nozimjon Ortiqov" w:date="2026-02-24T09:31:00Z" w16du:dateUtc="2026-02-24T04:31:00Z">
            <w:rPr>
              <w:rFonts w:ascii="Roboto" w:hAnsi="Roboto"/>
              <w:lang w:val="en-US"/>
            </w:rPr>
          </w:rPrChange>
        </w:rPr>
        <w:t xml:space="preserve"> </w:t>
      </w:r>
      <w:r w:rsidRPr="009C4BAE">
        <w:rPr>
          <w:rFonts w:ascii="Roboto" w:hAnsi="Roboto"/>
          <w:lang w:val="uz-Cyrl-UZ"/>
          <w:rPrChange w:id="9752" w:author="Nozimjon Ortiqov" w:date="2026-02-24T09:31:00Z" w16du:dateUtc="2026-02-24T04:31:00Z">
            <w:rPr>
              <w:rFonts w:ascii="Roboto" w:hAnsi="Roboto"/>
            </w:rPr>
          </w:rPrChange>
        </w:rPr>
        <w:t>кредитлари</w:t>
      </w:r>
      <w:r w:rsidRPr="009C4BAE">
        <w:rPr>
          <w:rFonts w:ascii="Roboto" w:hAnsi="Roboto"/>
          <w:lang w:val="uz-Cyrl-UZ"/>
          <w:rPrChange w:id="9753" w:author="Nozimjon Ortiqov" w:date="2026-02-24T09:31:00Z" w16du:dateUtc="2026-02-24T04:31:00Z">
            <w:rPr>
              <w:rFonts w:ascii="Roboto" w:hAnsi="Roboto"/>
              <w:lang w:val="en-US"/>
            </w:rPr>
          </w:rPrChange>
        </w:rPr>
        <w:t xml:space="preserve"> </w:t>
      </w:r>
      <w:r w:rsidRPr="009C4BAE">
        <w:rPr>
          <w:rFonts w:ascii="Roboto" w:hAnsi="Roboto"/>
          <w:lang w:val="uz-Cyrl-UZ"/>
          <w:rPrChange w:id="9754" w:author="Nozimjon Ortiqov" w:date="2026-02-24T09:31:00Z" w16du:dateUtc="2026-02-24T04:31:00Z">
            <w:rPr>
              <w:rFonts w:ascii="Roboto" w:hAnsi="Roboto"/>
            </w:rPr>
          </w:rPrChange>
        </w:rPr>
        <w:t>бўйича</w:t>
      </w:r>
      <w:r w:rsidRPr="009C4BAE">
        <w:rPr>
          <w:rFonts w:ascii="Roboto" w:hAnsi="Roboto"/>
          <w:lang w:val="uz-Cyrl-UZ"/>
          <w:rPrChange w:id="9755" w:author="Nozimjon Ortiqov" w:date="2026-02-24T09:31:00Z" w16du:dateUtc="2026-02-24T04:31:00Z">
            <w:rPr>
              <w:rFonts w:ascii="Roboto" w:hAnsi="Roboto"/>
              <w:lang w:val="en-US"/>
            </w:rPr>
          </w:rPrChange>
        </w:rPr>
        <w:t xml:space="preserve"> </w:t>
      </w:r>
      <w:r w:rsidRPr="009C4BAE">
        <w:rPr>
          <w:rFonts w:ascii="Roboto" w:hAnsi="Roboto"/>
          <w:lang w:val="uz-Cyrl-UZ"/>
          <w:rPrChange w:id="9756" w:author="Nozimjon Ortiqov" w:date="2026-02-24T09:31:00Z" w16du:dateUtc="2026-02-24T04:31:00Z">
            <w:rPr>
              <w:rFonts w:ascii="Roboto" w:hAnsi="Roboto"/>
            </w:rPr>
          </w:rPrChange>
        </w:rPr>
        <w:t>олдиндан</w:t>
      </w:r>
      <w:r w:rsidRPr="009C4BAE">
        <w:rPr>
          <w:rFonts w:ascii="Roboto" w:hAnsi="Roboto"/>
          <w:lang w:val="uz-Cyrl-UZ"/>
          <w:rPrChange w:id="9757" w:author="Nozimjon Ortiqov" w:date="2026-02-24T09:31:00Z" w16du:dateUtc="2026-02-24T04:31:00Z">
            <w:rPr>
              <w:rFonts w:ascii="Roboto" w:hAnsi="Roboto"/>
              <w:lang w:val="en-US"/>
            </w:rPr>
          </w:rPrChange>
        </w:rPr>
        <w:t xml:space="preserve"> </w:t>
      </w:r>
      <w:r w:rsidRPr="009C4BAE">
        <w:rPr>
          <w:rFonts w:ascii="Roboto" w:hAnsi="Roboto"/>
          <w:lang w:val="uz-Cyrl-UZ"/>
          <w:rPrChange w:id="9758" w:author="Nozimjon Ortiqov" w:date="2026-02-24T09:31:00Z" w16du:dateUtc="2026-02-24T04:31:00Z">
            <w:rPr>
              <w:rFonts w:ascii="Roboto" w:hAnsi="Roboto"/>
            </w:rPr>
          </w:rPrChange>
        </w:rPr>
        <w:t>ахборот</w:t>
      </w:r>
      <w:r w:rsidRPr="009C4BAE">
        <w:rPr>
          <w:rFonts w:ascii="Roboto" w:hAnsi="Roboto"/>
          <w:lang w:val="uz-Cyrl-UZ"/>
          <w:rPrChange w:id="9759" w:author="Nozimjon Ortiqov" w:date="2026-02-24T09:31:00Z" w16du:dateUtc="2026-02-24T04:31:00Z">
            <w:rPr>
              <w:rFonts w:ascii="Roboto" w:hAnsi="Roboto"/>
              <w:lang w:val="en-US"/>
            </w:rPr>
          </w:rPrChange>
        </w:rPr>
        <w:t xml:space="preserve"> </w:t>
      </w:r>
      <w:r w:rsidRPr="009C4BAE">
        <w:rPr>
          <w:rFonts w:ascii="Roboto" w:hAnsi="Roboto"/>
          <w:lang w:val="uz-Cyrl-UZ"/>
          <w:rPrChange w:id="9760" w:author="Nozimjon Ortiqov" w:date="2026-02-24T09:31:00Z" w16du:dateUtc="2026-02-24T04:31:00Z">
            <w:rPr>
              <w:rFonts w:ascii="Roboto" w:hAnsi="Roboto"/>
            </w:rPr>
          </w:rPrChange>
        </w:rPr>
        <w:t>бериш</w:t>
      </w:r>
      <w:r w:rsidRPr="009C4BAE">
        <w:rPr>
          <w:rFonts w:ascii="Roboto" w:hAnsi="Roboto"/>
          <w:lang w:val="uz-Cyrl-UZ"/>
          <w:rPrChange w:id="9761" w:author="Nozimjon Ortiqov" w:date="2026-02-24T09:31:00Z" w16du:dateUtc="2026-02-24T04:31:00Z">
            <w:rPr>
              <w:rFonts w:ascii="Roboto" w:hAnsi="Roboto"/>
              <w:lang w:val="en-US"/>
            </w:rPr>
          </w:rPrChange>
        </w:rPr>
        <w:t xml:space="preserve"> </w:t>
      </w:r>
      <w:r w:rsidRPr="009C4BAE">
        <w:rPr>
          <w:rFonts w:ascii="Roboto" w:hAnsi="Roboto"/>
          <w:lang w:val="uz-Cyrl-UZ"/>
          <w:rPrChange w:id="9762" w:author="Nozimjon Ortiqov" w:date="2026-02-24T09:31:00Z" w16du:dateUtc="2026-02-24T04:31:00Z">
            <w:rPr>
              <w:rFonts w:ascii="Roboto" w:hAnsi="Roboto"/>
            </w:rPr>
          </w:rPrChange>
        </w:rPr>
        <w:t>талаби</w:t>
      </w:r>
      <w:r w:rsidRPr="009C4BAE">
        <w:rPr>
          <w:rFonts w:ascii="Roboto" w:hAnsi="Roboto"/>
          <w:lang w:val="uz-Cyrl-UZ"/>
          <w:rPrChange w:id="9763" w:author="Nozimjon Ortiqov" w:date="2026-02-24T09:31:00Z" w16du:dateUtc="2026-02-24T04:31:00Z">
            <w:rPr>
              <w:rFonts w:ascii="Roboto" w:hAnsi="Roboto"/>
              <w:lang w:val="en-US"/>
            </w:rPr>
          </w:rPrChange>
        </w:rPr>
        <w:t xml:space="preserve">). </w:t>
      </w:r>
      <w:r w:rsidRPr="009C4BAE">
        <w:rPr>
          <w:rFonts w:ascii="Roboto" w:hAnsi="Roboto"/>
          <w:lang w:val="uz-Cyrl-UZ"/>
          <w:rPrChange w:id="9764" w:author="Nozimjon Ortiqov" w:date="2026-02-24T09:31:00Z" w16du:dateUtc="2026-02-24T04:31:00Z">
            <w:rPr>
              <w:rFonts w:ascii="Roboto" w:hAnsi="Roboto"/>
            </w:rPr>
          </w:rPrChange>
        </w:rPr>
        <w:t xml:space="preserve">URL: </w:t>
      </w:r>
      <w:r w:rsidRPr="009C4BAE">
        <w:rPr>
          <w:rFonts w:ascii="Roboto" w:hAnsi="Roboto"/>
          <w:lang w:val="uz-Cyrl-UZ"/>
          <w:rPrChange w:id="9765" w:author="Nozimjon Ortiqov" w:date="2026-02-24T09:31:00Z" w16du:dateUtc="2026-02-24T04:31:00Z">
            <w:rPr/>
          </w:rPrChange>
        </w:rPr>
        <w:fldChar w:fldCharType="begin"/>
      </w:r>
      <w:r w:rsidRPr="009C4BAE">
        <w:rPr>
          <w:rFonts w:ascii="Roboto" w:hAnsi="Roboto"/>
          <w:lang w:val="uz-Cyrl-UZ"/>
          <w:rPrChange w:id="9766" w:author="Nozimjon Ortiqov" w:date="2026-02-24T09:31:00Z" w16du:dateUtc="2026-02-24T04:31:00Z">
            <w:rPr/>
          </w:rPrChange>
        </w:rPr>
        <w:instrText>HYPERLINK "https://www.legislation.gov.uk/ukpga/1974/39/contents" \t "_new"</w:instrText>
      </w:r>
      <w:r w:rsidRPr="007A79F7">
        <w:rPr>
          <w:rFonts w:ascii="Roboto" w:hAnsi="Roboto"/>
          <w:lang w:val="uz-Cyrl-UZ"/>
        </w:rPr>
      </w:r>
      <w:r w:rsidRPr="009C4BAE">
        <w:rPr>
          <w:rFonts w:ascii="Roboto" w:hAnsi="Roboto"/>
          <w:lang w:val="uz-Cyrl-UZ"/>
          <w:rPrChange w:id="9767" w:author="Nozimjon Ortiqov" w:date="2026-02-24T09:31:00Z" w16du:dateUtc="2026-02-24T04:31:00Z">
            <w:rPr/>
          </w:rPrChange>
        </w:rPr>
        <w:fldChar w:fldCharType="separate"/>
      </w:r>
      <w:r w:rsidRPr="009C4BAE">
        <w:rPr>
          <w:rStyle w:val="af2"/>
          <w:rFonts w:ascii="Roboto" w:hAnsi="Roboto"/>
          <w:lang w:val="uz-Cyrl-UZ"/>
          <w:rPrChange w:id="9768" w:author="Nozimjon Ortiqov" w:date="2026-02-24T09:31:00Z" w16du:dateUtc="2026-02-24T04:31:00Z">
            <w:rPr>
              <w:rStyle w:val="af2"/>
              <w:rFonts w:ascii="Roboto" w:hAnsi="Roboto"/>
            </w:rPr>
          </w:rPrChange>
        </w:rPr>
        <w:t>https://www.legislation.gov.uk/ukpga/1974/39/contents</w:t>
      </w:r>
      <w:r w:rsidRPr="009C4BAE">
        <w:rPr>
          <w:rFonts w:ascii="Roboto" w:hAnsi="Roboto"/>
          <w:lang w:val="uz-Cyrl-UZ"/>
          <w:rPrChange w:id="9769" w:author="Nozimjon Ortiqov" w:date="2026-02-24T09:31:00Z" w16du:dateUtc="2026-02-24T04:31:00Z">
            <w:rPr/>
          </w:rPrChange>
        </w:rPr>
        <w:fldChar w:fldCharType="end"/>
      </w:r>
    </w:p>
    <w:p w14:paraId="6C4D7530"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70" w:author="Nozimjon Ortiqov" w:date="2026-02-24T09:31:00Z" w16du:dateUtc="2026-02-24T04:31:00Z">
            <w:rPr>
              <w:rFonts w:ascii="Roboto" w:hAnsi="Roboto"/>
              <w:lang w:val="en-US"/>
            </w:rPr>
          </w:rPrChange>
        </w:rPr>
        <w:pPrChange w:id="977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72" w:author="Nozimjon Ortiqov" w:date="2026-02-24T09:31:00Z" w16du:dateUtc="2026-02-24T04:31:00Z">
            <w:rPr>
              <w:rFonts w:ascii="Roboto" w:hAnsi="Roboto"/>
              <w:lang w:val="en-US"/>
            </w:rPr>
          </w:rPrChange>
        </w:rPr>
        <w:t xml:space="preserve">Experian UK. (2021). </w:t>
      </w:r>
      <w:r w:rsidRPr="009C4BAE">
        <w:rPr>
          <w:rFonts w:ascii="Roboto" w:hAnsi="Roboto"/>
          <w:i/>
          <w:iCs/>
          <w:lang w:val="uz-Cyrl-UZ"/>
          <w:rPrChange w:id="9773" w:author="Nozimjon Ortiqov" w:date="2026-02-24T09:31:00Z" w16du:dateUtc="2026-02-24T04:31:00Z">
            <w:rPr>
              <w:rFonts w:ascii="Roboto" w:hAnsi="Roboto"/>
              <w:i/>
              <w:iCs/>
              <w:lang w:val="en-US"/>
            </w:rPr>
          </w:rPrChange>
        </w:rPr>
        <w:t>Credit Awareness Week: people still in the dark when it comes to credit reports</w:t>
      </w:r>
      <w:r w:rsidRPr="009C4BAE">
        <w:rPr>
          <w:rFonts w:ascii="Roboto" w:hAnsi="Roboto"/>
          <w:lang w:val="uz-Cyrl-UZ"/>
          <w:rPrChange w:id="9774" w:author="Nozimjon Ortiqov" w:date="2026-02-24T09:31:00Z" w16du:dateUtc="2026-02-24T04:31:00Z">
            <w:rPr>
              <w:rFonts w:ascii="Roboto" w:hAnsi="Roboto"/>
              <w:lang w:val="en-US"/>
            </w:rPr>
          </w:rPrChange>
        </w:rPr>
        <w:t xml:space="preserve"> (2017–2021 </w:t>
      </w:r>
      <w:r w:rsidRPr="009C4BAE">
        <w:rPr>
          <w:rFonts w:ascii="Roboto" w:hAnsi="Roboto"/>
          <w:lang w:val="uz-Cyrl-UZ"/>
          <w:rPrChange w:id="9775" w:author="Nozimjon Ortiqov" w:date="2026-02-24T09:31:00Z" w16du:dateUtc="2026-02-24T04:31:00Z">
            <w:rPr>
              <w:rFonts w:ascii="Roboto" w:hAnsi="Roboto"/>
            </w:rPr>
          </w:rPrChange>
        </w:rPr>
        <w:t>динамикаси</w:t>
      </w:r>
      <w:r w:rsidRPr="009C4BAE">
        <w:rPr>
          <w:rFonts w:ascii="Roboto" w:hAnsi="Roboto"/>
          <w:lang w:val="uz-Cyrl-UZ"/>
          <w:rPrChange w:id="9776" w:author="Nozimjon Ortiqov" w:date="2026-02-24T09:31:00Z" w16du:dateUtc="2026-02-24T04:31:00Z">
            <w:rPr>
              <w:rFonts w:ascii="Roboto" w:hAnsi="Roboto"/>
              <w:lang w:val="en-US"/>
            </w:rPr>
          </w:rPrChange>
        </w:rPr>
        <w:t xml:space="preserve"> </w:t>
      </w:r>
      <w:r w:rsidRPr="009C4BAE">
        <w:rPr>
          <w:rFonts w:ascii="Roboto" w:hAnsi="Roboto"/>
          <w:lang w:val="uz-Cyrl-UZ"/>
          <w:rPrChange w:id="9777" w:author="Nozimjon Ortiqov" w:date="2026-02-24T09:31:00Z" w16du:dateUtc="2026-02-24T04:31:00Z">
            <w:rPr>
              <w:rFonts w:ascii="Roboto" w:hAnsi="Roboto"/>
            </w:rPr>
          </w:rPrChange>
        </w:rPr>
        <w:t>ҳақида</w:t>
      </w:r>
      <w:r w:rsidRPr="009C4BAE">
        <w:rPr>
          <w:rFonts w:ascii="Roboto" w:hAnsi="Roboto"/>
          <w:lang w:val="uz-Cyrl-UZ"/>
          <w:rPrChange w:id="9778" w:author="Nozimjon Ortiqov" w:date="2026-02-24T09:31:00Z" w16du:dateUtc="2026-02-24T04:31:00Z">
            <w:rPr>
              <w:rFonts w:ascii="Roboto" w:hAnsi="Roboto"/>
              <w:lang w:val="en-US"/>
            </w:rPr>
          </w:rPrChange>
        </w:rPr>
        <w:t xml:space="preserve">). URL: </w:t>
      </w:r>
      <w:r w:rsidRPr="009C4BAE">
        <w:rPr>
          <w:rFonts w:ascii="Roboto" w:hAnsi="Roboto"/>
          <w:lang w:val="uz-Cyrl-UZ"/>
          <w:rPrChange w:id="9779" w:author="Nozimjon Ortiqov" w:date="2026-02-24T09:31:00Z" w16du:dateUtc="2026-02-24T04:31:00Z">
            <w:rPr/>
          </w:rPrChange>
        </w:rPr>
        <w:fldChar w:fldCharType="begin"/>
      </w:r>
      <w:r w:rsidRPr="009C4BAE">
        <w:rPr>
          <w:rFonts w:ascii="Roboto" w:hAnsi="Roboto"/>
          <w:lang w:val="uz-Cyrl-UZ"/>
          <w:rPrChange w:id="9780" w:author="Nozimjon Ortiqov" w:date="2026-02-24T09:31:00Z" w16du:dateUtc="2026-02-24T04:31:00Z">
            <w:rPr/>
          </w:rPrChange>
        </w:rPr>
        <w:instrText>HYPERLINK "https://www.experianplc.com/media/latest-news/2021/credit-awareness-week-people-still-in-the-dark-when-it-comes-to-credit-reports/"</w:instrText>
      </w:r>
      <w:r w:rsidRPr="007A79F7">
        <w:rPr>
          <w:rFonts w:ascii="Roboto" w:hAnsi="Roboto"/>
          <w:lang w:val="uz-Cyrl-UZ"/>
        </w:rPr>
      </w:r>
      <w:r w:rsidRPr="009C4BAE">
        <w:rPr>
          <w:rFonts w:ascii="Roboto" w:hAnsi="Roboto"/>
          <w:lang w:val="uz-Cyrl-UZ"/>
          <w:rPrChange w:id="9781" w:author="Nozimjon Ortiqov" w:date="2026-02-24T09:31:00Z" w16du:dateUtc="2026-02-24T04:31:00Z">
            <w:rPr/>
          </w:rPrChange>
        </w:rPr>
        <w:fldChar w:fldCharType="separate"/>
      </w:r>
      <w:r w:rsidRPr="009C4BAE">
        <w:rPr>
          <w:rStyle w:val="af2"/>
          <w:rFonts w:ascii="Roboto" w:hAnsi="Roboto"/>
          <w:lang w:val="uz-Cyrl-UZ"/>
          <w:rPrChange w:id="9782" w:author="Nozimjon Ortiqov" w:date="2026-02-24T09:31:00Z" w16du:dateUtc="2026-02-24T04:31:00Z">
            <w:rPr>
              <w:rStyle w:val="af2"/>
              <w:rFonts w:ascii="Roboto" w:hAnsi="Roboto"/>
              <w:lang w:val="en-US"/>
            </w:rPr>
          </w:rPrChange>
        </w:rPr>
        <w:t>https://www.experianplc.com/media/latest-news/2021/credit-awareness-week-people-still-in-the-dark-when-it-comes-to-credit-reports/</w:t>
      </w:r>
      <w:r w:rsidRPr="009C4BAE">
        <w:rPr>
          <w:rFonts w:ascii="Roboto" w:hAnsi="Roboto"/>
          <w:lang w:val="uz-Cyrl-UZ"/>
          <w:rPrChange w:id="9783" w:author="Nozimjon Ortiqov" w:date="2026-02-24T09:31:00Z" w16du:dateUtc="2026-02-24T04:31:00Z">
            <w:rPr/>
          </w:rPrChange>
        </w:rPr>
        <w:fldChar w:fldCharType="end"/>
      </w:r>
    </w:p>
    <w:p w14:paraId="72959A9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784" w:author="Nozimjon Ortiqov" w:date="2026-02-24T09:31:00Z" w16du:dateUtc="2026-02-24T04:31:00Z">
            <w:rPr>
              <w:rFonts w:ascii="Roboto" w:hAnsi="Roboto"/>
              <w:lang w:val="en-US"/>
            </w:rPr>
          </w:rPrChange>
        </w:rPr>
        <w:pPrChange w:id="978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86" w:author="Nozimjon Ortiqov" w:date="2026-02-24T09:31:00Z" w16du:dateUtc="2026-02-24T04:31:00Z">
            <w:rPr>
              <w:rFonts w:ascii="Roboto" w:hAnsi="Roboto"/>
              <w:lang w:val="en-US"/>
            </w:rPr>
          </w:rPrChange>
        </w:rPr>
        <w:t xml:space="preserve">IMF. (2010). </w:t>
      </w:r>
      <w:r w:rsidRPr="009C4BAE">
        <w:rPr>
          <w:rFonts w:ascii="Roboto" w:hAnsi="Roboto"/>
          <w:i/>
          <w:iCs/>
          <w:lang w:val="uz-Cyrl-UZ"/>
          <w:rPrChange w:id="9787" w:author="Nozimjon Ortiqov" w:date="2026-02-24T09:31:00Z" w16du:dateUtc="2026-02-24T04:31:00Z">
            <w:rPr>
              <w:rFonts w:ascii="Roboto" w:hAnsi="Roboto"/>
              <w:i/>
              <w:iCs/>
              <w:lang w:val="en-US"/>
            </w:rPr>
          </w:rPrChange>
        </w:rPr>
        <w:t>Nonperforming Loans in the GCC Banking System and their Macroeconomic Effects</w:t>
      </w:r>
      <w:r w:rsidRPr="009C4BAE">
        <w:rPr>
          <w:rFonts w:ascii="Roboto" w:hAnsi="Roboto"/>
          <w:lang w:val="uz-Cyrl-UZ"/>
          <w:rPrChange w:id="9788" w:author="Nozimjon Ortiqov" w:date="2026-02-24T09:31:00Z" w16du:dateUtc="2026-02-24T04:31:00Z">
            <w:rPr>
              <w:rFonts w:ascii="Roboto" w:hAnsi="Roboto"/>
              <w:lang w:val="en-US"/>
            </w:rPr>
          </w:rPrChange>
        </w:rPr>
        <w:t xml:space="preserve"> (WP/10/224) — NPL </w:t>
      </w:r>
      <w:r w:rsidRPr="009C4BAE">
        <w:rPr>
          <w:rFonts w:ascii="Roboto" w:hAnsi="Roboto"/>
          <w:lang w:val="uz-Cyrl-UZ"/>
          <w:rPrChange w:id="9789" w:author="Nozimjon Ortiqov" w:date="2026-02-24T09:31:00Z" w16du:dateUtc="2026-02-24T04:31:00Z">
            <w:rPr>
              <w:rFonts w:ascii="Roboto" w:hAnsi="Roboto"/>
            </w:rPr>
          </w:rPrChange>
        </w:rPr>
        <w:t>ўсиши</w:t>
      </w:r>
      <w:r w:rsidRPr="009C4BAE">
        <w:rPr>
          <w:rFonts w:ascii="Roboto" w:hAnsi="Roboto"/>
          <w:lang w:val="uz-Cyrl-UZ"/>
          <w:rPrChange w:id="9790" w:author="Nozimjon Ortiqov" w:date="2026-02-24T09:31:00Z" w16du:dateUtc="2026-02-24T04:31:00Z">
            <w:rPr>
              <w:rFonts w:ascii="Roboto" w:hAnsi="Roboto"/>
              <w:lang w:val="en-US"/>
            </w:rPr>
          </w:rPrChange>
        </w:rPr>
        <w:t xml:space="preserve"> </w:t>
      </w:r>
      <w:r w:rsidRPr="009C4BAE">
        <w:rPr>
          <w:rFonts w:ascii="Roboto" w:hAnsi="Roboto"/>
          <w:lang w:val="uz-Cyrl-UZ"/>
          <w:rPrChange w:id="9791" w:author="Nozimjon Ortiqov" w:date="2026-02-24T09:31:00Z" w16du:dateUtc="2026-02-24T04:31:00Z">
            <w:rPr>
              <w:rFonts w:ascii="Roboto" w:hAnsi="Roboto"/>
            </w:rPr>
          </w:rPrChange>
        </w:rPr>
        <w:t>ва</w:t>
      </w:r>
      <w:r w:rsidRPr="009C4BAE">
        <w:rPr>
          <w:rFonts w:ascii="Roboto" w:hAnsi="Roboto"/>
          <w:lang w:val="uz-Cyrl-UZ"/>
          <w:rPrChange w:id="9792" w:author="Nozimjon Ortiqov" w:date="2026-02-24T09:31:00Z" w16du:dateUtc="2026-02-24T04:31:00Z">
            <w:rPr>
              <w:rFonts w:ascii="Roboto" w:hAnsi="Roboto"/>
              <w:lang w:val="en-US"/>
            </w:rPr>
          </w:rPrChange>
        </w:rPr>
        <w:t xml:space="preserve"> </w:t>
      </w:r>
      <w:r w:rsidRPr="009C4BAE">
        <w:rPr>
          <w:rFonts w:ascii="Roboto" w:hAnsi="Roboto"/>
          <w:lang w:val="uz-Cyrl-UZ"/>
          <w:rPrChange w:id="9793" w:author="Nozimjon Ortiqov" w:date="2026-02-24T09:31:00Z" w16du:dateUtc="2026-02-24T04:31:00Z">
            <w:rPr>
              <w:rFonts w:ascii="Roboto" w:hAnsi="Roboto"/>
            </w:rPr>
          </w:rPrChange>
        </w:rPr>
        <w:t>ЯИМ</w:t>
      </w:r>
      <w:r w:rsidRPr="009C4BAE">
        <w:rPr>
          <w:rFonts w:ascii="Roboto" w:hAnsi="Roboto"/>
          <w:lang w:val="uz-Cyrl-UZ"/>
          <w:rPrChange w:id="9794" w:author="Nozimjon Ortiqov" w:date="2026-02-24T09:31:00Z" w16du:dateUtc="2026-02-24T04:31:00Z">
            <w:rPr>
              <w:rFonts w:ascii="Roboto" w:hAnsi="Roboto"/>
              <w:lang w:val="en-US"/>
            </w:rPr>
          </w:rPrChange>
        </w:rPr>
        <w:t xml:space="preserve"> </w:t>
      </w:r>
      <w:r w:rsidRPr="009C4BAE">
        <w:rPr>
          <w:rFonts w:ascii="Roboto" w:hAnsi="Roboto"/>
          <w:lang w:val="uz-Cyrl-UZ"/>
          <w:rPrChange w:id="9795" w:author="Nozimjon Ortiqov" w:date="2026-02-24T09:31:00Z" w16du:dateUtc="2026-02-24T04:31:00Z">
            <w:rPr>
              <w:rFonts w:ascii="Roboto" w:hAnsi="Roboto"/>
            </w:rPr>
          </w:rPrChange>
        </w:rPr>
        <w:t>ўсиши</w:t>
      </w:r>
      <w:r w:rsidRPr="009C4BAE">
        <w:rPr>
          <w:rFonts w:ascii="Roboto" w:hAnsi="Roboto"/>
          <w:lang w:val="uz-Cyrl-UZ"/>
          <w:rPrChange w:id="9796" w:author="Nozimjon Ortiqov" w:date="2026-02-24T09:31:00Z" w16du:dateUtc="2026-02-24T04:31:00Z">
            <w:rPr>
              <w:rFonts w:ascii="Roboto" w:hAnsi="Roboto"/>
              <w:lang w:val="en-US"/>
            </w:rPr>
          </w:rPrChange>
        </w:rPr>
        <w:t xml:space="preserve"> </w:t>
      </w:r>
      <w:r w:rsidRPr="009C4BAE">
        <w:rPr>
          <w:rFonts w:ascii="Roboto" w:hAnsi="Roboto"/>
          <w:lang w:val="uz-Cyrl-UZ"/>
          <w:rPrChange w:id="9797" w:author="Nozimjon Ortiqov" w:date="2026-02-24T09:31:00Z" w16du:dateUtc="2026-02-24T04:31:00Z">
            <w:rPr>
              <w:rFonts w:ascii="Roboto" w:hAnsi="Roboto"/>
            </w:rPr>
          </w:rPrChange>
        </w:rPr>
        <w:t>боғлиқлиги</w:t>
      </w:r>
      <w:r w:rsidRPr="009C4BAE">
        <w:rPr>
          <w:rFonts w:ascii="Roboto" w:hAnsi="Roboto"/>
          <w:lang w:val="uz-Cyrl-UZ"/>
          <w:rPrChange w:id="9798" w:author="Nozimjon Ortiqov" w:date="2026-02-24T09:31:00Z" w16du:dateUtc="2026-02-24T04:31:00Z">
            <w:rPr>
              <w:rFonts w:ascii="Roboto" w:hAnsi="Roboto"/>
              <w:lang w:val="en-US"/>
            </w:rPr>
          </w:rPrChange>
        </w:rPr>
        <w:t xml:space="preserve">. URL: </w:t>
      </w:r>
      <w:r w:rsidRPr="009C4BAE">
        <w:rPr>
          <w:rFonts w:ascii="Roboto" w:hAnsi="Roboto"/>
          <w:lang w:val="uz-Cyrl-UZ"/>
          <w:rPrChange w:id="9799" w:author="Nozimjon Ortiqov" w:date="2026-02-24T09:31:00Z" w16du:dateUtc="2026-02-24T04:31:00Z">
            <w:rPr/>
          </w:rPrChange>
        </w:rPr>
        <w:fldChar w:fldCharType="begin"/>
      </w:r>
      <w:r w:rsidRPr="009C4BAE">
        <w:rPr>
          <w:rFonts w:ascii="Roboto" w:hAnsi="Roboto"/>
          <w:lang w:val="uz-Cyrl-UZ"/>
          <w:rPrChange w:id="9800" w:author="Nozimjon Ortiqov" w:date="2026-02-24T09:31:00Z" w16du:dateUtc="2026-02-24T04:31:00Z">
            <w:rPr/>
          </w:rPrChange>
        </w:rPr>
        <w:instrText>HYPERLINK "https://www.imf.org/external/pubs/ft/wp/2010/wp10224.pdf?utm_source=chatgpt.com" \t "_new"</w:instrText>
      </w:r>
      <w:r w:rsidRPr="007A79F7">
        <w:rPr>
          <w:rFonts w:ascii="Roboto" w:hAnsi="Roboto"/>
          <w:lang w:val="uz-Cyrl-UZ"/>
        </w:rPr>
      </w:r>
      <w:r w:rsidRPr="009C4BAE">
        <w:rPr>
          <w:rFonts w:ascii="Roboto" w:hAnsi="Roboto"/>
          <w:lang w:val="uz-Cyrl-UZ"/>
          <w:rPrChange w:id="9801" w:author="Nozimjon Ortiqov" w:date="2026-02-24T09:31:00Z" w16du:dateUtc="2026-02-24T04:31:00Z">
            <w:rPr/>
          </w:rPrChange>
        </w:rPr>
        <w:fldChar w:fldCharType="separate"/>
      </w:r>
      <w:r w:rsidRPr="009C4BAE">
        <w:rPr>
          <w:rStyle w:val="af2"/>
          <w:rFonts w:ascii="Roboto" w:hAnsi="Roboto"/>
          <w:lang w:val="uz-Cyrl-UZ"/>
          <w:rPrChange w:id="9802" w:author="Nozimjon Ortiqov" w:date="2026-02-24T09:31:00Z" w16du:dateUtc="2026-02-24T04:31:00Z">
            <w:rPr>
              <w:rStyle w:val="af2"/>
              <w:rFonts w:ascii="Roboto" w:hAnsi="Roboto"/>
              <w:lang w:val="en-US"/>
            </w:rPr>
          </w:rPrChange>
        </w:rPr>
        <w:t>https://www.imf.org/external/pubs/ft/wp/2010/wp10224.pdf</w:t>
      </w:r>
      <w:r w:rsidRPr="009C4BAE">
        <w:rPr>
          <w:rFonts w:ascii="Roboto" w:hAnsi="Roboto"/>
          <w:lang w:val="uz-Cyrl-UZ"/>
          <w:rPrChange w:id="9803" w:author="Nozimjon Ortiqov" w:date="2026-02-24T09:31:00Z" w16du:dateUtc="2026-02-24T04:31:00Z">
            <w:rPr/>
          </w:rPrChange>
        </w:rPr>
        <w:fldChar w:fldCharType="end"/>
      </w:r>
    </w:p>
    <w:p w14:paraId="705858C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804" w:author="Nozimjon Ortiqov" w:date="2026-02-24T09:31:00Z" w16du:dateUtc="2026-02-24T04:31:00Z">
            <w:rPr>
              <w:rFonts w:ascii="Roboto" w:hAnsi="Roboto"/>
              <w:lang w:val="en-US"/>
            </w:rPr>
          </w:rPrChange>
        </w:rPr>
        <w:pPrChange w:id="980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06" w:author="Nozimjon Ortiqov" w:date="2026-02-24T09:31:00Z" w16du:dateUtc="2026-02-24T04:31:00Z">
            <w:rPr>
              <w:rFonts w:ascii="Roboto" w:hAnsi="Roboto"/>
              <w:lang w:val="en-US"/>
            </w:rPr>
          </w:rPrChange>
        </w:rPr>
        <w:t xml:space="preserve">IMF. (2025). </w:t>
      </w:r>
      <w:r w:rsidRPr="009C4BAE">
        <w:rPr>
          <w:rFonts w:ascii="Roboto" w:hAnsi="Roboto"/>
          <w:i/>
          <w:iCs/>
          <w:lang w:val="uz-Cyrl-UZ"/>
          <w:rPrChange w:id="9807" w:author="Nozimjon Ortiqov" w:date="2026-02-24T09:31:00Z" w16du:dateUtc="2026-02-24T04:31:00Z">
            <w:rPr>
              <w:rFonts w:ascii="Roboto" w:hAnsi="Roboto"/>
              <w:i/>
              <w:iCs/>
              <w:lang w:val="en-US"/>
            </w:rPr>
          </w:rPrChange>
        </w:rPr>
        <w:t>Republic of Uzbekistan: Financial Sector Assessment Program — Financial System Stability Assessment</w:t>
      </w:r>
      <w:r w:rsidRPr="009C4BAE">
        <w:rPr>
          <w:rFonts w:ascii="Roboto" w:hAnsi="Roboto"/>
          <w:lang w:val="uz-Cyrl-UZ"/>
          <w:rPrChange w:id="9808" w:author="Nozimjon Ortiqov" w:date="2026-02-24T09:31:00Z" w16du:dateUtc="2026-02-24T04:31:00Z">
            <w:rPr>
              <w:rFonts w:ascii="Roboto" w:hAnsi="Roboto"/>
              <w:lang w:val="en-US"/>
            </w:rPr>
          </w:rPrChange>
        </w:rPr>
        <w:t xml:space="preserve"> (FSAP). URL: </w:t>
      </w:r>
      <w:r w:rsidRPr="009C4BAE">
        <w:rPr>
          <w:rFonts w:ascii="Roboto" w:hAnsi="Roboto"/>
          <w:lang w:val="uz-Cyrl-UZ"/>
          <w:rPrChange w:id="9809" w:author="Nozimjon Ortiqov" w:date="2026-02-24T09:31:00Z" w16du:dateUtc="2026-02-24T04:31:00Z">
            <w:rPr/>
          </w:rPrChange>
        </w:rPr>
        <w:fldChar w:fldCharType="begin"/>
      </w:r>
      <w:r w:rsidRPr="009C4BAE">
        <w:rPr>
          <w:rFonts w:ascii="Roboto" w:hAnsi="Roboto"/>
          <w:lang w:val="uz-Cyrl-UZ"/>
          <w:rPrChange w:id="9810" w:author="Nozimjon Ortiqov" w:date="2026-02-24T09:31:00Z" w16du:dateUtc="2026-02-24T04:31:00Z">
            <w:rPr/>
          </w:rPrChange>
        </w:rPr>
        <w:instrText>HYPERLINK "https://www.imf.org/en/Publications/CR/Issues/2025/06/23/Republic-of-Uzbekistan-Financial-Sector-Assessment-Program-Financial-System-568338"</w:instrText>
      </w:r>
      <w:r w:rsidRPr="007A79F7">
        <w:rPr>
          <w:rFonts w:ascii="Roboto" w:hAnsi="Roboto"/>
          <w:lang w:val="uz-Cyrl-UZ"/>
        </w:rPr>
      </w:r>
      <w:r w:rsidRPr="009C4BAE">
        <w:rPr>
          <w:rFonts w:ascii="Roboto" w:hAnsi="Roboto"/>
          <w:lang w:val="uz-Cyrl-UZ"/>
          <w:rPrChange w:id="9811" w:author="Nozimjon Ortiqov" w:date="2026-02-24T09:31:00Z" w16du:dateUtc="2026-02-24T04:31:00Z">
            <w:rPr/>
          </w:rPrChange>
        </w:rPr>
        <w:fldChar w:fldCharType="separate"/>
      </w:r>
      <w:r w:rsidRPr="009C4BAE">
        <w:rPr>
          <w:rStyle w:val="af2"/>
          <w:rFonts w:ascii="Roboto" w:hAnsi="Roboto"/>
          <w:lang w:val="uz-Cyrl-UZ"/>
          <w:rPrChange w:id="9812" w:author="Nozimjon Ortiqov" w:date="2026-02-24T09:31:00Z" w16du:dateUtc="2026-02-24T04:31:00Z">
            <w:rPr>
              <w:rStyle w:val="af2"/>
              <w:rFonts w:ascii="Roboto" w:hAnsi="Roboto"/>
              <w:lang w:val="en-US"/>
            </w:rPr>
          </w:rPrChange>
        </w:rPr>
        <w:t>https://www.imf.org/en/Publications/CR/Issues/2025/06/23/Republic-of-Uzbekistan-Financial-Sector-Assessment-Program-Financial-System-568338</w:t>
      </w:r>
      <w:r w:rsidRPr="009C4BAE">
        <w:rPr>
          <w:rFonts w:ascii="Roboto" w:hAnsi="Roboto"/>
          <w:lang w:val="uz-Cyrl-UZ"/>
          <w:rPrChange w:id="9813" w:author="Nozimjon Ortiqov" w:date="2026-02-24T09:31:00Z" w16du:dateUtc="2026-02-24T04:31:00Z">
            <w:rPr/>
          </w:rPrChange>
        </w:rPr>
        <w:fldChar w:fldCharType="end"/>
      </w:r>
    </w:p>
    <w:p w14:paraId="08521CD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814" w:author="Nozimjon Ortiqov" w:date="2026-02-24T09:31:00Z" w16du:dateUtc="2026-02-24T04:31:00Z">
            <w:rPr>
              <w:rFonts w:ascii="Roboto" w:hAnsi="Roboto"/>
              <w:lang w:val="en-US"/>
            </w:rPr>
          </w:rPrChange>
        </w:rPr>
        <w:pPrChange w:id="981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16" w:author="Nozimjon Ortiqov" w:date="2026-02-24T09:31:00Z" w16du:dateUtc="2026-02-24T04:31:00Z">
            <w:rPr>
              <w:rFonts w:ascii="Roboto" w:hAnsi="Roboto"/>
            </w:rPr>
          </w:rPrChange>
        </w:rPr>
        <w:t>Ўзбекистон</w:t>
      </w:r>
      <w:r w:rsidRPr="009C4BAE">
        <w:rPr>
          <w:rFonts w:ascii="Roboto" w:hAnsi="Roboto"/>
          <w:lang w:val="uz-Cyrl-UZ"/>
          <w:rPrChange w:id="9817" w:author="Nozimjon Ortiqov" w:date="2026-02-24T09:31:00Z" w16du:dateUtc="2026-02-24T04:31:00Z">
            <w:rPr>
              <w:rFonts w:ascii="Roboto" w:hAnsi="Roboto"/>
              <w:lang w:val="en-US"/>
            </w:rPr>
          </w:rPrChange>
        </w:rPr>
        <w:t xml:space="preserve"> </w:t>
      </w:r>
      <w:r w:rsidRPr="009C4BAE">
        <w:rPr>
          <w:rFonts w:ascii="Roboto" w:hAnsi="Roboto"/>
          <w:lang w:val="uz-Cyrl-UZ"/>
          <w:rPrChange w:id="9818" w:author="Nozimjon Ortiqov" w:date="2026-02-24T09:31:00Z" w16du:dateUtc="2026-02-24T04:31:00Z">
            <w:rPr>
              <w:rFonts w:ascii="Roboto" w:hAnsi="Roboto"/>
            </w:rPr>
          </w:rPrChange>
        </w:rPr>
        <w:t>Республикаси</w:t>
      </w:r>
      <w:r w:rsidRPr="009C4BAE">
        <w:rPr>
          <w:rFonts w:ascii="Roboto" w:hAnsi="Roboto"/>
          <w:lang w:val="uz-Cyrl-UZ"/>
          <w:rPrChange w:id="9819" w:author="Nozimjon Ortiqov" w:date="2026-02-24T09:31:00Z" w16du:dateUtc="2026-02-24T04:31:00Z">
            <w:rPr>
              <w:rFonts w:ascii="Roboto" w:hAnsi="Roboto"/>
              <w:lang w:val="en-US"/>
            </w:rPr>
          </w:rPrChange>
        </w:rPr>
        <w:t>. «</w:t>
      </w:r>
      <w:r w:rsidRPr="009C4BAE">
        <w:rPr>
          <w:rFonts w:ascii="Roboto" w:hAnsi="Roboto"/>
          <w:lang w:val="uz-Cyrl-UZ"/>
          <w:rPrChange w:id="9820" w:author="Nozimjon Ortiqov" w:date="2026-02-24T09:31:00Z" w16du:dateUtc="2026-02-24T04:31:00Z">
            <w:rPr>
              <w:rFonts w:ascii="Roboto" w:hAnsi="Roboto"/>
            </w:rPr>
          </w:rPrChange>
        </w:rPr>
        <w:t>Банк</w:t>
      </w:r>
      <w:r w:rsidRPr="009C4BAE">
        <w:rPr>
          <w:rFonts w:ascii="Roboto" w:hAnsi="Roboto"/>
          <w:lang w:val="uz-Cyrl-UZ"/>
          <w:rPrChange w:id="9821" w:author="Nozimjon Ortiqov" w:date="2026-02-24T09:31:00Z" w16du:dateUtc="2026-02-24T04:31:00Z">
            <w:rPr>
              <w:rFonts w:ascii="Roboto" w:hAnsi="Roboto"/>
              <w:lang w:val="en-US"/>
            </w:rPr>
          </w:rPrChange>
        </w:rPr>
        <w:t xml:space="preserve"> </w:t>
      </w:r>
      <w:r w:rsidRPr="009C4BAE">
        <w:rPr>
          <w:rFonts w:ascii="Roboto" w:hAnsi="Roboto"/>
          <w:lang w:val="uz-Cyrl-UZ"/>
          <w:rPrChange w:id="9822" w:author="Nozimjon Ortiqov" w:date="2026-02-24T09:31:00Z" w16du:dateUtc="2026-02-24T04:31:00Z">
            <w:rPr>
              <w:rFonts w:ascii="Roboto" w:hAnsi="Roboto"/>
            </w:rPr>
          </w:rPrChange>
        </w:rPr>
        <w:t>сири</w:t>
      </w:r>
      <w:r w:rsidRPr="009C4BAE">
        <w:rPr>
          <w:rFonts w:ascii="Roboto" w:hAnsi="Roboto"/>
          <w:lang w:val="uz-Cyrl-UZ"/>
          <w:rPrChange w:id="9823" w:author="Nozimjon Ortiqov" w:date="2026-02-24T09:31:00Z" w16du:dateUtc="2026-02-24T04:31:00Z">
            <w:rPr>
              <w:rFonts w:ascii="Roboto" w:hAnsi="Roboto"/>
              <w:lang w:val="en-US"/>
            </w:rPr>
          </w:rPrChange>
        </w:rPr>
        <w:t xml:space="preserve"> </w:t>
      </w:r>
      <w:r w:rsidRPr="009C4BAE">
        <w:rPr>
          <w:rFonts w:ascii="Roboto" w:hAnsi="Roboto"/>
          <w:lang w:val="uz-Cyrl-UZ"/>
          <w:rPrChange w:id="9824" w:author="Nozimjon Ortiqov" w:date="2026-02-24T09:31:00Z" w16du:dateUtc="2026-02-24T04:31:00Z">
            <w:rPr>
              <w:rFonts w:ascii="Roboto" w:hAnsi="Roboto"/>
            </w:rPr>
          </w:rPrChange>
        </w:rPr>
        <w:t>тўғрисида</w:t>
      </w:r>
      <w:r w:rsidRPr="009C4BAE">
        <w:rPr>
          <w:rFonts w:ascii="Roboto" w:hAnsi="Roboto"/>
          <w:lang w:val="uz-Cyrl-UZ"/>
          <w:rPrChange w:id="9825" w:author="Nozimjon Ortiqov" w:date="2026-02-24T09:31:00Z" w16du:dateUtc="2026-02-24T04:31:00Z">
            <w:rPr>
              <w:rFonts w:ascii="Roboto" w:hAnsi="Roboto"/>
              <w:lang w:val="en-US"/>
            </w:rPr>
          </w:rPrChange>
        </w:rPr>
        <w:t>»</w:t>
      </w:r>
      <w:r w:rsidRPr="009C4BAE">
        <w:rPr>
          <w:rFonts w:ascii="Roboto" w:hAnsi="Roboto"/>
          <w:lang w:val="uz-Cyrl-UZ"/>
          <w:rPrChange w:id="9826" w:author="Nozimjon Ortiqov" w:date="2026-02-24T09:31:00Z" w16du:dateUtc="2026-02-24T04:31:00Z">
            <w:rPr>
              <w:rFonts w:ascii="Roboto" w:hAnsi="Roboto"/>
            </w:rPr>
          </w:rPrChange>
        </w:rPr>
        <w:t>ги</w:t>
      </w:r>
      <w:r w:rsidRPr="009C4BAE">
        <w:rPr>
          <w:rFonts w:ascii="Roboto" w:hAnsi="Roboto"/>
          <w:lang w:val="uz-Cyrl-UZ"/>
          <w:rPrChange w:id="9827" w:author="Nozimjon Ortiqov" w:date="2026-02-24T09:31:00Z" w16du:dateUtc="2026-02-24T04:31:00Z">
            <w:rPr>
              <w:rFonts w:ascii="Roboto" w:hAnsi="Roboto"/>
              <w:lang w:val="en-US"/>
            </w:rPr>
          </w:rPrChange>
        </w:rPr>
        <w:t xml:space="preserve"> </w:t>
      </w:r>
      <w:r w:rsidRPr="009C4BAE">
        <w:rPr>
          <w:rFonts w:ascii="Roboto" w:hAnsi="Roboto"/>
          <w:lang w:val="uz-Cyrl-UZ"/>
          <w:rPrChange w:id="9828" w:author="Nozimjon Ortiqov" w:date="2026-02-24T09:31:00Z" w16du:dateUtc="2026-02-24T04:31:00Z">
            <w:rPr>
              <w:rFonts w:ascii="Roboto" w:hAnsi="Roboto"/>
            </w:rPr>
          </w:rPrChange>
        </w:rPr>
        <w:t>Қонун</w:t>
      </w:r>
      <w:r w:rsidRPr="009C4BAE">
        <w:rPr>
          <w:rFonts w:ascii="Roboto" w:hAnsi="Roboto"/>
          <w:lang w:val="uz-Cyrl-UZ"/>
          <w:rPrChange w:id="9829" w:author="Nozimjon Ortiqov" w:date="2026-02-24T09:31:00Z" w16du:dateUtc="2026-02-24T04:31:00Z">
            <w:rPr>
              <w:rFonts w:ascii="Roboto" w:hAnsi="Roboto"/>
              <w:lang w:val="en-US"/>
            </w:rPr>
          </w:rPrChange>
        </w:rPr>
        <w:t xml:space="preserve"> (</w:t>
      </w:r>
      <w:r w:rsidRPr="009C4BAE">
        <w:rPr>
          <w:rFonts w:ascii="Roboto" w:hAnsi="Roboto"/>
          <w:lang w:val="uz-Cyrl-UZ"/>
          <w:rPrChange w:id="9830" w:author="Nozimjon Ortiqov" w:date="2026-02-24T09:31:00Z" w16du:dateUtc="2026-02-24T04:31:00Z">
            <w:rPr>
              <w:rFonts w:ascii="Roboto" w:hAnsi="Roboto"/>
            </w:rPr>
          </w:rPrChange>
        </w:rPr>
        <w:t>банкинг</w:t>
      </w:r>
      <w:r w:rsidRPr="009C4BAE">
        <w:rPr>
          <w:rFonts w:ascii="Roboto" w:hAnsi="Roboto"/>
          <w:lang w:val="uz-Cyrl-UZ"/>
          <w:rPrChange w:id="9831" w:author="Nozimjon Ortiqov" w:date="2026-02-24T09:31:00Z" w16du:dateUtc="2026-02-24T04:31:00Z">
            <w:rPr>
              <w:rFonts w:ascii="Roboto" w:hAnsi="Roboto"/>
              <w:lang w:val="en-US"/>
            </w:rPr>
          </w:rPrChange>
        </w:rPr>
        <w:t xml:space="preserve"> </w:t>
      </w:r>
      <w:r w:rsidRPr="009C4BAE">
        <w:rPr>
          <w:rFonts w:ascii="Roboto" w:hAnsi="Roboto"/>
          <w:lang w:val="uz-Cyrl-UZ"/>
          <w:rPrChange w:id="9832" w:author="Nozimjon Ortiqov" w:date="2026-02-24T09:31:00Z" w16du:dateUtc="2026-02-24T04:31:00Z">
            <w:rPr>
              <w:rFonts w:ascii="Roboto" w:hAnsi="Roboto"/>
            </w:rPr>
          </w:rPrChange>
        </w:rPr>
        <w:t>маълумотларини</w:t>
      </w:r>
      <w:r w:rsidRPr="009C4BAE">
        <w:rPr>
          <w:rFonts w:ascii="Roboto" w:hAnsi="Roboto"/>
          <w:lang w:val="uz-Cyrl-UZ"/>
          <w:rPrChange w:id="9833" w:author="Nozimjon Ortiqov" w:date="2026-02-24T09:31:00Z" w16du:dateUtc="2026-02-24T04:31:00Z">
            <w:rPr>
              <w:rFonts w:ascii="Roboto" w:hAnsi="Roboto"/>
              <w:lang w:val="en-US"/>
            </w:rPr>
          </w:rPrChange>
        </w:rPr>
        <w:t xml:space="preserve"> </w:t>
      </w:r>
      <w:r w:rsidRPr="009C4BAE">
        <w:rPr>
          <w:rFonts w:ascii="Roboto" w:hAnsi="Roboto"/>
          <w:lang w:val="uz-Cyrl-UZ"/>
          <w:rPrChange w:id="9834" w:author="Nozimjon Ortiqov" w:date="2026-02-24T09:31:00Z" w16du:dateUtc="2026-02-24T04:31:00Z">
            <w:rPr>
              <w:rFonts w:ascii="Roboto" w:hAnsi="Roboto"/>
            </w:rPr>
          </w:rPrChange>
        </w:rPr>
        <w:t>учинчи</w:t>
      </w:r>
      <w:r w:rsidRPr="009C4BAE">
        <w:rPr>
          <w:rFonts w:ascii="Roboto" w:hAnsi="Roboto"/>
          <w:lang w:val="uz-Cyrl-UZ"/>
          <w:rPrChange w:id="9835" w:author="Nozimjon Ortiqov" w:date="2026-02-24T09:31:00Z" w16du:dateUtc="2026-02-24T04:31:00Z">
            <w:rPr>
              <w:rFonts w:ascii="Roboto" w:hAnsi="Roboto"/>
              <w:lang w:val="en-US"/>
            </w:rPr>
          </w:rPrChange>
        </w:rPr>
        <w:t xml:space="preserve"> </w:t>
      </w:r>
      <w:r w:rsidRPr="009C4BAE">
        <w:rPr>
          <w:rFonts w:ascii="Roboto" w:hAnsi="Roboto"/>
          <w:lang w:val="uz-Cyrl-UZ"/>
          <w:rPrChange w:id="9836" w:author="Nozimjon Ortiqov" w:date="2026-02-24T09:31:00Z" w16du:dateUtc="2026-02-24T04:31:00Z">
            <w:rPr>
              <w:rFonts w:ascii="Roboto" w:hAnsi="Roboto"/>
            </w:rPr>
          </w:rPrChange>
        </w:rPr>
        <w:t>томонларга</w:t>
      </w:r>
      <w:r w:rsidRPr="009C4BAE">
        <w:rPr>
          <w:rFonts w:ascii="Roboto" w:hAnsi="Roboto"/>
          <w:lang w:val="uz-Cyrl-UZ"/>
          <w:rPrChange w:id="9837" w:author="Nozimjon Ortiqov" w:date="2026-02-24T09:31:00Z" w16du:dateUtc="2026-02-24T04:31:00Z">
            <w:rPr>
              <w:rFonts w:ascii="Roboto" w:hAnsi="Roboto"/>
              <w:lang w:val="en-US"/>
            </w:rPr>
          </w:rPrChange>
        </w:rPr>
        <w:t xml:space="preserve"> </w:t>
      </w:r>
      <w:r w:rsidRPr="009C4BAE">
        <w:rPr>
          <w:rFonts w:ascii="Roboto" w:hAnsi="Roboto"/>
          <w:lang w:val="uz-Cyrl-UZ"/>
          <w:rPrChange w:id="9838" w:author="Nozimjon Ortiqov" w:date="2026-02-24T09:31:00Z" w16du:dateUtc="2026-02-24T04:31:00Z">
            <w:rPr>
              <w:rFonts w:ascii="Roboto" w:hAnsi="Roboto"/>
            </w:rPr>
          </w:rPrChange>
        </w:rPr>
        <w:t>бериш</w:t>
      </w:r>
      <w:r w:rsidRPr="009C4BAE">
        <w:rPr>
          <w:rFonts w:ascii="Roboto" w:hAnsi="Roboto"/>
          <w:lang w:val="uz-Cyrl-UZ"/>
          <w:rPrChange w:id="9839" w:author="Nozimjon Ortiqov" w:date="2026-02-24T09:31:00Z" w16du:dateUtc="2026-02-24T04:31:00Z">
            <w:rPr>
              <w:rFonts w:ascii="Roboto" w:hAnsi="Roboto"/>
              <w:lang w:val="en-US"/>
            </w:rPr>
          </w:rPrChange>
        </w:rPr>
        <w:t xml:space="preserve"> </w:t>
      </w:r>
      <w:r w:rsidRPr="009C4BAE">
        <w:rPr>
          <w:rFonts w:ascii="Roboto" w:hAnsi="Roboto"/>
          <w:lang w:val="uz-Cyrl-UZ"/>
          <w:rPrChange w:id="9840" w:author="Nozimjon Ortiqov" w:date="2026-02-24T09:31:00Z" w16du:dateUtc="2026-02-24T04:31:00Z">
            <w:rPr>
              <w:rFonts w:ascii="Roboto" w:hAnsi="Roboto"/>
            </w:rPr>
          </w:rPrChange>
        </w:rPr>
        <w:t>асослари</w:t>
      </w:r>
      <w:r w:rsidRPr="009C4BAE">
        <w:rPr>
          <w:rFonts w:ascii="Roboto" w:hAnsi="Roboto"/>
          <w:lang w:val="uz-Cyrl-UZ"/>
          <w:rPrChange w:id="9841" w:author="Nozimjon Ortiqov" w:date="2026-02-24T09:31:00Z" w16du:dateUtc="2026-02-24T04:31:00Z">
            <w:rPr>
              <w:rFonts w:ascii="Roboto" w:hAnsi="Roboto"/>
              <w:lang w:val="en-US"/>
            </w:rPr>
          </w:rPrChange>
        </w:rPr>
        <w:t xml:space="preserve">). </w:t>
      </w:r>
      <w:r w:rsidRPr="009C4BAE">
        <w:rPr>
          <w:rFonts w:ascii="Roboto" w:hAnsi="Roboto"/>
          <w:lang w:val="uz-Cyrl-UZ"/>
          <w:rPrChange w:id="9842" w:author="Nozimjon Ortiqov" w:date="2026-02-24T09:31:00Z" w16du:dateUtc="2026-02-24T04:31:00Z">
            <w:rPr>
              <w:rFonts w:ascii="Roboto" w:hAnsi="Roboto"/>
            </w:rPr>
          </w:rPrChange>
        </w:rPr>
        <w:t xml:space="preserve">URL: </w:t>
      </w:r>
      <w:r w:rsidRPr="009C4BAE">
        <w:rPr>
          <w:rFonts w:ascii="Roboto" w:hAnsi="Roboto"/>
          <w:lang w:val="uz-Cyrl-UZ"/>
          <w:rPrChange w:id="9843" w:author="Nozimjon Ortiqov" w:date="2026-02-24T09:31:00Z" w16du:dateUtc="2026-02-24T04:31:00Z">
            <w:rPr/>
          </w:rPrChange>
        </w:rPr>
        <w:fldChar w:fldCharType="begin"/>
      </w:r>
      <w:r w:rsidRPr="009C4BAE">
        <w:rPr>
          <w:rFonts w:ascii="Roboto" w:hAnsi="Roboto"/>
          <w:lang w:val="uz-Cyrl-UZ"/>
          <w:rPrChange w:id="9844" w:author="Nozimjon Ortiqov" w:date="2026-02-24T09:31:00Z" w16du:dateUtc="2026-02-24T04:31:00Z">
            <w:rPr/>
          </w:rPrChange>
        </w:rPr>
        <w:instrText>HYPERLINK "https://lex.uz/uz/docs/41760"</w:instrText>
      </w:r>
      <w:r w:rsidRPr="007A79F7">
        <w:rPr>
          <w:rFonts w:ascii="Roboto" w:hAnsi="Roboto"/>
          <w:lang w:val="uz-Cyrl-UZ"/>
        </w:rPr>
      </w:r>
      <w:r w:rsidRPr="009C4BAE">
        <w:rPr>
          <w:rFonts w:ascii="Roboto" w:hAnsi="Roboto"/>
          <w:lang w:val="uz-Cyrl-UZ"/>
          <w:rPrChange w:id="9845" w:author="Nozimjon Ortiqov" w:date="2026-02-24T09:31:00Z" w16du:dateUtc="2026-02-24T04:31:00Z">
            <w:rPr/>
          </w:rPrChange>
        </w:rPr>
        <w:fldChar w:fldCharType="separate"/>
      </w:r>
      <w:r w:rsidRPr="009C4BAE">
        <w:rPr>
          <w:rStyle w:val="af2"/>
          <w:rFonts w:ascii="Roboto" w:hAnsi="Roboto"/>
          <w:lang w:val="uz-Cyrl-UZ"/>
          <w:rPrChange w:id="9846" w:author="Nozimjon Ortiqov" w:date="2026-02-24T09:31:00Z" w16du:dateUtc="2026-02-24T04:31:00Z">
            <w:rPr>
              <w:rStyle w:val="af2"/>
              <w:rFonts w:ascii="Roboto" w:hAnsi="Roboto"/>
            </w:rPr>
          </w:rPrChange>
        </w:rPr>
        <w:t>https://lex.uz/uz/docs/41760</w:t>
      </w:r>
      <w:r w:rsidRPr="009C4BAE">
        <w:rPr>
          <w:rFonts w:ascii="Roboto" w:hAnsi="Roboto"/>
          <w:lang w:val="uz-Cyrl-UZ"/>
          <w:rPrChange w:id="9847" w:author="Nozimjon Ortiqov" w:date="2026-02-24T09:31:00Z" w16du:dateUtc="2026-02-24T04:31:00Z">
            <w:rPr/>
          </w:rPrChange>
        </w:rPr>
        <w:fldChar w:fldCharType="end"/>
      </w:r>
    </w:p>
    <w:p w14:paraId="512827A9"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848" w:author="Nozimjon Ortiqov" w:date="2026-02-24T09:31:00Z" w16du:dateUtc="2026-02-24T04:31:00Z">
            <w:rPr>
              <w:rFonts w:ascii="Roboto" w:hAnsi="Roboto"/>
              <w:lang w:val="en-US"/>
            </w:rPr>
          </w:rPrChange>
        </w:rPr>
        <w:pPrChange w:id="984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50" w:author="Nozimjon Ortiqov" w:date="2026-02-24T09:31:00Z" w16du:dateUtc="2026-02-24T04:31:00Z">
            <w:rPr>
              <w:rFonts w:ascii="Roboto" w:hAnsi="Roboto"/>
              <w:lang w:val="en-US"/>
            </w:rPr>
          </w:rPrChange>
        </w:rPr>
        <w:t xml:space="preserve">Modan, N. (2024). 26 states now require personal finance course for graduation. K-12 Dive. </w:t>
      </w:r>
      <w:r w:rsidRPr="009C4BAE">
        <w:rPr>
          <w:rFonts w:ascii="Roboto" w:hAnsi="Roboto"/>
          <w:lang w:val="uz-Cyrl-UZ"/>
          <w:rPrChange w:id="9851" w:author="Nozimjon Ortiqov" w:date="2026-02-24T09:31:00Z" w16du:dateUtc="2026-02-24T04:31:00Z">
            <w:rPr/>
          </w:rPrChange>
        </w:rPr>
        <w:fldChar w:fldCharType="begin"/>
      </w:r>
      <w:r w:rsidRPr="009C4BAE">
        <w:rPr>
          <w:rFonts w:ascii="Roboto" w:hAnsi="Roboto"/>
          <w:lang w:val="uz-Cyrl-UZ"/>
          <w:rPrChange w:id="9852" w:author="Nozimjon Ortiqov" w:date="2026-02-24T09:31:00Z" w16du:dateUtc="2026-02-24T04:31:00Z">
            <w:rPr/>
          </w:rPrChange>
        </w:rPr>
        <w:instrText>HYPERLINK "https://www.k12dive.com/news/26-states-require-personal-finance-course-california/720968/"</w:instrText>
      </w:r>
      <w:r w:rsidRPr="007A79F7">
        <w:rPr>
          <w:rFonts w:ascii="Roboto" w:hAnsi="Roboto"/>
          <w:lang w:val="uz-Cyrl-UZ"/>
        </w:rPr>
      </w:r>
      <w:r w:rsidRPr="009C4BAE">
        <w:rPr>
          <w:rFonts w:ascii="Roboto" w:hAnsi="Roboto"/>
          <w:lang w:val="uz-Cyrl-UZ"/>
          <w:rPrChange w:id="9853" w:author="Nozimjon Ortiqov" w:date="2026-02-24T09:31:00Z" w16du:dateUtc="2026-02-24T04:31:00Z">
            <w:rPr/>
          </w:rPrChange>
        </w:rPr>
        <w:fldChar w:fldCharType="separate"/>
      </w:r>
      <w:r w:rsidRPr="009C4BAE">
        <w:rPr>
          <w:rStyle w:val="af2"/>
          <w:rFonts w:ascii="Roboto" w:hAnsi="Roboto"/>
          <w:lang w:val="uz-Cyrl-UZ"/>
          <w:rPrChange w:id="9854" w:author="Nozimjon Ortiqov" w:date="2026-02-24T09:31:00Z" w16du:dateUtc="2026-02-24T04:31:00Z">
            <w:rPr>
              <w:rStyle w:val="af2"/>
              <w:rFonts w:ascii="Roboto" w:hAnsi="Roboto"/>
              <w:lang w:val="en-US"/>
            </w:rPr>
          </w:rPrChange>
        </w:rPr>
        <w:t>https://www.k12dive.com/news/26-states-require-personal-finance-course-california/720968/</w:t>
      </w:r>
      <w:r w:rsidRPr="009C4BAE">
        <w:rPr>
          <w:rFonts w:ascii="Roboto" w:hAnsi="Roboto"/>
          <w:lang w:val="uz-Cyrl-UZ"/>
          <w:rPrChange w:id="9855" w:author="Nozimjon Ortiqov" w:date="2026-02-24T09:31:00Z" w16du:dateUtc="2026-02-24T04:31:00Z">
            <w:rPr/>
          </w:rPrChange>
        </w:rPr>
        <w:fldChar w:fldCharType="end"/>
      </w:r>
    </w:p>
    <w:p w14:paraId="0C865EE8"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856" w:author="Nozimjon Ortiqov" w:date="2026-02-24T09:31:00Z" w16du:dateUtc="2026-02-24T04:31:00Z">
            <w:rPr>
              <w:rFonts w:ascii="Roboto" w:hAnsi="Roboto"/>
            </w:rPr>
          </w:rPrChange>
        </w:rPr>
        <w:pPrChange w:id="985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58" w:author="Nozimjon Ortiqov" w:date="2026-02-24T09:31:00Z" w16du:dateUtc="2026-02-24T04:31:00Z">
            <w:rPr>
              <w:rFonts w:ascii="Roboto" w:hAnsi="Roboto"/>
              <w:lang w:val="en-US"/>
            </w:rPr>
          </w:rPrChange>
        </w:rPr>
        <w:t xml:space="preserve">Brown, M., Grigsby, J., van der Klaauw, W., Wen, J., &amp; Zafar, B. (2014). The Effects of Financial Education Requirements on the Credit Behavior of Young Adults (working paper; Federal Reserve-linked). </w:t>
      </w:r>
      <w:r w:rsidRPr="009C4BAE">
        <w:rPr>
          <w:rFonts w:ascii="Roboto" w:hAnsi="Roboto"/>
          <w:lang w:val="uz-Cyrl-UZ"/>
          <w:rPrChange w:id="9859" w:author="Nozimjon Ortiqov" w:date="2026-02-24T09:31:00Z" w16du:dateUtc="2026-02-24T04:31:00Z">
            <w:rPr/>
          </w:rPrChange>
        </w:rPr>
        <w:fldChar w:fldCharType="begin"/>
      </w:r>
      <w:r w:rsidRPr="009C4BAE">
        <w:rPr>
          <w:rFonts w:ascii="Roboto" w:hAnsi="Roboto"/>
          <w:lang w:val="uz-Cyrl-UZ"/>
          <w:rPrChange w:id="9860" w:author="Nozimjon Ortiqov" w:date="2026-02-24T09:31:00Z" w16du:dateUtc="2026-02-24T04:31:00Z">
            <w:rPr/>
          </w:rPrChange>
        </w:rPr>
        <w:instrText>HYPERLINK "https://www.minneapolisfed.org/economic-research/conferences/~/media/files/research/events/2014_05-22/brown_financial_education.pdf"</w:instrText>
      </w:r>
      <w:r w:rsidRPr="007A79F7">
        <w:rPr>
          <w:rFonts w:ascii="Roboto" w:hAnsi="Roboto"/>
          <w:lang w:val="uz-Cyrl-UZ"/>
        </w:rPr>
      </w:r>
      <w:r w:rsidRPr="009C4BAE">
        <w:rPr>
          <w:rFonts w:ascii="Roboto" w:hAnsi="Roboto"/>
          <w:lang w:val="uz-Cyrl-UZ"/>
          <w:rPrChange w:id="9861" w:author="Nozimjon Ortiqov" w:date="2026-02-24T09:31:00Z" w16du:dateUtc="2026-02-24T04:31:00Z">
            <w:rPr/>
          </w:rPrChange>
        </w:rPr>
        <w:fldChar w:fldCharType="separate"/>
      </w:r>
      <w:r w:rsidRPr="009C4BAE">
        <w:rPr>
          <w:rStyle w:val="af2"/>
          <w:rFonts w:ascii="Roboto" w:hAnsi="Roboto"/>
          <w:lang w:val="uz-Cyrl-UZ"/>
          <w:rPrChange w:id="9862"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863" w:author="Nozimjon Ortiqov" w:date="2026-02-24T09:31:00Z" w16du:dateUtc="2026-02-24T04:31:00Z">
            <w:rPr>
              <w:rStyle w:val="af2"/>
              <w:rFonts w:ascii="Roboto" w:hAnsi="Roboto"/>
            </w:rPr>
          </w:rPrChange>
        </w:rPr>
        <w:t>://</w:t>
      </w:r>
      <w:r w:rsidRPr="009C4BAE">
        <w:rPr>
          <w:rStyle w:val="af2"/>
          <w:rFonts w:ascii="Roboto" w:hAnsi="Roboto"/>
          <w:lang w:val="uz-Cyrl-UZ"/>
          <w:rPrChange w:id="9864"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865" w:author="Nozimjon Ortiqov" w:date="2026-02-24T09:31:00Z" w16du:dateUtc="2026-02-24T04:31:00Z">
            <w:rPr>
              <w:rStyle w:val="af2"/>
              <w:rFonts w:ascii="Roboto" w:hAnsi="Roboto"/>
            </w:rPr>
          </w:rPrChange>
        </w:rPr>
        <w:t>.</w:t>
      </w:r>
      <w:r w:rsidRPr="009C4BAE">
        <w:rPr>
          <w:rStyle w:val="af2"/>
          <w:rFonts w:ascii="Roboto" w:hAnsi="Roboto"/>
          <w:lang w:val="uz-Cyrl-UZ"/>
          <w:rPrChange w:id="9866" w:author="Nozimjon Ortiqov" w:date="2026-02-24T09:31:00Z" w16du:dateUtc="2026-02-24T04:31:00Z">
            <w:rPr>
              <w:rStyle w:val="af2"/>
              <w:rFonts w:ascii="Roboto" w:hAnsi="Roboto"/>
              <w:lang w:val="en-US"/>
            </w:rPr>
          </w:rPrChange>
        </w:rPr>
        <w:t>minneapolisfed</w:t>
      </w:r>
      <w:r w:rsidRPr="009C4BAE">
        <w:rPr>
          <w:rStyle w:val="af2"/>
          <w:rFonts w:ascii="Roboto" w:hAnsi="Roboto"/>
          <w:lang w:val="uz-Cyrl-UZ"/>
          <w:rPrChange w:id="9867" w:author="Nozimjon Ortiqov" w:date="2026-02-24T09:31:00Z" w16du:dateUtc="2026-02-24T04:31:00Z">
            <w:rPr>
              <w:rStyle w:val="af2"/>
              <w:rFonts w:ascii="Roboto" w:hAnsi="Roboto"/>
            </w:rPr>
          </w:rPrChange>
        </w:rPr>
        <w:t>.</w:t>
      </w:r>
      <w:r w:rsidRPr="009C4BAE">
        <w:rPr>
          <w:rStyle w:val="af2"/>
          <w:rFonts w:ascii="Roboto" w:hAnsi="Roboto"/>
          <w:lang w:val="uz-Cyrl-UZ"/>
          <w:rPrChange w:id="9868" w:author="Nozimjon Ortiqov" w:date="2026-02-24T09:31:00Z" w16du:dateUtc="2026-02-24T04:31:00Z">
            <w:rPr>
              <w:rStyle w:val="af2"/>
              <w:rFonts w:ascii="Roboto" w:hAnsi="Roboto"/>
              <w:lang w:val="en-US"/>
            </w:rPr>
          </w:rPrChange>
        </w:rPr>
        <w:t>org</w:t>
      </w:r>
      <w:r w:rsidRPr="009C4BAE">
        <w:rPr>
          <w:rStyle w:val="af2"/>
          <w:rFonts w:ascii="Roboto" w:hAnsi="Roboto"/>
          <w:lang w:val="uz-Cyrl-UZ"/>
          <w:rPrChange w:id="9869" w:author="Nozimjon Ortiqov" w:date="2026-02-24T09:31:00Z" w16du:dateUtc="2026-02-24T04:31:00Z">
            <w:rPr>
              <w:rStyle w:val="af2"/>
              <w:rFonts w:ascii="Roboto" w:hAnsi="Roboto"/>
            </w:rPr>
          </w:rPrChange>
        </w:rPr>
        <w:t>/</w:t>
      </w:r>
      <w:r w:rsidRPr="009C4BAE">
        <w:rPr>
          <w:rStyle w:val="af2"/>
          <w:rFonts w:ascii="Roboto" w:hAnsi="Roboto"/>
          <w:lang w:val="uz-Cyrl-UZ"/>
          <w:rPrChange w:id="9870" w:author="Nozimjon Ortiqov" w:date="2026-02-24T09:31:00Z" w16du:dateUtc="2026-02-24T04:31:00Z">
            <w:rPr>
              <w:rStyle w:val="af2"/>
              <w:rFonts w:ascii="Roboto" w:hAnsi="Roboto"/>
              <w:lang w:val="en-US"/>
            </w:rPr>
          </w:rPrChange>
        </w:rPr>
        <w:t>economic</w:t>
      </w:r>
      <w:r w:rsidRPr="009C4BAE">
        <w:rPr>
          <w:rStyle w:val="af2"/>
          <w:rFonts w:ascii="Roboto" w:hAnsi="Roboto"/>
          <w:lang w:val="uz-Cyrl-UZ"/>
          <w:rPrChange w:id="9871" w:author="Nozimjon Ortiqov" w:date="2026-02-24T09:31:00Z" w16du:dateUtc="2026-02-24T04:31:00Z">
            <w:rPr>
              <w:rStyle w:val="af2"/>
              <w:rFonts w:ascii="Roboto" w:hAnsi="Roboto"/>
            </w:rPr>
          </w:rPrChange>
        </w:rPr>
        <w:t>-</w:t>
      </w:r>
      <w:r w:rsidRPr="009C4BAE">
        <w:rPr>
          <w:rStyle w:val="af2"/>
          <w:rFonts w:ascii="Roboto" w:hAnsi="Roboto"/>
          <w:lang w:val="uz-Cyrl-UZ"/>
          <w:rPrChange w:id="9872" w:author="Nozimjon Ortiqov" w:date="2026-02-24T09:31:00Z" w16du:dateUtc="2026-02-24T04:31:00Z">
            <w:rPr>
              <w:rStyle w:val="af2"/>
              <w:rFonts w:ascii="Roboto" w:hAnsi="Roboto"/>
              <w:lang w:val="en-US"/>
            </w:rPr>
          </w:rPrChange>
        </w:rPr>
        <w:t>research</w:t>
      </w:r>
      <w:r w:rsidRPr="009C4BAE">
        <w:rPr>
          <w:rStyle w:val="af2"/>
          <w:rFonts w:ascii="Roboto" w:hAnsi="Roboto"/>
          <w:lang w:val="uz-Cyrl-UZ"/>
          <w:rPrChange w:id="9873" w:author="Nozimjon Ortiqov" w:date="2026-02-24T09:31:00Z" w16du:dateUtc="2026-02-24T04:31:00Z">
            <w:rPr>
              <w:rStyle w:val="af2"/>
              <w:rFonts w:ascii="Roboto" w:hAnsi="Roboto"/>
            </w:rPr>
          </w:rPrChange>
        </w:rPr>
        <w:t>/</w:t>
      </w:r>
      <w:r w:rsidRPr="009C4BAE">
        <w:rPr>
          <w:rStyle w:val="af2"/>
          <w:rFonts w:ascii="Roboto" w:hAnsi="Roboto"/>
          <w:lang w:val="uz-Cyrl-UZ"/>
          <w:rPrChange w:id="9874" w:author="Nozimjon Ortiqov" w:date="2026-02-24T09:31:00Z" w16du:dateUtc="2026-02-24T04:31:00Z">
            <w:rPr>
              <w:rStyle w:val="af2"/>
              <w:rFonts w:ascii="Roboto" w:hAnsi="Roboto"/>
              <w:lang w:val="en-US"/>
            </w:rPr>
          </w:rPrChange>
        </w:rPr>
        <w:t>conferences</w:t>
      </w:r>
      <w:r w:rsidRPr="009C4BAE">
        <w:rPr>
          <w:rStyle w:val="af2"/>
          <w:rFonts w:ascii="Roboto" w:hAnsi="Roboto"/>
          <w:lang w:val="uz-Cyrl-UZ"/>
          <w:rPrChange w:id="9875" w:author="Nozimjon Ortiqov" w:date="2026-02-24T09:31:00Z" w16du:dateUtc="2026-02-24T04:31:00Z">
            <w:rPr>
              <w:rStyle w:val="af2"/>
              <w:rFonts w:ascii="Roboto" w:hAnsi="Roboto"/>
            </w:rPr>
          </w:rPrChange>
        </w:rPr>
        <w:t>/~/</w:t>
      </w:r>
      <w:r w:rsidRPr="009C4BAE">
        <w:rPr>
          <w:rStyle w:val="af2"/>
          <w:rFonts w:ascii="Roboto" w:hAnsi="Roboto"/>
          <w:lang w:val="uz-Cyrl-UZ"/>
          <w:rPrChange w:id="9876" w:author="Nozimjon Ortiqov" w:date="2026-02-24T09:31:00Z" w16du:dateUtc="2026-02-24T04:31:00Z">
            <w:rPr>
              <w:rStyle w:val="af2"/>
              <w:rFonts w:ascii="Roboto" w:hAnsi="Roboto"/>
              <w:lang w:val="en-US"/>
            </w:rPr>
          </w:rPrChange>
        </w:rPr>
        <w:t>media</w:t>
      </w:r>
      <w:r w:rsidRPr="009C4BAE">
        <w:rPr>
          <w:rStyle w:val="af2"/>
          <w:rFonts w:ascii="Roboto" w:hAnsi="Roboto"/>
          <w:lang w:val="uz-Cyrl-UZ"/>
          <w:rPrChange w:id="9877" w:author="Nozimjon Ortiqov" w:date="2026-02-24T09:31:00Z" w16du:dateUtc="2026-02-24T04:31:00Z">
            <w:rPr>
              <w:rStyle w:val="af2"/>
              <w:rFonts w:ascii="Roboto" w:hAnsi="Roboto"/>
            </w:rPr>
          </w:rPrChange>
        </w:rPr>
        <w:t>/</w:t>
      </w:r>
      <w:r w:rsidRPr="009C4BAE">
        <w:rPr>
          <w:rStyle w:val="af2"/>
          <w:rFonts w:ascii="Roboto" w:hAnsi="Roboto"/>
          <w:lang w:val="uz-Cyrl-UZ"/>
          <w:rPrChange w:id="9878" w:author="Nozimjon Ortiqov" w:date="2026-02-24T09:31:00Z" w16du:dateUtc="2026-02-24T04:31:00Z">
            <w:rPr>
              <w:rStyle w:val="af2"/>
              <w:rFonts w:ascii="Roboto" w:hAnsi="Roboto"/>
              <w:lang w:val="en-US"/>
            </w:rPr>
          </w:rPrChange>
        </w:rPr>
        <w:t>files</w:t>
      </w:r>
      <w:r w:rsidRPr="009C4BAE">
        <w:rPr>
          <w:rStyle w:val="af2"/>
          <w:rFonts w:ascii="Roboto" w:hAnsi="Roboto"/>
          <w:lang w:val="uz-Cyrl-UZ"/>
          <w:rPrChange w:id="9879" w:author="Nozimjon Ortiqov" w:date="2026-02-24T09:31:00Z" w16du:dateUtc="2026-02-24T04:31:00Z">
            <w:rPr>
              <w:rStyle w:val="af2"/>
              <w:rFonts w:ascii="Roboto" w:hAnsi="Roboto"/>
            </w:rPr>
          </w:rPrChange>
        </w:rPr>
        <w:t>/</w:t>
      </w:r>
      <w:r w:rsidRPr="009C4BAE">
        <w:rPr>
          <w:rStyle w:val="af2"/>
          <w:rFonts w:ascii="Roboto" w:hAnsi="Roboto"/>
          <w:lang w:val="uz-Cyrl-UZ"/>
          <w:rPrChange w:id="9880" w:author="Nozimjon Ortiqov" w:date="2026-02-24T09:31:00Z" w16du:dateUtc="2026-02-24T04:31:00Z">
            <w:rPr>
              <w:rStyle w:val="af2"/>
              <w:rFonts w:ascii="Roboto" w:hAnsi="Roboto"/>
              <w:lang w:val="en-US"/>
            </w:rPr>
          </w:rPrChange>
        </w:rPr>
        <w:t>research</w:t>
      </w:r>
      <w:r w:rsidRPr="009C4BAE">
        <w:rPr>
          <w:rStyle w:val="af2"/>
          <w:rFonts w:ascii="Roboto" w:hAnsi="Roboto"/>
          <w:lang w:val="uz-Cyrl-UZ"/>
          <w:rPrChange w:id="9881" w:author="Nozimjon Ortiqov" w:date="2026-02-24T09:31:00Z" w16du:dateUtc="2026-02-24T04:31:00Z">
            <w:rPr>
              <w:rStyle w:val="af2"/>
              <w:rFonts w:ascii="Roboto" w:hAnsi="Roboto"/>
            </w:rPr>
          </w:rPrChange>
        </w:rPr>
        <w:t>/</w:t>
      </w:r>
      <w:r w:rsidRPr="009C4BAE">
        <w:rPr>
          <w:rStyle w:val="af2"/>
          <w:rFonts w:ascii="Roboto" w:hAnsi="Roboto"/>
          <w:lang w:val="uz-Cyrl-UZ"/>
          <w:rPrChange w:id="9882" w:author="Nozimjon Ortiqov" w:date="2026-02-24T09:31:00Z" w16du:dateUtc="2026-02-24T04:31:00Z">
            <w:rPr>
              <w:rStyle w:val="af2"/>
              <w:rFonts w:ascii="Roboto" w:hAnsi="Roboto"/>
              <w:lang w:val="en-US"/>
            </w:rPr>
          </w:rPrChange>
        </w:rPr>
        <w:t>events</w:t>
      </w:r>
      <w:r w:rsidRPr="009C4BAE">
        <w:rPr>
          <w:rStyle w:val="af2"/>
          <w:rFonts w:ascii="Roboto" w:hAnsi="Roboto"/>
          <w:lang w:val="uz-Cyrl-UZ"/>
          <w:rPrChange w:id="9883" w:author="Nozimjon Ortiqov" w:date="2026-02-24T09:31:00Z" w16du:dateUtc="2026-02-24T04:31:00Z">
            <w:rPr>
              <w:rStyle w:val="af2"/>
              <w:rFonts w:ascii="Roboto" w:hAnsi="Roboto"/>
            </w:rPr>
          </w:rPrChange>
        </w:rPr>
        <w:t>/2014_05-22/</w:t>
      </w:r>
      <w:r w:rsidRPr="009C4BAE">
        <w:rPr>
          <w:rStyle w:val="af2"/>
          <w:rFonts w:ascii="Roboto" w:hAnsi="Roboto"/>
          <w:lang w:val="uz-Cyrl-UZ"/>
          <w:rPrChange w:id="9884" w:author="Nozimjon Ortiqov" w:date="2026-02-24T09:31:00Z" w16du:dateUtc="2026-02-24T04:31:00Z">
            <w:rPr>
              <w:rStyle w:val="af2"/>
              <w:rFonts w:ascii="Roboto" w:hAnsi="Roboto"/>
              <w:lang w:val="en-US"/>
            </w:rPr>
          </w:rPrChange>
        </w:rPr>
        <w:t>brown</w:t>
      </w:r>
      <w:r w:rsidRPr="009C4BAE">
        <w:rPr>
          <w:rStyle w:val="af2"/>
          <w:rFonts w:ascii="Roboto" w:hAnsi="Roboto"/>
          <w:lang w:val="uz-Cyrl-UZ"/>
          <w:rPrChange w:id="9885" w:author="Nozimjon Ortiqov" w:date="2026-02-24T09:31:00Z" w16du:dateUtc="2026-02-24T04:31:00Z">
            <w:rPr>
              <w:rStyle w:val="af2"/>
              <w:rFonts w:ascii="Roboto" w:hAnsi="Roboto"/>
            </w:rPr>
          </w:rPrChange>
        </w:rPr>
        <w:t>_</w:t>
      </w:r>
      <w:r w:rsidRPr="009C4BAE">
        <w:rPr>
          <w:rStyle w:val="af2"/>
          <w:rFonts w:ascii="Roboto" w:hAnsi="Roboto"/>
          <w:lang w:val="uz-Cyrl-UZ"/>
          <w:rPrChange w:id="9886" w:author="Nozimjon Ortiqov" w:date="2026-02-24T09:31:00Z" w16du:dateUtc="2026-02-24T04:31:00Z">
            <w:rPr>
              <w:rStyle w:val="af2"/>
              <w:rFonts w:ascii="Roboto" w:hAnsi="Roboto"/>
              <w:lang w:val="en-US"/>
            </w:rPr>
          </w:rPrChange>
        </w:rPr>
        <w:t>financial</w:t>
      </w:r>
      <w:r w:rsidRPr="009C4BAE">
        <w:rPr>
          <w:rStyle w:val="af2"/>
          <w:rFonts w:ascii="Roboto" w:hAnsi="Roboto"/>
          <w:lang w:val="uz-Cyrl-UZ"/>
          <w:rPrChange w:id="9887" w:author="Nozimjon Ortiqov" w:date="2026-02-24T09:31:00Z" w16du:dateUtc="2026-02-24T04:31:00Z">
            <w:rPr>
              <w:rStyle w:val="af2"/>
              <w:rFonts w:ascii="Roboto" w:hAnsi="Roboto"/>
            </w:rPr>
          </w:rPrChange>
        </w:rPr>
        <w:t>_</w:t>
      </w:r>
      <w:r w:rsidRPr="009C4BAE">
        <w:rPr>
          <w:rStyle w:val="af2"/>
          <w:rFonts w:ascii="Roboto" w:hAnsi="Roboto"/>
          <w:lang w:val="uz-Cyrl-UZ"/>
          <w:rPrChange w:id="9888" w:author="Nozimjon Ortiqov" w:date="2026-02-24T09:31:00Z" w16du:dateUtc="2026-02-24T04:31:00Z">
            <w:rPr>
              <w:rStyle w:val="af2"/>
              <w:rFonts w:ascii="Roboto" w:hAnsi="Roboto"/>
              <w:lang w:val="en-US"/>
            </w:rPr>
          </w:rPrChange>
        </w:rPr>
        <w:t>education</w:t>
      </w:r>
      <w:r w:rsidRPr="009C4BAE">
        <w:rPr>
          <w:rStyle w:val="af2"/>
          <w:rFonts w:ascii="Roboto" w:hAnsi="Roboto"/>
          <w:lang w:val="uz-Cyrl-UZ"/>
          <w:rPrChange w:id="9889" w:author="Nozimjon Ortiqov" w:date="2026-02-24T09:31:00Z" w16du:dateUtc="2026-02-24T04:31:00Z">
            <w:rPr>
              <w:rStyle w:val="af2"/>
              <w:rFonts w:ascii="Roboto" w:hAnsi="Roboto"/>
            </w:rPr>
          </w:rPrChange>
        </w:rPr>
        <w:t>.</w:t>
      </w:r>
      <w:r w:rsidRPr="009C4BAE">
        <w:rPr>
          <w:rStyle w:val="af2"/>
          <w:rFonts w:ascii="Roboto" w:hAnsi="Roboto"/>
          <w:lang w:val="uz-Cyrl-UZ"/>
          <w:rPrChange w:id="9890" w:author="Nozimjon Ortiqov" w:date="2026-02-24T09:31:00Z" w16du:dateUtc="2026-02-24T04:31:00Z">
            <w:rPr>
              <w:rStyle w:val="af2"/>
              <w:rFonts w:ascii="Roboto" w:hAnsi="Roboto"/>
              <w:lang w:val="en-US"/>
            </w:rPr>
          </w:rPrChange>
        </w:rPr>
        <w:t>pdf</w:t>
      </w:r>
      <w:r w:rsidRPr="009C4BAE">
        <w:rPr>
          <w:rFonts w:ascii="Roboto" w:hAnsi="Roboto"/>
          <w:lang w:val="uz-Cyrl-UZ"/>
          <w:rPrChange w:id="9891" w:author="Nozimjon Ortiqov" w:date="2026-02-24T09:31:00Z" w16du:dateUtc="2026-02-24T04:31:00Z">
            <w:rPr/>
          </w:rPrChange>
        </w:rPr>
        <w:fldChar w:fldCharType="end"/>
      </w:r>
    </w:p>
    <w:p w14:paraId="19F39BF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892" w:author="Nozimjon Ortiqov" w:date="2026-02-24T09:31:00Z" w16du:dateUtc="2026-02-24T04:31:00Z">
            <w:rPr>
              <w:rFonts w:ascii="Roboto" w:hAnsi="Roboto"/>
              <w:lang w:val="en-US"/>
            </w:rPr>
          </w:rPrChange>
        </w:rPr>
        <w:pPrChange w:id="989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94" w:author="Nozimjon Ortiqov" w:date="2026-02-24T09:31:00Z" w16du:dateUtc="2026-02-24T04:31:00Z">
            <w:rPr>
              <w:rFonts w:ascii="Roboto" w:hAnsi="Roboto"/>
              <w:lang w:val="en-US"/>
            </w:rPr>
          </w:rPrChange>
        </w:rPr>
        <w:t xml:space="preserve">Bruhn, M., de Souza Leão, L., Legovini, A., Marchetti, R., &amp; Zia, B. (2013). The Impact of High School Financial Education: Experimental Evidence from Brazil (World Bank Policy Research Working Paper No. 6723). </w:t>
      </w:r>
      <w:r w:rsidRPr="009C4BAE">
        <w:rPr>
          <w:rFonts w:ascii="Roboto" w:hAnsi="Roboto"/>
          <w:lang w:val="uz-Cyrl-UZ"/>
          <w:rPrChange w:id="9895" w:author="Nozimjon Ortiqov" w:date="2026-02-24T09:31:00Z" w16du:dateUtc="2026-02-24T04:31:00Z">
            <w:rPr/>
          </w:rPrChange>
        </w:rPr>
        <w:fldChar w:fldCharType="begin"/>
      </w:r>
      <w:r w:rsidRPr="009C4BAE">
        <w:rPr>
          <w:rFonts w:ascii="Roboto" w:hAnsi="Roboto"/>
          <w:lang w:val="uz-Cyrl-UZ"/>
          <w:rPrChange w:id="9896" w:author="Nozimjon Ortiqov" w:date="2026-02-24T09:31:00Z" w16du:dateUtc="2026-02-24T04:31:00Z">
            <w:rPr/>
          </w:rPrChange>
        </w:rPr>
        <w:instrText>HYPERLINK "https://documents1.worldbank.org/curated/en/753501468015879809/pdf/WPS6723.pdf"</w:instrText>
      </w:r>
      <w:r w:rsidRPr="007A79F7">
        <w:rPr>
          <w:rFonts w:ascii="Roboto" w:hAnsi="Roboto"/>
          <w:lang w:val="uz-Cyrl-UZ"/>
        </w:rPr>
      </w:r>
      <w:r w:rsidRPr="009C4BAE">
        <w:rPr>
          <w:rFonts w:ascii="Roboto" w:hAnsi="Roboto"/>
          <w:lang w:val="uz-Cyrl-UZ"/>
          <w:rPrChange w:id="9897" w:author="Nozimjon Ortiqov" w:date="2026-02-24T09:31:00Z" w16du:dateUtc="2026-02-24T04:31:00Z">
            <w:rPr/>
          </w:rPrChange>
        </w:rPr>
        <w:fldChar w:fldCharType="separate"/>
      </w:r>
      <w:r w:rsidRPr="009C4BAE">
        <w:rPr>
          <w:rStyle w:val="af2"/>
          <w:rFonts w:ascii="Roboto" w:hAnsi="Roboto"/>
          <w:lang w:val="uz-Cyrl-UZ"/>
          <w:rPrChange w:id="9898" w:author="Nozimjon Ortiqov" w:date="2026-02-24T09:31:00Z" w16du:dateUtc="2026-02-24T04:31:00Z">
            <w:rPr>
              <w:rStyle w:val="af2"/>
              <w:rFonts w:ascii="Roboto" w:hAnsi="Roboto"/>
              <w:lang w:val="en-US"/>
            </w:rPr>
          </w:rPrChange>
        </w:rPr>
        <w:t>https://documents1.worldbank.org/curated/en/753501468015879809/pdf/WPS6723.pdf</w:t>
      </w:r>
      <w:r w:rsidRPr="009C4BAE">
        <w:rPr>
          <w:rFonts w:ascii="Roboto" w:hAnsi="Roboto"/>
          <w:lang w:val="uz-Cyrl-UZ"/>
          <w:rPrChange w:id="9899" w:author="Nozimjon Ortiqov" w:date="2026-02-24T09:31:00Z" w16du:dateUtc="2026-02-24T04:31:00Z">
            <w:rPr/>
          </w:rPrChange>
        </w:rPr>
        <w:fldChar w:fldCharType="end"/>
      </w:r>
    </w:p>
    <w:p w14:paraId="31B2F04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900" w:author="Nozimjon Ortiqov" w:date="2026-02-24T09:31:00Z" w16du:dateUtc="2026-02-24T04:31:00Z">
            <w:rPr>
              <w:rFonts w:ascii="Roboto" w:hAnsi="Roboto"/>
            </w:rPr>
          </w:rPrChange>
        </w:rPr>
        <w:pPrChange w:id="990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02" w:author="Nozimjon Ortiqov" w:date="2026-02-24T09:31:00Z" w16du:dateUtc="2026-02-24T04:31:00Z">
            <w:rPr>
              <w:rFonts w:ascii="Roboto" w:hAnsi="Roboto"/>
              <w:lang w:val="en-US"/>
            </w:rPr>
          </w:rPrChange>
        </w:rPr>
        <w:t xml:space="preserve">FI Magazine. (2008). CBA Sponsors Credit Scores Ad Campaign (Ad Council / Consumer Bankers Foundation; PSAs </w:t>
      </w:r>
      <w:r w:rsidRPr="009C4BAE">
        <w:rPr>
          <w:rFonts w:ascii="Times New Roman" w:hAnsi="Times New Roman" w:cs="Times New Roman"/>
          <w:lang w:val="uz-Cyrl-UZ"/>
          <w:rPrChange w:id="9903" w:author="Nozimjon Ortiqov" w:date="2026-02-24T09:31:00Z" w16du:dateUtc="2026-02-24T04:31:00Z">
            <w:rPr>
              <w:rFonts w:ascii="Times New Roman" w:hAnsi="Times New Roman" w:cs="Times New Roman"/>
              <w:lang w:val="en-US"/>
            </w:rPr>
          </w:rPrChange>
        </w:rPr>
        <w:t>→</w:t>
      </w:r>
      <w:r w:rsidRPr="009C4BAE">
        <w:rPr>
          <w:rFonts w:ascii="Roboto" w:hAnsi="Roboto"/>
          <w:lang w:val="uz-Cyrl-UZ"/>
          <w:rPrChange w:id="9904" w:author="Nozimjon Ortiqov" w:date="2026-02-24T09:31:00Z" w16du:dateUtc="2026-02-24T04:31:00Z">
            <w:rPr>
              <w:rFonts w:ascii="Roboto" w:hAnsi="Roboto"/>
              <w:lang w:val="en-US"/>
            </w:rPr>
          </w:rPrChange>
        </w:rPr>
        <w:t xml:space="preserve"> CreditFairy.org). </w:t>
      </w:r>
      <w:r w:rsidRPr="009C4BAE">
        <w:rPr>
          <w:rFonts w:ascii="Roboto" w:hAnsi="Roboto"/>
          <w:lang w:val="uz-Cyrl-UZ"/>
          <w:rPrChange w:id="9905" w:author="Nozimjon Ortiqov" w:date="2026-02-24T09:31:00Z" w16du:dateUtc="2026-02-24T04:31:00Z">
            <w:rPr/>
          </w:rPrChange>
        </w:rPr>
        <w:fldChar w:fldCharType="begin"/>
      </w:r>
      <w:r w:rsidRPr="009C4BAE">
        <w:rPr>
          <w:rFonts w:ascii="Roboto" w:hAnsi="Roboto"/>
          <w:lang w:val="uz-Cyrl-UZ"/>
          <w:rPrChange w:id="9906" w:author="Nozimjon Ortiqov" w:date="2026-02-24T09:31:00Z" w16du:dateUtc="2026-02-24T04:31:00Z">
            <w:rPr/>
          </w:rPrChange>
        </w:rPr>
        <w:instrText>HYPERLINK "https://www.fi-magazine.com/316203/cba-sponsors-credit-scores-ad-campaign"</w:instrText>
      </w:r>
      <w:r w:rsidRPr="007A79F7">
        <w:rPr>
          <w:rFonts w:ascii="Roboto" w:hAnsi="Roboto"/>
          <w:lang w:val="uz-Cyrl-UZ"/>
        </w:rPr>
      </w:r>
      <w:r w:rsidRPr="009C4BAE">
        <w:rPr>
          <w:rFonts w:ascii="Roboto" w:hAnsi="Roboto"/>
          <w:lang w:val="uz-Cyrl-UZ"/>
          <w:rPrChange w:id="9907" w:author="Nozimjon Ortiqov" w:date="2026-02-24T09:31:00Z" w16du:dateUtc="2026-02-24T04:31:00Z">
            <w:rPr/>
          </w:rPrChange>
        </w:rPr>
        <w:fldChar w:fldCharType="separate"/>
      </w:r>
      <w:r w:rsidRPr="009C4BAE">
        <w:rPr>
          <w:rStyle w:val="af2"/>
          <w:rFonts w:ascii="Roboto" w:hAnsi="Roboto"/>
          <w:lang w:val="uz-Cyrl-UZ"/>
          <w:rPrChange w:id="9908"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909" w:author="Nozimjon Ortiqov" w:date="2026-02-24T09:31:00Z" w16du:dateUtc="2026-02-24T04:31:00Z">
            <w:rPr>
              <w:rStyle w:val="af2"/>
              <w:rFonts w:ascii="Roboto" w:hAnsi="Roboto"/>
            </w:rPr>
          </w:rPrChange>
        </w:rPr>
        <w:t>://</w:t>
      </w:r>
      <w:r w:rsidRPr="009C4BAE">
        <w:rPr>
          <w:rStyle w:val="af2"/>
          <w:rFonts w:ascii="Roboto" w:hAnsi="Roboto"/>
          <w:lang w:val="uz-Cyrl-UZ"/>
          <w:rPrChange w:id="9910"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911" w:author="Nozimjon Ortiqov" w:date="2026-02-24T09:31:00Z" w16du:dateUtc="2026-02-24T04:31:00Z">
            <w:rPr>
              <w:rStyle w:val="af2"/>
              <w:rFonts w:ascii="Roboto" w:hAnsi="Roboto"/>
            </w:rPr>
          </w:rPrChange>
        </w:rPr>
        <w:t>.</w:t>
      </w:r>
      <w:r w:rsidRPr="009C4BAE">
        <w:rPr>
          <w:rStyle w:val="af2"/>
          <w:rFonts w:ascii="Roboto" w:hAnsi="Roboto"/>
          <w:lang w:val="uz-Cyrl-UZ"/>
          <w:rPrChange w:id="9912" w:author="Nozimjon Ortiqov" w:date="2026-02-24T09:31:00Z" w16du:dateUtc="2026-02-24T04:31:00Z">
            <w:rPr>
              <w:rStyle w:val="af2"/>
              <w:rFonts w:ascii="Roboto" w:hAnsi="Roboto"/>
              <w:lang w:val="en-US"/>
            </w:rPr>
          </w:rPrChange>
        </w:rPr>
        <w:t>fi</w:t>
      </w:r>
      <w:r w:rsidRPr="009C4BAE">
        <w:rPr>
          <w:rStyle w:val="af2"/>
          <w:rFonts w:ascii="Roboto" w:hAnsi="Roboto"/>
          <w:lang w:val="uz-Cyrl-UZ"/>
          <w:rPrChange w:id="9913" w:author="Nozimjon Ortiqov" w:date="2026-02-24T09:31:00Z" w16du:dateUtc="2026-02-24T04:31:00Z">
            <w:rPr>
              <w:rStyle w:val="af2"/>
              <w:rFonts w:ascii="Roboto" w:hAnsi="Roboto"/>
            </w:rPr>
          </w:rPrChange>
        </w:rPr>
        <w:t>-</w:t>
      </w:r>
      <w:r w:rsidRPr="009C4BAE">
        <w:rPr>
          <w:rStyle w:val="af2"/>
          <w:rFonts w:ascii="Roboto" w:hAnsi="Roboto"/>
          <w:lang w:val="uz-Cyrl-UZ"/>
          <w:rPrChange w:id="9914" w:author="Nozimjon Ortiqov" w:date="2026-02-24T09:31:00Z" w16du:dateUtc="2026-02-24T04:31:00Z">
            <w:rPr>
              <w:rStyle w:val="af2"/>
              <w:rFonts w:ascii="Roboto" w:hAnsi="Roboto"/>
              <w:lang w:val="en-US"/>
            </w:rPr>
          </w:rPrChange>
        </w:rPr>
        <w:t>magazine</w:t>
      </w:r>
      <w:r w:rsidRPr="009C4BAE">
        <w:rPr>
          <w:rStyle w:val="af2"/>
          <w:rFonts w:ascii="Roboto" w:hAnsi="Roboto"/>
          <w:lang w:val="uz-Cyrl-UZ"/>
          <w:rPrChange w:id="9915" w:author="Nozimjon Ortiqov" w:date="2026-02-24T09:31:00Z" w16du:dateUtc="2026-02-24T04:31:00Z">
            <w:rPr>
              <w:rStyle w:val="af2"/>
              <w:rFonts w:ascii="Roboto" w:hAnsi="Roboto"/>
            </w:rPr>
          </w:rPrChange>
        </w:rPr>
        <w:t>.</w:t>
      </w:r>
      <w:r w:rsidRPr="009C4BAE">
        <w:rPr>
          <w:rStyle w:val="af2"/>
          <w:rFonts w:ascii="Roboto" w:hAnsi="Roboto"/>
          <w:lang w:val="uz-Cyrl-UZ"/>
          <w:rPrChange w:id="9916" w:author="Nozimjon Ortiqov" w:date="2026-02-24T09:31:00Z" w16du:dateUtc="2026-02-24T04:31:00Z">
            <w:rPr>
              <w:rStyle w:val="af2"/>
              <w:rFonts w:ascii="Roboto" w:hAnsi="Roboto"/>
              <w:lang w:val="en-US"/>
            </w:rPr>
          </w:rPrChange>
        </w:rPr>
        <w:t>com</w:t>
      </w:r>
      <w:r w:rsidRPr="009C4BAE">
        <w:rPr>
          <w:rStyle w:val="af2"/>
          <w:rFonts w:ascii="Roboto" w:hAnsi="Roboto"/>
          <w:lang w:val="uz-Cyrl-UZ"/>
          <w:rPrChange w:id="9917" w:author="Nozimjon Ortiqov" w:date="2026-02-24T09:31:00Z" w16du:dateUtc="2026-02-24T04:31:00Z">
            <w:rPr>
              <w:rStyle w:val="af2"/>
              <w:rFonts w:ascii="Roboto" w:hAnsi="Roboto"/>
            </w:rPr>
          </w:rPrChange>
        </w:rPr>
        <w:t>/316203/</w:t>
      </w:r>
      <w:r w:rsidRPr="009C4BAE">
        <w:rPr>
          <w:rStyle w:val="af2"/>
          <w:rFonts w:ascii="Roboto" w:hAnsi="Roboto"/>
          <w:lang w:val="uz-Cyrl-UZ"/>
          <w:rPrChange w:id="9918" w:author="Nozimjon Ortiqov" w:date="2026-02-24T09:31:00Z" w16du:dateUtc="2026-02-24T04:31:00Z">
            <w:rPr>
              <w:rStyle w:val="af2"/>
              <w:rFonts w:ascii="Roboto" w:hAnsi="Roboto"/>
              <w:lang w:val="en-US"/>
            </w:rPr>
          </w:rPrChange>
        </w:rPr>
        <w:t>cba</w:t>
      </w:r>
      <w:r w:rsidRPr="009C4BAE">
        <w:rPr>
          <w:rStyle w:val="af2"/>
          <w:rFonts w:ascii="Roboto" w:hAnsi="Roboto"/>
          <w:lang w:val="uz-Cyrl-UZ"/>
          <w:rPrChange w:id="9919" w:author="Nozimjon Ortiqov" w:date="2026-02-24T09:31:00Z" w16du:dateUtc="2026-02-24T04:31:00Z">
            <w:rPr>
              <w:rStyle w:val="af2"/>
              <w:rFonts w:ascii="Roboto" w:hAnsi="Roboto"/>
            </w:rPr>
          </w:rPrChange>
        </w:rPr>
        <w:t>-</w:t>
      </w:r>
      <w:r w:rsidRPr="009C4BAE">
        <w:rPr>
          <w:rStyle w:val="af2"/>
          <w:rFonts w:ascii="Roboto" w:hAnsi="Roboto"/>
          <w:lang w:val="uz-Cyrl-UZ"/>
          <w:rPrChange w:id="9920" w:author="Nozimjon Ortiqov" w:date="2026-02-24T09:31:00Z" w16du:dateUtc="2026-02-24T04:31:00Z">
            <w:rPr>
              <w:rStyle w:val="af2"/>
              <w:rFonts w:ascii="Roboto" w:hAnsi="Roboto"/>
              <w:lang w:val="en-US"/>
            </w:rPr>
          </w:rPrChange>
        </w:rPr>
        <w:t>sponsors</w:t>
      </w:r>
      <w:r w:rsidRPr="009C4BAE">
        <w:rPr>
          <w:rStyle w:val="af2"/>
          <w:rFonts w:ascii="Roboto" w:hAnsi="Roboto"/>
          <w:lang w:val="uz-Cyrl-UZ"/>
          <w:rPrChange w:id="9921" w:author="Nozimjon Ortiqov" w:date="2026-02-24T09:31:00Z" w16du:dateUtc="2026-02-24T04:31:00Z">
            <w:rPr>
              <w:rStyle w:val="af2"/>
              <w:rFonts w:ascii="Roboto" w:hAnsi="Roboto"/>
            </w:rPr>
          </w:rPrChange>
        </w:rPr>
        <w:t>-</w:t>
      </w:r>
      <w:r w:rsidRPr="009C4BAE">
        <w:rPr>
          <w:rStyle w:val="af2"/>
          <w:rFonts w:ascii="Roboto" w:hAnsi="Roboto"/>
          <w:lang w:val="uz-Cyrl-UZ"/>
          <w:rPrChange w:id="9922"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9923" w:author="Nozimjon Ortiqov" w:date="2026-02-24T09:31:00Z" w16du:dateUtc="2026-02-24T04:31:00Z">
            <w:rPr>
              <w:rStyle w:val="af2"/>
              <w:rFonts w:ascii="Roboto" w:hAnsi="Roboto"/>
            </w:rPr>
          </w:rPrChange>
        </w:rPr>
        <w:t>-</w:t>
      </w:r>
      <w:r w:rsidRPr="009C4BAE">
        <w:rPr>
          <w:rStyle w:val="af2"/>
          <w:rFonts w:ascii="Roboto" w:hAnsi="Roboto"/>
          <w:lang w:val="uz-Cyrl-UZ"/>
          <w:rPrChange w:id="9924" w:author="Nozimjon Ortiqov" w:date="2026-02-24T09:31:00Z" w16du:dateUtc="2026-02-24T04:31:00Z">
            <w:rPr>
              <w:rStyle w:val="af2"/>
              <w:rFonts w:ascii="Roboto" w:hAnsi="Roboto"/>
              <w:lang w:val="en-US"/>
            </w:rPr>
          </w:rPrChange>
        </w:rPr>
        <w:t>scores</w:t>
      </w:r>
      <w:r w:rsidRPr="009C4BAE">
        <w:rPr>
          <w:rStyle w:val="af2"/>
          <w:rFonts w:ascii="Roboto" w:hAnsi="Roboto"/>
          <w:lang w:val="uz-Cyrl-UZ"/>
          <w:rPrChange w:id="9925" w:author="Nozimjon Ortiqov" w:date="2026-02-24T09:31:00Z" w16du:dateUtc="2026-02-24T04:31:00Z">
            <w:rPr>
              <w:rStyle w:val="af2"/>
              <w:rFonts w:ascii="Roboto" w:hAnsi="Roboto"/>
            </w:rPr>
          </w:rPrChange>
        </w:rPr>
        <w:t>-</w:t>
      </w:r>
      <w:r w:rsidRPr="009C4BAE">
        <w:rPr>
          <w:rStyle w:val="af2"/>
          <w:rFonts w:ascii="Roboto" w:hAnsi="Roboto"/>
          <w:lang w:val="uz-Cyrl-UZ"/>
          <w:rPrChange w:id="9926" w:author="Nozimjon Ortiqov" w:date="2026-02-24T09:31:00Z" w16du:dateUtc="2026-02-24T04:31:00Z">
            <w:rPr>
              <w:rStyle w:val="af2"/>
              <w:rFonts w:ascii="Roboto" w:hAnsi="Roboto"/>
              <w:lang w:val="en-US"/>
            </w:rPr>
          </w:rPrChange>
        </w:rPr>
        <w:t>ad</w:t>
      </w:r>
      <w:r w:rsidRPr="009C4BAE">
        <w:rPr>
          <w:rStyle w:val="af2"/>
          <w:rFonts w:ascii="Roboto" w:hAnsi="Roboto"/>
          <w:lang w:val="uz-Cyrl-UZ"/>
          <w:rPrChange w:id="9927" w:author="Nozimjon Ortiqov" w:date="2026-02-24T09:31:00Z" w16du:dateUtc="2026-02-24T04:31:00Z">
            <w:rPr>
              <w:rStyle w:val="af2"/>
              <w:rFonts w:ascii="Roboto" w:hAnsi="Roboto"/>
            </w:rPr>
          </w:rPrChange>
        </w:rPr>
        <w:t>-</w:t>
      </w:r>
      <w:r w:rsidRPr="009C4BAE">
        <w:rPr>
          <w:rStyle w:val="af2"/>
          <w:rFonts w:ascii="Roboto" w:hAnsi="Roboto"/>
          <w:lang w:val="uz-Cyrl-UZ"/>
          <w:rPrChange w:id="9928" w:author="Nozimjon Ortiqov" w:date="2026-02-24T09:31:00Z" w16du:dateUtc="2026-02-24T04:31:00Z">
            <w:rPr>
              <w:rStyle w:val="af2"/>
              <w:rFonts w:ascii="Roboto" w:hAnsi="Roboto"/>
              <w:lang w:val="en-US"/>
            </w:rPr>
          </w:rPrChange>
        </w:rPr>
        <w:t>campaign</w:t>
      </w:r>
      <w:r w:rsidRPr="009C4BAE">
        <w:rPr>
          <w:rFonts w:ascii="Roboto" w:hAnsi="Roboto"/>
          <w:lang w:val="uz-Cyrl-UZ"/>
          <w:rPrChange w:id="9929" w:author="Nozimjon Ortiqov" w:date="2026-02-24T09:31:00Z" w16du:dateUtc="2026-02-24T04:31:00Z">
            <w:rPr/>
          </w:rPrChange>
        </w:rPr>
        <w:fldChar w:fldCharType="end"/>
      </w:r>
    </w:p>
    <w:p w14:paraId="38B7B6D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930" w:author="Nozimjon Ortiqov" w:date="2026-02-24T09:31:00Z" w16du:dateUtc="2026-02-24T04:31:00Z">
            <w:rPr>
              <w:rFonts w:ascii="Roboto" w:hAnsi="Roboto"/>
            </w:rPr>
          </w:rPrChange>
        </w:rPr>
        <w:pPrChange w:id="993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32" w:author="Nozimjon Ortiqov" w:date="2026-02-24T09:31:00Z" w16du:dateUtc="2026-02-24T04:31:00Z">
            <w:rPr>
              <w:rFonts w:ascii="Roboto" w:hAnsi="Roboto"/>
              <w:lang w:val="en-US"/>
            </w:rPr>
          </w:rPrChange>
        </w:rPr>
        <w:t xml:space="preserve">Experian plc. (2021). Credit Awareness Week: People ‘still in the dark’ when it comes to credit reports. </w:t>
      </w:r>
      <w:r w:rsidRPr="009C4BAE">
        <w:rPr>
          <w:rFonts w:ascii="Roboto" w:hAnsi="Roboto"/>
          <w:lang w:val="uz-Cyrl-UZ"/>
          <w:rPrChange w:id="9933" w:author="Nozimjon Ortiqov" w:date="2026-02-24T09:31:00Z" w16du:dateUtc="2026-02-24T04:31:00Z">
            <w:rPr/>
          </w:rPrChange>
        </w:rPr>
        <w:fldChar w:fldCharType="begin"/>
      </w:r>
      <w:r w:rsidRPr="009C4BAE">
        <w:rPr>
          <w:rFonts w:ascii="Roboto" w:hAnsi="Roboto"/>
          <w:lang w:val="uz-Cyrl-UZ"/>
          <w:rPrChange w:id="9934" w:author="Nozimjon Ortiqov" w:date="2026-02-24T09:31:00Z" w16du:dateUtc="2026-02-24T04:31:00Z">
            <w:rPr/>
          </w:rPrChange>
        </w:rPr>
        <w:instrText>HYPERLINK "https://www.experianplc.com/newsroom/press-releases/2021/credit-awareness-week-people-still-in-the-dark-when-it-comes-to-credit-reports/"</w:instrText>
      </w:r>
      <w:r w:rsidRPr="007A79F7">
        <w:rPr>
          <w:rFonts w:ascii="Roboto" w:hAnsi="Roboto"/>
          <w:lang w:val="uz-Cyrl-UZ"/>
        </w:rPr>
      </w:r>
      <w:r w:rsidRPr="009C4BAE">
        <w:rPr>
          <w:rFonts w:ascii="Roboto" w:hAnsi="Roboto"/>
          <w:lang w:val="uz-Cyrl-UZ"/>
          <w:rPrChange w:id="9935" w:author="Nozimjon Ortiqov" w:date="2026-02-24T09:31:00Z" w16du:dateUtc="2026-02-24T04:31:00Z">
            <w:rPr/>
          </w:rPrChange>
        </w:rPr>
        <w:fldChar w:fldCharType="separate"/>
      </w:r>
      <w:r w:rsidRPr="009C4BAE">
        <w:rPr>
          <w:rStyle w:val="af2"/>
          <w:rFonts w:ascii="Roboto" w:hAnsi="Roboto"/>
          <w:lang w:val="uz-Cyrl-UZ"/>
          <w:rPrChange w:id="9936"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937" w:author="Nozimjon Ortiqov" w:date="2026-02-24T09:31:00Z" w16du:dateUtc="2026-02-24T04:31:00Z">
            <w:rPr>
              <w:rStyle w:val="af2"/>
              <w:rFonts w:ascii="Roboto" w:hAnsi="Roboto"/>
            </w:rPr>
          </w:rPrChange>
        </w:rPr>
        <w:t>://</w:t>
      </w:r>
      <w:r w:rsidRPr="009C4BAE">
        <w:rPr>
          <w:rStyle w:val="af2"/>
          <w:rFonts w:ascii="Roboto" w:hAnsi="Roboto"/>
          <w:lang w:val="uz-Cyrl-UZ"/>
          <w:rPrChange w:id="9938"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939" w:author="Nozimjon Ortiqov" w:date="2026-02-24T09:31:00Z" w16du:dateUtc="2026-02-24T04:31:00Z">
            <w:rPr>
              <w:rStyle w:val="af2"/>
              <w:rFonts w:ascii="Roboto" w:hAnsi="Roboto"/>
            </w:rPr>
          </w:rPrChange>
        </w:rPr>
        <w:t>.</w:t>
      </w:r>
      <w:r w:rsidRPr="009C4BAE">
        <w:rPr>
          <w:rStyle w:val="af2"/>
          <w:rFonts w:ascii="Roboto" w:hAnsi="Roboto"/>
          <w:lang w:val="uz-Cyrl-UZ"/>
          <w:rPrChange w:id="9940" w:author="Nozimjon Ortiqov" w:date="2026-02-24T09:31:00Z" w16du:dateUtc="2026-02-24T04:31:00Z">
            <w:rPr>
              <w:rStyle w:val="af2"/>
              <w:rFonts w:ascii="Roboto" w:hAnsi="Roboto"/>
              <w:lang w:val="en-US"/>
            </w:rPr>
          </w:rPrChange>
        </w:rPr>
        <w:t>experianplc</w:t>
      </w:r>
      <w:r w:rsidRPr="009C4BAE">
        <w:rPr>
          <w:rStyle w:val="af2"/>
          <w:rFonts w:ascii="Roboto" w:hAnsi="Roboto"/>
          <w:lang w:val="uz-Cyrl-UZ"/>
          <w:rPrChange w:id="9941" w:author="Nozimjon Ortiqov" w:date="2026-02-24T09:31:00Z" w16du:dateUtc="2026-02-24T04:31:00Z">
            <w:rPr>
              <w:rStyle w:val="af2"/>
              <w:rFonts w:ascii="Roboto" w:hAnsi="Roboto"/>
            </w:rPr>
          </w:rPrChange>
        </w:rPr>
        <w:t>.</w:t>
      </w:r>
      <w:r w:rsidRPr="009C4BAE">
        <w:rPr>
          <w:rStyle w:val="af2"/>
          <w:rFonts w:ascii="Roboto" w:hAnsi="Roboto"/>
          <w:lang w:val="uz-Cyrl-UZ"/>
          <w:rPrChange w:id="9942" w:author="Nozimjon Ortiqov" w:date="2026-02-24T09:31:00Z" w16du:dateUtc="2026-02-24T04:31:00Z">
            <w:rPr>
              <w:rStyle w:val="af2"/>
              <w:rFonts w:ascii="Roboto" w:hAnsi="Roboto"/>
              <w:lang w:val="en-US"/>
            </w:rPr>
          </w:rPrChange>
        </w:rPr>
        <w:t>com</w:t>
      </w:r>
      <w:r w:rsidRPr="009C4BAE">
        <w:rPr>
          <w:rStyle w:val="af2"/>
          <w:rFonts w:ascii="Roboto" w:hAnsi="Roboto"/>
          <w:lang w:val="uz-Cyrl-UZ"/>
          <w:rPrChange w:id="9943" w:author="Nozimjon Ortiqov" w:date="2026-02-24T09:31:00Z" w16du:dateUtc="2026-02-24T04:31:00Z">
            <w:rPr>
              <w:rStyle w:val="af2"/>
              <w:rFonts w:ascii="Roboto" w:hAnsi="Roboto"/>
            </w:rPr>
          </w:rPrChange>
        </w:rPr>
        <w:t>/</w:t>
      </w:r>
      <w:r w:rsidRPr="009C4BAE">
        <w:rPr>
          <w:rStyle w:val="af2"/>
          <w:rFonts w:ascii="Roboto" w:hAnsi="Roboto"/>
          <w:lang w:val="uz-Cyrl-UZ"/>
          <w:rPrChange w:id="9944" w:author="Nozimjon Ortiqov" w:date="2026-02-24T09:31:00Z" w16du:dateUtc="2026-02-24T04:31:00Z">
            <w:rPr>
              <w:rStyle w:val="af2"/>
              <w:rFonts w:ascii="Roboto" w:hAnsi="Roboto"/>
              <w:lang w:val="en-US"/>
            </w:rPr>
          </w:rPrChange>
        </w:rPr>
        <w:t>newsroom</w:t>
      </w:r>
      <w:r w:rsidRPr="009C4BAE">
        <w:rPr>
          <w:rStyle w:val="af2"/>
          <w:rFonts w:ascii="Roboto" w:hAnsi="Roboto"/>
          <w:lang w:val="uz-Cyrl-UZ"/>
          <w:rPrChange w:id="9945" w:author="Nozimjon Ortiqov" w:date="2026-02-24T09:31:00Z" w16du:dateUtc="2026-02-24T04:31:00Z">
            <w:rPr>
              <w:rStyle w:val="af2"/>
              <w:rFonts w:ascii="Roboto" w:hAnsi="Roboto"/>
            </w:rPr>
          </w:rPrChange>
        </w:rPr>
        <w:t>/</w:t>
      </w:r>
      <w:r w:rsidRPr="009C4BAE">
        <w:rPr>
          <w:rStyle w:val="af2"/>
          <w:rFonts w:ascii="Roboto" w:hAnsi="Roboto"/>
          <w:lang w:val="uz-Cyrl-UZ"/>
          <w:rPrChange w:id="9946" w:author="Nozimjon Ortiqov" w:date="2026-02-24T09:31:00Z" w16du:dateUtc="2026-02-24T04:31:00Z">
            <w:rPr>
              <w:rStyle w:val="af2"/>
              <w:rFonts w:ascii="Roboto" w:hAnsi="Roboto"/>
              <w:lang w:val="en-US"/>
            </w:rPr>
          </w:rPrChange>
        </w:rPr>
        <w:t>press</w:t>
      </w:r>
      <w:r w:rsidRPr="009C4BAE">
        <w:rPr>
          <w:rStyle w:val="af2"/>
          <w:rFonts w:ascii="Roboto" w:hAnsi="Roboto"/>
          <w:lang w:val="uz-Cyrl-UZ"/>
          <w:rPrChange w:id="9947" w:author="Nozimjon Ortiqov" w:date="2026-02-24T09:31:00Z" w16du:dateUtc="2026-02-24T04:31:00Z">
            <w:rPr>
              <w:rStyle w:val="af2"/>
              <w:rFonts w:ascii="Roboto" w:hAnsi="Roboto"/>
            </w:rPr>
          </w:rPrChange>
        </w:rPr>
        <w:t>-</w:t>
      </w:r>
      <w:r w:rsidRPr="009C4BAE">
        <w:rPr>
          <w:rStyle w:val="af2"/>
          <w:rFonts w:ascii="Roboto" w:hAnsi="Roboto"/>
          <w:lang w:val="uz-Cyrl-UZ"/>
          <w:rPrChange w:id="9948" w:author="Nozimjon Ortiqov" w:date="2026-02-24T09:31:00Z" w16du:dateUtc="2026-02-24T04:31:00Z">
            <w:rPr>
              <w:rStyle w:val="af2"/>
              <w:rFonts w:ascii="Roboto" w:hAnsi="Roboto"/>
              <w:lang w:val="en-US"/>
            </w:rPr>
          </w:rPrChange>
        </w:rPr>
        <w:t>releases</w:t>
      </w:r>
      <w:r w:rsidRPr="009C4BAE">
        <w:rPr>
          <w:rStyle w:val="af2"/>
          <w:rFonts w:ascii="Roboto" w:hAnsi="Roboto"/>
          <w:lang w:val="uz-Cyrl-UZ"/>
          <w:rPrChange w:id="9949" w:author="Nozimjon Ortiqov" w:date="2026-02-24T09:31:00Z" w16du:dateUtc="2026-02-24T04:31:00Z">
            <w:rPr>
              <w:rStyle w:val="af2"/>
              <w:rFonts w:ascii="Roboto" w:hAnsi="Roboto"/>
            </w:rPr>
          </w:rPrChange>
        </w:rPr>
        <w:t>/2021/</w:t>
      </w:r>
      <w:r w:rsidRPr="009C4BAE">
        <w:rPr>
          <w:rStyle w:val="af2"/>
          <w:rFonts w:ascii="Roboto" w:hAnsi="Roboto"/>
          <w:lang w:val="uz-Cyrl-UZ"/>
          <w:rPrChange w:id="9950"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9951" w:author="Nozimjon Ortiqov" w:date="2026-02-24T09:31:00Z" w16du:dateUtc="2026-02-24T04:31:00Z">
            <w:rPr>
              <w:rStyle w:val="af2"/>
              <w:rFonts w:ascii="Roboto" w:hAnsi="Roboto"/>
            </w:rPr>
          </w:rPrChange>
        </w:rPr>
        <w:t>-</w:t>
      </w:r>
      <w:r w:rsidRPr="009C4BAE">
        <w:rPr>
          <w:rStyle w:val="af2"/>
          <w:rFonts w:ascii="Roboto" w:hAnsi="Roboto"/>
          <w:lang w:val="uz-Cyrl-UZ"/>
          <w:rPrChange w:id="9952" w:author="Nozimjon Ortiqov" w:date="2026-02-24T09:31:00Z" w16du:dateUtc="2026-02-24T04:31:00Z">
            <w:rPr>
              <w:rStyle w:val="af2"/>
              <w:rFonts w:ascii="Roboto" w:hAnsi="Roboto"/>
              <w:lang w:val="en-US"/>
            </w:rPr>
          </w:rPrChange>
        </w:rPr>
        <w:t>awareness</w:t>
      </w:r>
      <w:r w:rsidRPr="009C4BAE">
        <w:rPr>
          <w:rStyle w:val="af2"/>
          <w:rFonts w:ascii="Roboto" w:hAnsi="Roboto"/>
          <w:lang w:val="uz-Cyrl-UZ"/>
          <w:rPrChange w:id="9953" w:author="Nozimjon Ortiqov" w:date="2026-02-24T09:31:00Z" w16du:dateUtc="2026-02-24T04:31:00Z">
            <w:rPr>
              <w:rStyle w:val="af2"/>
              <w:rFonts w:ascii="Roboto" w:hAnsi="Roboto"/>
            </w:rPr>
          </w:rPrChange>
        </w:rPr>
        <w:t>-</w:t>
      </w:r>
      <w:r w:rsidRPr="009C4BAE">
        <w:rPr>
          <w:rStyle w:val="af2"/>
          <w:rFonts w:ascii="Roboto" w:hAnsi="Roboto"/>
          <w:lang w:val="uz-Cyrl-UZ"/>
          <w:rPrChange w:id="9954" w:author="Nozimjon Ortiqov" w:date="2026-02-24T09:31:00Z" w16du:dateUtc="2026-02-24T04:31:00Z">
            <w:rPr>
              <w:rStyle w:val="af2"/>
              <w:rFonts w:ascii="Roboto" w:hAnsi="Roboto"/>
              <w:lang w:val="en-US"/>
            </w:rPr>
          </w:rPrChange>
        </w:rPr>
        <w:t>week</w:t>
      </w:r>
      <w:r w:rsidRPr="009C4BAE">
        <w:rPr>
          <w:rStyle w:val="af2"/>
          <w:rFonts w:ascii="Roboto" w:hAnsi="Roboto"/>
          <w:lang w:val="uz-Cyrl-UZ"/>
          <w:rPrChange w:id="9955" w:author="Nozimjon Ortiqov" w:date="2026-02-24T09:31:00Z" w16du:dateUtc="2026-02-24T04:31:00Z">
            <w:rPr>
              <w:rStyle w:val="af2"/>
              <w:rFonts w:ascii="Roboto" w:hAnsi="Roboto"/>
            </w:rPr>
          </w:rPrChange>
        </w:rPr>
        <w:t>-</w:t>
      </w:r>
      <w:r w:rsidRPr="009C4BAE">
        <w:rPr>
          <w:rStyle w:val="af2"/>
          <w:rFonts w:ascii="Roboto" w:hAnsi="Roboto"/>
          <w:lang w:val="uz-Cyrl-UZ"/>
          <w:rPrChange w:id="9956" w:author="Nozimjon Ortiqov" w:date="2026-02-24T09:31:00Z" w16du:dateUtc="2026-02-24T04:31:00Z">
            <w:rPr>
              <w:rStyle w:val="af2"/>
              <w:rFonts w:ascii="Roboto" w:hAnsi="Roboto"/>
              <w:lang w:val="en-US"/>
            </w:rPr>
          </w:rPrChange>
        </w:rPr>
        <w:t>people</w:t>
      </w:r>
      <w:r w:rsidRPr="009C4BAE">
        <w:rPr>
          <w:rStyle w:val="af2"/>
          <w:rFonts w:ascii="Roboto" w:hAnsi="Roboto"/>
          <w:lang w:val="uz-Cyrl-UZ"/>
          <w:rPrChange w:id="9957" w:author="Nozimjon Ortiqov" w:date="2026-02-24T09:31:00Z" w16du:dateUtc="2026-02-24T04:31:00Z">
            <w:rPr>
              <w:rStyle w:val="af2"/>
              <w:rFonts w:ascii="Roboto" w:hAnsi="Roboto"/>
            </w:rPr>
          </w:rPrChange>
        </w:rPr>
        <w:t>-</w:t>
      </w:r>
      <w:r w:rsidRPr="009C4BAE">
        <w:rPr>
          <w:rStyle w:val="af2"/>
          <w:rFonts w:ascii="Roboto" w:hAnsi="Roboto"/>
          <w:lang w:val="uz-Cyrl-UZ"/>
          <w:rPrChange w:id="9958" w:author="Nozimjon Ortiqov" w:date="2026-02-24T09:31:00Z" w16du:dateUtc="2026-02-24T04:31:00Z">
            <w:rPr>
              <w:rStyle w:val="af2"/>
              <w:rFonts w:ascii="Roboto" w:hAnsi="Roboto"/>
              <w:lang w:val="en-US"/>
            </w:rPr>
          </w:rPrChange>
        </w:rPr>
        <w:t>still</w:t>
      </w:r>
      <w:r w:rsidRPr="009C4BAE">
        <w:rPr>
          <w:rStyle w:val="af2"/>
          <w:rFonts w:ascii="Roboto" w:hAnsi="Roboto"/>
          <w:lang w:val="uz-Cyrl-UZ"/>
          <w:rPrChange w:id="9959" w:author="Nozimjon Ortiqov" w:date="2026-02-24T09:31:00Z" w16du:dateUtc="2026-02-24T04:31:00Z">
            <w:rPr>
              <w:rStyle w:val="af2"/>
              <w:rFonts w:ascii="Roboto" w:hAnsi="Roboto"/>
            </w:rPr>
          </w:rPrChange>
        </w:rPr>
        <w:t>-</w:t>
      </w:r>
      <w:r w:rsidRPr="009C4BAE">
        <w:rPr>
          <w:rStyle w:val="af2"/>
          <w:rFonts w:ascii="Roboto" w:hAnsi="Roboto"/>
          <w:lang w:val="uz-Cyrl-UZ"/>
          <w:rPrChange w:id="9960" w:author="Nozimjon Ortiqov" w:date="2026-02-24T09:31:00Z" w16du:dateUtc="2026-02-24T04:31:00Z">
            <w:rPr>
              <w:rStyle w:val="af2"/>
              <w:rFonts w:ascii="Roboto" w:hAnsi="Roboto"/>
              <w:lang w:val="en-US"/>
            </w:rPr>
          </w:rPrChange>
        </w:rPr>
        <w:t>in</w:t>
      </w:r>
      <w:r w:rsidRPr="009C4BAE">
        <w:rPr>
          <w:rStyle w:val="af2"/>
          <w:rFonts w:ascii="Roboto" w:hAnsi="Roboto"/>
          <w:lang w:val="uz-Cyrl-UZ"/>
          <w:rPrChange w:id="9961" w:author="Nozimjon Ortiqov" w:date="2026-02-24T09:31:00Z" w16du:dateUtc="2026-02-24T04:31:00Z">
            <w:rPr>
              <w:rStyle w:val="af2"/>
              <w:rFonts w:ascii="Roboto" w:hAnsi="Roboto"/>
            </w:rPr>
          </w:rPrChange>
        </w:rPr>
        <w:t>-</w:t>
      </w:r>
      <w:r w:rsidRPr="009C4BAE">
        <w:rPr>
          <w:rStyle w:val="af2"/>
          <w:rFonts w:ascii="Roboto" w:hAnsi="Roboto"/>
          <w:lang w:val="uz-Cyrl-UZ"/>
          <w:rPrChange w:id="9962" w:author="Nozimjon Ortiqov" w:date="2026-02-24T09:31:00Z" w16du:dateUtc="2026-02-24T04:31:00Z">
            <w:rPr>
              <w:rStyle w:val="af2"/>
              <w:rFonts w:ascii="Roboto" w:hAnsi="Roboto"/>
              <w:lang w:val="en-US"/>
            </w:rPr>
          </w:rPrChange>
        </w:rPr>
        <w:t>the</w:t>
      </w:r>
      <w:r w:rsidRPr="009C4BAE">
        <w:rPr>
          <w:rStyle w:val="af2"/>
          <w:rFonts w:ascii="Roboto" w:hAnsi="Roboto"/>
          <w:lang w:val="uz-Cyrl-UZ"/>
          <w:rPrChange w:id="9963" w:author="Nozimjon Ortiqov" w:date="2026-02-24T09:31:00Z" w16du:dateUtc="2026-02-24T04:31:00Z">
            <w:rPr>
              <w:rStyle w:val="af2"/>
              <w:rFonts w:ascii="Roboto" w:hAnsi="Roboto"/>
            </w:rPr>
          </w:rPrChange>
        </w:rPr>
        <w:t>-</w:t>
      </w:r>
      <w:r w:rsidRPr="009C4BAE">
        <w:rPr>
          <w:rStyle w:val="af2"/>
          <w:rFonts w:ascii="Roboto" w:hAnsi="Roboto"/>
          <w:lang w:val="uz-Cyrl-UZ"/>
          <w:rPrChange w:id="9964" w:author="Nozimjon Ortiqov" w:date="2026-02-24T09:31:00Z" w16du:dateUtc="2026-02-24T04:31:00Z">
            <w:rPr>
              <w:rStyle w:val="af2"/>
              <w:rFonts w:ascii="Roboto" w:hAnsi="Roboto"/>
              <w:lang w:val="en-US"/>
            </w:rPr>
          </w:rPrChange>
        </w:rPr>
        <w:t>dark</w:t>
      </w:r>
      <w:r w:rsidRPr="009C4BAE">
        <w:rPr>
          <w:rStyle w:val="af2"/>
          <w:rFonts w:ascii="Roboto" w:hAnsi="Roboto"/>
          <w:lang w:val="uz-Cyrl-UZ"/>
          <w:rPrChange w:id="9965" w:author="Nozimjon Ortiqov" w:date="2026-02-24T09:31:00Z" w16du:dateUtc="2026-02-24T04:31:00Z">
            <w:rPr>
              <w:rStyle w:val="af2"/>
              <w:rFonts w:ascii="Roboto" w:hAnsi="Roboto"/>
            </w:rPr>
          </w:rPrChange>
        </w:rPr>
        <w:t>-</w:t>
      </w:r>
      <w:r w:rsidRPr="009C4BAE">
        <w:rPr>
          <w:rStyle w:val="af2"/>
          <w:rFonts w:ascii="Roboto" w:hAnsi="Roboto"/>
          <w:lang w:val="uz-Cyrl-UZ"/>
          <w:rPrChange w:id="9966" w:author="Nozimjon Ortiqov" w:date="2026-02-24T09:31:00Z" w16du:dateUtc="2026-02-24T04:31:00Z">
            <w:rPr>
              <w:rStyle w:val="af2"/>
              <w:rFonts w:ascii="Roboto" w:hAnsi="Roboto"/>
              <w:lang w:val="en-US"/>
            </w:rPr>
          </w:rPrChange>
        </w:rPr>
        <w:t>when</w:t>
      </w:r>
      <w:r w:rsidRPr="009C4BAE">
        <w:rPr>
          <w:rStyle w:val="af2"/>
          <w:rFonts w:ascii="Roboto" w:hAnsi="Roboto"/>
          <w:lang w:val="uz-Cyrl-UZ"/>
          <w:rPrChange w:id="9967" w:author="Nozimjon Ortiqov" w:date="2026-02-24T09:31:00Z" w16du:dateUtc="2026-02-24T04:31:00Z">
            <w:rPr>
              <w:rStyle w:val="af2"/>
              <w:rFonts w:ascii="Roboto" w:hAnsi="Roboto"/>
            </w:rPr>
          </w:rPrChange>
        </w:rPr>
        <w:t>-</w:t>
      </w:r>
      <w:r w:rsidRPr="009C4BAE">
        <w:rPr>
          <w:rStyle w:val="af2"/>
          <w:rFonts w:ascii="Roboto" w:hAnsi="Roboto"/>
          <w:lang w:val="uz-Cyrl-UZ"/>
          <w:rPrChange w:id="9968" w:author="Nozimjon Ortiqov" w:date="2026-02-24T09:31:00Z" w16du:dateUtc="2026-02-24T04:31:00Z">
            <w:rPr>
              <w:rStyle w:val="af2"/>
              <w:rFonts w:ascii="Roboto" w:hAnsi="Roboto"/>
              <w:lang w:val="en-US"/>
            </w:rPr>
          </w:rPrChange>
        </w:rPr>
        <w:t>it</w:t>
      </w:r>
      <w:r w:rsidRPr="009C4BAE">
        <w:rPr>
          <w:rStyle w:val="af2"/>
          <w:rFonts w:ascii="Roboto" w:hAnsi="Roboto"/>
          <w:lang w:val="uz-Cyrl-UZ"/>
          <w:rPrChange w:id="9969" w:author="Nozimjon Ortiqov" w:date="2026-02-24T09:31:00Z" w16du:dateUtc="2026-02-24T04:31:00Z">
            <w:rPr>
              <w:rStyle w:val="af2"/>
              <w:rFonts w:ascii="Roboto" w:hAnsi="Roboto"/>
            </w:rPr>
          </w:rPrChange>
        </w:rPr>
        <w:t>-</w:t>
      </w:r>
      <w:r w:rsidRPr="009C4BAE">
        <w:rPr>
          <w:rStyle w:val="af2"/>
          <w:rFonts w:ascii="Roboto" w:hAnsi="Roboto"/>
          <w:lang w:val="uz-Cyrl-UZ"/>
          <w:rPrChange w:id="9970" w:author="Nozimjon Ortiqov" w:date="2026-02-24T09:31:00Z" w16du:dateUtc="2026-02-24T04:31:00Z">
            <w:rPr>
              <w:rStyle w:val="af2"/>
              <w:rFonts w:ascii="Roboto" w:hAnsi="Roboto"/>
              <w:lang w:val="en-US"/>
            </w:rPr>
          </w:rPrChange>
        </w:rPr>
        <w:t>comes</w:t>
      </w:r>
      <w:r w:rsidRPr="009C4BAE">
        <w:rPr>
          <w:rStyle w:val="af2"/>
          <w:rFonts w:ascii="Roboto" w:hAnsi="Roboto"/>
          <w:lang w:val="uz-Cyrl-UZ"/>
          <w:rPrChange w:id="9971" w:author="Nozimjon Ortiqov" w:date="2026-02-24T09:31:00Z" w16du:dateUtc="2026-02-24T04:31:00Z">
            <w:rPr>
              <w:rStyle w:val="af2"/>
              <w:rFonts w:ascii="Roboto" w:hAnsi="Roboto"/>
            </w:rPr>
          </w:rPrChange>
        </w:rPr>
        <w:t>-</w:t>
      </w:r>
      <w:r w:rsidRPr="009C4BAE">
        <w:rPr>
          <w:rStyle w:val="af2"/>
          <w:rFonts w:ascii="Roboto" w:hAnsi="Roboto"/>
          <w:lang w:val="uz-Cyrl-UZ"/>
          <w:rPrChange w:id="9972" w:author="Nozimjon Ortiqov" w:date="2026-02-24T09:31:00Z" w16du:dateUtc="2026-02-24T04:31:00Z">
            <w:rPr>
              <w:rStyle w:val="af2"/>
              <w:rFonts w:ascii="Roboto" w:hAnsi="Roboto"/>
              <w:lang w:val="en-US"/>
            </w:rPr>
          </w:rPrChange>
        </w:rPr>
        <w:t>to</w:t>
      </w:r>
      <w:r w:rsidRPr="009C4BAE">
        <w:rPr>
          <w:rStyle w:val="af2"/>
          <w:rFonts w:ascii="Roboto" w:hAnsi="Roboto"/>
          <w:lang w:val="uz-Cyrl-UZ"/>
          <w:rPrChange w:id="9973" w:author="Nozimjon Ortiqov" w:date="2026-02-24T09:31:00Z" w16du:dateUtc="2026-02-24T04:31:00Z">
            <w:rPr>
              <w:rStyle w:val="af2"/>
              <w:rFonts w:ascii="Roboto" w:hAnsi="Roboto"/>
            </w:rPr>
          </w:rPrChange>
        </w:rPr>
        <w:t>-</w:t>
      </w:r>
      <w:r w:rsidRPr="009C4BAE">
        <w:rPr>
          <w:rStyle w:val="af2"/>
          <w:rFonts w:ascii="Roboto" w:hAnsi="Roboto"/>
          <w:lang w:val="uz-Cyrl-UZ"/>
          <w:rPrChange w:id="9974"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9975" w:author="Nozimjon Ortiqov" w:date="2026-02-24T09:31:00Z" w16du:dateUtc="2026-02-24T04:31:00Z">
            <w:rPr>
              <w:rStyle w:val="af2"/>
              <w:rFonts w:ascii="Roboto" w:hAnsi="Roboto"/>
            </w:rPr>
          </w:rPrChange>
        </w:rPr>
        <w:t>-</w:t>
      </w:r>
      <w:r w:rsidRPr="009C4BAE">
        <w:rPr>
          <w:rStyle w:val="af2"/>
          <w:rFonts w:ascii="Roboto" w:hAnsi="Roboto"/>
          <w:lang w:val="uz-Cyrl-UZ"/>
          <w:rPrChange w:id="9976" w:author="Nozimjon Ortiqov" w:date="2026-02-24T09:31:00Z" w16du:dateUtc="2026-02-24T04:31:00Z">
            <w:rPr>
              <w:rStyle w:val="af2"/>
              <w:rFonts w:ascii="Roboto" w:hAnsi="Roboto"/>
              <w:lang w:val="en-US"/>
            </w:rPr>
          </w:rPrChange>
        </w:rPr>
        <w:t>reports</w:t>
      </w:r>
      <w:r w:rsidRPr="009C4BAE">
        <w:rPr>
          <w:rStyle w:val="af2"/>
          <w:rFonts w:ascii="Roboto" w:hAnsi="Roboto"/>
          <w:lang w:val="uz-Cyrl-UZ"/>
          <w:rPrChange w:id="9977" w:author="Nozimjon Ortiqov" w:date="2026-02-24T09:31:00Z" w16du:dateUtc="2026-02-24T04:31:00Z">
            <w:rPr>
              <w:rStyle w:val="af2"/>
              <w:rFonts w:ascii="Roboto" w:hAnsi="Roboto"/>
            </w:rPr>
          </w:rPrChange>
        </w:rPr>
        <w:t>/</w:t>
      </w:r>
      <w:r w:rsidRPr="009C4BAE">
        <w:rPr>
          <w:rFonts w:ascii="Roboto" w:hAnsi="Roboto"/>
          <w:lang w:val="uz-Cyrl-UZ"/>
          <w:rPrChange w:id="9978" w:author="Nozimjon Ortiqov" w:date="2026-02-24T09:31:00Z" w16du:dateUtc="2026-02-24T04:31:00Z">
            <w:rPr/>
          </w:rPrChange>
        </w:rPr>
        <w:fldChar w:fldCharType="end"/>
      </w:r>
    </w:p>
    <w:p w14:paraId="7AED5B85"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979" w:author="Nozimjon Ortiqov" w:date="2026-02-24T09:31:00Z" w16du:dateUtc="2026-02-24T04:31:00Z">
            <w:rPr>
              <w:rFonts w:ascii="Roboto" w:hAnsi="Roboto"/>
              <w:lang w:val="en-US"/>
            </w:rPr>
          </w:rPrChange>
        </w:rPr>
        <w:pPrChange w:id="9980"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81" w:author="Nozimjon Ortiqov" w:date="2026-02-24T09:31:00Z" w16du:dateUtc="2026-02-24T04:31:00Z">
            <w:rPr>
              <w:rFonts w:ascii="Roboto" w:hAnsi="Roboto"/>
              <w:lang w:val="en-US"/>
            </w:rPr>
          </w:rPrChange>
        </w:rPr>
        <w:t xml:space="preserve">Brasil. (2010). Decreto nº 7.397, de 22 de dezembro de 2010 (ENEF): Institui a Estratégia Nacional de Educação Financeira e dispõe sobre a sua gestão. LexML. </w:t>
      </w:r>
      <w:r w:rsidRPr="009C4BAE">
        <w:rPr>
          <w:rFonts w:ascii="Roboto" w:hAnsi="Roboto"/>
          <w:lang w:val="uz-Cyrl-UZ"/>
          <w:rPrChange w:id="9982" w:author="Nozimjon Ortiqov" w:date="2026-02-24T09:31:00Z" w16du:dateUtc="2026-02-24T04:31:00Z">
            <w:rPr/>
          </w:rPrChange>
        </w:rPr>
        <w:fldChar w:fldCharType="begin"/>
      </w:r>
      <w:r w:rsidRPr="009C4BAE">
        <w:rPr>
          <w:rFonts w:ascii="Roboto" w:hAnsi="Roboto"/>
          <w:lang w:val="uz-Cyrl-UZ"/>
          <w:rPrChange w:id="9983" w:author="Nozimjon Ortiqov" w:date="2026-02-24T09:31:00Z" w16du:dateUtc="2026-02-24T04:31:00Z">
            <w:rPr/>
          </w:rPrChange>
        </w:rPr>
        <w:instrText>HYPERLINK "https://www.lexml.gov.br/urn/urn:lex:br:federal:decreto:2010-12-22;7397"</w:instrText>
      </w:r>
      <w:r w:rsidRPr="007A79F7">
        <w:rPr>
          <w:rFonts w:ascii="Roboto" w:hAnsi="Roboto"/>
          <w:lang w:val="uz-Cyrl-UZ"/>
        </w:rPr>
      </w:r>
      <w:r w:rsidRPr="009C4BAE">
        <w:rPr>
          <w:rFonts w:ascii="Roboto" w:hAnsi="Roboto"/>
          <w:lang w:val="uz-Cyrl-UZ"/>
          <w:rPrChange w:id="9984" w:author="Nozimjon Ortiqov" w:date="2026-02-24T09:31:00Z" w16du:dateUtc="2026-02-24T04:31:00Z">
            <w:rPr/>
          </w:rPrChange>
        </w:rPr>
        <w:fldChar w:fldCharType="separate"/>
      </w:r>
      <w:r w:rsidRPr="009C4BAE">
        <w:rPr>
          <w:rStyle w:val="af2"/>
          <w:rFonts w:ascii="Roboto" w:hAnsi="Roboto"/>
          <w:lang w:val="uz-Cyrl-UZ"/>
          <w:rPrChange w:id="9985" w:author="Nozimjon Ortiqov" w:date="2026-02-24T09:31:00Z" w16du:dateUtc="2026-02-24T04:31:00Z">
            <w:rPr>
              <w:rStyle w:val="af2"/>
              <w:rFonts w:ascii="Roboto" w:hAnsi="Roboto"/>
              <w:lang w:val="en-US"/>
            </w:rPr>
          </w:rPrChange>
        </w:rPr>
        <w:t>https://www.lexml.gov.br/urn/urn:lex:br:federal:decreto:2010-12-22;7397</w:t>
      </w:r>
      <w:r w:rsidRPr="009C4BAE">
        <w:rPr>
          <w:rFonts w:ascii="Roboto" w:hAnsi="Roboto"/>
          <w:lang w:val="uz-Cyrl-UZ"/>
          <w:rPrChange w:id="9986" w:author="Nozimjon Ortiqov" w:date="2026-02-24T09:31:00Z" w16du:dateUtc="2026-02-24T04:31:00Z">
            <w:rPr/>
          </w:rPrChange>
        </w:rPr>
        <w:fldChar w:fldCharType="end"/>
      </w:r>
    </w:p>
    <w:p w14:paraId="7EDCF739"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987" w:author="Nozimjon Ortiqov" w:date="2026-02-24T09:31:00Z" w16du:dateUtc="2026-02-24T04:31:00Z">
            <w:rPr>
              <w:rFonts w:ascii="Roboto" w:hAnsi="Roboto"/>
              <w:lang w:val="en-US"/>
            </w:rPr>
          </w:rPrChange>
        </w:rPr>
        <w:pPrChange w:id="998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89" w:author="Nozimjon Ortiqov" w:date="2026-02-24T09:31:00Z" w16du:dateUtc="2026-02-24T04:31:00Z">
            <w:rPr>
              <w:rFonts w:ascii="Roboto" w:hAnsi="Roboto"/>
            </w:rPr>
          </w:rPrChange>
        </w:rPr>
        <w:t>Банк России. (</w:t>
      </w:r>
      <w:r w:rsidRPr="009C4BAE">
        <w:rPr>
          <w:rFonts w:ascii="Roboto" w:hAnsi="Roboto"/>
          <w:lang w:val="uz-Cyrl-UZ"/>
          <w:rPrChange w:id="9990" w:author="Nozimjon Ortiqov" w:date="2026-02-24T09:31:00Z" w16du:dateUtc="2026-02-24T04:31:00Z">
            <w:rPr>
              <w:rFonts w:ascii="Roboto" w:hAnsi="Roboto"/>
              <w:lang w:val="en-US"/>
            </w:rPr>
          </w:rPrChange>
        </w:rPr>
        <w:t>n</w:t>
      </w:r>
      <w:r w:rsidRPr="009C4BAE">
        <w:rPr>
          <w:rFonts w:ascii="Roboto" w:hAnsi="Roboto"/>
          <w:lang w:val="uz-Cyrl-UZ"/>
          <w:rPrChange w:id="9991" w:author="Nozimjon Ortiqov" w:date="2026-02-24T09:31:00Z" w16du:dateUtc="2026-02-24T04:31:00Z">
            <w:rPr>
              <w:rFonts w:ascii="Roboto" w:hAnsi="Roboto"/>
            </w:rPr>
          </w:rPrChange>
        </w:rPr>
        <w:t>.</w:t>
      </w:r>
      <w:r w:rsidRPr="009C4BAE">
        <w:rPr>
          <w:rFonts w:ascii="Roboto" w:hAnsi="Roboto"/>
          <w:lang w:val="uz-Cyrl-UZ"/>
          <w:rPrChange w:id="9992" w:author="Nozimjon Ortiqov" w:date="2026-02-24T09:31:00Z" w16du:dateUtc="2026-02-24T04:31:00Z">
            <w:rPr>
              <w:rFonts w:ascii="Roboto" w:hAnsi="Roboto"/>
              <w:lang w:val="en-US"/>
            </w:rPr>
          </w:rPrChange>
        </w:rPr>
        <w:t>d</w:t>
      </w:r>
      <w:r w:rsidRPr="009C4BAE">
        <w:rPr>
          <w:rFonts w:ascii="Roboto" w:hAnsi="Roboto"/>
          <w:lang w:val="uz-Cyrl-UZ"/>
          <w:rPrChange w:id="9993" w:author="Nozimjon Ortiqov" w:date="2026-02-24T09:31:00Z" w16du:dateUtc="2026-02-24T04:31:00Z">
            <w:rPr>
              <w:rFonts w:ascii="Roboto" w:hAnsi="Roboto"/>
            </w:rPr>
          </w:rPrChange>
        </w:rPr>
        <w:t xml:space="preserve">.). Операторы сервиса рассрочки (реестр ОСР; требования и порядок включения). </w:t>
      </w:r>
      <w:r w:rsidRPr="009C4BAE">
        <w:rPr>
          <w:rFonts w:ascii="Roboto" w:hAnsi="Roboto"/>
          <w:lang w:val="uz-Cyrl-UZ"/>
          <w:rPrChange w:id="9994" w:author="Nozimjon Ortiqov" w:date="2026-02-24T09:31:00Z" w16du:dateUtc="2026-02-24T04:31:00Z">
            <w:rPr/>
          </w:rPrChange>
        </w:rPr>
        <w:fldChar w:fldCharType="begin"/>
      </w:r>
      <w:r w:rsidRPr="009C4BAE">
        <w:rPr>
          <w:rFonts w:ascii="Roboto" w:hAnsi="Roboto"/>
          <w:lang w:val="uz-Cyrl-UZ"/>
          <w:rPrChange w:id="9995" w:author="Nozimjon Ortiqov" w:date="2026-02-24T09:31:00Z" w16du:dateUtc="2026-02-24T04:31:00Z">
            <w:rPr/>
          </w:rPrChange>
        </w:rPr>
        <w:instrText>HYPERLINK "https://www.cbr.ru/admissionfinmarket/navigator/osr/"</w:instrText>
      </w:r>
      <w:r w:rsidRPr="007A79F7">
        <w:rPr>
          <w:rFonts w:ascii="Roboto" w:hAnsi="Roboto"/>
          <w:lang w:val="uz-Cyrl-UZ"/>
        </w:rPr>
      </w:r>
      <w:r w:rsidRPr="009C4BAE">
        <w:rPr>
          <w:rFonts w:ascii="Roboto" w:hAnsi="Roboto"/>
          <w:lang w:val="uz-Cyrl-UZ"/>
          <w:rPrChange w:id="9996" w:author="Nozimjon Ortiqov" w:date="2026-02-24T09:31:00Z" w16du:dateUtc="2026-02-24T04:31:00Z">
            <w:rPr/>
          </w:rPrChange>
        </w:rPr>
        <w:fldChar w:fldCharType="separate"/>
      </w:r>
      <w:r w:rsidRPr="009C4BAE">
        <w:rPr>
          <w:rStyle w:val="af2"/>
          <w:rFonts w:ascii="Roboto" w:hAnsi="Roboto"/>
          <w:lang w:val="uz-Cyrl-UZ"/>
          <w:rPrChange w:id="9997" w:author="Nozimjon Ortiqov" w:date="2026-02-24T09:31:00Z" w16du:dateUtc="2026-02-24T04:31:00Z">
            <w:rPr>
              <w:rStyle w:val="af2"/>
              <w:rFonts w:ascii="Roboto" w:hAnsi="Roboto"/>
              <w:lang w:val="en-US"/>
            </w:rPr>
          </w:rPrChange>
        </w:rPr>
        <w:t>https://www.cbr.ru/admissionfinmarket/navigator/osr/</w:t>
      </w:r>
      <w:r w:rsidRPr="009C4BAE">
        <w:rPr>
          <w:rFonts w:ascii="Roboto" w:hAnsi="Roboto"/>
          <w:lang w:val="uz-Cyrl-UZ"/>
          <w:rPrChange w:id="9998" w:author="Nozimjon Ortiqov" w:date="2026-02-24T09:31:00Z" w16du:dateUtc="2026-02-24T04:31:00Z">
            <w:rPr/>
          </w:rPrChange>
        </w:rPr>
        <w:fldChar w:fldCharType="end"/>
      </w:r>
    </w:p>
    <w:p w14:paraId="7E0533E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9999" w:author="Nozimjon Ortiqov" w:date="2026-02-24T09:31:00Z" w16du:dateUtc="2026-02-24T04:31:00Z">
            <w:rPr>
              <w:rFonts w:ascii="Roboto" w:hAnsi="Roboto"/>
              <w:lang w:val="en-US"/>
            </w:rPr>
          </w:rPrChange>
        </w:rPr>
        <w:pPrChange w:id="10000"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01" w:author="Nozimjon Ortiqov" w:date="2026-02-24T09:31:00Z" w16du:dateUtc="2026-02-24T04:31:00Z">
            <w:rPr>
              <w:rFonts w:ascii="Roboto" w:hAnsi="Roboto"/>
              <w:lang w:val="en-US"/>
            </w:rPr>
          </w:rPrChange>
        </w:rPr>
        <w:t xml:space="preserve">Financial Conduct Authority. (2026). PS26/1: Regulation of Deferred Payment Credit (unregulated Buy Now Pay Later) (Policy Statement, PDF). </w:t>
      </w:r>
      <w:r w:rsidRPr="009C4BAE">
        <w:rPr>
          <w:rFonts w:ascii="Roboto" w:hAnsi="Roboto"/>
          <w:lang w:val="uz-Cyrl-UZ"/>
          <w:rPrChange w:id="10002" w:author="Nozimjon Ortiqov" w:date="2026-02-24T09:31:00Z" w16du:dateUtc="2026-02-24T04:31:00Z">
            <w:rPr/>
          </w:rPrChange>
        </w:rPr>
        <w:fldChar w:fldCharType="begin"/>
      </w:r>
      <w:r w:rsidRPr="009C4BAE">
        <w:rPr>
          <w:rFonts w:ascii="Roboto" w:hAnsi="Roboto"/>
          <w:lang w:val="uz-Cyrl-UZ"/>
          <w:rPrChange w:id="10003" w:author="Nozimjon Ortiqov" w:date="2026-02-24T09:31:00Z" w16du:dateUtc="2026-02-24T04:31:00Z">
            <w:rPr/>
          </w:rPrChange>
        </w:rPr>
        <w:instrText>HYPERLINK "https://www.fca.org.uk/publication/policy/ps26-1.pdf"</w:instrText>
      </w:r>
      <w:r w:rsidRPr="007A79F7">
        <w:rPr>
          <w:rFonts w:ascii="Roboto" w:hAnsi="Roboto"/>
          <w:lang w:val="uz-Cyrl-UZ"/>
        </w:rPr>
      </w:r>
      <w:r w:rsidRPr="009C4BAE">
        <w:rPr>
          <w:rFonts w:ascii="Roboto" w:hAnsi="Roboto"/>
          <w:lang w:val="uz-Cyrl-UZ"/>
          <w:rPrChange w:id="10004" w:author="Nozimjon Ortiqov" w:date="2026-02-24T09:31:00Z" w16du:dateUtc="2026-02-24T04:31:00Z">
            <w:rPr/>
          </w:rPrChange>
        </w:rPr>
        <w:fldChar w:fldCharType="separate"/>
      </w:r>
      <w:r w:rsidRPr="009C4BAE">
        <w:rPr>
          <w:rStyle w:val="af2"/>
          <w:rFonts w:ascii="Roboto" w:hAnsi="Roboto"/>
          <w:lang w:val="uz-Cyrl-UZ"/>
          <w:rPrChange w:id="10005" w:author="Nozimjon Ortiqov" w:date="2026-02-24T09:31:00Z" w16du:dateUtc="2026-02-24T04:31:00Z">
            <w:rPr>
              <w:rStyle w:val="af2"/>
              <w:rFonts w:ascii="Roboto" w:hAnsi="Roboto"/>
              <w:lang w:val="en-US"/>
            </w:rPr>
          </w:rPrChange>
        </w:rPr>
        <w:t>https://www.fca.org.uk/publication/policy/ps26-1.pdf</w:t>
      </w:r>
      <w:r w:rsidRPr="009C4BAE">
        <w:rPr>
          <w:rFonts w:ascii="Roboto" w:hAnsi="Roboto"/>
          <w:lang w:val="uz-Cyrl-UZ"/>
          <w:rPrChange w:id="10006" w:author="Nozimjon Ortiqov" w:date="2026-02-24T09:31:00Z" w16du:dateUtc="2026-02-24T04:31:00Z">
            <w:rPr/>
          </w:rPrChange>
        </w:rPr>
        <w:fldChar w:fldCharType="end"/>
      </w:r>
    </w:p>
    <w:p w14:paraId="28A5EC6E"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007" w:author="Nozimjon Ortiqov" w:date="2026-02-24T09:31:00Z" w16du:dateUtc="2026-02-24T04:31:00Z">
            <w:rPr>
              <w:rFonts w:ascii="Roboto" w:hAnsi="Roboto"/>
            </w:rPr>
          </w:rPrChange>
        </w:rPr>
        <w:pPrChange w:id="1000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09" w:author="Nozimjon Ortiqov" w:date="2026-02-24T09:31:00Z" w16du:dateUtc="2026-02-24T04:31:00Z">
            <w:rPr>
              <w:rFonts w:ascii="Roboto" w:hAnsi="Roboto"/>
              <w:lang w:val="en-US"/>
            </w:rPr>
          </w:rPrChange>
        </w:rPr>
        <w:t xml:space="preserve">HM Treasury / GOV.UK. (2024). Regulation of Buy-Now, Pay-Later: consultation on draft legislation (page). </w:t>
      </w:r>
      <w:r w:rsidRPr="009C4BAE">
        <w:rPr>
          <w:rFonts w:ascii="Roboto" w:hAnsi="Roboto"/>
          <w:lang w:val="uz-Cyrl-UZ"/>
          <w:rPrChange w:id="10010" w:author="Nozimjon Ortiqov" w:date="2026-02-24T09:31:00Z" w16du:dateUtc="2026-02-24T04:31:00Z">
            <w:rPr/>
          </w:rPrChange>
        </w:rPr>
        <w:fldChar w:fldCharType="begin"/>
      </w:r>
      <w:r w:rsidRPr="009C4BAE">
        <w:rPr>
          <w:rFonts w:ascii="Roboto" w:hAnsi="Roboto"/>
          <w:lang w:val="uz-Cyrl-UZ"/>
          <w:rPrChange w:id="10011" w:author="Nozimjon Ortiqov" w:date="2026-02-24T09:31:00Z" w16du:dateUtc="2026-02-24T04:31:00Z">
            <w:rPr/>
          </w:rPrChange>
        </w:rPr>
        <w:instrText>HYPERLINK "https://www.gov.uk/government/consultations/regulation-of-buy-now-pay-later-consultation-on-draft-legislation-october-2024"</w:instrText>
      </w:r>
      <w:r w:rsidRPr="007A79F7">
        <w:rPr>
          <w:rFonts w:ascii="Roboto" w:hAnsi="Roboto"/>
          <w:lang w:val="uz-Cyrl-UZ"/>
        </w:rPr>
      </w:r>
      <w:r w:rsidRPr="009C4BAE">
        <w:rPr>
          <w:rFonts w:ascii="Roboto" w:hAnsi="Roboto"/>
          <w:lang w:val="uz-Cyrl-UZ"/>
          <w:rPrChange w:id="10012" w:author="Nozimjon Ortiqov" w:date="2026-02-24T09:31:00Z" w16du:dateUtc="2026-02-24T04:31:00Z">
            <w:rPr/>
          </w:rPrChange>
        </w:rPr>
        <w:fldChar w:fldCharType="separate"/>
      </w:r>
      <w:r w:rsidRPr="009C4BAE">
        <w:rPr>
          <w:rStyle w:val="af2"/>
          <w:rFonts w:ascii="Roboto" w:hAnsi="Roboto"/>
          <w:lang w:val="uz-Cyrl-UZ"/>
          <w:rPrChange w:id="10013"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014" w:author="Nozimjon Ortiqov" w:date="2026-02-24T09:31:00Z" w16du:dateUtc="2026-02-24T04:31:00Z">
            <w:rPr>
              <w:rStyle w:val="af2"/>
              <w:rFonts w:ascii="Roboto" w:hAnsi="Roboto"/>
            </w:rPr>
          </w:rPrChange>
        </w:rPr>
        <w:t>://</w:t>
      </w:r>
      <w:r w:rsidRPr="009C4BAE">
        <w:rPr>
          <w:rStyle w:val="af2"/>
          <w:rFonts w:ascii="Roboto" w:hAnsi="Roboto"/>
          <w:lang w:val="uz-Cyrl-UZ"/>
          <w:rPrChange w:id="10015"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016" w:author="Nozimjon Ortiqov" w:date="2026-02-24T09:31:00Z" w16du:dateUtc="2026-02-24T04:31:00Z">
            <w:rPr>
              <w:rStyle w:val="af2"/>
              <w:rFonts w:ascii="Roboto" w:hAnsi="Roboto"/>
            </w:rPr>
          </w:rPrChange>
        </w:rPr>
        <w:t>.</w:t>
      </w:r>
      <w:r w:rsidRPr="009C4BAE">
        <w:rPr>
          <w:rStyle w:val="af2"/>
          <w:rFonts w:ascii="Roboto" w:hAnsi="Roboto"/>
          <w:lang w:val="uz-Cyrl-UZ"/>
          <w:rPrChange w:id="10017"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018" w:author="Nozimjon Ortiqov" w:date="2026-02-24T09:31:00Z" w16du:dateUtc="2026-02-24T04:31:00Z">
            <w:rPr>
              <w:rStyle w:val="af2"/>
              <w:rFonts w:ascii="Roboto" w:hAnsi="Roboto"/>
            </w:rPr>
          </w:rPrChange>
        </w:rPr>
        <w:t>.</w:t>
      </w:r>
      <w:r w:rsidRPr="009C4BAE">
        <w:rPr>
          <w:rStyle w:val="af2"/>
          <w:rFonts w:ascii="Roboto" w:hAnsi="Roboto"/>
          <w:lang w:val="uz-Cyrl-UZ"/>
          <w:rPrChange w:id="10019" w:author="Nozimjon Ortiqov" w:date="2026-02-24T09:31:00Z" w16du:dateUtc="2026-02-24T04:31:00Z">
            <w:rPr>
              <w:rStyle w:val="af2"/>
              <w:rFonts w:ascii="Roboto" w:hAnsi="Roboto"/>
              <w:lang w:val="en-US"/>
            </w:rPr>
          </w:rPrChange>
        </w:rPr>
        <w:t>uk</w:t>
      </w:r>
      <w:r w:rsidRPr="009C4BAE">
        <w:rPr>
          <w:rStyle w:val="af2"/>
          <w:rFonts w:ascii="Roboto" w:hAnsi="Roboto"/>
          <w:lang w:val="uz-Cyrl-UZ"/>
          <w:rPrChange w:id="10020" w:author="Nozimjon Ortiqov" w:date="2026-02-24T09:31:00Z" w16du:dateUtc="2026-02-24T04:31:00Z">
            <w:rPr>
              <w:rStyle w:val="af2"/>
              <w:rFonts w:ascii="Roboto" w:hAnsi="Roboto"/>
            </w:rPr>
          </w:rPrChange>
        </w:rPr>
        <w:t>/</w:t>
      </w:r>
      <w:r w:rsidRPr="009C4BAE">
        <w:rPr>
          <w:rStyle w:val="af2"/>
          <w:rFonts w:ascii="Roboto" w:hAnsi="Roboto"/>
          <w:lang w:val="uz-Cyrl-UZ"/>
          <w:rPrChange w:id="10021" w:author="Nozimjon Ortiqov" w:date="2026-02-24T09:31:00Z" w16du:dateUtc="2026-02-24T04:31:00Z">
            <w:rPr>
              <w:rStyle w:val="af2"/>
              <w:rFonts w:ascii="Roboto" w:hAnsi="Roboto"/>
              <w:lang w:val="en-US"/>
            </w:rPr>
          </w:rPrChange>
        </w:rPr>
        <w:t>government</w:t>
      </w:r>
      <w:r w:rsidRPr="009C4BAE">
        <w:rPr>
          <w:rStyle w:val="af2"/>
          <w:rFonts w:ascii="Roboto" w:hAnsi="Roboto"/>
          <w:lang w:val="uz-Cyrl-UZ"/>
          <w:rPrChange w:id="10022" w:author="Nozimjon Ortiqov" w:date="2026-02-24T09:31:00Z" w16du:dateUtc="2026-02-24T04:31:00Z">
            <w:rPr>
              <w:rStyle w:val="af2"/>
              <w:rFonts w:ascii="Roboto" w:hAnsi="Roboto"/>
            </w:rPr>
          </w:rPrChange>
        </w:rPr>
        <w:t>/</w:t>
      </w:r>
      <w:r w:rsidRPr="009C4BAE">
        <w:rPr>
          <w:rStyle w:val="af2"/>
          <w:rFonts w:ascii="Roboto" w:hAnsi="Roboto"/>
          <w:lang w:val="uz-Cyrl-UZ"/>
          <w:rPrChange w:id="10023" w:author="Nozimjon Ortiqov" w:date="2026-02-24T09:31:00Z" w16du:dateUtc="2026-02-24T04:31:00Z">
            <w:rPr>
              <w:rStyle w:val="af2"/>
              <w:rFonts w:ascii="Roboto" w:hAnsi="Roboto"/>
              <w:lang w:val="en-US"/>
            </w:rPr>
          </w:rPrChange>
        </w:rPr>
        <w:t>consultations</w:t>
      </w:r>
      <w:r w:rsidRPr="009C4BAE">
        <w:rPr>
          <w:rStyle w:val="af2"/>
          <w:rFonts w:ascii="Roboto" w:hAnsi="Roboto"/>
          <w:lang w:val="uz-Cyrl-UZ"/>
          <w:rPrChange w:id="10024" w:author="Nozimjon Ortiqov" w:date="2026-02-24T09:31:00Z" w16du:dateUtc="2026-02-24T04:31:00Z">
            <w:rPr>
              <w:rStyle w:val="af2"/>
              <w:rFonts w:ascii="Roboto" w:hAnsi="Roboto"/>
            </w:rPr>
          </w:rPrChange>
        </w:rPr>
        <w:t>/</w:t>
      </w:r>
      <w:r w:rsidRPr="009C4BAE">
        <w:rPr>
          <w:rStyle w:val="af2"/>
          <w:rFonts w:ascii="Roboto" w:hAnsi="Roboto"/>
          <w:lang w:val="uz-Cyrl-UZ"/>
          <w:rPrChange w:id="10025" w:author="Nozimjon Ortiqov" w:date="2026-02-24T09:31:00Z" w16du:dateUtc="2026-02-24T04:31:00Z">
            <w:rPr>
              <w:rStyle w:val="af2"/>
              <w:rFonts w:ascii="Roboto" w:hAnsi="Roboto"/>
              <w:lang w:val="en-US"/>
            </w:rPr>
          </w:rPrChange>
        </w:rPr>
        <w:t>regulation</w:t>
      </w:r>
      <w:r w:rsidRPr="009C4BAE">
        <w:rPr>
          <w:rStyle w:val="af2"/>
          <w:rFonts w:ascii="Roboto" w:hAnsi="Roboto"/>
          <w:lang w:val="uz-Cyrl-UZ"/>
          <w:rPrChange w:id="10026" w:author="Nozimjon Ortiqov" w:date="2026-02-24T09:31:00Z" w16du:dateUtc="2026-02-24T04:31:00Z">
            <w:rPr>
              <w:rStyle w:val="af2"/>
              <w:rFonts w:ascii="Roboto" w:hAnsi="Roboto"/>
            </w:rPr>
          </w:rPrChange>
        </w:rPr>
        <w:t>-</w:t>
      </w:r>
      <w:r w:rsidRPr="009C4BAE">
        <w:rPr>
          <w:rStyle w:val="af2"/>
          <w:rFonts w:ascii="Roboto" w:hAnsi="Roboto"/>
          <w:lang w:val="uz-Cyrl-UZ"/>
          <w:rPrChange w:id="10027" w:author="Nozimjon Ortiqov" w:date="2026-02-24T09:31:00Z" w16du:dateUtc="2026-02-24T04:31:00Z">
            <w:rPr>
              <w:rStyle w:val="af2"/>
              <w:rFonts w:ascii="Roboto" w:hAnsi="Roboto"/>
              <w:lang w:val="en-US"/>
            </w:rPr>
          </w:rPrChange>
        </w:rPr>
        <w:t>of</w:t>
      </w:r>
      <w:r w:rsidRPr="009C4BAE">
        <w:rPr>
          <w:rStyle w:val="af2"/>
          <w:rFonts w:ascii="Roboto" w:hAnsi="Roboto"/>
          <w:lang w:val="uz-Cyrl-UZ"/>
          <w:rPrChange w:id="10028" w:author="Nozimjon Ortiqov" w:date="2026-02-24T09:31:00Z" w16du:dateUtc="2026-02-24T04:31:00Z">
            <w:rPr>
              <w:rStyle w:val="af2"/>
              <w:rFonts w:ascii="Roboto" w:hAnsi="Roboto"/>
            </w:rPr>
          </w:rPrChange>
        </w:rPr>
        <w:t>-</w:t>
      </w:r>
      <w:r w:rsidRPr="009C4BAE">
        <w:rPr>
          <w:rStyle w:val="af2"/>
          <w:rFonts w:ascii="Roboto" w:hAnsi="Roboto"/>
          <w:lang w:val="uz-Cyrl-UZ"/>
          <w:rPrChange w:id="10029"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030" w:author="Nozimjon Ortiqov" w:date="2026-02-24T09:31:00Z" w16du:dateUtc="2026-02-24T04:31:00Z">
            <w:rPr>
              <w:rStyle w:val="af2"/>
              <w:rFonts w:ascii="Roboto" w:hAnsi="Roboto"/>
            </w:rPr>
          </w:rPrChange>
        </w:rPr>
        <w:t>-</w:t>
      </w:r>
      <w:r w:rsidRPr="009C4BAE">
        <w:rPr>
          <w:rStyle w:val="af2"/>
          <w:rFonts w:ascii="Roboto" w:hAnsi="Roboto"/>
          <w:lang w:val="uz-Cyrl-UZ"/>
          <w:rPrChange w:id="10031"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032" w:author="Nozimjon Ortiqov" w:date="2026-02-24T09:31:00Z" w16du:dateUtc="2026-02-24T04:31:00Z">
            <w:rPr>
              <w:rStyle w:val="af2"/>
              <w:rFonts w:ascii="Roboto" w:hAnsi="Roboto"/>
            </w:rPr>
          </w:rPrChange>
        </w:rPr>
        <w:t>-</w:t>
      </w:r>
      <w:r w:rsidRPr="009C4BAE">
        <w:rPr>
          <w:rStyle w:val="af2"/>
          <w:rFonts w:ascii="Roboto" w:hAnsi="Roboto"/>
          <w:lang w:val="uz-Cyrl-UZ"/>
          <w:rPrChange w:id="10033"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034" w:author="Nozimjon Ortiqov" w:date="2026-02-24T09:31:00Z" w16du:dateUtc="2026-02-24T04:31:00Z">
            <w:rPr>
              <w:rStyle w:val="af2"/>
              <w:rFonts w:ascii="Roboto" w:hAnsi="Roboto"/>
            </w:rPr>
          </w:rPrChange>
        </w:rPr>
        <w:t>-</w:t>
      </w:r>
      <w:r w:rsidRPr="009C4BAE">
        <w:rPr>
          <w:rStyle w:val="af2"/>
          <w:rFonts w:ascii="Roboto" w:hAnsi="Roboto"/>
          <w:lang w:val="uz-Cyrl-UZ"/>
          <w:rPrChange w:id="10035"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036" w:author="Nozimjon Ortiqov" w:date="2026-02-24T09:31:00Z" w16du:dateUtc="2026-02-24T04:31:00Z">
            <w:rPr>
              <w:rStyle w:val="af2"/>
              <w:rFonts w:ascii="Roboto" w:hAnsi="Roboto"/>
            </w:rPr>
          </w:rPrChange>
        </w:rPr>
        <w:t>-</w:t>
      </w:r>
      <w:r w:rsidRPr="009C4BAE">
        <w:rPr>
          <w:rStyle w:val="af2"/>
          <w:rFonts w:ascii="Roboto" w:hAnsi="Roboto"/>
          <w:lang w:val="uz-Cyrl-UZ"/>
          <w:rPrChange w:id="10037" w:author="Nozimjon Ortiqov" w:date="2026-02-24T09:31:00Z" w16du:dateUtc="2026-02-24T04:31:00Z">
            <w:rPr>
              <w:rStyle w:val="af2"/>
              <w:rFonts w:ascii="Roboto" w:hAnsi="Roboto"/>
              <w:lang w:val="en-US"/>
            </w:rPr>
          </w:rPrChange>
        </w:rPr>
        <w:t>consultation</w:t>
      </w:r>
      <w:r w:rsidRPr="009C4BAE">
        <w:rPr>
          <w:rStyle w:val="af2"/>
          <w:rFonts w:ascii="Roboto" w:hAnsi="Roboto"/>
          <w:lang w:val="uz-Cyrl-UZ"/>
          <w:rPrChange w:id="10038" w:author="Nozimjon Ortiqov" w:date="2026-02-24T09:31:00Z" w16du:dateUtc="2026-02-24T04:31:00Z">
            <w:rPr>
              <w:rStyle w:val="af2"/>
              <w:rFonts w:ascii="Roboto" w:hAnsi="Roboto"/>
            </w:rPr>
          </w:rPrChange>
        </w:rPr>
        <w:t>-</w:t>
      </w:r>
      <w:r w:rsidRPr="009C4BAE">
        <w:rPr>
          <w:rStyle w:val="af2"/>
          <w:rFonts w:ascii="Roboto" w:hAnsi="Roboto"/>
          <w:lang w:val="uz-Cyrl-UZ"/>
          <w:rPrChange w:id="10039" w:author="Nozimjon Ortiqov" w:date="2026-02-24T09:31:00Z" w16du:dateUtc="2026-02-24T04:31:00Z">
            <w:rPr>
              <w:rStyle w:val="af2"/>
              <w:rFonts w:ascii="Roboto" w:hAnsi="Roboto"/>
              <w:lang w:val="en-US"/>
            </w:rPr>
          </w:rPrChange>
        </w:rPr>
        <w:t>on</w:t>
      </w:r>
      <w:r w:rsidRPr="009C4BAE">
        <w:rPr>
          <w:rStyle w:val="af2"/>
          <w:rFonts w:ascii="Roboto" w:hAnsi="Roboto"/>
          <w:lang w:val="uz-Cyrl-UZ"/>
          <w:rPrChange w:id="10040" w:author="Nozimjon Ortiqov" w:date="2026-02-24T09:31:00Z" w16du:dateUtc="2026-02-24T04:31:00Z">
            <w:rPr>
              <w:rStyle w:val="af2"/>
              <w:rFonts w:ascii="Roboto" w:hAnsi="Roboto"/>
            </w:rPr>
          </w:rPrChange>
        </w:rPr>
        <w:t>-</w:t>
      </w:r>
      <w:r w:rsidRPr="009C4BAE">
        <w:rPr>
          <w:rStyle w:val="af2"/>
          <w:rFonts w:ascii="Roboto" w:hAnsi="Roboto"/>
          <w:lang w:val="uz-Cyrl-UZ"/>
          <w:rPrChange w:id="10041" w:author="Nozimjon Ortiqov" w:date="2026-02-24T09:31:00Z" w16du:dateUtc="2026-02-24T04:31:00Z">
            <w:rPr>
              <w:rStyle w:val="af2"/>
              <w:rFonts w:ascii="Roboto" w:hAnsi="Roboto"/>
              <w:lang w:val="en-US"/>
            </w:rPr>
          </w:rPrChange>
        </w:rPr>
        <w:t>draft</w:t>
      </w:r>
      <w:r w:rsidRPr="009C4BAE">
        <w:rPr>
          <w:rStyle w:val="af2"/>
          <w:rFonts w:ascii="Roboto" w:hAnsi="Roboto"/>
          <w:lang w:val="uz-Cyrl-UZ"/>
          <w:rPrChange w:id="10042" w:author="Nozimjon Ortiqov" w:date="2026-02-24T09:31:00Z" w16du:dateUtc="2026-02-24T04:31:00Z">
            <w:rPr>
              <w:rStyle w:val="af2"/>
              <w:rFonts w:ascii="Roboto" w:hAnsi="Roboto"/>
            </w:rPr>
          </w:rPrChange>
        </w:rPr>
        <w:t>-</w:t>
      </w:r>
      <w:r w:rsidRPr="009C4BAE">
        <w:rPr>
          <w:rStyle w:val="af2"/>
          <w:rFonts w:ascii="Roboto" w:hAnsi="Roboto"/>
          <w:lang w:val="uz-Cyrl-UZ"/>
          <w:rPrChange w:id="10043" w:author="Nozimjon Ortiqov" w:date="2026-02-24T09:31:00Z" w16du:dateUtc="2026-02-24T04:31:00Z">
            <w:rPr>
              <w:rStyle w:val="af2"/>
              <w:rFonts w:ascii="Roboto" w:hAnsi="Roboto"/>
              <w:lang w:val="en-US"/>
            </w:rPr>
          </w:rPrChange>
        </w:rPr>
        <w:t>legislation</w:t>
      </w:r>
      <w:r w:rsidRPr="009C4BAE">
        <w:rPr>
          <w:rStyle w:val="af2"/>
          <w:rFonts w:ascii="Roboto" w:hAnsi="Roboto"/>
          <w:lang w:val="uz-Cyrl-UZ"/>
          <w:rPrChange w:id="10044" w:author="Nozimjon Ortiqov" w:date="2026-02-24T09:31:00Z" w16du:dateUtc="2026-02-24T04:31:00Z">
            <w:rPr>
              <w:rStyle w:val="af2"/>
              <w:rFonts w:ascii="Roboto" w:hAnsi="Roboto"/>
            </w:rPr>
          </w:rPrChange>
        </w:rPr>
        <w:t>-</w:t>
      </w:r>
      <w:r w:rsidRPr="009C4BAE">
        <w:rPr>
          <w:rStyle w:val="af2"/>
          <w:rFonts w:ascii="Roboto" w:hAnsi="Roboto"/>
          <w:lang w:val="uz-Cyrl-UZ"/>
          <w:rPrChange w:id="10045" w:author="Nozimjon Ortiqov" w:date="2026-02-24T09:31:00Z" w16du:dateUtc="2026-02-24T04:31:00Z">
            <w:rPr>
              <w:rStyle w:val="af2"/>
              <w:rFonts w:ascii="Roboto" w:hAnsi="Roboto"/>
              <w:lang w:val="en-US"/>
            </w:rPr>
          </w:rPrChange>
        </w:rPr>
        <w:t>october</w:t>
      </w:r>
      <w:r w:rsidRPr="009C4BAE">
        <w:rPr>
          <w:rStyle w:val="af2"/>
          <w:rFonts w:ascii="Roboto" w:hAnsi="Roboto"/>
          <w:lang w:val="uz-Cyrl-UZ"/>
          <w:rPrChange w:id="10046" w:author="Nozimjon Ortiqov" w:date="2026-02-24T09:31:00Z" w16du:dateUtc="2026-02-24T04:31:00Z">
            <w:rPr>
              <w:rStyle w:val="af2"/>
              <w:rFonts w:ascii="Roboto" w:hAnsi="Roboto"/>
            </w:rPr>
          </w:rPrChange>
        </w:rPr>
        <w:t>-2024</w:t>
      </w:r>
      <w:r w:rsidRPr="009C4BAE">
        <w:rPr>
          <w:rFonts w:ascii="Roboto" w:hAnsi="Roboto"/>
          <w:lang w:val="uz-Cyrl-UZ"/>
          <w:rPrChange w:id="10047" w:author="Nozimjon Ortiqov" w:date="2026-02-24T09:31:00Z" w16du:dateUtc="2026-02-24T04:31:00Z">
            <w:rPr/>
          </w:rPrChange>
        </w:rPr>
        <w:fldChar w:fldCharType="end"/>
      </w:r>
    </w:p>
    <w:p w14:paraId="006C100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048" w:author="Nozimjon Ortiqov" w:date="2026-02-24T09:31:00Z" w16du:dateUtc="2026-02-24T04:31:00Z">
            <w:rPr>
              <w:rFonts w:ascii="Roboto" w:hAnsi="Roboto"/>
            </w:rPr>
          </w:rPrChange>
        </w:rPr>
        <w:pPrChange w:id="1004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50" w:author="Nozimjon Ortiqov" w:date="2026-02-24T09:31:00Z" w16du:dateUtc="2026-02-24T04:31:00Z">
            <w:rPr>
              <w:rFonts w:ascii="Roboto" w:hAnsi="Roboto"/>
              <w:lang w:val="en-US"/>
            </w:rPr>
          </w:rPrChange>
        </w:rPr>
        <w:t xml:space="preserve">HM Treasury. (2024). Regulation of BNPL: Consultation on draft legislation (PDF). </w:t>
      </w:r>
      <w:r w:rsidRPr="009C4BAE">
        <w:rPr>
          <w:rFonts w:ascii="Roboto" w:hAnsi="Roboto"/>
          <w:lang w:val="uz-Cyrl-UZ"/>
          <w:rPrChange w:id="10051" w:author="Nozimjon Ortiqov" w:date="2026-02-24T09:31:00Z" w16du:dateUtc="2026-02-24T04:31:00Z">
            <w:rPr/>
          </w:rPrChange>
        </w:rPr>
        <w:fldChar w:fldCharType="begin"/>
      </w:r>
      <w:r w:rsidRPr="009C4BAE">
        <w:rPr>
          <w:rFonts w:ascii="Roboto" w:hAnsi="Roboto"/>
          <w:lang w:val="uz-Cyrl-UZ"/>
          <w:rPrChange w:id="10052" w:author="Nozimjon Ortiqov" w:date="2026-02-24T09:31:00Z" w16du:dateUtc="2026-02-24T04:31:00Z">
            <w:rPr/>
          </w:rPrChange>
        </w:rPr>
        <w:instrText>HYPERLINK "https://assets.publishing.service.gov.uk/media/6710efdb8a62ffa8df77b28c/Regulation_of_BNPL_consultation_2024_-_final_17.10.pdf"</w:instrText>
      </w:r>
      <w:r w:rsidRPr="007A79F7">
        <w:rPr>
          <w:rFonts w:ascii="Roboto" w:hAnsi="Roboto"/>
          <w:lang w:val="uz-Cyrl-UZ"/>
        </w:rPr>
      </w:r>
      <w:r w:rsidRPr="009C4BAE">
        <w:rPr>
          <w:rFonts w:ascii="Roboto" w:hAnsi="Roboto"/>
          <w:lang w:val="uz-Cyrl-UZ"/>
          <w:rPrChange w:id="10053" w:author="Nozimjon Ortiqov" w:date="2026-02-24T09:31:00Z" w16du:dateUtc="2026-02-24T04:31:00Z">
            <w:rPr/>
          </w:rPrChange>
        </w:rPr>
        <w:fldChar w:fldCharType="separate"/>
      </w:r>
      <w:r w:rsidRPr="009C4BAE">
        <w:rPr>
          <w:rStyle w:val="af2"/>
          <w:rFonts w:ascii="Roboto" w:hAnsi="Roboto"/>
          <w:lang w:val="uz-Cyrl-UZ"/>
          <w:rPrChange w:id="10054"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055" w:author="Nozimjon Ortiqov" w:date="2026-02-24T09:31:00Z" w16du:dateUtc="2026-02-24T04:31:00Z">
            <w:rPr>
              <w:rStyle w:val="af2"/>
              <w:rFonts w:ascii="Roboto" w:hAnsi="Roboto"/>
            </w:rPr>
          </w:rPrChange>
        </w:rPr>
        <w:t>://</w:t>
      </w:r>
      <w:r w:rsidRPr="009C4BAE">
        <w:rPr>
          <w:rStyle w:val="af2"/>
          <w:rFonts w:ascii="Roboto" w:hAnsi="Roboto"/>
          <w:lang w:val="uz-Cyrl-UZ"/>
          <w:rPrChange w:id="10056" w:author="Nozimjon Ortiqov" w:date="2026-02-24T09:31:00Z" w16du:dateUtc="2026-02-24T04:31:00Z">
            <w:rPr>
              <w:rStyle w:val="af2"/>
              <w:rFonts w:ascii="Roboto" w:hAnsi="Roboto"/>
              <w:lang w:val="en-US"/>
            </w:rPr>
          </w:rPrChange>
        </w:rPr>
        <w:t>assets</w:t>
      </w:r>
      <w:r w:rsidRPr="009C4BAE">
        <w:rPr>
          <w:rStyle w:val="af2"/>
          <w:rFonts w:ascii="Roboto" w:hAnsi="Roboto"/>
          <w:lang w:val="uz-Cyrl-UZ"/>
          <w:rPrChange w:id="10057" w:author="Nozimjon Ortiqov" w:date="2026-02-24T09:31:00Z" w16du:dateUtc="2026-02-24T04:31:00Z">
            <w:rPr>
              <w:rStyle w:val="af2"/>
              <w:rFonts w:ascii="Roboto" w:hAnsi="Roboto"/>
            </w:rPr>
          </w:rPrChange>
        </w:rPr>
        <w:t>.</w:t>
      </w:r>
      <w:r w:rsidRPr="009C4BAE">
        <w:rPr>
          <w:rStyle w:val="af2"/>
          <w:rFonts w:ascii="Roboto" w:hAnsi="Roboto"/>
          <w:lang w:val="uz-Cyrl-UZ"/>
          <w:rPrChange w:id="10058" w:author="Nozimjon Ortiqov" w:date="2026-02-24T09:31:00Z" w16du:dateUtc="2026-02-24T04:31:00Z">
            <w:rPr>
              <w:rStyle w:val="af2"/>
              <w:rFonts w:ascii="Roboto" w:hAnsi="Roboto"/>
              <w:lang w:val="en-US"/>
            </w:rPr>
          </w:rPrChange>
        </w:rPr>
        <w:t>publishing</w:t>
      </w:r>
      <w:r w:rsidRPr="009C4BAE">
        <w:rPr>
          <w:rStyle w:val="af2"/>
          <w:rFonts w:ascii="Roboto" w:hAnsi="Roboto"/>
          <w:lang w:val="uz-Cyrl-UZ"/>
          <w:rPrChange w:id="10059" w:author="Nozimjon Ortiqov" w:date="2026-02-24T09:31:00Z" w16du:dateUtc="2026-02-24T04:31:00Z">
            <w:rPr>
              <w:rStyle w:val="af2"/>
              <w:rFonts w:ascii="Roboto" w:hAnsi="Roboto"/>
            </w:rPr>
          </w:rPrChange>
        </w:rPr>
        <w:t>.</w:t>
      </w:r>
      <w:r w:rsidRPr="009C4BAE">
        <w:rPr>
          <w:rStyle w:val="af2"/>
          <w:rFonts w:ascii="Roboto" w:hAnsi="Roboto"/>
          <w:lang w:val="uz-Cyrl-UZ"/>
          <w:rPrChange w:id="10060" w:author="Nozimjon Ortiqov" w:date="2026-02-24T09:31:00Z" w16du:dateUtc="2026-02-24T04:31:00Z">
            <w:rPr>
              <w:rStyle w:val="af2"/>
              <w:rFonts w:ascii="Roboto" w:hAnsi="Roboto"/>
              <w:lang w:val="en-US"/>
            </w:rPr>
          </w:rPrChange>
        </w:rPr>
        <w:t>service</w:t>
      </w:r>
      <w:r w:rsidRPr="009C4BAE">
        <w:rPr>
          <w:rStyle w:val="af2"/>
          <w:rFonts w:ascii="Roboto" w:hAnsi="Roboto"/>
          <w:lang w:val="uz-Cyrl-UZ"/>
          <w:rPrChange w:id="10061" w:author="Nozimjon Ortiqov" w:date="2026-02-24T09:31:00Z" w16du:dateUtc="2026-02-24T04:31:00Z">
            <w:rPr>
              <w:rStyle w:val="af2"/>
              <w:rFonts w:ascii="Roboto" w:hAnsi="Roboto"/>
            </w:rPr>
          </w:rPrChange>
        </w:rPr>
        <w:t>.</w:t>
      </w:r>
      <w:r w:rsidRPr="009C4BAE">
        <w:rPr>
          <w:rStyle w:val="af2"/>
          <w:rFonts w:ascii="Roboto" w:hAnsi="Roboto"/>
          <w:lang w:val="uz-Cyrl-UZ"/>
          <w:rPrChange w:id="10062"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063" w:author="Nozimjon Ortiqov" w:date="2026-02-24T09:31:00Z" w16du:dateUtc="2026-02-24T04:31:00Z">
            <w:rPr>
              <w:rStyle w:val="af2"/>
              <w:rFonts w:ascii="Roboto" w:hAnsi="Roboto"/>
            </w:rPr>
          </w:rPrChange>
        </w:rPr>
        <w:t>.</w:t>
      </w:r>
      <w:r w:rsidRPr="009C4BAE">
        <w:rPr>
          <w:rStyle w:val="af2"/>
          <w:rFonts w:ascii="Roboto" w:hAnsi="Roboto"/>
          <w:lang w:val="uz-Cyrl-UZ"/>
          <w:rPrChange w:id="10064" w:author="Nozimjon Ortiqov" w:date="2026-02-24T09:31:00Z" w16du:dateUtc="2026-02-24T04:31:00Z">
            <w:rPr>
              <w:rStyle w:val="af2"/>
              <w:rFonts w:ascii="Roboto" w:hAnsi="Roboto"/>
              <w:lang w:val="en-US"/>
            </w:rPr>
          </w:rPrChange>
        </w:rPr>
        <w:t>uk</w:t>
      </w:r>
      <w:r w:rsidRPr="009C4BAE">
        <w:rPr>
          <w:rStyle w:val="af2"/>
          <w:rFonts w:ascii="Roboto" w:hAnsi="Roboto"/>
          <w:lang w:val="uz-Cyrl-UZ"/>
          <w:rPrChange w:id="10065" w:author="Nozimjon Ortiqov" w:date="2026-02-24T09:31:00Z" w16du:dateUtc="2026-02-24T04:31:00Z">
            <w:rPr>
              <w:rStyle w:val="af2"/>
              <w:rFonts w:ascii="Roboto" w:hAnsi="Roboto"/>
            </w:rPr>
          </w:rPrChange>
        </w:rPr>
        <w:t>/</w:t>
      </w:r>
      <w:r w:rsidRPr="009C4BAE">
        <w:rPr>
          <w:rStyle w:val="af2"/>
          <w:rFonts w:ascii="Roboto" w:hAnsi="Roboto"/>
          <w:lang w:val="uz-Cyrl-UZ"/>
          <w:rPrChange w:id="10066" w:author="Nozimjon Ortiqov" w:date="2026-02-24T09:31:00Z" w16du:dateUtc="2026-02-24T04:31:00Z">
            <w:rPr>
              <w:rStyle w:val="af2"/>
              <w:rFonts w:ascii="Roboto" w:hAnsi="Roboto"/>
              <w:lang w:val="en-US"/>
            </w:rPr>
          </w:rPrChange>
        </w:rPr>
        <w:t>media</w:t>
      </w:r>
      <w:r w:rsidRPr="009C4BAE">
        <w:rPr>
          <w:rStyle w:val="af2"/>
          <w:rFonts w:ascii="Roboto" w:hAnsi="Roboto"/>
          <w:lang w:val="uz-Cyrl-UZ"/>
          <w:rPrChange w:id="10067" w:author="Nozimjon Ortiqov" w:date="2026-02-24T09:31:00Z" w16du:dateUtc="2026-02-24T04:31:00Z">
            <w:rPr>
              <w:rStyle w:val="af2"/>
              <w:rFonts w:ascii="Roboto" w:hAnsi="Roboto"/>
            </w:rPr>
          </w:rPrChange>
        </w:rPr>
        <w:t>/6710</w:t>
      </w:r>
      <w:r w:rsidRPr="009C4BAE">
        <w:rPr>
          <w:rStyle w:val="af2"/>
          <w:rFonts w:ascii="Roboto" w:hAnsi="Roboto"/>
          <w:lang w:val="uz-Cyrl-UZ"/>
          <w:rPrChange w:id="10068" w:author="Nozimjon Ortiqov" w:date="2026-02-24T09:31:00Z" w16du:dateUtc="2026-02-24T04:31:00Z">
            <w:rPr>
              <w:rStyle w:val="af2"/>
              <w:rFonts w:ascii="Roboto" w:hAnsi="Roboto"/>
              <w:lang w:val="en-US"/>
            </w:rPr>
          </w:rPrChange>
        </w:rPr>
        <w:t>efdb</w:t>
      </w:r>
      <w:r w:rsidRPr="009C4BAE">
        <w:rPr>
          <w:rStyle w:val="af2"/>
          <w:rFonts w:ascii="Roboto" w:hAnsi="Roboto"/>
          <w:lang w:val="uz-Cyrl-UZ"/>
          <w:rPrChange w:id="10069" w:author="Nozimjon Ortiqov" w:date="2026-02-24T09:31:00Z" w16du:dateUtc="2026-02-24T04:31:00Z">
            <w:rPr>
              <w:rStyle w:val="af2"/>
              <w:rFonts w:ascii="Roboto" w:hAnsi="Roboto"/>
            </w:rPr>
          </w:rPrChange>
        </w:rPr>
        <w:t>8</w:t>
      </w:r>
      <w:r w:rsidRPr="009C4BAE">
        <w:rPr>
          <w:rStyle w:val="af2"/>
          <w:rFonts w:ascii="Roboto" w:hAnsi="Roboto"/>
          <w:lang w:val="uz-Cyrl-UZ"/>
          <w:rPrChange w:id="10070"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071" w:author="Nozimjon Ortiqov" w:date="2026-02-24T09:31:00Z" w16du:dateUtc="2026-02-24T04:31:00Z">
            <w:rPr>
              <w:rStyle w:val="af2"/>
              <w:rFonts w:ascii="Roboto" w:hAnsi="Roboto"/>
            </w:rPr>
          </w:rPrChange>
        </w:rPr>
        <w:t>62</w:t>
      </w:r>
      <w:r w:rsidRPr="009C4BAE">
        <w:rPr>
          <w:rStyle w:val="af2"/>
          <w:rFonts w:ascii="Roboto" w:hAnsi="Roboto"/>
          <w:lang w:val="uz-Cyrl-UZ"/>
          <w:rPrChange w:id="10072" w:author="Nozimjon Ortiqov" w:date="2026-02-24T09:31:00Z" w16du:dateUtc="2026-02-24T04:31:00Z">
            <w:rPr>
              <w:rStyle w:val="af2"/>
              <w:rFonts w:ascii="Roboto" w:hAnsi="Roboto"/>
              <w:lang w:val="en-US"/>
            </w:rPr>
          </w:rPrChange>
        </w:rPr>
        <w:t>ffa</w:t>
      </w:r>
      <w:r w:rsidRPr="009C4BAE">
        <w:rPr>
          <w:rStyle w:val="af2"/>
          <w:rFonts w:ascii="Roboto" w:hAnsi="Roboto"/>
          <w:lang w:val="uz-Cyrl-UZ"/>
          <w:rPrChange w:id="10073" w:author="Nozimjon Ortiqov" w:date="2026-02-24T09:31:00Z" w16du:dateUtc="2026-02-24T04:31:00Z">
            <w:rPr>
              <w:rStyle w:val="af2"/>
              <w:rFonts w:ascii="Roboto" w:hAnsi="Roboto"/>
            </w:rPr>
          </w:rPrChange>
        </w:rPr>
        <w:t>8</w:t>
      </w:r>
      <w:r w:rsidRPr="009C4BAE">
        <w:rPr>
          <w:rStyle w:val="af2"/>
          <w:rFonts w:ascii="Roboto" w:hAnsi="Roboto"/>
          <w:lang w:val="uz-Cyrl-UZ"/>
          <w:rPrChange w:id="10074" w:author="Nozimjon Ortiqov" w:date="2026-02-24T09:31:00Z" w16du:dateUtc="2026-02-24T04:31:00Z">
            <w:rPr>
              <w:rStyle w:val="af2"/>
              <w:rFonts w:ascii="Roboto" w:hAnsi="Roboto"/>
              <w:lang w:val="en-US"/>
            </w:rPr>
          </w:rPrChange>
        </w:rPr>
        <w:t>df</w:t>
      </w:r>
      <w:r w:rsidRPr="009C4BAE">
        <w:rPr>
          <w:rStyle w:val="af2"/>
          <w:rFonts w:ascii="Roboto" w:hAnsi="Roboto"/>
          <w:lang w:val="uz-Cyrl-UZ"/>
          <w:rPrChange w:id="10075" w:author="Nozimjon Ortiqov" w:date="2026-02-24T09:31:00Z" w16du:dateUtc="2026-02-24T04:31:00Z">
            <w:rPr>
              <w:rStyle w:val="af2"/>
              <w:rFonts w:ascii="Roboto" w:hAnsi="Roboto"/>
            </w:rPr>
          </w:rPrChange>
        </w:rPr>
        <w:t>77</w:t>
      </w:r>
      <w:r w:rsidRPr="009C4BAE">
        <w:rPr>
          <w:rStyle w:val="af2"/>
          <w:rFonts w:ascii="Roboto" w:hAnsi="Roboto"/>
          <w:lang w:val="uz-Cyrl-UZ"/>
          <w:rPrChange w:id="10076" w:author="Nozimjon Ortiqov" w:date="2026-02-24T09:31:00Z" w16du:dateUtc="2026-02-24T04:31:00Z">
            <w:rPr>
              <w:rStyle w:val="af2"/>
              <w:rFonts w:ascii="Roboto" w:hAnsi="Roboto"/>
              <w:lang w:val="en-US"/>
            </w:rPr>
          </w:rPrChange>
        </w:rPr>
        <w:t>b</w:t>
      </w:r>
      <w:r w:rsidRPr="009C4BAE">
        <w:rPr>
          <w:rStyle w:val="af2"/>
          <w:rFonts w:ascii="Roboto" w:hAnsi="Roboto"/>
          <w:lang w:val="uz-Cyrl-UZ"/>
          <w:rPrChange w:id="10077" w:author="Nozimjon Ortiqov" w:date="2026-02-24T09:31:00Z" w16du:dateUtc="2026-02-24T04:31:00Z">
            <w:rPr>
              <w:rStyle w:val="af2"/>
              <w:rFonts w:ascii="Roboto" w:hAnsi="Roboto"/>
            </w:rPr>
          </w:rPrChange>
        </w:rPr>
        <w:t>28</w:t>
      </w:r>
      <w:r w:rsidRPr="009C4BAE">
        <w:rPr>
          <w:rStyle w:val="af2"/>
          <w:rFonts w:ascii="Roboto" w:hAnsi="Roboto"/>
          <w:lang w:val="uz-Cyrl-UZ"/>
          <w:rPrChange w:id="10078" w:author="Nozimjon Ortiqov" w:date="2026-02-24T09:31:00Z" w16du:dateUtc="2026-02-24T04:31:00Z">
            <w:rPr>
              <w:rStyle w:val="af2"/>
              <w:rFonts w:ascii="Roboto" w:hAnsi="Roboto"/>
              <w:lang w:val="en-US"/>
            </w:rPr>
          </w:rPrChange>
        </w:rPr>
        <w:t>c</w:t>
      </w:r>
      <w:r w:rsidRPr="009C4BAE">
        <w:rPr>
          <w:rStyle w:val="af2"/>
          <w:rFonts w:ascii="Roboto" w:hAnsi="Roboto"/>
          <w:lang w:val="uz-Cyrl-UZ"/>
          <w:rPrChange w:id="10079" w:author="Nozimjon Ortiqov" w:date="2026-02-24T09:31:00Z" w16du:dateUtc="2026-02-24T04:31:00Z">
            <w:rPr>
              <w:rStyle w:val="af2"/>
              <w:rFonts w:ascii="Roboto" w:hAnsi="Roboto"/>
            </w:rPr>
          </w:rPrChange>
        </w:rPr>
        <w:t>/</w:t>
      </w:r>
      <w:r w:rsidRPr="009C4BAE">
        <w:rPr>
          <w:rStyle w:val="af2"/>
          <w:rFonts w:ascii="Roboto" w:hAnsi="Roboto"/>
          <w:lang w:val="uz-Cyrl-UZ"/>
          <w:rPrChange w:id="10080" w:author="Nozimjon Ortiqov" w:date="2026-02-24T09:31:00Z" w16du:dateUtc="2026-02-24T04:31:00Z">
            <w:rPr>
              <w:rStyle w:val="af2"/>
              <w:rFonts w:ascii="Roboto" w:hAnsi="Roboto"/>
              <w:lang w:val="en-US"/>
            </w:rPr>
          </w:rPrChange>
        </w:rPr>
        <w:t>Regulation</w:t>
      </w:r>
      <w:r w:rsidRPr="009C4BAE">
        <w:rPr>
          <w:rStyle w:val="af2"/>
          <w:rFonts w:ascii="Roboto" w:hAnsi="Roboto"/>
          <w:lang w:val="uz-Cyrl-UZ"/>
          <w:rPrChange w:id="10081" w:author="Nozimjon Ortiqov" w:date="2026-02-24T09:31:00Z" w16du:dateUtc="2026-02-24T04:31:00Z">
            <w:rPr>
              <w:rStyle w:val="af2"/>
              <w:rFonts w:ascii="Roboto" w:hAnsi="Roboto"/>
            </w:rPr>
          </w:rPrChange>
        </w:rPr>
        <w:t>_</w:t>
      </w:r>
      <w:r w:rsidRPr="009C4BAE">
        <w:rPr>
          <w:rStyle w:val="af2"/>
          <w:rFonts w:ascii="Roboto" w:hAnsi="Roboto"/>
          <w:lang w:val="uz-Cyrl-UZ"/>
          <w:rPrChange w:id="10082" w:author="Nozimjon Ortiqov" w:date="2026-02-24T09:31:00Z" w16du:dateUtc="2026-02-24T04:31:00Z">
            <w:rPr>
              <w:rStyle w:val="af2"/>
              <w:rFonts w:ascii="Roboto" w:hAnsi="Roboto"/>
              <w:lang w:val="en-US"/>
            </w:rPr>
          </w:rPrChange>
        </w:rPr>
        <w:t>of</w:t>
      </w:r>
      <w:r w:rsidRPr="009C4BAE">
        <w:rPr>
          <w:rStyle w:val="af2"/>
          <w:rFonts w:ascii="Roboto" w:hAnsi="Roboto"/>
          <w:lang w:val="uz-Cyrl-UZ"/>
          <w:rPrChange w:id="10083" w:author="Nozimjon Ortiqov" w:date="2026-02-24T09:31:00Z" w16du:dateUtc="2026-02-24T04:31:00Z">
            <w:rPr>
              <w:rStyle w:val="af2"/>
              <w:rFonts w:ascii="Roboto" w:hAnsi="Roboto"/>
            </w:rPr>
          </w:rPrChange>
        </w:rPr>
        <w:t>_</w:t>
      </w:r>
      <w:r w:rsidRPr="009C4BAE">
        <w:rPr>
          <w:rStyle w:val="af2"/>
          <w:rFonts w:ascii="Roboto" w:hAnsi="Roboto"/>
          <w:lang w:val="uz-Cyrl-UZ"/>
          <w:rPrChange w:id="10084" w:author="Nozimjon Ortiqov" w:date="2026-02-24T09:31:00Z" w16du:dateUtc="2026-02-24T04:31:00Z">
            <w:rPr>
              <w:rStyle w:val="af2"/>
              <w:rFonts w:ascii="Roboto" w:hAnsi="Roboto"/>
              <w:lang w:val="en-US"/>
            </w:rPr>
          </w:rPrChange>
        </w:rPr>
        <w:t>BNPL</w:t>
      </w:r>
      <w:r w:rsidRPr="009C4BAE">
        <w:rPr>
          <w:rStyle w:val="af2"/>
          <w:rFonts w:ascii="Roboto" w:hAnsi="Roboto"/>
          <w:lang w:val="uz-Cyrl-UZ"/>
          <w:rPrChange w:id="10085" w:author="Nozimjon Ortiqov" w:date="2026-02-24T09:31:00Z" w16du:dateUtc="2026-02-24T04:31:00Z">
            <w:rPr>
              <w:rStyle w:val="af2"/>
              <w:rFonts w:ascii="Roboto" w:hAnsi="Roboto"/>
            </w:rPr>
          </w:rPrChange>
        </w:rPr>
        <w:t>_</w:t>
      </w:r>
      <w:r w:rsidRPr="009C4BAE">
        <w:rPr>
          <w:rStyle w:val="af2"/>
          <w:rFonts w:ascii="Roboto" w:hAnsi="Roboto"/>
          <w:lang w:val="uz-Cyrl-UZ"/>
          <w:rPrChange w:id="10086" w:author="Nozimjon Ortiqov" w:date="2026-02-24T09:31:00Z" w16du:dateUtc="2026-02-24T04:31:00Z">
            <w:rPr>
              <w:rStyle w:val="af2"/>
              <w:rFonts w:ascii="Roboto" w:hAnsi="Roboto"/>
              <w:lang w:val="en-US"/>
            </w:rPr>
          </w:rPrChange>
        </w:rPr>
        <w:t>consultation</w:t>
      </w:r>
      <w:r w:rsidRPr="009C4BAE">
        <w:rPr>
          <w:rStyle w:val="af2"/>
          <w:rFonts w:ascii="Roboto" w:hAnsi="Roboto"/>
          <w:lang w:val="uz-Cyrl-UZ"/>
          <w:rPrChange w:id="10087" w:author="Nozimjon Ortiqov" w:date="2026-02-24T09:31:00Z" w16du:dateUtc="2026-02-24T04:31:00Z">
            <w:rPr>
              <w:rStyle w:val="af2"/>
              <w:rFonts w:ascii="Roboto" w:hAnsi="Roboto"/>
            </w:rPr>
          </w:rPrChange>
        </w:rPr>
        <w:t>_2024_-_</w:t>
      </w:r>
      <w:r w:rsidRPr="009C4BAE">
        <w:rPr>
          <w:rStyle w:val="af2"/>
          <w:rFonts w:ascii="Roboto" w:hAnsi="Roboto"/>
          <w:lang w:val="uz-Cyrl-UZ"/>
          <w:rPrChange w:id="10088" w:author="Nozimjon Ortiqov" w:date="2026-02-24T09:31:00Z" w16du:dateUtc="2026-02-24T04:31:00Z">
            <w:rPr>
              <w:rStyle w:val="af2"/>
              <w:rFonts w:ascii="Roboto" w:hAnsi="Roboto"/>
              <w:lang w:val="en-US"/>
            </w:rPr>
          </w:rPrChange>
        </w:rPr>
        <w:t>final</w:t>
      </w:r>
      <w:r w:rsidRPr="009C4BAE">
        <w:rPr>
          <w:rStyle w:val="af2"/>
          <w:rFonts w:ascii="Roboto" w:hAnsi="Roboto"/>
          <w:lang w:val="uz-Cyrl-UZ"/>
          <w:rPrChange w:id="10089" w:author="Nozimjon Ortiqov" w:date="2026-02-24T09:31:00Z" w16du:dateUtc="2026-02-24T04:31:00Z">
            <w:rPr>
              <w:rStyle w:val="af2"/>
              <w:rFonts w:ascii="Roboto" w:hAnsi="Roboto"/>
            </w:rPr>
          </w:rPrChange>
        </w:rPr>
        <w:t>_17.10.</w:t>
      </w:r>
      <w:r w:rsidRPr="009C4BAE">
        <w:rPr>
          <w:rStyle w:val="af2"/>
          <w:rFonts w:ascii="Roboto" w:hAnsi="Roboto"/>
          <w:lang w:val="uz-Cyrl-UZ"/>
          <w:rPrChange w:id="10090" w:author="Nozimjon Ortiqov" w:date="2026-02-24T09:31:00Z" w16du:dateUtc="2026-02-24T04:31:00Z">
            <w:rPr>
              <w:rStyle w:val="af2"/>
              <w:rFonts w:ascii="Roboto" w:hAnsi="Roboto"/>
              <w:lang w:val="en-US"/>
            </w:rPr>
          </w:rPrChange>
        </w:rPr>
        <w:t>pdf</w:t>
      </w:r>
      <w:r w:rsidRPr="009C4BAE">
        <w:rPr>
          <w:rFonts w:ascii="Roboto" w:hAnsi="Roboto"/>
          <w:lang w:val="uz-Cyrl-UZ"/>
          <w:rPrChange w:id="10091" w:author="Nozimjon Ortiqov" w:date="2026-02-24T09:31:00Z" w16du:dateUtc="2026-02-24T04:31:00Z">
            <w:rPr/>
          </w:rPrChange>
        </w:rPr>
        <w:fldChar w:fldCharType="end"/>
      </w:r>
    </w:p>
    <w:p w14:paraId="4CAEBA3F"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092" w:author="Nozimjon Ortiqov" w:date="2026-02-24T09:31:00Z" w16du:dateUtc="2026-02-24T04:31:00Z">
            <w:rPr>
              <w:rFonts w:ascii="Roboto" w:hAnsi="Roboto"/>
            </w:rPr>
          </w:rPrChange>
        </w:rPr>
        <w:pPrChange w:id="1009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94" w:author="Nozimjon Ortiqov" w:date="2026-02-24T09:31:00Z" w16du:dateUtc="2026-02-24T04:31:00Z">
            <w:rPr>
              <w:rFonts w:ascii="Roboto" w:hAnsi="Roboto"/>
              <w:lang w:val="en-US"/>
            </w:rPr>
          </w:rPrChange>
        </w:rPr>
        <w:t xml:space="preserve">Australian Securities and Investments Commission (ASIC). (n.d.). Buy now pay later credit contracts: Credit licensing (комментарий регулятора; дата старта режима). </w:t>
      </w:r>
      <w:r w:rsidRPr="009C4BAE">
        <w:rPr>
          <w:rFonts w:ascii="Roboto" w:hAnsi="Roboto"/>
          <w:lang w:val="uz-Cyrl-UZ"/>
          <w:rPrChange w:id="10095" w:author="Nozimjon Ortiqov" w:date="2026-02-24T09:31:00Z" w16du:dateUtc="2026-02-24T04:31:00Z">
            <w:rPr/>
          </w:rPrChange>
        </w:rPr>
        <w:fldChar w:fldCharType="begin"/>
      </w:r>
      <w:r w:rsidRPr="009C4BAE">
        <w:rPr>
          <w:rFonts w:ascii="Roboto" w:hAnsi="Roboto"/>
          <w:lang w:val="uz-Cyrl-UZ"/>
          <w:rPrChange w:id="10096" w:author="Nozimjon Ortiqov" w:date="2026-02-24T09:31:00Z" w16du:dateUtc="2026-02-24T04:31:00Z">
            <w:rPr/>
          </w:rPrChange>
        </w:rPr>
        <w:instrText>HYPERLINK "https://www.asic.gov.au/regulatory-resources/credit/buy-now-pay-later-credit-contracts-credit-licensing/"</w:instrText>
      </w:r>
      <w:r w:rsidRPr="007A79F7">
        <w:rPr>
          <w:rFonts w:ascii="Roboto" w:hAnsi="Roboto"/>
          <w:lang w:val="uz-Cyrl-UZ"/>
        </w:rPr>
      </w:r>
      <w:r w:rsidRPr="009C4BAE">
        <w:rPr>
          <w:rFonts w:ascii="Roboto" w:hAnsi="Roboto"/>
          <w:lang w:val="uz-Cyrl-UZ"/>
          <w:rPrChange w:id="10097" w:author="Nozimjon Ortiqov" w:date="2026-02-24T09:31:00Z" w16du:dateUtc="2026-02-24T04:31:00Z">
            <w:rPr/>
          </w:rPrChange>
        </w:rPr>
        <w:fldChar w:fldCharType="separate"/>
      </w:r>
      <w:r w:rsidRPr="009C4BAE">
        <w:rPr>
          <w:rStyle w:val="af2"/>
          <w:rFonts w:ascii="Roboto" w:hAnsi="Roboto"/>
          <w:lang w:val="uz-Cyrl-UZ"/>
          <w:rPrChange w:id="10098"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099" w:author="Nozimjon Ortiqov" w:date="2026-02-24T09:31:00Z" w16du:dateUtc="2026-02-24T04:31:00Z">
            <w:rPr>
              <w:rStyle w:val="af2"/>
              <w:rFonts w:ascii="Roboto" w:hAnsi="Roboto"/>
            </w:rPr>
          </w:rPrChange>
        </w:rPr>
        <w:t>://</w:t>
      </w:r>
      <w:r w:rsidRPr="009C4BAE">
        <w:rPr>
          <w:rStyle w:val="af2"/>
          <w:rFonts w:ascii="Roboto" w:hAnsi="Roboto"/>
          <w:lang w:val="uz-Cyrl-UZ"/>
          <w:rPrChange w:id="10100"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101" w:author="Nozimjon Ortiqov" w:date="2026-02-24T09:31:00Z" w16du:dateUtc="2026-02-24T04:31:00Z">
            <w:rPr>
              <w:rStyle w:val="af2"/>
              <w:rFonts w:ascii="Roboto" w:hAnsi="Roboto"/>
            </w:rPr>
          </w:rPrChange>
        </w:rPr>
        <w:t>.</w:t>
      </w:r>
      <w:r w:rsidRPr="009C4BAE">
        <w:rPr>
          <w:rStyle w:val="af2"/>
          <w:rFonts w:ascii="Roboto" w:hAnsi="Roboto"/>
          <w:lang w:val="uz-Cyrl-UZ"/>
          <w:rPrChange w:id="10102"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03" w:author="Nozimjon Ortiqov" w:date="2026-02-24T09:31:00Z" w16du:dateUtc="2026-02-24T04:31:00Z">
            <w:rPr>
              <w:rStyle w:val="af2"/>
              <w:rFonts w:ascii="Roboto" w:hAnsi="Roboto"/>
            </w:rPr>
          </w:rPrChange>
        </w:rPr>
        <w:t>.</w:t>
      </w:r>
      <w:r w:rsidRPr="009C4BAE">
        <w:rPr>
          <w:rStyle w:val="af2"/>
          <w:rFonts w:ascii="Roboto" w:hAnsi="Roboto"/>
          <w:lang w:val="uz-Cyrl-UZ"/>
          <w:rPrChange w:id="10104"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105" w:author="Nozimjon Ortiqov" w:date="2026-02-24T09:31:00Z" w16du:dateUtc="2026-02-24T04:31:00Z">
            <w:rPr>
              <w:rStyle w:val="af2"/>
              <w:rFonts w:ascii="Roboto" w:hAnsi="Roboto"/>
            </w:rPr>
          </w:rPrChange>
        </w:rPr>
        <w:t>.</w:t>
      </w:r>
      <w:r w:rsidRPr="009C4BAE">
        <w:rPr>
          <w:rStyle w:val="af2"/>
          <w:rFonts w:ascii="Roboto" w:hAnsi="Roboto"/>
          <w:lang w:val="uz-Cyrl-UZ"/>
          <w:rPrChange w:id="10106"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107" w:author="Nozimjon Ortiqov" w:date="2026-02-24T09:31:00Z" w16du:dateUtc="2026-02-24T04:31:00Z">
            <w:rPr>
              <w:rStyle w:val="af2"/>
              <w:rFonts w:ascii="Roboto" w:hAnsi="Roboto"/>
            </w:rPr>
          </w:rPrChange>
        </w:rPr>
        <w:t>/</w:t>
      </w:r>
      <w:r w:rsidRPr="009C4BAE">
        <w:rPr>
          <w:rStyle w:val="af2"/>
          <w:rFonts w:ascii="Roboto" w:hAnsi="Roboto"/>
          <w:lang w:val="uz-Cyrl-UZ"/>
          <w:rPrChange w:id="10108"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109" w:author="Nozimjon Ortiqov" w:date="2026-02-24T09:31:00Z" w16du:dateUtc="2026-02-24T04:31:00Z">
            <w:rPr>
              <w:rStyle w:val="af2"/>
              <w:rFonts w:ascii="Roboto" w:hAnsi="Roboto"/>
            </w:rPr>
          </w:rPrChange>
        </w:rPr>
        <w:t>-</w:t>
      </w:r>
      <w:r w:rsidRPr="009C4BAE">
        <w:rPr>
          <w:rStyle w:val="af2"/>
          <w:rFonts w:ascii="Roboto" w:hAnsi="Roboto"/>
          <w:lang w:val="uz-Cyrl-UZ"/>
          <w:rPrChange w:id="10110" w:author="Nozimjon Ortiqov" w:date="2026-02-24T09:31:00Z" w16du:dateUtc="2026-02-24T04:31:00Z">
            <w:rPr>
              <w:rStyle w:val="af2"/>
              <w:rFonts w:ascii="Roboto" w:hAnsi="Roboto"/>
              <w:lang w:val="en-US"/>
            </w:rPr>
          </w:rPrChange>
        </w:rPr>
        <w:t>resources</w:t>
      </w:r>
      <w:r w:rsidRPr="009C4BAE">
        <w:rPr>
          <w:rStyle w:val="af2"/>
          <w:rFonts w:ascii="Roboto" w:hAnsi="Roboto"/>
          <w:lang w:val="uz-Cyrl-UZ"/>
          <w:rPrChange w:id="10111" w:author="Nozimjon Ortiqov" w:date="2026-02-24T09:31:00Z" w16du:dateUtc="2026-02-24T04:31:00Z">
            <w:rPr>
              <w:rStyle w:val="af2"/>
              <w:rFonts w:ascii="Roboto" w:hAnsi="Roboto"/>
            </w:rPr>
          </w:rPrChange>
        </w:rPr>
        <w:t>/</w:t>
      </w:r>
      <w:r w:rsidRPr="009C4BAE">
        <w:rPr>
          <w:rStyle w:val="af2"/>
          <w:rFonts w:ascii="Roboto" w:hAnsi="Roboto"/>
          <w:lang w:val="uz-Cyrl-UZ"/>
          <w:rPrChange w:id="10112"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13" w:author="Nozimjon Ortiqov" w:date="2026-02-24T09:31:00Z" w16du:dateUtc="2026-02-24T04:31:00Z">
            <w:rPr>
              <w:rStyle w:val="af2"/>
              <w:rFonts w:ascii="Roboto" w:hAnsi="Roboto"/>
            </w:rPr>
          </w:rPrChange>
        </w:rPr>
        <w:t>/</w:t>
      </w:r>
      <w:r w:rsidRPr="009C4BAE">
        <w:rPr>
          <w:rStyle w:val="af2"/>
          <w:rFonts w:ascii="Roboto" w:hAnsi="Roboto"/>
          <w:lang w:val="uz-Cyrl-UZ"/>
          <w:rPrChange w:id="10114"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115" w:author="Nozimjon Ortiqov" w:date="2026-02-24T09:31:00Z" w16du:dateUtc="2026-02-24T04:31:00Z">
            <w:rPr>
              <w:rStyle w:val="af2"/>
              <w:rFonts w:ascii="Roboto" w:hAnsi="Roboto"/>
            </w:rPr>
          </w:rPrChange>
        </w:rPr>
        <w:t>-</w:t>
      </w:r>
      <w:r w:rsidRPr="009C4BAE">
        <w:rPr>
          <w:rStyle w:val="af2"/>
          <w:rFonts w:ascii="Roboto" w:hAnsi="Roboto"/>
          <w:lang w:val="uz-Cyrl-UZ"/>
          <w:rPrChange w:id="10116"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117" w:author="Nozimjon Ortiqov" w:date="2026-02-24T09:31:00Z" w16du:dateUtc="2026-02-24T04:31:00Z">
            <w:rPr>
              <w:rStyle w:val="af2"/>
              <w:rFonts w:ascii="Roboto" w:hAnsi="Roboto"/>
            </w:rPr>
          </w:rPrChange>
        </w:rPr>
        <w:t>-</w:t>
      </w:r>
      <w:r w:rsidRPr="009C4BAE">
        <w:rPr>
          <w:rStyle w:val="af2"/>
          <w:rFonts w:ascii="Roboto" w:hAnsi="Roboto"/>
          <w:lang w:val="uz-Cyrl-UZ"/>
          <w:rPrChange w:id="10118"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119" w:author="Nozimjon Ortiqov" w:date="2026-02-24T09:31:00Z" w16du:dateUtc="2026-02-24T04:31:00Z">
            <w:rPr>
              <w:rStyle w:val="af2"/>
              <w:rFonts w:ascii="Roboto" w:hAnsi="Roboto"/>
            </w:rPr>
          </w:rPrChange>
        </w:rPr>
        <w:t>-</w:t>
      </w:r>
      <w:r w:rsidRPr="009C4BAE">
        <w:rPr>
          <w:rStyle w:val="af2"/>
          <w:rFonts w:ascii="Roboto" w:hAnsi="Roboto"/>
          <w:lang w:val="uz-Cyrl-UZ"/>
          <w:rPrChange w:id="10120"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121" w:author="Nozimjon Ortiqov" w:date="2026-02-24T09:31:00Z" w16du:dateUtc="2026-02-24T04:31:00Z">
            <w:rPr>
              <w:rStyle w:val="af2"/>
              <w:rFonts w:ascii="Roboto" w:hAnsi="Roboto"/>
            </w:rPr>
          </w:rPrChange>
        </w:rPr>
        <w:t>-</w:t>
      </w:r>
      <w:r w:rsidRPr="009C4BAE">
        <w:rPr>
          <w:rStyle w:val="af2"/>
          <w:rFonts w:ascii="Roboto" w:hAnsi="Roboto"/>
          <w:lang w:val="uz-Cyrl-UZ"/>
          <w:rPrChange w:id="10122"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23" w:author="Nozimjon Ortiqov" w:date="2026-02-24T09:31:00Z" w16du:dateUtc="2026-02-24T04:31:00Z">
            <w:rPr>
              <w:rStyle w:val="af2"/>
              <w:rFonts w:ascii="Roboto" w:hAnsi="Roboto"/>
            </w:rPr>
          </w:rPrChange>
        </w:rPr>
        <w:t>-</w:t>
      </w:r>
      <w:r w:rsidRPr="009C4BAE">
        <w:rPr>
          <w:rStyle w:val="af2"/>
          <w:rFonts w:ascii="Roboto" w:hAnsi="Roboto"/>
          <w:lang w:val="uz-Cyrl-UZ"/>
          <w:rPrChange w:id="10124" w:author="Nozimjon Ortiqov" w:date="2026-02-24T09:31:00Z" w16du:dateUtc="2026-02-24T04:31:00Z">
            <w:rPr>
              <w:rStyle w:val="af2"/>
              <w:rFonts w:ascii="Roboto" w:hAnsi="Roboto"/>
              <w:lang w:val="en-US"/>
            </w:rPr>
          </w:rPrChange>
        </w:rPr>
        <w:t>contracts</w:t>
      </w:r>
      <w:r w:rsidRPr="009C4BAE">
        <w:rPr>
          <w:rStyle w:val="af2"/>
          <w:rFonts w:ascii="Roboto" w:hAnsi="Roboto"/>
          <w:lang w:val="uz-Cyrl-UZ"/>
          <w:rPrChange w:id="10125" w:author="Nozimjon Ortiqov" w:date="2026-02-24T09:31:00Z" w16du:dateUtc="2026-02-24T04:31:00Z">
            <w:rPr>
              <w:rStyle w:val="af2"/>
              <w:rFonts w:ascii="Roboto" w:hAnsi="Roboto"/>
            </w:rPr>
          </w:rPrChange>
        </w:rPr>
        <w:t>-</w:t>
      </w:r>
      <w:r w:rsidRPr="009C4BAE">
        <w:rPr>
          <w:rStyle w:val="af2"/>
          <w:rFonts w:ascii="Roboto" w:hAnsi="Roboto"/>
          <w:lang w:val="uz-Cyrl-UZ"/>
          <w:rPrChange w:id="10126"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27" w:author="Nozimjon Ortiqov" w:date="2026-02-24T09:31:00Z" w16du:dateUtc="2026-02-24T04:31:00Z">
            <w:rPr>
              <w:rStyle w:val="af2"/>
              <w:rFonts w:ascii="Roboto" w:hAnsi="Roboto"/>
            </w:rPr>
          </w:rPrChange>
        </w:rPr>
        <w:t>-</w:t>
      </w:r>
      <w:r w:rsidRPr="009C4BAE">
        <w:rPr>
          <w:rStyle w:val="af2"/>
          <w:rFonts w:ascii="Roboto" w:hAnsi="Roboto"/>
          <w:lang w:val="uz-Cyrl-UZ"/>
          <w:rPrChange w:id="10128" w:author="Nozimjon Ortiqov" w:date="2026-02-24T09:31:00Z" w16du:dateUtc="2026-02-24T04:31:00Z">
            <w:rPr>
              <w:rStyle w:val="af2"/>
              <w:rFonts w:ascii="Roboto" w:hAnsi="Roboto"/>
              <w:lang w:val="en-US"/>
            </w:rPr>
          </w:rPrChange>
        </w:rPr>
        <w:t>licensing</w:t>
      </w:r>
      <w:r w:rsidRPr="009C4BAE">
        <w:rPr>
          <w:rStyle w:val="af2"/>
          <w:rFonts w:ascii="Roboto" w:hAnsi="Roboto"/>
          <w:lang w:val="uz-Cyrl-UZ"/>
          <w:rPrChange w:id="10129" w:author="Nozimjon Ortiqov" w:date="2026-02-24T09:31:00Z" w16du:dateUtc="2026-02-24T04:31:00Z">
            <w:rPr>
              <w:rStyle w:val="af2"/>
              <w:rFonts w:ascii="Roboto" w:hAnsi="Roboto"/>
            </w:rPr>
          </w:rPrChange>
        </w:rPr>
        <w:t>/</w:t>
      </w:r>
      <w:r w:rsidRPr="009C4BAE">
        <w:rPr>
          <w:rFonts w:ascii="Roboto" w:hAnsi="Roboto"/>
          <w:lang w:val="uz-Cyrl-UZ"/>
          <w:rPrChange w:id="10130" w:author="Nozimjon Ortiqov" w:date="2026-02-24T09:31:00Z" w16du:dateUtc="2026-02-24T04:31:00Z">
            <w:rPr/>
          </w:rPrChange>
        </w:rPr>
        <w:fldChar w:fldCharType="end"/>
      </w:r>
    </w:p>
    <w:p w14:paraId="662BF27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131" w:author="Nozimjon Ortiqov" w:date="2026-02-24T09:31:00Z" w16du:dateUtc="2026-02-24T04:31:00Z">
            <w:rPr>
              <w:rFonts w:ascii="Roboto" w:hAnsi="Roboto"/>
            </w:rPr>
          </w:rPrChange>
        </w:rPr>
        <w:pPrChange w:id="10132"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133" w:author="Nozimjon Ortiqov" w:date="2026-02-24T09:31:00Z" w16du:dateUtc="2026-02-24T04:31:00Z">
            <w:rPr>
              <w:rFonts w:ascii="Roboto" w:hAnsi="Roboto"/>
              <w:lang w:val="en-US"/>
            </w:rPr>
          </w:rPrChange>
        </w:rPr>
        <w:t xml:space="preserve">ASIC. (2025). ASIC alerts buy now pay later providers to apply for a licence under new laws (news release). </w:t>
      </w:r>
      <w:r w:rsidRPr="009C4BAE">
        <w:rPr>
          <w:rFonts w:ascii="Roboto" w:hAnsi="Roboto"/>
          <w:lang w:val="uz-Cyrl-UZ"/>
          <w:rPrChange w:id="10134" w:author="Nozimjon Ortiqov" w:date="2026-02-24T09:31:00Z" w16du:dateUtc="2026-02-24T04:31:00Z">
            <w:rPr/>
          </w:rPrChange>
        </w:rPr>
        <w:fldChar w:fldCharType="begin"/>
      </w:r>
      <w:r w:rsidRPr="009C4BAE">
        <w:rPr>
          <w:rFonts w:ascii="Roboto" w:hAnsi="Roboto"/>
          <w:lang w:val="uz-Cyrl-UZ"/>
          <w:rPrChange w:id="10135" w:author="Nozimjon Ortiqov" w:date="2026-02-24T09:31:00Z" w16du:dateUtc="2026-02-24T04:31:00Z">
            <w:rPr/>
          </w:rPrChange>
        </w:rPr>
        <w:instrText>HYPERLINK "https://asic.gov.au/about-asic/news-centre/news-items/asic-alerts-buy-now-pay-later-providers-to-apply-for-a-licence-under-new-laws/"</w:instrText>
      </w:r>
      <w:r w:rsidRPr="007A79F7">
        <w:rPr>
          <w:rFonts w:ascii="Roboto" w:hAnsi="Roboto"/>
          <w:lang w:val="uz-Cyrl-UZ"/>
        </w:rPr>
      </w:r>
      <w:r w:rsidRPr="009C4BAE">
        <w:rPr>
          <w:rFonts w:ascii="Roboto" w:hAnsi="Roboto"/>
          <w:lang w:val="uz-Cyrl-UZ"/>
          <w:rPrChange w:id="10136" w:author="Nozimjon Ortiqov" w:date="2026-02-24T09:31:00Z" w16du:dateUtc="2026-02-24T04:31:00Z">
            <w:rPr/>
          </w:rPrChange>
        </w:rPr>
        <w:fldChar w:fldCharType="separate"/>
      </w:r>
      <w:r w:rsidRPr="009C4BAE">
        <w:rPr>
          <w:rStyle w:val="af2"/>
          <w:rFonts w:ascii="Roboto" w:hAnsi="Roboto"/>
          <w:lang w:val="uz-Cyrl-UZ"/>
          <w:rPrChange w:id="10137"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138" w:author="Nozimjon Ortiqov" w:date="2026-02-24T09:31:00Z" w16du:dateUtc="2026-02-24T04:31:00Z">
            <w:rPr>
              <w:rStyle w:val="af2"/>
              <w:rFonts w:ascii="Roboto" w:hAnsi="Roboto"/>
            </w:rPr>
          </w:rPrChange>
        </w:rPr>
        <w:t>://</w:t>
      </w:r>
      <w:r w:rsidRPr="009C4BAE">
        <w:rPr>
          <w:rStyle w:val="af2"/>
          <w:rFonts w:ascii="Roboto" w:hAnsi="Roboto"/>
          <w:lang w:val="uz-Cyrl-UZ"/>
          <w:rPrChange w:id="10139"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40" w:author="Nozimjon Ortiqov" w:date="2026-02-24T09:31:00Z" w16du:dateUtc="2026-02-24T04:31:00Z">
            <w:rPr>
              <w:rStyle w:val="af2"/>
              <w:rFonts w:ascii="Roboto" w:hAnsi="Roboto"/>
            </w:rPr>
          </w:rPrChange>
        </w:rPr>
        <w:t>.</w:t>
      </w:r>
      <w:r w:rsidRPr="009C4BAE">
        <w:rPr>
          <w:rStyle w:val="af2"/>
          <w:rFonts w:ascii="Roboto" w:hAnsi="Roboto"/>
          <w:lang w:val="uz-Cyrl-UZ"/>
          <w:rPrChange w:id="10141"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142" w:author="Nozimjon Ortiqov" w:date="2026-02-24T09:31:00Z" w16du:dateUtc="2026-02-24T04:31:00Z">
            <w:rPr>
              <w:rStyle w:val="af2"/>
              <w:rFonts w:ascii="Roboto" w:hAnsi="Roboto"/>
            </w:rPr>
          </w:rPrChange>
        </w:rPr>
        <w:t>.</w:t>
      </w:r>
      <w:r w:rsidRPr="009C4BAE">
        <w:rPr>
          <w:rStyle w:val="af2"/>
          <w:rFonts w:ascii="Roboto" w:hAnsi="Roboto"/>
          <w:lang w:val="uz-Cyrl-UZ"/>
          <w:rPrChange w:id="10143"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144" w:author="Nozimjon Ortiqov" w:date="2026-02-24T09:31:00Z" w16du:dateUtc="2026-02-24T04:31:00Z">
            <w:rPr>
              <w:rStyle w:val="af2"/>
              <w:rFonts w:ascii="Roboto" w:hAnsi="Roboto"/>
            </w:rPr>
          </w:rPrChange>
        </w:rPr>
        <w:t>/</w:t>
      </w:r>
      <w:r w:rsidRPr="009C4BAE">
        <w:rPr>
          <w:rStyle w:val="af2"/>
          <w:rFonts w:ascii="Roboto" w:hAnsi="Roboto"/>
          <w:lang w:val="uz-Cyrl-UZ"/>
          <w:rPrChange w:id="10145" w:author="Nozimjon Ortiqov" w:date="2026-02-24T09:31:00Z" w16du:dateUtc="2026-02-24T04:31:00Z">
            <w:rPr>
              <w:rStyle w:val="af2"/>
              <w:rFonts w:ascii="Roboto" w:hAnsi="Roboto"/>
              <w:lang w:val="en-US"/>
            </w:rPr>
          </w:rPrChange>
        </w:rPr>
        <w:t>about</w:t>
      </w:r>
      <w:r w:rsidRPr="009C4BAE">
        <w:rPr>
          <w:rStyle w:val="af2"/>
          <w:rFonts w:ascii="Roboto" w:hAnsi="Roboto"/>
          <w:lang w:val="uz-Cyrl-UZ"/>
          <w:rPrChange w:id="10146" w:author="Nozimjon Ortiqov" w:date="2026-02-24T09:31:00Z" w16du:dateUtc="2026-02-24T04:31:00Z">
            <w:rPr>
              <w:rStyle w:val="af2"/>
              <w:rFonts w:ascii="Roboto" w:hAnsi="Roboto"/>
            </w:rPr>
          </w:rPrChange>
        </w:rPr>
        <w:t>-</w:t>
      </w:r>
      <w:r w:rsidRPr="009C4BAE">
        <w:rPr>
          <w:rStyle w:val="af2"/>
          <w:rFonts w:ascii="Roboto" w:hAnsi="Roboto"/>
          <w:lang w:val="uz-Cyrl-UZ"/>
          <w:rPrChange w:id="10147"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48" w:author="Nozimjon Ortiqov" w:date="2026-02-24T09:31:00Z" w16du:dateUtc="2026-02-24T04:31:00Z">
            <w:rPr>
              <w:rStyle w:val="af2"/>
              <w:rFonts w:ascii="Roboto" w:hAnsi="Roboto"/>
            </w:rPr>
          </w:rPrChange>
        </w:rPr>
        <w:t>/</w:t>
      </w:r>
      <w:r w:rsidRPr="009C4BAE">
        <w:rPr>
          <w:rStyle w:val="af2"/>
          <w:rFonts w:ascii="Roboto" w:hAnsi="Roboto"/>
          <w:lang w:val="uz-Cyrl-UZ"/>
          <w:rPrChange w:id="10149" w:author="Nozimjon Ortiqov" w:date="2026-02-24T09:31:00Z" w16du:dateUtc="2026-02-24T04:31:00Z">
            <w:rPr>
              <w:rStyle w:val="af2"/>
              <w:rFonts w:ascii="Roboto" w:hAnsi="Roboto"/>
              <w:lang w:val="en-US"/>
            </w:rPr>
          </w:rPrChange>
        </w:rPr>
        <w:t>news</w:t>
      </w:r>
      <w:r w:rsidRPr="009C4BAE">
        <w:rPr>
          <w:rStyle w:val="af2"/>
          <w:rFonts w:ascii="Roboto" w:hAnsi="Roboto"/>
          <w:lang w:val="uz-Cyrl-UZ"/>
          <w:rPrChange w:id="10150" w:author="Nozimjon Ortiqov" w:date="2026-02-24T09:31:00Z" w16du:dateUtc="2026-02-24T04:31:00Z">
            <w:rPr>
              <w:rStyle w:val="af2"/>
              <w:rFonts w:ascii="Roboto" w:hAnsi="Roboto"/>
            </w:rPr>
          </w:rPrChange>
        </w:rPr>
        <w:t>-</w:t>
      </w:r>
      <w:r w:rsidRPr="009C4BAE">
        <w:rPr>
          <w:rStyle w:val="af2"/>
          <w:rFonts w:ascii="Roboto" w:hAnsi="Roboto"/>
          <w:lang w:val="uz-Cyrl-UZ"/>
          <w:rPrChange w:id="10151" w:author="Nozimjon Ortiqov" w:date="2026-02-24T09:31:00Z" w16du:dateUtc="2026-02-24T04:31:00Z">
            <w:rPr>
              <w:rStyle w:val="af2"/>
              <w:rFonts w:ascii="Roboto" w:hAnsi="Roboto"/>
              <w:lang w:val="en-US"/>
            </w:rPr>
          </w:rPrChange>
        </w:rPr>
        <w:t>centre</w:t>
      </w:r>
      <w:r w:rsidRPr="009C4BAE">
        <w:rPr>
          <w:rStyle w:val="af2"/>
          <w:rFonts w:ascii="Roboto" w:hAnsi="Roboto"/>
          <w:lang w:val="uz-Cyrl-UZ"/>
          <w:rPrChange w:id="10152" w:author="Nozimjon Ortiqov" w:date="2026-02-24T09:31:00Z" w16du:dateUtc="2026-02-24T04:31:00Z">
            <w:rPr>
              <w:rStyle w:val="af2"/>
              <w:rFonts w:ascii="Roboto" w:hAnsi="Roboto"/>
            </w:rPr>
          </w:rPrChange>
        </w:rPr>
        <w:t>/</w:t>
      </w:r>
      <w:r w:rsidRPr="009C4BAE">
        <w:rPr>
          <w:rStyle w:val="af2"/>
          <w:rFonts w:ascii="Roboto" w:hAnsi="Roboto"/>
          <w:lang w:val="uz-Cyrl-UZ"/>
          <w:rPrChange w:id="10153" w:author="Nozimjon Ortiqov" w:date="2026-02-24T09:31:00Z" w16du:dateUtc="2026-02-24T04:31:00Z">
            <w:rPr>
              <w:rStyle w:val="af2"/>
              <w:rFonts w:ascii="Roboto" w:hAnsi="Roboto"/>
              <w:lang w:val="en-US"/>
            </w:rPr>
          </w:rPrChange>
        </w:rPr>
        <w:t>news</w:t>
      </w:r>
      <w:r w:rsidRPr="009C4BAE">
        <w:rPr>
          <w:rStyle w:val="af2"/>
          <w:rFonts w:ascii="Roboto" w:hAnsi="Roboto"/>
          <w:lang w:val="uz-Cyrl-UZ"/>
          <w:rPrChange w:id="10154" w:author="Nozimjon Ortiqov" w:date="2026-02-24T09:31:00Z" w16du:dateUtc="2026-02-24T04:31:00Z">
            <w:rPr>
              <w:rStyle w:val="af2"/>
              <w:rFonts w:ascii="Roboto" w:hAnsi="Roboto"/>
            </w:rPr>
          </w:rPrChange>
        </w:rPr>
        <w:t>-</w:t>
      </w:r>
      <w:r w:rsidRPr="009C4BAE">
        <w:rPr>
          <w:rStyle w:val="af2"/>
          <w:rFonts w:ascii="Roboto" w:hAnsi="Roboto"/>
          <w:lang w:val="uz-Cyrl-UZ"/>
          <w:rPrChange w:id="10155" w:author="Nozimjon Ortiqov" w:date="2026-02-24T09:31:00Z" w16du:dateUtc="2026-02-24T04:31:00Z">
            <w:rPr>
              <w:rStyle w:val="af2"/>
              <w:rFonts w:ascii="Roboto" w:hAnsi="Roboto"/>
              <w:lang w:val="en-US"/>
            </w:rPr>
          </w:rPrChange>
        </w:rPr>
        <w:t>items</w:t>
      </w:r>
      <w:r w:rsidRPr="009C4BAE">
        <w:rPr>
          <w:rStyle w:val="af2"/>
          <w:rFonts w:ascii="Roboto" w:hAnsi="Roboto"/>
          <w:lang w:val="uz-Cyrl-UZ"/>
          <w:rPrChange w:id="10156" w:author="Nozimjon Ortiqov" w:date="2026-02-24T09:31:00Z" w16du:dateUtc="2026-02-24T04:31:00Z">
            <w:rPr>
              <w:rStyle w:val="af2"/>
              <w:rFonts w:ascii="Roboto" w:hAnsi="Roboto"/>
            </w:rPr>
          </w:rPrChange>
        </w:rPr>
        <w:t>/</w:t>
      </w:r>
      <w:r w:rsidRPr="009C4BAE">
        <w:rPr>
          <w:rStyle w:val="af2"/>
          <w:rFonts w:ascii="Roboto" w:hAnsi="Roboto"/>
          <w:lang w:val="uz-Cyrl-UZ"/>
          <w:rPrChange w:id="10157"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58" w:author="Nozimjon Ortiqov" w:date="2026-02-24T09:31:00Z" w16du:dateUtc="2026-02-24T04:31:00Z">
            <w:rPr>
              <w:rStyle w:val="af2"/>
              <w:rFonts w:ascii="Roboto" w:hAnsi="Roboto"/>
            </w:rPr>
          </w:rPrChange>
        </w:rPr>
        <w:t>-</w:t>
      </w:r>
      <w:r w:rsidRPr="009C4BAE">
        <w:rPr>
          <w:rStyle w:val="af2"/>
          <w:rFonts w:ascii="Roboto" w:hAnsi="Roboto"/>
          <w:lang w:val="uz-Cyrl-UZ"/>
          <w:rPrChange w:id="10159" w:author="Nozimjon Ortiqov" w:date="2026-02-24T09:31:00Z" w16du:dateUtc="2026-02-24T04:31:00Z">
            <w:rPr>
              <w:rStyle w:val="af2"/>
              <w:rFonts w:ascii="Roboto" w:hAnsi="Roboto"/>
              <w:lang w:val="en-US"/>
            </w:rPr>
          </w:rPrChange>
        </w:rPr>
        <w:t>alerts</w:t>
      </w:r>
      <w:r w:rsidRPr="009C4BAE">
        <w:rPr>
          <w:rStyle w:val="af2"/>
          <w:rFonts w:ascii="Roboto" w:hAnsi="Roboto"/>
          <w:lang w:val="uz-Cyrl-UZ"/>
          <w:rPrChange w:id="10160" w:author="Nozimjon Ortiqov" w:date="2026-02-24T09:31:00Z" w16du:dateUtc="2026-02-24T04:31:00Z">
            <w:rPr>
              <w:rStyle w:val="af2"/>
              <w:rFonts w:ascii="Roboto" w:hAnsi="Roboto"/>
            </w:rPr>
          </w:rPrChange>
        </w:rPr>
        <w:t>-</w:t>
      </w:r>
      <w:r w:rsidRPr="009C4BAE">
        <w:rPr>
          <w:rStyle w:val="af2"/>
          <w:rFonts w:ascii="Roboto" w:hAnsi="Roboto"/>
          <w:lang w:val="uz-Cyrl-UZ"/>
          <w:rPrChange w:id="10161"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162" w:author="Nozimjon Ortiqov" w:date="2026-02-24T09:31:00Z" w16du:dateUtc="2026-02-24T04:31:00Z">
            <w:rPr>
              <w:rStyle w:val="af2"/>
              <w:rFonts w:ascii="Roboto" w:hAnsi="Roboto"/>
            </w:rPr>
          </w:rPrChange>
        </w:rPr>
        <w:t>-</w:t>
      </w:r>
      <w:r w:rsidRPr="009C4BAE">
        <w:rPr>
          <w:rStyle w:val="af2"/>
          <w:rFonts w:ascii="Roboto" w:hAnsi="Roboto"/>
          <w:lang w:val="uz-Cyrl-UZ"/>
          <w:rPrChange w:id="10163"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164" w:author="Nozimjon Ortiqov" w:date="2026-02-24T09:31:00Z" w16du:dateUtc="2026-02-24T04:31:00Z">
            <w:rPr>
              <w:rStyle w:val="af2"/>
              <w:rFonts w:ascii="Roboto" w:hAnsi="Roboto"/>
            </w:rPr>
          </w:rPrChange>
        </w:rPr>
        <w:t>-</w:t>
      </w:r>
      <w:r w:rsidRPr="009C4BAE">
        <w:rPr>
          <w:rStyle w:val="af2"/>
          <w:rFonts w:ascii="Roboto" w:hAnsi="Roboto"/>
          <w:lang w:val="uz-Cyrl-UZ"/>
          <w:rPrChange w:id="10165"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166" w:author="Nozimjon Ortiqov" w:date="2026-02-24T09:31:00Z" w16du:dateUtc="2026-02-24T04:31:00Z">
            <w:rPr>
              <w:rStyle w:val="af2"/>
              <w:rFonts w:ascii="Roboto" w:hAnsi="Roboto"/>
            </w:rPr>
          </w:rPrChange>
        </w:rPr>
        <w:t>-</w:t>
      </w:r>
      <w:r w:rsidRPr="009C4BAE">
        <w:rPr>
          <w:rStyle w:val="af2"/>
          <w:rFonts w:ascii="Roboto" w:hAnsi="Roboto"/>
          <w:lang w:val="uz-Cyrl-UZ"/>
          <w:rPrChange w:id="10167"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168" w:author="Nozimjon Ortiqov" w:date="2026-02-24T09:31:00Z" w16du:dateUtc="2026-02-24T04:31:00Z">
            <w:rPr>
              <w:rStyle w:val="af2"/>
              <w:rFonts w:ascii="Roboto" w:hAnsi="Roboto"/>
            </w:rPr>
          </w:rPrChange>
        </w:rPr>
        <w:t>-</w:t>
      </w:r>
      <w:r w:rsidRPr="009C4BAE">
        <w:rPr>
          <w:rStyle w:val="af2"/>
          <w:rFonts w:ascii="Roboto" w:hAnsi="Roboto"/>
          <w:lang w:val="uz-Cyrl-UZ"/>
          <w:rPrChange w:id="10169" w:author="Nozimjon Ortiqov" w:date="2026-02-24T09:31:00Z" w16du:dateUtc="2026-02-24T04:31:00Z">
            <w:rPr>
              <w:rStyle w:val="af2"/>
              <w:rFonts w:ascii="Roboto" w:hAnsi="Roboto"/>
              <w:lang w:val="en-US"/>
            </w:rPr>
          </w:rPrChange>
        </w:rPr>
        <w:t>providers</w:t>
      </w:r>
      <w:r w:rsidRPr="009C4BAE">
        <w:rPr>
          <w:rStyle w:val="af2"/>
          <w:rFonts w:ascii="Roboto" w:hAnsi="Roboto"/>
          <w:lang w:val="uz-Cyrl-UZ"/>
          <w:rPrChange w:id="10170" w:author="Nozimjon Ortiqov" w:date="2026-02-24T09:31:00Z" w16du:dateUtc="2026-02-24T04:31:00Z">
            <w:rPr>
              <w:rStyle w:val="af2"/>
              <w:rFonts w:ascii="Roboto" w:hAnsi="Roboto"/>
            </w:rPr>
          </w:rPrChange>
        </w:rPr>
        <w:t>-</w:t>
      </w:r>
      <w:r w:rsidRPr="009C4BAE">
        <w:rPr>
          <w:rStyle w:val="af2"/>
          <w:rFonts w:ascii="Roboto" w:hAnsi="Roboto"/>
          <w:lang w:val="uz-Cyrl-UZ"/>
          <w:rPrChange w:id="10171" w:author="Nozimjon Ortiqov" w:date="2026-02-24T09:31:00Z" w16du:dateUtc="2026-02-24T04:31:00Z">
            <w:rPr>
              <w:rStyle w:val="af2"/>
              <w:rFonts w:ascii="Roboto" w:hAnsi="Roboto"/>
              <w:lang w:val="en-US"/>
            </w:rPr>
          </w:rPrChange>
        </w:rPr>
        <w:t>to</w:t>
      </w:r>
      <w:r w:rsidRPr="009C4BAE">
        <w:rPr>
          <w:rStyle w:val="af2"/>
          <w:rFonts w:ascii="Roboto" w:hAnsi="Roboto"/>
          <w:lang w:val="uz-Cyrl-UZ"/>
          <w:rPrChange w:id="10172" w:author="Nozimjon Ortiqov" w:date="2026-02-24T09:31:00Z" w16du:dateUtc="2026-02-24T04:31:00Z">
            <w:rPr>
              <w:rStyle w:val="af2"/>
              <w:rFonts w:ascii="Roboto" w:hAnsi="Roboto"/>
            </w:rPr>
          </w:rPrChange>
        </w:rPr>
        <w:t>-</w:t>
      </w:r>
      <w:r w:rsidRPr="009C4BAE">
        <w:rPr>
          <w:rStyle w:val="af2"/>
          <w:rFonts w:ascii="Roboto" w:hAnsi="Roboto"/>
          <w:lang w:val="uz-Cyrl-UZ"/>
          <w:rPrChange w:id="10173" w:author="Nozimjon Ortiqov" w:date="2026-02-24T09:31:00Z" w16du:dateUtc="2026-02-24T04:31:00Z">
            <w:rPr>
              <w:rStyle w:val="af2"/>
              <w:rFonts w:ascii="Roboto" w:hAnsi="Roboto"/>
              <w:lang w:val="en-US"/>
            </w:rPr>
          </w:rPrChange>
        </w:rPr>
        <w:t>apply</w:t>
      </w:r>
      <w:r w:rsidRPr="009C4BAE">
        <w:rPr>
          <w:rStyle w:val="af2"/>
          <w:rFonts w:ascii="Roboto" w:hAnsi="Roboto"/>
          <w:lang w:val="uz-Cyrl-UZ"/>
          <w:rPrChange w:id="10174" w:author="Nozimjon Ortiqov" w:date="2026-02-24T09:31:00Z" w16du:dateUtc="2026-02-24T04:31:00Z">
            <w:rPr>
              <w:rStyle w:val="af2"/>
              <w:rFonts w:ascii="Roboto" w:hAnsi="Roboto"/>
            </w:rPr>
          </w:rPrChange>
        </w:rPr>
        <w:t>-</w:t>
      </w:r>
      <w:r w:rsidRPr="009C4BAE">
        <w:rPr>
          <w:rStyle w:val="af2"/>
          <w:rFonts w:ascii="Roboto" w:hAnsi="Roboto"/>
          <w:lang w:val="uz-Cyrl-UZ"/>
          <w:rPrChange w:id="10175" w:author="Nozimjon Ortiqov" w:date="2026-02-24T09:31:00Z" w16du:dateUtc="2026-02-24T04:31:00Z">
            <w:rPr>
              <w:rStyle w:val="af2"/>
              <w:rFonts w:ascii="Roboto" w:hAnsi="Roboto"/>
              <w:lang w:val="en-US"/>
            </w:rPr>
          </w:rPrChange>
        </w:rPr>
        <w:t>for</w:t>
      </w:r>
      <w:r w:rsidRPr="009C4BAE">
        <w:rPr>
          <w:rStyle w:val="af2"/>
          <w:rFonts w:ascii="Roboto" w:hAnsi="Roboto"/>
          <w:lang w:val="uz-Cyrl-UZ"/>
          <w:rPrChange w:id="10176" w:author="Nozimjon Ortiqov" w:date="2026-02-24T09:31:00Z" w16du:dateUtc="2026-02-24T04:31:00Z">
            <w:rPr>
              <w:rStyle w:val="af2"/>
              <w:rFonts w:ascii="Roboto" w:hAnsi="Roboto"/>
            </w:rPr>
          </w:rPrChange>
        </w:rPr>
        <w:t>-</w:t>
      </w:r>
      <w:r w:rsidRPr="009C4BAE">
        <w:rPr>
          <w:rStyle w:val="af2"/>
          <w:rFonts w:ascii="Roboto" w:hAnsi="Roboto"/>
          <w:lang w:val="uz-Cyrl-UZ"/>
          <w:rPrChange w:id="10177"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178" w:author="Nozimjon Ortiqov" w:date="2026-02-24T09:31:00Z" w16du:dateUtc="2026-02-24T04:31:00Z">
            <w:rPr>
              <w:rStyle w:val="af2"/>
              <w:rFonts w:ascii="Roboto" w:hAnsi="Roboto"/>
            </w:rPr>
          </w:rPrChange>
        </w:rPr>
        <w:t>-</w:t>
      </w:r>
      <w:r w:rsidRPr="009C4BAE">
        <w:rPr>
          <w:rStyle w:val="af2"/>
          <w:rFonts w:ascii="Roboto" w:hAnsi="Roboto"/>
          <w:lang w:val="uz-Cyrl-UZ"/>
          <w:rPrChange w:id="10179" w:author="Nozimjon Ortiqov" w:date="2026-02-24T09:31:00Z" w16du:dateUtc="2026-02-24T04:31:00Z">
            <w:rPr>
              <w:rStyle w:val="af2"/>
              <w:rFonts w:ascii="Roboto" w:hAnsi="Roboto"/>
              <w:lang w:val="en-US"/>
            </w:rPr>
          </w:rPrChange>
        </w:rPr>
        <w:t>licence</w:t>
      </w:r>
      <w:r w:rsidRPr="009C4BAE">
        <w:rPr>
          <w:rStyle w:val="af2"/>
          <w:rFonts w:ascii="Roboto" w:hAnsi="Roboto"/>
          <w:lang w:val="uz-Cyrl-UZ"/>
          <w:rPrChange w:id="10180" w:author="Nozimjon Ortiqov" w:date="2026-02-24T09:31:00Z" w16du:dateUtc="2026-02-24T04:31:00Z">
            <w:rPr>
              <w:rStyle w:val="af2"/>
              <w:rFonts w:ascii="Roboto" w:hAnsi="Roboto"/>
            </w:rPr>
          </w:rPrChange>
        </w:rPr>
        <w:t>-</w:t>
      </w:r>
      <w:r w:rsidRPr="009C4BAE">
        <w:rPr>
          <w:rStyle w:val="af2"/>
          <w:rFonts w:ascii="Roboto" w:hAnsi="Roboto"/>
          <w:lang w:val="uz-Cyrl-UZ"/>
          <w:rPrChange w:id="10181" w:author="Nozimjon Ortiqov" w:date="2026-02-24T09:31:00Z" w16du:dateUtc="2026-02-24T04:31:00Z">
            <w:rPr>
              <w:rStyle w:val="af2"/>
              <w:rFonts w:ascii="Roboto" w:hAnsi="Roboto"/>
              <w:lang w:val="en-US"/>
            </w:rPr>
          </w:rPrChange>
        </w:rPr>
        <w:t>under</w:t>
      </w:r>
      <w:r w:rsidRPr="009C4BAE">
        <w:rPr>
          <w:rStyle w:val="af2"/>
          <w:rFonts w:ascii="Roboto" w:hAnsi="Roboto"/>
          <w:lang w:val="uz-Cyrl-UZ"/>
          <w:rPrChange w:id="10182" w:author="Nozimjon Ortiqov" w:date="2026-02-24T09:31:00Z" w16du:dateUtc="2026-02-24T04:31:00Z">
            <w:rPr>
              <w:rStyle w:val="af2"/>
              <w:rFonts w:ascii="Roboto" w:hAnsi="Roboto"/>
            </w:rPr>
          </w:rPrChange>
        </w:rPr>
        <w:t>-</w:t>
      </w:r>
      <w:r w:rsidRPr="009C4BAE">
        <w:rPr>
          <w:rStyle w:val="af2"/>
          <w:rFonts w:ascii="Roboto" w:hAnsi="Roboto"/>
          <w:lang w:val="uz-Cyrl-UZ"/>
          <w:rPrChange w:id="10183" w:author="Nozimjon Ortiqov" w:date="2026-02-24T09:31:00Z" w16du:dateUtc="2026-02-24T04:31:00Z">
            <w:rPr>
              <w:rStyle w:val="af2"/>
              <w:rFonts w:ascii="Roboto" w:hAnsi="Roboto"/>
              <w:lang w:val="en-US"/>
            </w:rPr>
          </w:rPrChange>
        </w:rPr>
        <w:t>new</w:t>
      </w:r>
      <w:r w:rsidRPr="009C4BAE">
        <w:rPr>
          <w:rStyle w:val="af2"/>
          <w:rFonts w:ascii="Roboto" w:hAnsi="Roboto"/>
          <w:lang w:val="uz-Cyrl-UZ"/>
          <w:rPrChange w:id="10184" w:author="Nozimjon Ortiqov" w:date="2026-02-24T09:31:00Z" w16du:dateUtc="2026-02-24T04:31:00Z">
            <w:rPr>
              <w:rStyle w:val="af2"/>
              <w:rFonts w:ascii="Roboto" w:hAnsi="Roboto"/>
            </w:rPr>
          </w:rPrChange>
        </w:rPr>
        <w:t>-</w:t>
      </w:r>
      <w:r w:rsidRPr="009C4BAE">
        <w:rPr>
          <w:rStyle w:val="af2"/>
          <w:rFonts w:ascii="Roboto" w:hAnsi="Roboto"/>
          <w:lang w:val="uz-Cyrl-UZ"/>
          <w:rPrChange w:id="10185" w:author="Nozimjon Ortiqov" w:date="2026-02-24T09:31:00Z" w16du:dateUtc="2026-02-24T04:31:00Z">
            <w:rPr>
              <w:rStyle w:val="af2"/>
              <w:rFonts w:ascii="Roboto" w:hAnsi="Roboto"/>
              <w:lang w:val="en-US"/>
            </w:rPr>
          </w:rPrChange>
        </w:rPr>
        <w:t>laws</w:t>
      </w:r>
      <w:r w:rsidRPr="009C4BAE">
        <w:rPr>
          <w:rStyle w:val="af2"/>
          <w:rFonts w:ascii="Roboto" w:hAnsi="Roboto"/>
          <w:lang w:val="uz-Cyrl-UZ"/>
          <w:rPrChange w:id="10186" w:author="Nozimjon Ortiqov" w:date="2026-02-24T09:31:00Z" w16du:dateUtc="2026-02-24T04:31:00Z">
            <w:rPr>
              <w:rStyle w:val="af2"/>
              <w:rFonts w:ascii="Roboto" w:hAnsi="Roboto"/>
            </w:rPr>
          </w:rPrChange>
        </w:rPr>
        <w:t>/</w:t>
      </w:r>
      <w:r w:rsidRPr="009C4BAE">
        <w:rPr>
          <w:rFonts w:ascii="Roboto" w:hAnsi="Roboto"/>
          <w:lang w:val="uz-Cyrl-UZ"/>
          <w:rPrChange w:id="10187" w:author="Nozimjon Ortiqov" w:date="2026-02-24T09:31:00Z" w16du:dateUtc="2026-02-24T04:31:00Z">
            <w:rPr/>
          </w:rPrChange>
        </w:rPr>
        <w:fldChar w:fldCharType="end"/>
      </w:r>
    </w:p>
    <w:p w14:paraId="3F01433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188" w:author="Nozimjon Ortiqov" w:date="2026-02-24T09:31:00Z" w16du:dateUtc="2026-02-24T04:31:00Z">
            <w:rPr>
              <w:rFonts w:ascii="Roboto" w:hAnsi="Roboto"/>
            </w:rPr>
          </w:rPrChange>
        </w:rPr>
        <w:pPrChange w:id="1018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190" w:author="Nozimjon Ortiqov" w:date="2026-02-24T09:31:00Z" w16du:dateUtc="2026-02-24T04:31:00Z">
            <w:rPr>
              <w:rFonts w:ascii="Roboto" w:hAnsi="Roboto"/>
              <w:lang w:val="en-US"/>
            </w:rPr>
          </w:rPrChange>
        </w:rPr>
        <w:lastRenderedPageBreak/>
        <w:t xml:space="preserve">ASIC. (2019). RG 209 Credit licensing: Responsible lending conduct (Regulatory Guide). </w:t>
      </w:r>
      <w:r w:rsidRPr="009C4BAE">
        <w:rPr>
          <w:rFonts w:ascii="Roboto" w:hAnsi="Roboto"/>
          <w:lang w:val="uz-Cyrl-UZ"/>
          <w:rPrChange w:id="10191" w:author="Nozimjon Ortiqov" w:date="2026-02-24T09:31:00Z" w16du:dateUtc="2026-02-24T04:31:00Z">
            <w:rPr/>
          </w:rPrChange>
        </w:rPr>
        <w:fldChar w:fldCharType="begin"/>
      </w:r>
      <w:r w:rsidRPr="009C4BAE">
        <w:rPr>
          <w:rFonts w:ascii="Roboto" w:hAnsi="Roboto"/>
          <w:lang w:val="uz-Cyrl-UZ"/>
          <w:rPrChange w:id="10192" w:author="Nozimjon Ortiqov" w:date="2026-02-24T09:31:00Z" w16du:dateUtc="2026-02-24T04:31:00Z">
            <w:rPr/>
          </w:rPrChange>
        </w:rPr>
        <w:instrText>HYPERLINK "https://www.asic.gov.au/regulatory-resources/find-a-document/regulatory-guides/rg-209-credit-licensing-responsible-lending-conduct/"</w:instrText>
      </w:r>
      <w:r w:rsidRPr="007A79F7">
        <w:rPr>
          <w:rFonts w:ascii="Roboto" w:hAnsi="Roboto"/>
          <w:lang w:val="uz-Cyrl-UZ"/>
        </w:rPr>
      </w:r>
      <w:r w:rsidRPr="009C4BAE">
        <w:rPr>
          <w:rFonts w:ascii="Roboto" w:hAnsi="Roboto"/>
          <w:lang w:val="uz-Cyrl-UZ"/>
          <w:rPrChange w:id="10193" w:author="Nozimjon Ortiqov" w:date="2026-02-24T09:31:00Z" w16du:dateUtc="2026-02-24T04:31:00Z">
            <w:rPr/>
          </w:rPrChange>
        </w:rPr>
        <w:fldChar w:fldCharType="separate"/>
      </w:r>
      <w:r w:rsidRPr="009C4BAE">
        <w:rPr>
          <w:rStyle w:val="af2"/>
          <w:rFonts w:ascii="Roboto" w:hAnsi="Roboto"/>
          <w:lang w:val="uz-Cyrl-UZ"/>
          <w:rPrChange w:id="10194"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195" w:author="Nozimjon Ortiqov" w:date="2026-02-24T09:31:00Z" w16du:dateUtc="2026-02-24T04:31:00Z">
            <w:rPr>
              <w:rStyle w:val="af2"/>
              <w:rFonts w:ascii="Roboto" w:hAnsi="Roboto"/>
            </w:rPr>
          </w:rPrChange>
        </w:rPr>
        <w:t>://</w:t>
      </w:r>
      <w:r w:rsidRPr="009C4BAE">
        <w:rPr>
          <w:rStyle w:val="af2"/>
          <w:rFonts w:ascii="Roboto" w:hAnsi="Roboto"/>
          <w:lang w:val="uz-Cyrl-UZ"/>
          <w:rPrChange w:id="10196"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197" w:author="Nozimjon Ortiqov" w:date="2026-02-24T09:31:00Z" w16du:dateUtc="2026-02-24T04:31:00Z">
            <w:rPr>
              <w:rStyle w:val="af2"/>
              <w:rFonts w:ascii="Roboto" w:hAnsi="Roboto"/>
            </w:rPr>
          </w:rPrChange>
        </w:rPr>
        <w:t>.</w:t>
      </w:r>
      <w:r w:rsidRPr="009C4BAE">
        <w:rPr>
          <w:rStyle w:val="af2"/>
          <w:rFonts w:ascii="Roboto" w:hAnsi="Roboto"/>
          <w:lang w:val="uz-Cyrl-UZ"/>
          <w:rPrChange w:id="10198"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99" w:author="Nozimjon Ortiqov" w:date="2026-02-24T09:31:00Z" w16du:dateUtc="2026-02-24T04:31:00Z">
            <w:rPr>
              <w:rStyle w:val="af2"/>
              <w:rFonts w:ascii="Roboto" w:hAnsi="Roboto"/>
            </w:rPr>
          </w:rPrChange>
        </w:rPr>
        <w:t>.</w:t>
      </w:r>
      <w:r w:rsidRPr="009C4BAE">
        <w:rPr>
          <w:rStyle w:val="af2"/>
          <w:rFonts w:ascii="Roboto" w:hAnsi="Roboto"/>
          <w:lang w:val="uz-Cyrl-UZ"/>
          <w:rPrChange w:id="10200"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201" w:author="Nozimjon Ortiqov" w:date="2026-02-24T09:31:00Z" w16du:dateUtc="2026-02-24T04:31:00Z">
            <w:rPr>
              <w:rStyle w:val="af2"/>
              <w:rFonts w:ascii="Roboto" w:hAnsi="Roboto"/>
            </w:rPr>
          </w:rPrChange>
        </w:rPr>
        <w:t>.</w:t>
      </w:r>
      <w:r w:rsidRPr="009C4BAE">
        <w:rPr>
          <w:rStyle w:val="af2"/>
          <w:rFonts w:ascii="Roboto" w:hAnsi="Roboto"/>
          <w:lang w:val="uz-Cyrl-UZ"/>
          <w:rPrChange w:id="10202"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203" w:author="Nozimjon Ortiqov" w:date="2026-02-24T09:31:00Z" w16du:dateUtc="2026-02-24T04:31:00Z">
            <w:rPr>
              <w:rStyle w:val="af2"/>
              <w:rFonts w:ascii="Roboto" w:hAnsi="Roboto"/>
            </w:rPr>
          </w:rPrChange>
        </w:rPr>
        <w:t>/</w:t>
      </w:r>
      <w:r w:rsidRPr="009C4BAE">
        <w:rPr>
          <w:rStyle w:val="af2"/>
          <w:rFonts w:ascii="Roboto" w:hAnsi="Roboto"/>
          <w:lang w:val="uz-Cyrl-UZ"/>
          <w:rPrChange w:id="10204"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205" w:author="Nozimjon Ortiqov" w:date="2026-02-24T09:31:00Z" w16du:dateUtc="2026-02-24T04:31:00Z">
            <w:rPr>
              <w:rStyle w:val="af2"/>
              <w:rFonts w:ascii="Roboto" w:hAnsi="Roboto"/>
            </w:rPr>
          </w:rPrChange>
        </w:rPr>
        <w:t>-</w:t>
      </w:r>
      <w:r w:rsidRPr="009C4BAE">
        <w:rPr>
          <w:rStyle w:val="af2"/>
          <w:rFonts w:ascii="Roboto" w:hAnsi="Roboto"/>
          <w:lang w:val="uz-Cyrl-UZ"/>
          <w:rPrChange w:id="10206" w:author="Nozimjon Ortiqov" w:date="2026-02-24T09:31:00Z" w16du:dateUtc="2026-02-24T04:31:00Z">
            <w:rPr>
              <w:rStyle w:val="af2"/>
              <w:rFonts w:ascii="Roboto" w:hAnsi="Roboto"/>
              <w:lang w:val="en-US"/>
            </w:rPr>
          </w:rPrChange>
        </w:rPr>
        <w:t>resources</w:t>
      </w:r>
      <w:r w:rsidRPr="009C4BAE">
        <w:rPr>
          <w:rStyle w:val="af2"/>
          <w:rFonts w:ascii="Roboto" w:hAnsi="Roboto"/>
          <w:lang w:val="uz-Cyrl-UZ"/>
          <w:rPrChange w:id="10207" w:author="Nozimjon Ortiqov" w:date="2026-02-24T09:31:00Z" w16du:dateUtc="2026-02-24T04:31:00Z">
            <w:rPr>
              <w:rStyle w:val="af2"/>
              <w:rFonts w:ascii="Roboto" w:hAnsi="Roboto"/>
            </w:rPr>
          </w:rPrChange>
        </w:rPr>
        <w:t>/</w:t>
      </w:r>
      <w:r w:rsidRPr="009C4BAE">
        <w:rPr>
          <w:rStyle w:val="af2"/>
          <w:rFonts w:ascii="Roboto" w:hAnsi="Roboto"/>
          <w:lang w:val="uz-Cyrl-UZ"/>
          <w:rPrChange w:id="10208" w:author="Nozimjon Ortiqov" w:date="2026-02-24T09:31:00Z" w16du:dateUtc="2026-02-24T04:31:00Z">
            <w:rPr>
              <w:rStyle w:val="af2"/>
              <w:rFonts w:ascii="Roboto" w:hAnsi="Roboto"/>
              <w:lang w:val="en-US"/>
            </w:rPr>
          </w:rPrChange>
        </w:rPr>
        <w:t>find</w:t>
      </w:r>
      <w:r w:rsidRPr="009C4BAE">
        <w:rPr>
          <w:rStyle w:val="af2"/>
          <w:rFonts w:ascii="Roboto" w:hAnsi="Roboto"/>
          <w:lang w:val="uz-Cyrl-UZ"/>
          <w:rPrChange w:id="10209" w:author="Nozimjon Ortiqov" w:date="2026-02-24T09:31:00Z" w16du:dateUtc="2026-02-24T04:31:00Z">
            <w:rPr>
              <w:rStyle w:val="af2"/>
              <w:rFonts w:ascii="Roboto" w:hAnsi="Roboto"/>
            </w:rPr>
          </w:rPrChange>
        </w:rPr>
        <w:t>-</w:t>
      </w:r>
      <w:r w:rsidRPr="009C4BAE">
        <w:rPr>
          <w:rStyle w:val="af2"/>
          <w:rFonts w:ascii="Roboto" w:hAnsi="Roboto"/>
          <w:lang w:val="uz-Cyrl-UZ"/>
          <w:rPrChange w:id="10210"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211" w:author="Nozimjon Ortiqov" w:date="2026-02-24T09:31:00Z" w16du:dateUtc="2026-02-24T04:31:00Z">
            <w:rPr>
              <w:rStyle w:val="af2"/>
              <w:rFonts w:ascii="Roboto" w:hAnsi="Roboto"/>
            </w:rPr>
          </w:rPrChange>
        </w:rPr>
        <w:t>-</w:t>
      </w:r>
      <w:r w:rsidRPr="009C4BAE">
        <w:rPr>
          <w:rStyle w:val="af2"/>
          <w:rFonts w:ascii="Roboto" w:hAnsi="Roboto"/>
          <w:lang w:val="uz-Cyrl-UZ"/>
          <w:rPrChange w:id="10212" w:author="Nozimjon Ortiqov" w:date="2026-02-24T09:31:00Z" w16du:dateUtc="2026-02-24T04:31:00Z">
            <w:rPr>
              <w:rStyle w:val="af2"/>
              <w:rFonts w:ascii="Roboto" w:hAnsi="Roboto"/>
              <w:lang w:val="en-US"/>
            </w:rPr>
          </w:rPrChange>
        </w:rPr>
        <w:t>document</w:t>
      </w:r>
      <w:r w:rsidRPr="009C4BAE">
        <w:rPr>
          <w:rStyle w:val="af2"/>
          <w:rFonts w:ascii="Roboto" w:hAnsi="Roboto"/>
          <w:lang w:val="uz-Cyrl-UZ"/>
          <w:rPrChange w:id="10213" w:author="Nozimjon Ortiqov" w:date="2026-02-24T09:31:00Z" w16du:dateUtc="2026-02-24T04:31:00Z">
            <w:rPr>
              <w:rStyle w:val="af2"/>
              <w:rFonts w:ascii="Roboto" w:hAnsi="Roboto"/>
            </w:rPr>
          </w:rPrChange>
        </w:rPr>
        <w:t>/</w:t>
      </w:r>
      <w:r w:rsidRPr="009C4BAE">
        <w:rPr>
          <w:rStyle w:val="af2"/>
          <w:rFonts w:ascii="Roboto" w:hAnsi="Roboto"/>
          <w:lang w:val="uz-Cyrl-UZ"/>
          <w:rPrChange w:id="10214"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215" w:author="Nozimjon Ortiqov" w:date="2026-02-24T09:31:00Z" w16du:dateUtc="2026-02-24T04:31:00Z">
            <w:rPr>
              <w:rStyle w:val="af2"/>
              <w:rFonts w:ascii="Roboto" w:hAnsi="Roboto"/>
            </w:rPr>
          </w:rPrChange>
        </w:rPr>
        <w:t>-</w:t>
      </w:r>
      <w:r w:rsidRPr="009C4BAE">
        <w:rPr>
          <w:rStyle w:val="af2"/>
          <w:rFonts w:ascii="Roboto" w:hAnsi="Roboto"/>
          <w:lang w:val="uz-Cyrl-UZ"/>
          <w:rPrChange w:id="10216" w:author="Nozimjon Ortiqov" w:date="2026-02-24T09:31:00Z" w16du:dateUtc="2026-02-24T04:31:00Z">
            <w:rPr>
              <w:rStyle w:val="af2"/>
              <w:rFonts w:ascii="Roboto" w:hAnsi="Roboto"/>
              <w:lang w:val="en-US"/>
            </w:rPr>
          </w:rPrChange>
        </w:rPr>
        <w:t>guides</w:t>
      </w:r>
      <w:r w:rsidRPr="009C4BAE">
        <w:rPr>
          <w:rStyle w:val="af2"/>
          <w:rFonts w:ascii="Roboto" w:hAnsi="Roboto"/>
          <w:lang w:val="uz-Cyrl-UZ"/>
          <w:rPrChange w:id="10217" w:author="Nozimjon Ortiqov" w:date="2026-02-24T09:31:00Z" w16du:dateUtc="2026-02-24T04:31:00Z">
            <w:rPr>
              <w:rStyle w:val="af2"/>
              <w:rFonts w:ascii="Roboto" w:hAnsi="Roboto"/>
            </w:rPr>
          </w:rPrChange>
        </w:rPr>
        <w:t>/</w:t>
      </w:r>
      <w:r w:rsidRPr="009C4BAE">
        <w:rPr>
          <w:rStyle w:val="af2"/>
          <w:rFonts w:ascii="Roboto" w:hAnsi="Roboto"/>
          <w:lang w:val="uz-Cyrl-UZ"/>
          <w:rPrChange w:id="10218" w:author="Nozimjon Ortiqov" w:date="2026-02-24T09:31:00Z" w16du:dateUtc="2026-02-24T04:31:00Z">
            <w:rPr>
              <w:rStyle w:val="af2"/>
              <w:rFonts w:ascii="Roboto" w:hAnsi="Roboto"/>
              <w:lang w:val="en-US"/>
            </w:rPr>
          </w:rPrChange>
        </w:rPr>
        <w:t>rg</w:t>
      </w:r>
      <w:r w:rsidRPr="009C4BAE">
        <w:rPr>
          <w:rStyle w:val="af2"/>
          <w:rFonts w:ascii="Roboto" w:hAnsi="Roboto"/>
          <w:lang w:val="uz-Cyrl-UZ"/>
          <w:rPrChange w:id="10219" w:author="Nozimjon Ortiqov" w:date="2026-02-24T09:31:00Z" w16du:dateUtc="2026-02-24T04:31:00Z">
            <w:rPr>
              <w:rStyle w:val="af2"/>
              <w:rFonts w:ascii="Roboto" w:hAnsi="Roboto"/>
            </w:rPr>
          </w:rPrChange>
        </w:rPr>
        <w:t>-209-</w:t>
      </w:r>
      <w:r w:rsidRPr="009C4BAE">
        <w:rPr>
          <w:rStyle w:val="af2"/>
          <w:rFonts w:ascii="Roboto" w:hAnsi="Roboto"/>
          <w:lang w:val="uz-Cyrl-UZ"/>
          <w:rPrChange w:id="10220"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221" w:author="Nozimjon Ortiqov" w:date="2026-02-24T09:31:00Z" w16du:dateUtc="2026-02-24T04:31:00Z">
            <w:rPr>
              <w:rStyle w:val="af2"/>
              <w:rFonts w:ascii="Roboto" w:hAnsi="Roboto"/>
            </w:rPr>
          </w:rPrChange>
        </w:rPr>
        <w:t>-</w:t>
      </w:r>
      <w:r w:rsidRPr="009C4BAE">
        <w:rPr>
          <w:rStyle w:val="af2"/>
          <w:rFonts w:ascii="Roboto" w:hAnsi="Roboto"/>
          <w:lang w:val="uz-Cyrl-UZ"/>
          <w:rPrChange w:id="10222" w:author="Nozimjon Ortiqov" w:date="2026-02-24T09:31:00Z" w16du:dateUtc="2026-02-24T04:31:00Z">
            <w:rPr>
              <w:rStyle w:val="af2"/>
              <w:rFonts w:ascii="Roboto" w:hAnsi="Roboto"/>
              <w:lang w:val="en-US"/>
            </w:rPr>
          </w:rPrChange>
        </w:rPr>
        <w:t>licensing</w:t>
      </w:r>
      <w:r w:rsidRPr="009C4BAE">
        <w:rPr>
          <w:rStyle w:val="af2"/>
          <w:rFonts w:ascii="Roboto" w:hAnsi="Roboto"/>
          <w:lang w:val="uz-Cyrl-UZ"/>
          <w:rPrChange w:id="10223" w:author="Nozimjon Ortiqov" w:date="2026-02-24T09:31:00Z" w16du:dateUtc="2026-02-24T04:31:00Z">
            <w:rPr>
              <w:rStyle w:val="af2"/>
              <w:rFonts w:ascii="Roboto" w:hAnsi="Roboto"/>
            </w:rPr>
          </w:rPrChange>
        </w:rPr>
        <w:t>-</w:t>
      </w:r>
      <w:r w:rsidRPr="009C4BAE">
        <w:rPr>
          <w:rStyle w:val="af2"/>
          <w:rFonts w:ascii="Roboto" w:hAnsi="Roboto"/>
          <w:lang w:val="uz-Cyrl-UZ"/>
          <w:rPrChange w:id="10224" w:author="Nozimjon Ortiqov" w:date="2026-02-24T09:31:00Z" w16du:dateUtc="2026-02-24T04:31:00Z">
            <w:rPr>
              <w:rStyle w:val="af2"/>
              <w:rFonts w:ascii="Roboto" w:hAnsi="Roboto"/>
              <w:lang w:val="en-US"/>
            </w:rPr>
          </w:rPrChange>
        </w:rPr>
        <w:t>responsible</w:t>
      </w:r>
      <w:r w:rsidRPr="009C4BAE">
        <w:rPr>
          <w:rStyle w:val="af2"/>
          <w:rFonts w:ascii="Roboto" w:hAnsi="Roboto"/>
          <w:lang w:val="uz-Cyrl-UZ"/>
          <w:rPrChange w:id="10225" w:author="Nozimjon Ortiqov" w:date="2026-02-24T09:31:00Z" w16du:dateUtc="2026-02-24T04:31:00Z">
            <w:rPr>
              <w:rStyle w:val="af2"/>
              <w:rFonts w:ascii="Roboto" w:hAnsi="Roboto"/>
            </w:rPr>
          </w:rPrChange>
        </w:rPr>
        <w:t>-</w:t>
      </w:r>
      <w:r w:rsidRPr="009C4BAE">
        <w:rPr>
          <w:rStyle w:val="af2"/>
          <w:rFonts w:ascii="Roboto" w:hAnsi="Roboto"/>
          <w:lang w:val="uz-Cyrl-UZ"/>
          <w:rPrChange w:id="10226" w:author="Nozimjon Ortiqov" w:date="2026-02-24T09:31:00Z" w16du:dateUtc="2026-02-24T04:31:00Z">
            <w:rPr>
              <w:rStyle w:val="af2"/>
              <w:rFonts w:ascii="Roboto" w:hAnsi="Roboto"/>
              <w:lang w:val="en-US"/>
            </w:rPr>
          </w:rPrChange>
        </w:rPr>
        <w:t>lending</w:t>
      </w:r>
      <w:r w:rsidRPr="009C4BAE">
        <w:rPr>
          <w:rStyle w:val="af2"/>
          <w:rFonts w:ascii="Roboto" w:hAnsi="Roboto"/>
          <w:lang w:val="uz-Cyrl-UZ"/>
          <w:rPrChange w:id="10227" w:author="Nozimjon Ortiqov" w:date="2026-02-24T09:31:00Z" w16du:dateUtc="2026-02-24T04:31:00Z">
            <w:rPr>
              <w:rStyle w:val="af2"/>
              <w:rFonts w:ascii="Roboto" w:hAnsi="Roboto"/>
            </w:rPr>
          </w:rPrChange>
        </w:rPr>
        <w:t>-</w:t>
      </w:r>
      <w:r w:rsidRPr="009C4BAE">
        <w:rPr>
          <w:rStyle w:val="af2"/>
          <w:rFonts w:ascii="Roboto" w:hAnsi="Roboto"/>
          <w:lang w:val="uz-Cyrl-UZ"/>
          <w:rPrChange w:id="10228" w:author="Nozimjon Ortiqov" w:date="2026-02-24T09:31:00Z" w16du:dateUtc="2026-02-24T04:31:00Z">
            <w:rPr>
              <w:rStyle w:val="af2"/>
              <w:rFonts w:ascii="Roboto" w:hAnsi="Roboto"/>
              <w:lang w:val="en-US"/>
            </w:rPr>
          </w:rPrChange>
        </w:rPr>
        <w:t>conduct</w:t>
      </w:r>
      <w:r w:rsidRPr="009C4BAE">
        <w:rPr>
          <w:rStyle w:val="af2"/>
          <w:rFonts w:ascii="Roboto" w:hAnsi="Roboto"/>
          <w:lang w:val="uz-Cyrl-UZ"/>
          <w:rPrChange w:id="10229" w:author="Nozimjon Ortiqov" w:date="2026-02-24T09:31:00Z" w16du:dateUtc="2026-02-24T04:31:00Z">
            <w:rPr>
              <w:rStyle w:val="af2"/>
              <w:rFonts w:ascii="Roboto" w:hAnsi="Roboto"/>
            </w:rPr>
          </w:rPrChange>
        </w:rPr>
        <w:t>/</w:t>
      </w:r>
      <w:r w:rsidRPr="009C4BAE">
        <w:rPr>
          <w:rFonts w:ascii="Roboto" w:hAnsi="Roboto"/>
          <w:lang w:val="uz-Cyrl-UZ"/>
          <w:rPrChange w:id="10230" w:author="Nozimjon Ortiqov" w:date="2026-02-24T09:31:00Z" w16du:dateUtc="2026-02-24T04:31:00Z">
            <w:rPr/>
          </w:rPrChange>
        </w:rPr>
        <w:fldChar w:fldCharType="end"/>
      </w:r>
    </w:p>
    <w:p w14:paraId="2E7BED6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231" w:author="Nozimjon Ortiqov" w:date="2026-02-24T09:31:00Z" w16du:dateUtc="2026-02-24T04:31:00Z">
            <w:rPr>
              <w:rFonts w:ascii="Roboto" w:hAnsi="Roboto"/>
            </w:rPr>
          </w:rPrChange>
        </w:rPr>
        <w:pPrChange w:id="10232"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233" w:author="Nozimjon Ortiqov" w:date="2026-02-24T09:31:00Z" w16du:dateUtc="2026-02-24T04:31:00Z">
            <w:rPr>
              <w:rFonts w:ascii="Roboto" w:hAnsi="Roboto"/>
              <w:lang w:val="en-US"/>
            </w:rPr>
          </w:rPrChange>
        </w:rPr>
        <w:t xml:space="preserve">The Agency of the Republic of Kazakhstan for Regulation and Development of the Financial Market (ARDFM). </w:t>
      </w:r>
      <w:r w:rsidRPr="009C4BAE">
        <w:rPr>
          <w:rFonts w:ascii="Roboto" w:hAnsi="Roboto"/>
          <w:lang w:val="uz-Cyrl-UZ"/>
          <w:rPrChange w:id="10234" w:author="Nozimjon Ortiqov" w:date="2026-02-24T09:31:00Z" w16du:dateUtc="2026-02-24T04:31:00Z">
            <w:rPr>
              <w:rFonts w:ascii="Roboto" w:hAnsi="Roboto"/>
            </w:rPr>
          </w:rPrChange>
        </w:rPr>
        <w:t>(</w:t>
      </w:r>
      <w:r w:rsidRPr="009C4BAE">
        <w:rPr>
          <w:rFonts w:ascii="Roboto" w:hAnsi="Roboto"/>
          <w:lang w:val="uz-Cyrl-UZ"/>
          <w:rPrChange w:id="10235" w:author="Nozimjon Ortiqov" w:date="2026-02-24T09:31:00Z" w16du:dateUtc="2026-02-24T04:31:00Z">
            <w:rPr>
              <w:rFonts w:ascii="Roboto" w:hAnsi="Roboto"/>
              <w:lang w:val="en-US"/>
            </w:rPr>
          </w:rPrChange>
        </w:rPr>
        <w:t>n</w:t>
      </w:r>
      <w:r w:rsidRPr="009C4BAE">
        <w:rPr>
          <w:rFonts w:ascii="Roboto" w:hAnsi="Roboto"/>
          <w:lang w:val="uz-Cyrl-UZ"/>
          <w:rPrChange w:id="10236" w:author="Nozimjon Ortiqov" w:date="2026-02-24T09:31:00Z" w16du:dateUtc="2026-02-24T04:31:00Z">
            <w:rPr>
              <w:rFonts w:ascii="Roboto" w:hAnsi="Roboto"/>
            </w:rPr>
          </w:rPrChange>
        </w:rPr>
        <w:t>.</w:t>
      </w:r>
      <w:r w:rsidRPr="009C4BAE">
        <w:rPr>
          <w:rFonts w:ascii="Roboto" w:hAnsi="Roboto"/>
          <w:lang w:val="uz-Cyrl-UZ"/>
          <w:rPrChange w:id="10237" w:author="Nozimjon Ortiqov" w:date="2026-02-24T09:31:00Z" w16du:dateUtc="2026-02-24T04:31:00Z">
            <w:rPr>
              <w:rFonts w:ascii="Roboto" w:hAnsi="Roboto"/>
              <w:lang w:val="en-US"/>
            </w:rPr>
          </w:rPrChange>
        </w:rPr>
        <w:t>d</w:t>
      </w:r>
      <w:r w:rsidRPr="009C4BAE">
        <w:rPr>
          <w:rFonts w:ascii="Roboto" w:hAnsi="Roboto"/>
          <w:lang w:val="uz-Cyrl-UZ"/>
          <w:rPrChange w:id="10238" w:author="Nozimjon Ortiqov" w:date="2026-02-24T09:31:00Z" w16du:dateUtc="2026-02-24T04:31:00Z">
            <w:rPr>
              <w:rFonts w:ascii="Roboto" w:hAnsi="Roboto"/>
            </w:rPr>
          </w:rPrChange>
        </w:rPr>
        <w:t xml:space="preserve">.). Официальная страница госоргана (мандат/функции). </w:t>
      </w:r>
      <w:r w:rsidRPr="009C4BAE">
        <w:rPr>
          <w:rFonts w:ascii="Roboto" w:hAnsi="Roboto"/>
          <w:lang w:val="uz-Cyrl-UZ"/>
          <w:rPrChange w:id="10239" w:author="Nozimjon Ortiqov" w:date="2026-02-24T09:31:00Z" w16du:dateUtc="2026-02-24T04:31:00Z">
            <w:rPr/>
          </w:rPrChange>
        </w:rPr>
        <w:fldChar w:fldCharType="begin"/>
      </w:r>
      <w:r w:rsidRPr="009C4BAE">
        <w:rPr>
          <w:rFonts w:ascii="Roboto" w:hAnsi="Roboto"/>
          <w:lang w:val="uz-Cyrl-UZ"/>
          <w:rPrChange w:id="10240" w:author="Nozimjon Ortiqov" w:date="2026-02-24T09:31:00Z" w16du:dateUtc="2026-02-24T04:31:00Z">
            <w:rPr/>
          </w:rPrChange>
        </w:rPr>
        <w:instrText>HYPERLINK "https://www.gov.kz/memleket/entities/ardfm?lang=en"</w:instrText>
      </w:r>
      <w:r w:rsidRPr="007A79F7">
        <w:rPr>
          <w:rFonts w:ascii="Roboto" w:hAnsi="Roboto"/>
          <w:lang w:val="uz-Cyrl-UZ"/>
        </w:rPr>
      </w:r>
      <w:r w:rsidRPr="009C4BAE">
        <w:rPr>
          <w:rFonts w:ascii="Roboto" w:hAnsi="Roboto"/>
          <w:lang w:val="uz-Cyrl-UZ"/>
          <w:rPrChange w:id="10241" w:author="Nozimjon Ortiqov" w:date="2026-02-24T09:31:00Z" w16du:dateUtc="2026-02-24T04:31:00Z">
            <w:rPr/>
          </w:rPrChange>
        </w:rPr>
        <w:fldChar w:fldCharType="separate"/>
      </w:r>
      <w:r w:rsidRPr="009C4BAE">
        <w:rPr>
          <w:rStyle w:val="af2"/>
          <w:rFonts w:ascii="Roboto" w:hAnsi="Roboto"/>
          <w:lang w:val="uz-Cyrl-UZ"/>
          <w:rPrChange w:id="10242"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243" w:author="Nozimjon Ortiqov" w:date="2026-02-24T09:31:00Z" w16du:dateUtc="2026-02-24T04:31:00Z">
            <w:rPr>
              <w:rStyle w:val="af2"/>
              <w:rFonts w:ascii="Roboto" w:hAnsi="Roboto"/>
            </w:rPr>
          </w:rPrChange>
        </w:rPr>
        <w:t>://</w:t>
      </w:r>
      <w:r w:rsidRPr="009C4BAE">
        <w:rPr>
          <w:rStyle w:val="af2"/>
          <w:rFonts w:ascii="Roboto" w:hAnsi="Roboto"/>
          <w:lang w:val="uz-Cyrl-UZ"/>
          <w:rPrChange w:id="10244"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245" w:author="Nozimjon Ortiqov" w:date="2026-02-24T09:31:00Z" w16du:dateUtc="2026-02-24T04:31:00Z">
            <w:rPr>
              <w:rStyle w:val="af2"/>
              <w:rFonts w:ascii="Roboto" w:hAnsi="Roboto"/>
            </w:rPr>
          </w:rPrChange>
        </w:rPr>
        <w:t>.</w:t>
      </w:r>
      <w:r w:rsidRPr="009C4BAE">
        <w:rPr>
          <w:rStyle w:val="af2"/>
          <w:rFonts w:ascii="Roboto" w:hAnsi="Roboto"/>
          <w:lang w:val="uz-Cyrl-UZ"/>
          <w:rPrChange w:id="10246"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247" w:author="Nozimjon Ortiqov" w:date="2026-02-24T09:31:00Z" w16du:dateUtc="2026-02-24T04:31:00Z">
            <w:rPr>
              <w:rStyle w:val="af2"/>
              <w:rFonts w:ascii="Roboto" w:hAnsi="Roboto"/>
            </w:rPr>
          </w:rPrChange>
        </w:rPr>
        <w:t>.</w:t>
      </w:r>
      <w:r w:rsidRPr="009C4BAE">
        <w:rPr>
          <w:rStyle w:val="af2"/>
          <w:rFonts w:ascii="Roboto" w:hAnsi="Roboto"/>
          <w:lang w:val="uz-Cyrl-UZ"/>
          <w:rPrChange w:id="10248" w:author="Nozimjon Ortiqov" w:date="2026-02-24T09:31:00Z" w16du:dateUtc="2026-02-24T04:31:00Z">
            <w:rPr>
              <w:rStyle w:val="af2"/>
              <w:rFonts w:ascii="Roboto" w:hAnsi="Roboto"/>
              <w:lang w:val="en-US"/>
            </w:rPr>
          </w:rPrChange>
        </w:rPr>
        <w:t>kz</w:t>
      </w:r>
      <w:r w:rsidRPr="009C4BAE">
        <w:rPr>
          <w:rStyle w:val="af2"/>
          <w:rFonts w:ascii="Roboto" w:hAnsi="Roboto"/>
          <w:lang w:val="uz-Cyrl-UZ"/>
          <w:rPrChange w:id="10249" w:author="Nozimjon Ortiqov" w:date="2026-02-24T09:31:00Z" w16du:dateUtc="2026-02-24T04:31:00Z">
            <w:rPr>
              <w:rStyle w:val="af2"/>
              <w:rFonts w:ascii="Roboto" w:hAnsi="Roboto"/>
            </w:rPr>
          </w:rPrChange>
        </w:rPr>
        <w:t>/</w:t>
      </w:r>
      <w:r w:rsidRPr="009C4BAE">
        <w:rPr>
          <w:rStyle w:val="af2"/>
          <w:rFonts w:ascii="Roboto" w:hAnsi="Roboto"/>
          <w:lang w:val="uz-Cyrl-UZ"/>
          <w:rPrChange w:id="10250" w:author="Nozimjon Ortiqov" w:date="2026-02-24T09:31:00Z" w16du:dateUtc="2026-02-24T04:31:00Z">
            <w:rPr>
              <w:rStyle w:val="af2"/>
              <w:rFonts w:ascii="Roboto" w:hAnsi="Roboto"/>
              <w:lang w:val="en-US"/>
            </w:rPr>
          </w:rPrChange>
        </w:rPr>
        <w:t>memleket</w:t>
      </w:r>
      <w:r w:rsidRPr="009C4BAE">
        <w:rPr>
          <w:rStyle w:val="af2"/>
          <w:rFonts w:ascii="Roboto" w:hAnsi="Roboto"/>
          <w:lang w:val="uz-Cyrl-UZ"/>
          <w:rPrChange w:id="10251" w:author="Nozimjon Ortiqov" w:date="2026-02-24T09:31:00Z" w16du:dateUtc="2026-02-24T04:31:00Z">
            <w:rPr>
              <w:rStyle w:val="af2"/>
              <w:rFonts w:ascii="Roboto" w:hAnsi="Roboto"/>
            </w:rPr>
          </w:rPrChange>
        </w:rPr>
        <w:t>/</w:t>
      </w:r>
      <w:r w:rsidRPr="009C4BAE">
        <w:rPr>
          <w:rStyle w:val="af2"/>
          <w:rFonts w:ascii="Roboto" w:hAnsi="Roboto"/>
          <w:lang w:val="uz-Cyrl-UZ"/>
          <w:rPrChange w:id="10252" w:author="Nozimjon Ortiqov" w:date="2026-02-24T09:31:00Z" w16du:dateUtc="2026-02-24T04:31:00Z">
            <w:rPr>
              <w:rStyle w:val="af2"/>
              <w:rFonts w:ascii="Roboto" w:hAnsi="Roboto"/>
              <w:lang w:val="en-US"/>
            </w:rPr>
          </w:rPrChange>
        </w:rPr>
        <w:t>entities</w:t>
      </w:r>
      <w:r w:rsidRPr="009C4BAE">
        <w:rPr>
          <w:rStyle w:val="af2"/>
          <w:rFonts w:ascii="Roboto" w:hAnsi="Roboto"/>
          <w:lang w:val="uz-Cyrl-UZ"/>
          <w:rPrChange w:id="10253" w:author="Nozimjon Ortiqov" w:date="2026-02-24T09:31:00Z" w16du:dateUtc="2026-02-24T04:31:00Z">
            <w:rPr>
              <w:rStyle w:val="af2"/>
              <w:rFonts w:ascii="Roboto" w:hAnsi="Roboto"/>
            </w:rPr>
          </w:rPrChange>
        </w:rPr>
        <w:t>/</w:t>
      </w:r>
      <w:r w:rsidRPr="009C4BAE">
        <w:rPr>
          <w:rStyle w:val="af2"/>
          <w:rFonts w:ascii="Roboto" w:hAnsi="Roboto"/>
          <w:lang w:val="uz-Cyrl-UZ"/>
          <w:rPrChange w:id="10254" w:author="Nozimjon Ortiqov" w:date="2026-02-24T09:31:00Z" w16du:dateUtc="2026-02-24T04:31:00Z">
            <w:rPr>
              <w:rStyle w:val="af2"/>
              <w:rFonts w:ascii="Roboto" w:hAnsi="Roboto"/>
              <w:lang w:val="en-US"/>
            </w:rPr>
          </w:rPrChange>
        </w:rPr>
        <w:t>ardfm</w:t>
      </w:r>
      <w:r w:rsidRPr="009C4BAE">
        <w:rPr>
          <w:rStyle w:val="af2"/>
          <w:rFonts w:ascii="Roboto" w:hAnsi="Roboto"/>
          <w:lang w:val="uz-Cyrl-UZ"/>
          <w:rPrChange w:id="10255" w:author="Nozimjon Ortiqov" w:date="2026-02-24T09:31:00Z" w16du:dateUtc="2026-02-24T04:31:00Z">
            <w:rPr>
              <w:rStyle w:val="af2"/>
              <w:rFonts w:ascii="Roboto" w:hAnsi="Roboto"/>
            </w:rPr>
          </w:rPrChange>
        </w:rPr>
        <w:t>?</w:t>
      </w:r>
      <w:r w:rsidRPr="009C4BAE">
        <w:rPr>
          <w:rStyle w:val="af2"/>
          <w:rFonts w:ascii="Roboto" w:hAnsi="Roboto"/>
          <w:lang w:val="uz-Cyrl-UZ"/>
          <w:rPrChange w:id="10256" w:author="Nozimjon Ortiqov" w:date="2026-02-24T09:31:00Z" w16du:dateUtc="2026-02-24T04:31:00Z">
            <w:rPr>
              <w:rStyle w:val="af2"/>
              <w:rFonts w:ascii="Roboto" w:hAnsi="Roboto"/>
              <w:lang w:val="en-US"/>
            </w:rPr>
          </w:rPrChange>
        </w:rPr>
        <w:t>lang</w:t>
      </w:r>
      <w:r w:rsidRPr="009C4BAE">
        <w:rPr>
          <w:rStyle w:val="af2"/>
          <w:rFonts w:ascii="Roboto" w:hAnsi="Roboto"/>
          <w:lang w:val="uz-Cyrl-UZ"/>
          <w:rPrChange w:id="10257" w:author="Nozimjon Ortiqov" w:date="2026-02-24T09:31:00Z" w16du:dateUtc="2026-02-24T04:31:00Z">
            <w:rPr>
              <w:rStyle w:val="af2"/>
              <w:rFonts w:ascii="Roboto" w:hAnsi="Roboto"/>
            </w:rPr>
          </w:rPrChange>
        </w:rPr>
        <w:t>=</w:t>
      </w:r>
      <w:r w:rsidRPr="009C4BAE">
        <w:rPr>
          <w:rStyle w:val="af2"/>
          <w:rFonts w:ascii="Roboto" w:hAnsi="Roboto"/>
          <w:lang w:val="uz-Cyrl-UZ"/>
          <w:rPrChange w:id="10258" w:author="Nozimjon Ortiqov" w:date="2026-02-24T09:31:00Z" w16du:dateUtc="2026-02-24T04:31:00Z">
            <w:rPr>
              <w:rStyle w:val="af2"/>
              <w:rFonts w:ascii="Roboto" w:hAnsi="Roboto"/>
              <w:lang w:val="en-US"/>
            </w:rPr>
          </w:rPrChange>
        </w:rPr>
        <w:t>en</w:t>
      </w:r>
      <w:r w:rsidRPr="009C4BAE">
        <w:rPr>
          <w:rFonts w:ascii="Roboto" w:hAnsi="Roboto"/>
          <w:lang w:val="uz-Cyrl-UZ"/>
          <w:rPrChange w:id="10259" w:author="Nozimjon Ortiqov" w:date="2026-02-24T09:31:00Z" w16du:dateUtc="2026-02-24T04:31:00Z">
            <w:rPr/>
          </w:rPrChange>
        </w:rPr>
        <w:fldChar w:fldCharType="end"/>
      </w:r>
    </w:p>
    <w:p w14:paraId="634FFF4E"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260" w:author="Nozimjon Ortiqov" w:date="2026-02-24T09:31:00Z" w16du:dateUtc="2026-02-24T04:31:00Z">
            <w:rPr>
              <w:rFonts w:ascii="Roboto" w:hAnsi="Roboto"/>
            </w:rPr>
          </w:rPrChange>
        </w:rPr>
        <w:pPrChange w:id="1026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262" w:author="Nozimjon Ortiqov" w:date="2026-02-24T09:31:00Z" w16du:dateUtc="2026-02-24T04:31:00Z">
            <w:rPr>
              <w:rFonts w:ascii="Roboto" w:hAnsi="Roboto"/>
            </w:rPr>
          </w:rPrChange>
        </w:rPr>
        <w:t xml:space="preserve">eGov.kz. (2024). How to check your credit history (инструкция для граждан; доступ к кредитной истории/отчету). </w:t>
      </w:r>
      <w:r w:rsidRPr="009C4BAE">
        <w:rPr>
          <w:rFonts w:ascii="Roboto" w:hAnsi="Roboto"/>
          <w:lang w:val="uz-Cyrl-UZ"/>
          <w:rPrChange w:id="10263" w:author="Nozimjon Ortiqov" w:date="2026-02-24T09:31:00Z" w16du:dateUtc="2026-02-24T04:31:00Z">
            <w:rPr/>
          </w:rPrChange>
        </w:rPr>
        <w:fldChar w:fldCharType="begin"/>
      </w:r>
      <w:r w:rsidRPr="009C4BAE">
        <w:rPr>
          <w:rFonts w:ascii="Roboto" w:hAnsi="Roboto"/>
          <w:lang w:val="uz-Cyrl-UZ"/>
          <w:rPrChange w:id="10264" w:author="Nozimjon Ortiqov" w:date="2026-02-24T09:31:00Z" w16du:dateUtc="2026-02-24T04:31:00Z">
            <w:rPr/>
          </w:rPrChange>
        </w:rPr>
        <w:instrText>HYPERLINK "https://egov.kz/cms/en/articles/banking/credit_history"</w:instrText>
      </w:r>
      <w:r w:rsidRPr="007A79F7">
        <w:rPr>
          <w:rFonts w:ascii="Roboto" w:hAnsi="Roboto"/>
          <w:lang w:val="uz-Cyrl-UZ"/>
        </w:rPr>
      </w:r>
      <w:r w:rsidRPr="009C4BAE">
        <w:rPr>
          <w:rFonts w:ascii="Roboto" w:hAnsi="Roboto"/>
          <w:lang w:val="uz-Cyrl-UZ"/>
          <w:rPrChange w:id="10265" w:author="Nozimjon Ortiqov" w:date="2026-02-24T09:31:00Z" w16du:dateUtc="2026-02-24T04:31:00Z">
            <w:rPr/>
          </w:rPrChange>
        </w:rPr>
        <w:fldChar w:fldCharType="separate"/>
      </w:r>
      <w:r w:rsidRPr="009C4BAE">
        <w:rPr>
          <w:rStyle w:val="af2"/>
          <w:rFonts w:ascii="Roboto" w:hAnsi="Roboto"/>
          <w:lang w:val="uz-Cyrl-UZ"/>
          <w:rPrChange w:id="10266" w:author="Nozimjon Ortiqov" w:date="2026-02-24T09:31:00Z" w16du:dateUtc="2026-02-24T04:31:00Z">
            <w:rPr>
              <w:rStyle w:val="af2"/>
              <w:rFonts w:ascii="Roboto" w:hAnsi="Roboto"/>
            </w:rPr>
          </w:rPrChange>
        </w:rPr>
        <w:t>https://egov.kz/cms/en/articles/banking/credit_history</w:t>
      </w:r>
      <w:r w:rsidRPr="009C4BAE">
        <w:rPr>
          <w:rFonts w:ascii="Roboto" w:hAnsi="Roboto"/>
          <w:lang w:val="uz-Cyrl-UZ"/>
          <w:rPrChange w:id="10267" w:author="Nozimjon Ortiqov" w:date="2026-02-24T09:31:00Z" w16du:dateUtc="2026-02-24T04:31:00Z">
            <w:rPr/>
          </w:rPrChange>
        </w:rPr>
        <w:fldChar w:fldCharType="end"/>
      </w:r>
    </w:p>
    <w:p w14:paraId="0F02409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268" w:author="Nozimjon Ortiqov" w:date="2026-02-24T09:31:00Z" w16du:dateUtc="2026-02-24T04:31:00Z">
            <w:rPr>
              <w:rFonts w:ascii="Roboto" w:hAnsi="Roboto"/>
            </w:rPr>
          </w:rPrChange>
        </w:rPr>
        <w:pPrChange w:id="1026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270" w:author="Nozimjon Ortiqov" w:date="2026-02-24T09:31:00Z" w16du:dateUtc="2026-02-24T04:31:00Z">
            <w:rPr>
              <w:rFonts w:ascii="Roboto" w:hAnsi="Roboto"/>
              <w:lang w:val="en-US"/>
            </w:rPr>
          </w:rPrChange>
        </w:rPr>
        <w:t>eGov.kz. (2023). Obtaining credit and/or insurance reports from a credit bureau (</w:t>
      </w:r>
      <w:r w:rsidRPr="009C4BAE">
        <w:rPr>
          <w:rFonts w:ascii="Roboto" w:hAnsi="Roboto"/>
          <w:lang w:val="uz-Cyrl-UZ"/>
          <w:rPrChange w:id="10271" w:author="Nozimjon Ortiqov" w:date="2026-02-24T09:31:00Z" w16du:dateUtc="2026-02-24T04:31:00Z">
            <w:rPr>
              <w:rFonts w:ascii="Roboto" w:hAnsi="Roboto"/>
            </w:rPr>
          </w:rPrChange>
        </w:rPr>
        <w:t>получение</w:t>
      </w:r>
      <w:r w:rsidRPr="009C4BAE">
        <w:rPr>
          <w:rFonts w:ascii="Roboto" w:hAnsi="Roboto"/>
          <w:lang w:val="uz-Cyrl-UZ"/>
          <w:rPrChange w:id="10272" w:author="Nozimjon Ortiqov" w:date="2026-02-24T09:31:00Z" w16du:dateUtc="2026-02-24T04:31:00Z">
            <w:rPr>
              <w:rFonts w:ascii="Roboto" w:hAnsi="Roboto"/>
              <w:lang w:val="en-US"/>
            </w:rPr>
          </w:rPrChange>
        </w:rPr>
        <w:t xml:space="preserve"> </w:t>
      </w:r>
      <w:r w:rsidRPr="009C4BAE">
        <w:rPr>
          <w:rFonts w:ascii="Roboto" w:hAnsi="Roboto"/>
          <w:lang w:val="uz-Cyrl-UZ"/>
          <w:rPrChange w:id="10273" w:author="Nozimjon Ortiqov" w:date="2026-02-24T09:31:00Z" w16du:dateUtc="2026-02-24T04:31:00Z">
            <w:rPr>
              <w:rFonts w:ascii="Roboto" w:hAnsi="Roboto"/>
            </w:rPr>
          </w:rPrChange>
        </w:rPr>
        <w:t>кредитного</w:t>
      </w:r>
      <w:r w:rsidRPr="009C4BAE">
        <w:rPr>
          <w:rFonts w:ascii="Roboto" w:hAnsi="Roboto"/>
          <w:lang w:val="uz-Cyrl-UZ"/>
          <w:rPrChange w:id="10274" w:author="Nozimjon Ortiqov" w:date="2026-02-24T09:31:00Z" w16du:dateUtc="2026-02-24T04:31:00Z">
            <w:rPr>
              <w:rFonts w:ascii="Roboto" w:hAnsi="Roboto"/>
              <w:lang w:val="en-US"/>
            </w:rPr>
          </w:rPrChange>
        </w:rPr>
        <w:t>/</w:t>
      </w:r>
      <w:r w:rsidRPr="009C4BAE">
        <w:rPr>
          <w:rFonts w:ascii="Roboto" w:hAnsi="Roboto"/>
          <w:lang w:val="uz-Cyrl-UZ"/>
          <w:rPrChange w:id="10275" w:author="Nozimjon Ortiqov" w:date="2026-02-24T09:31:00Z" w16du:dateUtc="2026-02-24T04:31:00Z">
            <w:rPr>
              <w:rFonts w:ascii="Roboto" w:hAnsi="Roboto"/>
            </w:rPr>
          </w:rPrChange>
        </w:rPr>
        <w:t>страхового</w:t>
      </w:r>
      <w:r w:rsidRPr="009C4BAE">
        <w:rPr>
          <w:rFonts w:ascii="Roboto" w:hAnsi="Roboto"/>
          <w:lang w:val="uz-Cyrl-UZ"/>
          <w:rPrChange w:id="10276" w:author="Nozimjon Ortiqov" w:date="2026-02-24T09:31:00Z" w16du:dateUtc="2026-02-24T04:31:00Z">
            <w:rPr>
              <w:rFonts w:ascii="Roboto" w:hAnsi="Roboto"/>
              <w:lang w:val="en-US"/>
            </w:rPr>
          </w:rPrChange>
        </w:rPr>
        <w:t xml:space="preserve"> </w:t>
      </w:r>
      <w:r w:rsidRPr="009C4BAE">
        <w:rPr>
          <w:rFonts w:ascii="Roboto" w:hAnsi="Roboto"/>
          <w:lang w:val="uz-Cyrl-UZ"/>
          <w:rPrChange w:id="10277" w:author="Nozimjon Ortiqov" w:date="2026-02-24T09:31:00Z" w16du:dateUtc="2026-02-24T04:31:00Z">
            <w:rPr>
              <w:rFonts w:ascii="Roboto" w:hAnsi="Roboto"/>
            </w:rPr>
          </w:rPrChange>
        </w:rPr>
        <w:t>отчета</w:t>
      </w:r>
      <w:r w:rsidRPr="009C4BAE">
        <w:rPr>
          <w:rFonts w:ascii="Roboto" w:hAnsi="Roboto"/>
          <w:lang w:val="uz-Cyrl-UZ"/>
          <w:rPrChange w:id="10278" w:author="Nozimjon Ortiqov" w:date="2026-02-24T09:31:00Z" w16du:dateUtc="2026-02-24T04:31:00Z">
            <w:rPr>
              <w:rFonts w:ascii="Roboto" w:hAnsi="Roboto"/>
              <w:lang w:val="en-US"/>
            </w:rPr>
          </w:rPrChange>
        </w:rPr>
        <w:t xml:space="preserve">). </w:t>
      </w:r>
      <w:r w:rsidRPr="009C4BAE">
        <w:rPr>
          <w:rFonts w:ascii="Roboto" w:hAnsi="Roboto"/>
          <w:lang w:val="uz-Cyrl-UZ"/>
          <w:rPrChange w:id="10279" w:author="Nozimjon Ortiqov" w:date="2026-02-24T09:31:00Z" w16du:dateUtc="2026-02-24T04:31:00Z">
            <w:rPr/>
          </w:rPrChange>
        </w:rPr>
        <w:fldChar w:fldCharType="begin"/>
      </w:r>
      <w:r w:rsidRPr="009C4BAE">
        <w:rPr>
          <w:rFonts w:ascii="Roboto" w:hAnsi="Roboto"/>
          <w:lang w:val="uz-Cyrl-UZ"/>
          <w:rPrChange w:id="10280" w:author="Nozimjon Ortiqov" w:date="2026-02-24T09:31:00Z" w16du:dateUtc="2026-02-24T04:31:00Z">
            <w:rPr/>
          </w:rPrChange>
        </w:rPr>
        <w:instrText>HYPERLINK "https://egov.kz/cms/en/articles/economics/obtaining_credit_insurance_reports"</w:instrText>
      </w:r>
      <w:r w:rsidRPr="007A79F7">
        <w:rPr>
          <w:rFonts w:ascii="Roboto" w:hAnsi="Roboto"/>
          <w:lang w:val="uz-Cyrl-UZ"/>
        </w:rPr>
      </w:r>
      <w:r w:rsidRPr="009C4BAE">
        <w:rPr>
          <w:rFonts w:ascii="Roboto" w:hAnsi="Roboto"/>
          <w:lang w:val="uz-Cyrl-UZ"/>
          <w:rPrChange w:id="10281" w:author="Nozimjon Ortiqov" w:date="2026-02-24T09:31:00Z" w16du:dateUtc="2026-02-24T04:31:00Z">
            <w:rPr/>
          </w:rPrChange>
        </w:rPr>
        <w:fldChar w:fldCharType="separate"/>
      </w:r>
      <w:r w:rsidRPr="009C4BAE">
        <w:rPr>
          <w:rStyle w:val="af2"/>
          <w:rFonts w:ascii="Roboto" w:hAnsi="Roboto"/>
          <w:lang w:val="uz-Cyrl-UZ"/>
          <w:rPrChange w:id="10282"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283" w:author="Nozimjon Ortiqov" w:date="2026-02-24T09:31:00Z" w16du:dateUtc="2026-02-24T04:31:00Z">
            <w:rPr>
              <w:rStyle w:val="af2"/>
              <w:rFonts w:ascii="Roboto" w:hAnsi="Roboto"/>
            </w:rPr>
          </w:rPrChange>
        </w:rPr>
        <w:t>://</w:t>
      </w:r>
      <w:r w:rsidRPr="009C4BAE">
        <w:rPr>
          <w:rStyle w:val="af2"/>
          <w:rFonts w:ascii="Roboto" w:hAnsi="Roboto"/>
          <w:lang w:val="uz-Cyrl-UZ"/>
          <w:rPrChange w:id="10284" w:author="Nozimjon Ortiqov" w:date="2026-02-24T09:31:00Z" w16du:dateUtc="2026-02-24T04:31:00Z">
            <w:rPr>
              <w:rStyle w:val="af2"/>
              <w:rFonts w:ascii="Roboto" w:hAnsi="Roboto"/>
              <w:lang w:val="en-US"/>
            </w:rPr>
          </w:rPrChange>
        </w:rPr>
        <w:t>egov</w:t>
      </w:r>
      <w:r w:rsidRPr="009C4BAE">
        <w:rPr>
          <w:rStyle w:val="af2"/>
          <w:rFonts w:ascii="Roboto" w:hAnsi="Roboto"/>
          <w:lang w:val="uz-Cyrl-UZ"/>
          <w:rPrChange w:id="10285" w:author="Nozimjon Ortiqov" w:date="2026-02-24T09:31:00Z" w16du:dateUtc="2026-02-24T04:31:00Z">
            <w:rPr>
              <w:rStyle w:val="af2"/>
              <w:rFonts w:ascii="Roboto" w:hAnsi="Roboto"/>
            </w:rPr>
          </w:rPrChange>
        </w:rPr>
        <w:t>.</w:t>
      </w:r>
      <w:r w:rsidRPr="009C4BAE">
        <w:rPr>
          <w:rStyle w:val="af2"/>
          <w:rFonts w:ascii="Roboto" w:hAnsi="Roboto"/>
          <w:lang w:val="uz-Cyrl-UZ"/>
          <w:rPrChange w:id="10286" w:author="Nozimjon Ortiqov" w:date="2026-02-24T09:31:00Z" w16du:dateUtc="2026-02-24T04:31:00Z">
            <w:rPr>
              <w:rStyle w:val="af2"/>
              <w:rFonts w:ascii="Roboto" w:hAnsi="Roboto"/>
              <w:lang w:val="en-US"/>
            </w:rPr>
          </w:rPrChange>
        </w:rPr>
        <w:t>kz</w:t>
      </w:r>
      <w:r w:rsidRPr="009C4BAE">
        <w:rPr>
          <w:rStyle w:val="af2"/>
          <w:rFonts w:ascii="Roboto" w:hAnsi="Roboto"/>
          <w:lang w:val="uz-Cyrl-UZ"/>
          <w:rPrChange w:id="10287" w:author="Nozimjon Ortiqov" w:date="2026-02-24T09:31:00Z" w16du:dateUtc="2026-02-24T04:31:00Z">
            <w:rPr>
              <w:rStyle w:val="af2"/>
              <w:rFonts w:ascii="Roboto" w:hAnsi="Roboto"/>
            </w:rPr>
          </w:rPrChange>
        </w:rPr>
        <w:t>/</w:t>
      </w:r>
      <w:r w:rsidRPr="009C4BAE">
        <w:rPr>
          <w:rStyle w:val="af2"/>
          <w:rFonts w:ascii="Roboto" w:hAnsi="Roboto"/>
          <w:lang w:val="uz-Cyrl-UZ"/>
          <w:rPrChange w:id="10288" w:author="Nozimjon Ortiqov" w:date="2026-02-24T09:31:00Z" w16du:dateUtc="2026-02-24T04:31:00Z">
            <w:rPr>
              <w:rStyle w:val="af2"/>
              <w:rFonts w:ascii="Roboto" w:hAnsi="Roboto"/>
              <w:lang w:val="en-US"/>
            </w:rPr>
          </w:rPrChange>
        </w:rPr>
        <w:t>cms</w:t>
      </w:r>
      <w:r w:rsidRPr="009C4BAE">
        <w:rPr>
          <w:rStyle w:val="af2"/>
          <w:rFonts w:ascii="Roboto" w:hAnsi="Roboto"/>
          <w:lang w:val="uz-Cyrl-UZ"/>
          <w:rPrChange w:id="10289" w:author="Nozimjon Ortiqov" w:date="2026-02-24T09:31:00Z" w16du:dateUtc="2026-02-24T04:31:00Z">
            <w:rPr>
              <w:rStyle w:val="af2"/>
              <w:rFonts w:ascii="Roboto" w:hAnsi="Roboto"/>
            </w:rPr>
          </w:rPrChange>
        </w:rPr>
        <w:t>/</w:t>
      </w:r>
      <w:r w:rsidRPr="009C4BAE">
        <w:rPr>
          <w:rStyle w:val="af2"/>
          <w:rFonts w:ascii="Roboto" w:hAnsi="Roboto"/>
          <w:lang w:val="uz-Cyrl-UZ"/>
          <w:rPrChange w:id="10290" w:author="Nozimjon Ortiqov" w:date="2026-02-24T09:31:00Z" w16du:dateUtc="2026-02-24T04:31:00Z">
            <w:rPr>
              <w:rStyle w:val="af2"/>
              <w:rFonts w:ascii="Roboto" w:hAnsi="Roboto"/>
              <w:lang w:val="en-US"/>
            </w:rPr>
          </w:rPrChange>
        </w:rPr>
        <w:t>en</w:t>
      </w:r>
      <w:r w:rsidRPr="009C4BAE">
        <w:rPr>
          <w:rStyle w:val="af2"/>
          <w:rFonts w:ascii="Roboto" w:hAnsi="Roboto"/>
          <w:lang w:val="uz-Cyrl-UZ"/>
          <w:rPrChange w:id="10291" w:author="Nozimjon Ortiqov" w:date="2026-02-24T09:31:00Z" w16du:dateUtc="2026-02-24T04:31:00Z">
            <w:rPr>
              <w:rStyle w:val="af2"/>
              <w:rFonts w:ascii="Roboto" w:hAnsi="Roboto"/>
            </w:rPr>
          </w:rPrChange>
        </w:rPr>
        <w:t>/</w:t>
      </w:r>
      <w:r w:rsidRPr="009C4BAE">
        <w:rPr>
          <w:rStyle w:val="af2"/>
          <w:rFonts w:ascii="Roboto" w:hAnsi="Roboto"/>
          <w:lang w:val="uz-Cyrl-UZ"/>
          <w:rPrChange w:id="10292" w:author="Nozimjon Ortiqov" w:date="2026-02-24T09:31:00Z" w16du:dateUtc="2026-02-24T04:31:00Z">
            <w:rPr>
              <w:rStyle w:val="af2"/>
              <w:rFonts w:ascii="Roboto" w:hAnsi="Roboto"/>
              <w:lang w:val="en-US"/>
            </w:rPr>
          </w:rPrChange>
        </w:rPr>
        <w:t>articles</w:t>
      </w:r>
      <w:r w:rsidRPr="009C4BAE">
        <w:rPr>
          <w:rStyle w:val="af2"/>
          <w:rFonts w:ascii="Roboto" w:hAnsi="Roboto"/>
          <w:lang w:val="uz-Cyrl-UZ"/>
          <w:rPrChange w:id="10293" w:author="Nozimjon Ortiqov" w:date="2026-02-24T09:31:00Z" w16du:dateUtc="2026-02-24T04:31:00Z">
            <w:rPr>
              <w:rStyle w:val="af2"/>
              <w:rFonts w:ascii="Roboto" w:hAnsi="Roboto"/>
            </w:rPr>
          </w:rPrChange>
        </w:rPr>
        <w:t>/</w:t>
      </w:r>
      <w:r w:rsidRPr="009C4BAE">
        <w:rPr>
          <w:rStyle w:val="af2"/>
          <w:rFonts w:ascii="Roboto" w:hAnsi="Roboto"/>
          <w:lang w:val="uz-Cyrl-UZ"/>
          <w:rPrChange w:id="10294" w:author="Nozimjon Ortiqov" w:date="2026-02-24T09:31:00Z" w16du:dateUtc="2026-02-24T04:31:00Z">
            <w:rPr>
              <w:rStyle w:val="af2"/>
              <w:rFonts w:ascii="Roboto" w:hAnsi="Roboto"/>
              <w:lang w:val="en-US"/>
            </w:rPr>
          </w:rPrChange>
        </w:rPr>
        <w:t>economics</w:t>
      </w:r>
      <w:r w:rsidRPr="009C4BAE">
        <w:rPr>
          <w:rStyle w:val="af2"/>
          <w:rFonts w:ascii="Roboto" w:hAnsi="Roboto"/>
          <w:lang w:val="uz-Cyrl-UZ"/>
          <w:rPrChange w:id="10295" w:author="Nozimjon Ortiqov" w:date="2026-02-24T09:31:00Z" w16du:dateUtc="2026-02-24T04:31:00Z">
            <w:rPr>
              <w:rStyle w:val="af2"/>
              <w:rFonts w:ascii="Roboto" w:hAnsi="Roboto"/>
            </w:rPr>
          </w:rPrChange>
        </w:rPr>
        <w:t>/</w:t>
      </w:r>
      <w:r w:rsidRPr="009C4BAE">
        <w:rPr>
          <w:rStyle w:val="af2"/>
          <w:rFonts w:ascii="Roboto" w:hAnsi="Roboto"/>
          <w:lang w:val="uz-Cyrl-UZ"/>
          <w:rPrChange w:id="10296" w:author="Nozimjon Ortiqov" w:date="2026-02-24T09:31:00Z" w16du:dateUtc="2026-02-24T04:31:00Z">
            <w:rPr>
              <w:rStyle w:val="af2"/>
              <w:rFonts w:ascii="Roboto" w:hAnsi="Roboto"/>
              <w:lang w:val="en-US"/>
            </w:rPr>
          </w:rPrChange>
        </w:rPr>
        <w:t>obtaining</w:t>
      </w:r>
      <w:r w:rsidRPr="009C4BAE">
        <w:rPr>
          <w:rStyle w:val="af2"/>
          <w:rFonts w:ascii="Roboto" w:hAnsi="Roboto"/>
          <w:lang w:val="uz-Cyrl-UZ"/>
          <w:rPrChange w:id="10297" w:author="Nozimjon Ortiqov" w:date="2026-02-24T09:31:00Z" w16du:dateUtc="2026-02-24T04:31:00Z">
            <w:rPr>
              <w:rStyle w:val="af2"/>
              <w:rFonts w:ascii="Roboto" w:hAnsi="Roboto"/>
            </w:rPr>
          </w:rPrChange>
        </w:rPr>
        <w:t>_</w:t>
      </w:r>
      <w:r w:rsidRPr="009C4BAE">
        <w:rPr>
          <w:rStyle w:val="af2"/>
          <w:rFonts w:ascii="Roboto" w:hAnsi="Roboto"/>
          <w:lang w:val="uz-Cyrl-UZ"/>
          <w:rPrChange w:id="10298"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299" w:author="Nozimjon Ortiqov" w:date="2026-02-24T09:31:00Z" w16du:dateUtc="2026-02-24T04:31:00Z">
            <w:rPr>
              <w:rStyle w:val="af2"/>
              <w:rFonts w:ascii="Roboto" w:hAnsi="Roboto"/>
            </w:rPr>
          </w:rPrChange>
        </w:rPr>
        <w:t>_</w:t>
      </w:r>
      <w:r w:rsidRPr="009C4BAE">
        <w:rPr>
          <w:rStyle w:val="af2"/>
          <w:rFonts w:ascii="Roboto" w:hAnsi="Roboto"/>
          <w:lang w:val="uz-Cyrl-UZ"/>
          <w:rPrChange w:id="10300" w:author="Nozimjon Ortiqov" w:date="2026-02-24T09:31:00Z" w16du:dateUtc="2026-02-24T04:31:00Z">
            <w:rPr>
              <w:rStyle w:val="af2"/>
              <w:rFonts w:ascii="Roboto" w:hAnsi="Roboto"/>
              <w:lang w:val="en-US"/>
            </w:rPr>
          </w:rPrChange>
        </w:rPr>
        <w:t>insurance</w:t>
      </w:r>
      <w:r w:rsidRPr="009C4BAE">
        <w:rPr>
          <w:rStyle w:val="af2"/>
          <w:rFonts w:ascii="Roboto" w:hAnsi="Roboto"/>
          <w:lang w:val="uz-Cyrl-UZ"/>
          <w:rPrChange w:id="10301" w:author="Nozimjon Ortiqov" w:date="2026-02-24T09:31:00Z" w16du:dateUtc="2026-02-24T04:31:00Z">
            <w:rPr>
              <w:rStyle w:val="af2"/>
              <w:rFonts w:ascii="Roboto" w:hAnsi="Roboto"/>
            </w:rPr>
          </w:rPrChange>
        </w:rPr>
        <w:t>_</w:t>
      </w:r>
      <w:r w:rsidRPr="009C4BAE">
        <w:rPr>
          <w:rStyle w:val="af2"/>
          <w:rFonts w:ascii="Roboto" w:hAnsi="Roboto"/>
          <w:lang w:val="uz-Cyrl-UZ"/>
          <w:rPrChange w:id="10302" w:author="Nozimjon Ortiqov" w:date="2026-02-24T09:31:00Z" w16du:dateUtc="2026-02-24T04:31:00Z">
            <w:rPr>
              <w:rStyle w:val="af2"/>
              <w:rFonts w:ascii="Roboto" w:hAnsi="Roboto"/>
              <w:lang w:val="en-US"/>
            </w:rPr>
          </w:rPrChange>
        </w:rPr>
        <w:t>reports</w:t>
      </w:r>
      <w:r w:rsidRPr="009C4BAE">
        <w:rPr>
          <w:rFonts w:ascii="Roboto" w:hAnsi="Roboto"/>
          <w:lang w:val="uz-Cyrl-UZ"/>
          <w:rPrChange w:id="10303" w:author="Nozimjon Ortiqov" w:date="2026-02-24T09:31:00Z" w16du:dateUtc="2026-02-24T04:31:00Z">
            <w:rPr/>
          </w:rPrChange>
        </w:rPr>
        <w:fldChar w:fldCharType="end"/>
      </w:r>
    </w:p>
    <w:p w14:paraId="6474678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04" w:author="Nozimjon Ortiqov" w:date="2026-02-24T09:31:00Z" w16du:dateUtc="2026-02-24T04:31:00Z">
            <w:rPr>
              <w:rFonts w:ascii="Roboto" w:hAnsi="Roboto"/>
            </w:rPr>
          </w:rPrChange>
        </w:rPr>
        <w:pPrChange w:id="1030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06" w:author="Nozimjon Ortiqov" w:date="2026-02-24T09:31:00Z" w16du:dateUtc="2026-02-24T04:31:00Z">
            <w:rPr>
              <w:rFonts w:ascii="Roboto" w:hAnsi="Roboto"/>
            </w:rPr>
          </w:rPrChange>
        </w:rPr>
        <w:t xml:space="preserve">ФССП России. (2024, June 18). О порядке взаимодействия с коллекторами (лимиты звонков/сообщений, время контакта). </w:t>
      </w:r>
      <w:r w:rsidRPr="009C4BAE">
        <w:rPr>
          <w:rFonts w:ascii="Roboto" w:hAnsi="Roboto"/>
          <w:lang w:val="uz-Cyrl-UZ"/>
          <w:rPrChange w:id="10307" w:author="Nozimjon Ortiqov" w:date="2026-02-24T09:31:00Z" w16du:dateUtc="2026-02-24T04:31:00Z">
            <w:rPr/>
          </w:rPrChange>
        </w:rPr>
        <w:fldChar w:fldCharType="begin"/>
      </w:r>
      <w:r w:rsidRPr="009C4BAE">
        <w:rPr>
          <w:rFonts w:ascii="Roboto" w:hAnsi="Roboto"/>
          <w:lang w:val="uz-Cyrl-UZ"/>
          <w:rPrChange w:id="10308" w:author="Nozimjon Ortiqov" w:date="2026-02-24T09:31:00Z" w16du:dateUtc="2026-02-24T04:31:00Z">
            <w:rPr/>
          </w:rPrChange>
        </w:rPr>
        <w:instrText>HYPERLINK "https://r35.fssp.gov.ru/press/news/24a6fb29-b3f5-43a4-9e16-8e28abf507f3"</w:instrText>
      </w:r>
      <w:r w:rsidRPr="007A79F7">
        <w:rPr>
          <w:rFonts w:ascii="Roboto" w:hAnsi="Roboto"/>
          <w:lang w:val="uz-Cyrl-UZ"/>
        </w:rPr>
      </w:r>
      <w:r w:rsidRPr="009C4BAE">
        <w:rPr>
          <w:rFonts w:ascii="Roboto" w:hAnsi="Roboto"/>
          <w:lang w:val="uz-Cyrl-UZ"/>
          <w:rPrChange w:id="10309" w:author="Nozimjon Ortiqov" w:date="2026-02-24T09:31:00Z" w16du:dateUtc="2026-02-24T04:31:00Z">
            <w:rPr/>
          </w:rPrChange>
        </w:rPr>
        <w:fldChar w:fldCharType="separate"/>
      </w:r>
      <w:r w:rsidRPr="009C4BAE">
        <w:rPr>
          <w:rStyle w:val="af2"/>
          <w:rFonts w:ascii="Roboto" w:hAnsi="Roboto"/>
          <w:lang w:val="uz-Cyrl-UZ"/>
          <w:rPrChange w:id="10310" w:author="Nozimjon Ortiqov" w:date="2026-02-24T09:31:00Z" w16du:dateUtc="2026-02-24T04:31:00Z">
            <w:rPr>
              <w:rStyle w:val="af2"/>
              <w:rFonts w:ascii="Roboto" w:hAnsi="Roboto"/>
            </w:rPr>
          </w:rPrChange>
        </w:rPr>
        <w:t>https://r35.fssp.gov.ru/press/news/24a6fb29-b3f5-43a4-9e16-8e28abf507f3</w:t>
      </w:r>
      <w:r w:rsidRPr="009C4BAE">
        <w:rPr>
          <w:rFonts w:ascii="Roboto" w:hAnsi="Roboto"/>
          <w:lang w:val="uz-Cyrl-UZ"/>
          <w:rPrChange w:id="10311" w:author="Nozimjon Ortiqov" w:date="2026-02-24T09:31:00Z" w16du:dateUtc="2026-02-24T04:31:00Z">
            <w:rPr/>
          </w:rPrChange>
        </w:rPr>
        <w:fldChar w:fldCharType="end"/>
      </w:r>
    </w:p>
    <w:p w14:paraId="60B45FE3"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12" w:author="Nozimjon Ortiqov" w:date="2026-02-24T09:31:00Z" w16du:dateUtc="2026-02-24T04:31:00Z">
            <w:rPr>
              <w:rFonts w:ascii="Roboto" w:hAnsi="Roboto"/>
            </w:rPr>
          </w:rPrChange>
        </w:rPr>
        <w:pPrChange w:id="1031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14" w:author="Nozimjon Ortiqov" w:date="2026-02-24T09:31:00Z" w16du:dateUtc="2026-02-24T04:31:00Z">
            <w:rPr>
              <w:rFonts w:ascii="Roboto" w:hAnsi="Roboto"/>
            </w:rPr>
          </w:rPrChange>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r w:rsidRPr="009C4BAE">
        <w:rPr>
          <w:rFonts w:ascii="Roboto" w:hAnsi="Roboto"/>
          <w:lang w:val="uz-Cyrl-UZ"/>
          <w:rPrChange w:id="10315" w:author="Nozimjon Ortiqov" w:date="2026-02-24T09:31:00Z" w16du:dateUtc="2026-02-24T04:31:00Z">
            <w:rPr/>
          </w:rPrChange>
        </w:rPr>
        <w:fldChar w:fldCharType="begin"/>
      </w:r>
      <w:r w:rsidRPr="009C4BAE">
        <w:rPr>
          <w:rFonts w:ascii="Roboto" w:hAnsi="Roboto"/>
          <w:lang w:val="uz-Cyrl-UZ"/>
          <w:rPrChange w:id="10316" w:author="Nozimjon Ortiqov" w:date="2026-02-24T09:31:00Z" w16du:dateUtc="2026-02-24T04:31:00Z">
            <w:rPr/>
          </w:rPrChange>
        </w:rPr>
        <w:instrText>HYPERLINK "https://www.gov.kz/memleket/entities/ardfm/press/news/details/182878?lang=ru"</w:instrText>
      </w:r>
      <w:r w:rsidRPr="007A79F7">
        <w:rPr>
          <w:rFonts w:ascii="Roboto" w:hAnsi="Roboto"/>
          <w:lang w:val="uz-Cyrl-UZ"/>
        </w:rPr>
      </w:r>
      <w:r w:rsidRPr="009C4BAE">
        <w:rPr>
          <w:rFonts w:ascii="Roboto" w:hAnsi="Roboto"/>
          <w:lang w:val="uz-Cyrl-UZ"/>
          <w:rPrChange w:id="10317" w:author="Nozimjon Ortiqov" w:date="2026-02-24T09:31:00Z" w16du:dateUtc="2026-02-24T04:31:00Z">
            <w:rPr/>
          </w:rPrChange>
        </w:rPr>
        <w:fldChar w:fldCharType="separate"/>
      </w:r>
      <w:r w:rsidRPr="009C4BAE">
        <w:rPr>
          <w:rStyle w:val="af2"/>
          <w:rFonts w:ascii="Roboto" w:hAnsi="Roboto"/>
          <w:lang w:val="uz-Cyrl-UZ"/>
          <w:rPrChange w:id="10318" w:author="Nozimjon Ortiqov" w:date="2026-02-24T09:31:00Z" w16du:dateUtc="2026-02-24T04:31:00Z">
            <w:rPr>
              <w:rStyle w:val="af2"/>
              <w:rFonts w:ascii="Roboto" w:hAnsi="Roboto"/>
            </w:rPr>
          </w:rPrChange>
        </w:rPr>
        <w:t>https://www.gov.kz/memleket/entities/ardfm/press/news/details/182878?lang=ru</w:t>
      </w:r>
      <w:r w:rsidRPr="009C4BAE">
        <w:rPr>
          <w:rFonts w:ascii="Roboto" w:hAnsi="Roboto"/>
          <w:lang w:val="uz-Cyrl-UZ"/>
          <w:rPrChange w:id="10319" w:author="Nozimjon Ortiqov" w:date="2026-02-24T09:31:00Z" w16du:dateUtc="2026-02-24T04:31:00Z">
            <w:rPr/>
          </w:rPrChange>
        </w:rPr>
        <w:fldChar w:fldCharType="end"/>
      </w:r>
    </w:p>
    <w:p w14:paraId="02CF6A00"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20" w:author="Nozimjon Ortiqov" w:date="2026-02-24T09:31:00Z" w16du:dateUtc="2026-02-24T04:31:00Z">
            <w:rPr>
              <w:rFonts w:ascii="Roboto" w:hAnsi="Roboto"/>
              <w:lang w:val="en-US"/>
            </w:rPr>
          </w:rPrChange>
        </w:rPr>
        <w:pPrChange w:id="1032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22" w:author="Nozimjon Ortiqov" w:date="2026-02-24T09:31:00Z" w16du:dateUtc="2026-02-24T04:31:00Z">
            <w:rPr>
              <w:rFonts w:ascii="Roboto" w:hAnsi="Roboto"/>
              <w:lang w:val="en-US"/>
            </w:rPr>
          </w:rPrChange>
        </w:rPr>
        <w:t>The World Bank. (2024). Republic of Kazakhstan: Financial Sector Assessment (</w:t>
      </w:r>
      <w:r w:rsidRPr="009C4BAE">
        <w:rPr>
          <w:rFonts w:ascii="Roboto" w:hAnsi="Roboto"/>
          <w:lang w:val="uz-Cyrl-UZ"/>
          <w:rPrChange w:id="10323" w:author="Nozimjon Ortiqov" w:date="2026-02-24T09:31:00Z" w16du:dateUtc="2026-02-24T04:31:00Z">
            <w:rPr>
              <w:rFonts w:ascii="Roboto" w:hAnsi="Roboto"/>
            </w:rPr>
          </w:rPrChange>
        </w:rPr>
        <w:t>разделы</w:t>
      </w:r>
      <w:r w:rsidRPr="009C4BAE">
        <w:rPr>
          <w:rFonts w:ascii="Roboto" w:hAnsi="Roboto"/>
          <w:lang w:val="uz-Cyrl-UZ"/>
          <w:rPrChange w:id="10324" w:author="Nozimjon Ortiqov" w:date="2026-02-24T09:31:00Z" w16du:dateUtc="2026-02-24T04:31:00Z">
            <w:rPr>
              <w:rFonts w:ascii="Roboto" w:hAnsi="Roboto"/>
              <w:lang w:val="en-US"/>
            </w:rPr>
          </w:rPrChange>
        </w:rPr>
        <w:t xml:space="preserve"> </w:t>
      </w:r>
      <w:r w:rsidRPr="009C4BAE">
        <w:rPr>
          <w:rFonts w:ascii="Roboto" w:hAnsi="Roboto"/>
          <w:lang w:val="uz-Cyrl-UZ"/>
          <w:rPrChange w:id="10325" w:author="Nozimjon Ortiqov" w:date="2026-02-24T09:31:00Z" w16du:dateUtc="2026-02-24T04:31:00Z">
            <w:rPr>
              <w:rFonts w:ascii="Roboto" w:hAnsi="Roboto"/>
            </w:rPr>
          </w:rPrChange>
        </w:rPr>
        <w:t>по</w:t>
      </w:r>
      <w:r w:rsidRPr="009C4BAE">
        <w:rPr>
          <w:rFonts w:ascii="Roboto" w:hAnsi="Roboto"/>
          <w:lang w:val="uz-Cyrl-UZ"/>
          <w:rPrChange w:id="10326" w:author="Nozimjon Ortiqov" w:date="2026-02-24T09:31:00Z" w16du:dateUtc="2026-02-24T04:31:00Z">
            <w:rPr>
              <w:rFonts w:ascii="Roboto" w:hAnsi="Roboto"/>
              <w:lang w:val="en-US"/>
            </w:rPr>
          </w:rPrChange>
        </w:rPr>
        <w:t xml:space="preserve"> debt collection conduct/</w:t>
      </w:r>
      <w:r w:rsidRPr="009C4BAE">
        <w:rPr>
          <w:rFonts w:ascii="Roboto" w:hAnsi="Roboto"/>
          <w:lang w:val="uz-Cyrl-UZ"/>
          <w:rPrChange w:id="10327" w:author="Nozimjon Ortiqov" w:date="2026-02-24T09:31:00Z" w16du:dateUtc="2026-02-24T04:31:00Z">
            <w:rPr>
              <w:rFonts w:ascii="Roboto" w:hAnsi="Roboto"/>
            </w:rPr>
          </w:rPrChange>
        </w:rPr>
        <w:t>надзору</w:t>
      </w:r>
      <w:r w:rsidRPr="009C4BAE">
        <w:rPr>
          <w:rFonts w:ascii="Roboto" w:hAnsi="Roboto"/>
          <w:lang w:val="uz-Cyrl-UZ"/>
          <w:rPrChange w:id="10328" w:author="Nozimjon Ortiqov" w:date="2026-02-24T09:31:00Z" w16du:dateUtc="2026-02-24T04:31:00Z">
            <w:rPr>
              <w:rFonts w:ascii="Roboto" w:hAnsi="Roboto"/>
              <w:lang w:val="en-US"/>
            </w:rPr>
          </w:rPrChange>
        </w:rPr>
        <w:t xml:space="preserve">). </w:t>
      </w:r>
      <w:r w:rsidRPr="009C4BAE">
        <w:rPr>
          <w:rFonts w:ascii="Roboto" w:hAnsi="Roboto"/>
          <w:lang w:val="uz-Cyrl-UZ"/>
          <w:rPrChange w:id="10329" w:author="Nozimjon Ortiqov" w:date="2026-02-24T09:31:00Z" w16du:dateUtc="2026-02-24T04:31:00Z">
            <w:rPr/>
          </w:rPrChange>
        </w:rPr>
        <w:fldChar w:fldCharType="begin"/>
      </w:r>
      <w:r w:rsidRPr="009C4BAE">
        <w:rPr>
          <w:rFonts w:ascii="Roboto" w:hAnsi="Roboto"/>
          <w:lang w:val="uz-Cyrl-UZ"/>
          <w:rPrChange w:id="10330" w:author="Nozimjon Ortiqov" w:date="2026-02-24T09:31:00Z" w16du:dateUtc="2026-02-24T04:31:00Z">
            <w:rPr/>
          </w:rPrChange>
        </w:rPr>
        <w:instrText>HYPERLINK "https://documents1.worldbank.org/curated/en/099041124104519180/pdf/P1803101da3cce0841aed0102126e8e0490.pdf"</w:instrText>
      </w:r>
      <w:r w:rsidRPr="007A79F7">
        <w:rPr>
          <w:rFonts w:ascii="Roboto" w:hAnsi="Roboto"/>
          <w:lang w:val="uz-Cyrl-UZ"/>
        </w:rPr>
      </w:r>
      <w:r w:rsidRPr="009C4BAE">
        <w:rPr>
          <w:rFonts w:ascii="Roboto" w:hAnsi="Roboto"/>
          <w:lang w:val="uz-Cyrl-UZ"/>
          <w:rPrChange w:id="10331" w:author="Nozimjon Ortiqov" w:date="2026-02-24T09:31:00Z" w16du:dateUtc="2026-02-24T04:31:00Z">
            <w:rPr/>
          </w:rPrChange>
        </w:rPr>
        <w:fldChar w:fldCharType="separate"/>
      </w:r>
      <w:r w:rsidRPr="009C4BAE">
        <w:rPr>
          <w:rStyle w:val="af2"/>
          <w:rFonts w:ascii="Roboto" w:hAnsi="Roboto"/>
          <w:lang w:val="uz-Cyrl-UZ"/>
          <w:rPrChange w:id="10332" w:author="Nozimjon Ortiqov" w:date="2026-02-24T09:31:00Z" w16du:dateUtc="2026-02-24T04:31:00Z">
            <w:rPr>
              <w:rStyle w:val="af2"/>
              <w:rFonts w:ascii="Roboto" w:hAnsi="Roboto"/>
              <w:lang w:val="en-US"/>
            </w:rPr>
          </w:rPrChange>
        </w:rPr>
        <w:t>https://documents1.worldbank.org/curated/en/099041124104519180/pdf/P1803101da3cce0841aed0102126e8e0490.pdf</w:t>
      </w:r>
      <w:r w:rsidRPr="009C4BAE">
        <w:rPr>
          <w:rFonts w:ascii="Roboto" w:hAnsi="Roboto"/>
          <w:lang w:val="uz-Cyrl-UZ"/>
          <w:rPrChange w:id="10333" w:author="Nozimjon Ortiqov" w:date="2026-02-24T09:31:00Z" w16du:dateUtc="2026-02-24T04:31:00Z">
            <w:rPr/>
          </w:rPrChange>
        </w:rPr>
        <w:fldChar w:fldCharType="end"/>
      </w:r>
    </w:p>
    <w:p w14:paraId="6A223001"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34" w:author="Nozimjon Ortiqov" w:date="2026-02-24T09:31:00Z" w16du:dateUtc="2026-02-24T04:31:00Z">
            <w:rPr>
              <w:rFonts w:ascii="Roboto" w:hAnsi="Roboto"/>
              <w:lang w:val="en-US"/>
            </w:rPr>
          </w:rPrChange>
        </w:rPr>
        <w:pPrChange w:id="1033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36" w:author="Nozimjon Ortiqov" w:date="2026-02-24T09:31:00Z" w16du:dateUtc="2026-02-24T04:31:00Z">
            <w:rPr>
              <w:rFonts w:ascii="Roboto" w:hAnsi="Roboto"/>
              <w:lang w:val="en-US"/>
            </w:rPr>
          </w:rPrChange>
        </w:rPr>
        <w:t xml:space="preserve">Consumer Financial Protection Bureau (CFPB). (n.d.). 12 CFR § 1006.14 Harassing, oppressive, or abusive conduct (Regulation F; “7-in-7” қоидаси ва изоҳлар). </w:t>
      </w:r>
      <w:r w:rsidRPr="009C4BAE">
        <w:rPr>
          <w:rFonts w:ascii="Roboto" w:hAnsi="Roboto"/>
          <w:lang w:val="uz-Cyrl-UZ"/>
          <w:rPrChange w:id="10337" w:author="Nozimjon Ortiqov" w:date="2026-02-24T09:31:00Z" w16du:dateUtc="2026-02-24T04:31:00Z">
            <w:rPr/>
          </w:rPrChange>
        </w:rPr>
        <w:fldChar w:fldCharType="begin"/>
      </w:r>
      <w:r w:rsidRPr="009C4BAE">
        <w:rPr>
          <w:rFonts w:ascii="Roboto" w:hAnsi="Roboto"/>
          <w:lang w:val="uz-Cyrl-UZ"/>
          <w:rPrChange w:id="10338" w:author="Nozimjon Ortiqov" w:date="2026-02-24T09:31:00Z" w16du:dateUtc="2026-02-24T04:31:00Z">
            <w:rPr/>
          </w:rPrChange>
        </w:rPr>
        <w:instrText>HYPERLINK "https://www.consumerfinance.gov/rules-policy/regulations/1006/14"</w:instrText>
      </w:r>
      <w:r w:rsidRPr="007A79F7">
        <w:rPr>
          <w:rFonts w:ascii="Roboto" w:hAnsi="Roboto"/>
          <w:lang w:val="uz-Cyrl-UZ"/>
        </w:rPr>
      </w:r>
      <w:r w:rsidRPr="009C4BAE">
        <w:rPr>
          <w:rFonts w:ascii="Roboto" w:hAnsi="Roboto"/>
          <w:lang w:val="uz-Cyrl-UZ"/>
          <w:rPrChange w:id="10339" w:author="Nozimjon Ortiqov" w:date="2026-02-24T09:31:00Z" w16du:dateUtc="2026-02-24T04:31:00Z">
            <w:rPr/>
          </w:rPrChange>
        </w:rPr>
        <w:fldChar w:fldCharType="separate"/>
      </w:r>
      <w:r w:rsidRPr="009C4BAE">
        <w:rPr>
          <w:rStyle w:val="af2"/>
          <w:rFonts w:ascii="Roboto" w:hAnsi="Roboto"/>
          <w:lang w:val="uz-Cyrl-UZ"/>
          <w:rPrChange w:id="10340" w:author="Nozimjon Ortiqov" w:date="2026-02-24T09:31:00Z" w16du:dateUtc="2026-02-24T04:31:00Z">
            <w:rPr>
              <w:rStyle w:val="af2"/>
              <w:rFonts w:ascii="Roboto" w:hAnsi="Roboto"/>
              <w:lang w:val="en-US"/>
            </w:rPr>
          </w:rPrChange>
        </w:rPr>
        <w:t>https://www.consumerfinance.gov/rules-policy/regulations/1006/14</w:t>
      </w:r>
      <w:r w:rsidRPr="009C4BAE">
        <w:rPr>
          <w:rFonts w:ascii="Roboto" w:hAnsi="Roboto"/>
          <w:lang w:val="uz-Cyrl-UZ"/>
          <w:rPrChange w:id="10341" w:author="Nozimjon Ortiqov" w:date="2026-02-24T09:31:00Z" w16du:dateUtc="2026-02-24T04:31:00Z">
            <w:rPr/>
          </w:rPrChange>
        </w:rPr>
        <w:fldChar w:fldCharType="end"/>
      </w:r>
    </w:p>
    <w:p w14:paraId="3C988470"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42" w:author="Nozimjon Ortiqov" w:date="2026-02-24T09:31:00Z" w16du:dateUtc="2026-02-24T04:31:00Z">
            <w:rPr>
              <w:rFonts w:ascii="Roboto" w:hAnsi="Roboto"/>
              <w:lang w:val="en-US"/>
            </w:rPr>
          </w:rPrChange>
        </w:rPr>
        <w:pPrChange w:id="1034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44" w:author="Nozimjon Ortiqov" w:date="2026-02-24T09:31:00Z" w16du:dateUtc="2026-02-24T04:31:00Z">
            <w:rPr>
              <w:rFonts w:ascii="Roboto" w:hAnsi="Roboto"/>
              <w:lang w:val="en-US"/>
            </w:rPr>
          </w:rPrChange>
        </w:rPr>
        <w:t xml:space="preserve">Legal Information Institute, Cornell Law School. (n.d.). 12 CFR § 1006.14 (Regulation F) (расмий матннинг қайта нашри). </w:t>
      </w:r>
      <w:r w:rsidRPr="009C4BAE">
        <w:rPr>
          <w:rFonts w:ascii="Roboto" w:hAnsi="Roboto"/>
          <w:lang w:val="uz-Cyrl-UZ"/>
          <w:rPrChange w:id="10345" w:author="Nozimjon Ortiqov" w:date="2026-02-24T09:31:00Z" w16du:dateUtc="2026-02-24T04:31:00Z">
            <w:rPr/>
          </w:rPrChange>
        </w:rPr>
        <w:fldChar w:fldCharType="begin"/>
      </w:r>
      <w:r w:rsidRPr="009C4BAE">
        <w:rPr>
          <w:rFonts w:ascii="Roboto" w:hAnsi="Roboto"/>
          <w:lang w:val="uz-Cyrl-UZ"/>
          <w:rPrChange w:id="10346" w:author="Nozimjon Ortiqov" w:date="2026-02-24T09:31:00Z" w16du:dateUtc="2026-02-24T04:31:00Z">
            <w:rPr/>
          </w:rPrChange>
        </w:rPr>
        <w:instrText>HYPERLINK "https://www.law.cornell.edu/cfr/text/12/1006.14"</w:instrText>
      </w:r>
      <w:r w:rsidRPr="007A79F7">
        <w:rPr>
          <w:rFonts w:ascii="Roboto" w:hAnsi="Roboto"/>
          <w:lang w:val="uz-Cyrl-UZ"/>
        </w:rPr>
      </w:r>
      <w:r w:rsidRPr="009C4BAE">
        <w:rPr>
          <w:rFonts w:ascii="Roboto" w:hAnsi="Roboto"/>
          <w:lang w:val="uz-Cyrl-UZ"/>
          <w:rPrChange w:id="10347" w:author="Nozimjon Ortiqov" w:date="2026-02-24T09:31:00Z" w16du:dateUtc="2026-02-24T04:31:00Z">
            <w:rPr/>
          </w:rPrChange>
        </w:rPr>
        <w:fldChar w:fldCharType="separate"/>
      </w:r>
      <w:r w:rsidRPr="009C4BAE">
        <w:rPr>
          <w:rStyle w:val="af2"/>
          <w:rFonts w:ascii="Roboto" w:hAnsi="Roboto"/>
          <w:lang w:val="uz-Cyrl-UZ"/>
          <w:rPrChange w:id="10348" w:author="Nozimjon Ortiqov" w:date="2026-02-24T09:31:00Z" w16du:dateUtc="2026-02-24T04:31:00Z">
            <w:rPr>
              <w:rStyle w:val="af2"/>
              <w:rFonts w:ascii="Roboto" w:hAnsi="Roboto"/>
              <w:lang w:val="en-US"/>
            </w:rPr>
          </w:rPrChange>
        </w:rPr>
        <w:t>https://www.law.cornell.edu/cfr/text/12/1006.14</w:t>
      </w:r>
      <w:r w:rsidRPr="009C4BAE">
        <w:rPr>
          <w:rFonts w:ascii="Roboto" w:hAnsi="Roboto"/>
          <w:lang w:val="uz-Cyrl-UZ"/>
          <w:rPrChange w:id="10349" w:author="Nozimjon Ortiqov" w:date="2026-02-24T09:31:00Z" w16du:dateUtc="2026-02-24T04:31:00Z">
            <w:rPr/>
          </w:rPrChange>
        </w:rPr>
        <w:fldChar w:fldCharType="end"/>
      </w:r>
    </w:p>
    <w:p w14:paraId="421D80A6"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50" w:author="Nozimjon Ortiqov" w:date="2026-02-24T09:31:00Z" w16du:dateUtc="2026-02-24T04:31:00Z">
            <w:rPr>
              <w:rFonts w:ascii="Roboto" w:hAnsi="Roboto"/>
            </w:rPr>
          </w:rPrChange>
        </w:rPr>
        <w:pPrChange w:id="1035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52" w:author="Nozimjon Ortiqov" w:date="2026-02-24T09:31:00Z" w16du:dateUtc="2026-02-24T04:31:00Z">
            <w:rPr>
              <w:rFonts w:ascii="Roboto" w:hAnsi="Roboto"/>
              <w:lang w:val="en-US"/>
            </w:rPr>
          </w:rPrChange>
        </w:rPr>
        <w:t xml:space="preserve">CFPB. (2024, December 10). When and how often can a debt collector call me on the phone? </w:t>
      </w:r>
      <w:r w:rsidRPr="009C4BAE">
        <w:rPr>
          <w:rFonts w:ascii="Roboto" w:hAnsi="Roboto"/>
          <w:lang w:val="uz-Cyrl-UZ"/>
          <w:rPrChange w:id="10353" w:author="Nozimjon Ortiqov" w:date="2026-02-24T09:31:00Z" w16du:dateUtc="2026-02-24T04:31:00Z">
            <w:rPr/>
          </w:rPrChange>
        </w:rPr>
        <w:fldChar w:fldCharType="begin"/>
      </w:r>
      <w:r w:rsidRPr="009C4BAE">
        <w:rPr>
          <w:rFonts w:ascii="Roboto" w:hAnsi="Roboto"/>
          <w:lang w:val="uz-Cyrl-UZ"/>
          <w:rPrChange w:id="10354" w:author="Nozimjon Ortiqov" w:date="2026-02-24T09:31:00Z" w16du:dateUtc="2026-02-24T04:31:00Z">
            <w:rPr/>
          </w:rPrChange>
        </w:rPr>
        <w:instrText>HYPERLINK "https://www.consumerfinance.gov/ask-cfpb/when-and-how-often-can-a-debt-collector-call-me-on-the-phone-en-2110/"</w:instrText>
      </w:r>
      <w:r w:rsidRPr="007A79F7">
        <w:rPr>
          <w:rFonts w:ascii="Roboto" w:hAnsi="Roboto"/>
          <w:lang w:val="uz-Cyrl-UZ"/>
        </w:rPr>
      </w:r>
      <w:r w:rsidRPr="009C4BAE">
        <w:rPr>
          <w:rFonts w:ascii="Roboto" w:hAnsi="Roboto"/>
          <w:lang w:val="uz-Cyrl-UZ"/>
          <w:rPrChange w:id="10355" w:author="Nozimjon Ortiqov" w:date="2026-02-24T09:31:00Z" w16du:dateUtc="2026-02-24T04:31:00Z">
            <w:rPr/>
          </w:rPrChange>
        </w:rPr>
        <w:fldChar w:fldCharType="separate"/>
      </w:r>
      <w:r w:rsidRPr="009C4BAE">
        <w:rPr>
          <w:rStyle w:val="af2"/>
          <w:rFonts w:ascii="Roboto" w:hAnsi="Roboto"/>
          <w:lang w:val="uz-Cyrl-UZ"/>
          <w:rPrChange w:id="10356"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357" w:author="Nozimjon Ortiqov" w:date="2026-02-24T09:31:00Z" w16du:dateUtc="2026-02-24T04:31:00Z">
            <w:rPr>
              <w:rStyle w:val="af2"/>
              <w:rFonts w:ascii="Roboto" w:hAnsi="Roboto"/>
            </w:rPr>
          </w:rPrChange>
        </w:rPr>
        <w:t>://</w:t>
      </w:r>
      <w:r w:rsidRPr="009C4BAE">
        <w:rPr>
          <w:rStyle w:val="af2"/>
          <w:rFonts w:ascii="Roboto" w:hAnsi="Roboto"/>
          <w:lang w:val="uz-Cyrl-UZ"/>
          <w:rPrChange w:id="10358"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359" w:author="Nozimjon Ortiqov" w:date="2026-02-24T09:31:00Z" w16du:dateUtc="2026-02-24T04:31:00Z">
            <w:rPr>
              <w:rStyle w:val="af2"/>
              <w:rFonts w:ascii="Roboto" w:hAnsi="Roboto"/>
            </w:rPr>
          </w:rPrChange>
        </w:rPr>
        <w:t>.</w:t>
      </w:r>
      <w:r w:rsidRPr="009C4BAE">
        <w:rPr>
          <w:rStyle w:val="af2"/>
          <w:rFonts w:ascii="Roboto" w:hAnsi="Roboto"/>
          <w:lang w:val="uz-Cyrl-UZ"/>
          <w:rPrChange w:id="10360" w:author="Nozimjon Ortiqov" w:date="2026-02-24T09:31:00Z" w16du:dateUtc="2026-02-24T04:31:00Z">
            <w:rPr>
              <w:rStyle w:val="af2"/>
              <w:rFonts w:ascii="Roboto" w:hAnsi="Roboto"/>
              <w:lang w:val="en-US"/>
            </w:rPr>
          </w:rPrChange>
        </w:rPr>
        <w:t>consumerfinance</w:t>
      </w:r>
      <w:r w:rsidRPr="009C4BAE">
        <w:rPr>
          <w:rStyle w:val="af2"/>
          <w:rFonts w:ascii="Roboto" w:hAnsi="Roboto"/>
          <w:lang w:val="uz-Cyrl-UZ"/>
          <w:rPrChange w:id="10361" w:author="Nozimjon Ortiqov" w:date="2026-02-24T09:31:00Z" w16du:dateUtc="2026-02-24T04:31:00Z">
            <w:rPr>
              <w:rStyle w:val="af2"/>
              <w:rFonts w:ascii="Roboto" w:hAnsi="Roboto"/>
            </w:rPr>
          </w:rPrChange>
        </w:rPr>
        <w:t>.</w:t>
      </w:r>
      <w:r w:rsidRPr="009C4BAE">
        <w:rPr>
          <w:rStyle w:val="af2"/>
          <w:rFonts w:ascii="Roboto" w:hAnsi="Roboto"/>
          <w:lang w:val="uz-Cyrl-UZ"/>
          <w:rPrChange w:id="10362"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363" w:author="Nozimjon Ortiqov" w:date="2026-02-24T09:31:00Z" w16du:dateUtc="2026-02-24T04:31:00Z">
            <w:rPr>
              <w:rStyle w:val="af2"/>
              <w:rFonts w:ascii="Roboto" w:hAnsi="Roboto"/>
            </w:rPr>
          </w:rPrChange>
        </w:rPr>
        <w:t>/</w:t>
      </w:r>
      <w:r w:rsidRPr="009C4BAE">
        <w:rPr>
          <w:rStyle w:val="af2"/>
          <w:rFonts w:ascii="Roboto" w:hAnsi="Roboto"/>
          <w:lang w:val="uz-Cyrl-UZ"/>
          <w:rPrChange w:id="10364" w:author="Nozimjon Ortiqov" w:date="2026-02-24T09:31:00Z" w16du:dateUtc="2026-02-24T04:31:00Z">
            <w:rPr>
              <w:rStyle w:val="af2"/>
              <w:rFonts w:ascii="Roboto" w:hAnsi="Roboto"/>
              <w:lang w:val="en-US"/>
            </w:rPr>
          </w:rPrChange>
        </w:rPr>
        <w:t>ask</w:t>
      </w:r>
      <w:r w:rsidRPr="009C4BAE">
        <w:rPr>
          <w:rStyle w:val="af2"/>
          <w:rFonts w:ascii="Roboto" w:hAnsi="Roboto"/>
          <w:lang w:val="uz-Cyrl-UZ"/>
          <w:rPrChange w:id="10365" w:author="Nozimjon Ortiqov" w:date="2026-02-24T09:31:00Z" w16du:dateUtc="2026-02-24T04:31:00Z">
            <w:rPr>
              <w:rStyle w:val="af2"/>
              <w:rFonts w:ascii="Roboto" w:hAnsi="Roboto"/>
            </w:rPr>
          </w:rPrChange>
        </w:rPr>
        <w:t>-</w:t>
      </w:r>
      <w:r w:rsidRPr="009C4BAE">
        <w:rPr>
          <w:rStyle w:val="af2"/>
          <w:rFonts w:ascii="Roboto" w:hAnsi="Roboto"/>
          <w:lang w:val="uz-Cyrl-UZ"/>
          <w:rPrChange w:id="10366" w:author="Nozimjon Ortiqov" w:date="2026-02-24T09:31:00Z" w16du:dateUtc="2026-02-24T04:31:00Z">
            <w:rPr>
              <w:rStyle w:val="af2"/>
              <w:rFonts w:ascii="Roboto" w:hAnsi="Roboto"/>
              <w:lang w:val="en-US"/>
            </w:rPr>
          </w:rPrChange>
        </w:rPr>
        <w:t>cfpb</w:t>
      </w:r>
      <w:r w:rsidRPr="009C4BAE">
        <w:rPr>
          <w:rStyle w:val="af2"/>
          <w:rFonts w:ascii="Roboto" w:hAnsi="Roboto"/>
          <w:lang w:val="uz-Cyrl-UZ"/>
          <w:rPrChange w:id="10367" w:author="Nozimjon Ortiqov" w:date="2026-02-24T09:31:00Z" w16du:dateUtc="2026-02-24T04:31:00Z">
            <w:rPr>
              <w:rStyle w:val="af2"/>
              <w:rFonts w:ascii="Roboto" w:hAnsi="Roboto"/>
            </w:rPr>
          </w:rPrChange>
        </w:rPr>
        <w:t>/</w:t>
      </w:r>
      <w:r w:rsidRPr="009C4BAE">
        <w:rPr>
          <w:rStyle w:val="af2"/>
          <w:rFonts w:ascii="Roboto" w:hAnsi="Roboto"/>
          <w:lang w:val="uz-Cyrl-UZ"/>
          <w:rPrChange w:id="10368" w:author="Nozimjon Ortiqov" w:date="2026-02-24T09:31:00Z" w16du:dateUtc="2026-02-24T04:31:00Z">
            <w:rPr>
              <w:rStyle w:val="af2"/>
              <w:rFonts w:ascii="Roboto" w:hAnsi="Roboto"/>
              <w:lang w:val="en-US"/>
            </w:rPr>
          </w:rPrChange>
        </w:rPr>
        <w:t>when</w:t>
      </w:r>
      <w:r w:rsidRPr="009C4BAE">
        <w:rPr>
          <w:rStyle w:val="af2"/>
          <w:rFonts w:ascii="Roboto" w:hAnsi="Roboto"/>
          <w:lang w:val="uz-Cyrl-UZ"/>
          <w:rPrChange w:id="10369" w:author="Nozimjon Ortiqov" w:date="2026-02-24T09:31:00Z" w16du:dateUtc="2026-02-24T04:31:00Z">
            <w:rPr>
              <w:rStyle w:val="af2"/>
              <w:rFonts w:ascii="Roboto" w:hAnsi="Roboto"/>
            </w:rPr>
          </w:rPrChange>
        </w:rPr>
        <w:t>-</w:t>
      </w:r>
      <w:r w:rsidRPr="009C4BAE">
        <w:rPr>
          <w:rStyle w:val="af2"/>
          <w:rFonts w:ascii="Roboto" w:hAnsi="Roboto"/>
          <w:lang w:val="uz-Cyrl-UZ"/>
          <w:rPrChange w:id="10370" w:author="Nozimjon Ortiqov" w:date="2026-02-24T09:31:00Z" w16du:dateUtc="2026-02-24T04:31:00Z">
            <w:rPr>
              <w:rStyle w:val="af2"/>
              <w:rFonts w:ascii="Roboto" w:hAnsi="Roboto"/>
              <w:lang w:val="en-US"/>
            </w:rPr>
          </w:rPrChange>
        </w:rPr>
        <w:t>and</w:t>
      </w:r>
      <w:r w:rsidRPr="009C4BAE">
        <w:rPr>
          <w:rStyle w:val="af2"/>
          <w:rFonts w:ascii="Roboto" w:hAnsi="Roboto"/>
          <w:lang w:val="uz-Cyrl-UZ"/>
          <w:rPrChange w:id="10371" w:author="Nozimjon Ortiqov" w:date="2026-02-24T09:31:00Z" w16du:dateUtc="2026-02-24T04:31:00Z">
            <w:rPr>
              <w:rStyle w:val="af2"/>
              <w:rFonts w:ascii="Roboto" w:hAnsi="Roboto"/>
            </w:rPr>
          </w:rPrChange>
        </w:rPr>
        <w:t>-</w:t>
      </w:r>
      <w:r w:rsidRPr="009C4BAE">
        <w:rPr>
          <w:rStyle w:val="af2"/>
          <w:rFonts w:ascii="Roboto" w:hAnsi="Roboto"/>
          <w:lang w:val="uz-Cyrl-UZ"/>
          <w:rPrChange w:id="10372" w:author="Nozimjon Ortiqov" w:date="2026-02-24T09:31:00Z" w16du:dateUtc="2026-02-24T04:31:00Z">
            <w:rPr>
              <w:rStyle w:val="af2"/>
              <w:rFonts w:ascii="Roboto" w:hAnsi="Roboto"/>
              <w:lang w:val="en-US"/>
            </w:rPr>
          </w:rPrChange>
        </w:rPr>
        <w:t>how</w:t>
      </w:r>
      <w:r w:rsidRPr="009C4BAE">
        <w:rPr>
          <w:rStyle w:val="af2"/>
          <w:rFonts w:ascii="Roboto" w:hAnsi="Roboto"/>
          <w:lang w:val="uz-Cyrl-UZ"/>
          <w:rPrChange w:id="10373" w:author="Nozimjon Ortiqov" w:date="2026-02-24T09:31:00Z" w16du:dateUtc="2026-02-24T04:31:00Z">
            <w:rPr>
              <w:rStyle w:val="af2"/>
              <w:rFonts w:ascii="Roboto" w:hAnsi="Roboto"/>
            </w:rPr>
          </w:rPrChange>
        </w:rPr>
        <w:t>-</w:t>
      </w:r>
      <w:r w:rsidRPr="009C4BAE">
        <w:rPr>
          <w:rStyle w:val="af2"/>
          <w:rFonts w:ascii="Roboto" w:hAnsi="Roboto"/>
          <w:lang w:val="uz-Cyrl-UZ"/>
          <w:rPrChange w:id="10374" w:author="Nozimjon Ortiqov" w:date="2026-02-24T09:31:00Z" w16du:dateUtc="2026-02-24T04:31:00Z">
            <w:rPr>
              <w:rStyle w:val="af2"/>
              <w:rFonts w:ascii="Roboto" w:hAnsi="Roboto"/>
              <w:lang w:val="en-US"/>
            </w:rPr>
          </w:rPrChange>
        </w:rPr>
        <w:t>often</w:t>
      </w:r>
      <w:r w:rsidRPr="009C4BAE">
        <w:rPr>
          <w:rStyle w:val="af2"/>
          <w:rFonts w:ascii="Roboto" w:hAnsi="Roboto"/>
          <w:lang w:val="uz-Cyrl-UZ"/>
          <w:rPrChange w:id="10375" w:author="Nozimjon Ortiqov" w:date="2026-02-24T09:31:00Z" w16du:dateUtc="2026-02-24T04:31:00Z">
            <w:rPr>
              <w:rStyle w:val="af2"/>
              <w:rFonts w:ascii="Roboto" w:hAnsi="Roboto"/>
            </w:rPr>
          </w:rPrChange>
        </w:rPr>
        <w:t>-</w:t>
      </w:r>
      <w:r w:rsidRPr="009C4BAE">
        <w:rPr>
          <w:rStyle w:val="af2"/>
          <w:rFonts w:ascii="Roboto" w:hAnsi="Roboto"/>
          <w:lang w:val="uz-Cyrl-UZ"/>
          <w:rPrChange w:id="10376" w:author="Nozimjon Ortiqov" w:date="2026-02-24T09:31:00Z" w16du:dateUtc="2026-02-24T04:31:00Z">
            <w:rPr>
              <w:rStyle w:val="af2"/>
              <w:rFonts w:ascii="Roboto" w:hAnsi="Roboto"/>
              <w:lang w:val="en-US"/>
            </w:rPr>
          </w:rPrChange>
        </w:rPr>
        <w:t>can</w:t>
      </w:r>
      <w:r w:rsidRPr="009C4BAE">
        <w:rPr>
          <w:rStyle w:val="af2"/>
          <w:rFonts w:ascii="Roboto" w:hAnsi="Roboto"/>
          <w:lang w:val="uz-Cyrl-UZ"/>
          <w:rPrChange w:id="10377" w:author="Nozimjon Ortiqov" w:date="2026-02-24T09:31:00Z" w16du:dateUtc="2026-02-24T04:31:00Z">
            <w:rPr>
              <w:rStyle w:val="af2"/>
              <w:rFonts w:ascii="Roboto" w:hAnsi="Roboto"/>
            </w:rPr>
          </w:rPrChange>
        </w:rPr>
        <w:t>-</w:t>
      </w:r>
      <w:r w:rsidRPr="009C4BAE">
        <w:rPr>
          <w:rStyle w:val="af2"/>
          <w:rFonts w:ascii="Roboto" w:hAnsi="Roboto"/>
          <w:lang w:val="uz-Cyrl-UZ"/>
          <w:rPrChange w:id="10378"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379" w:author="Nozimjon Ortiqov" w:date="2026-02-24T09:31:00Z" w16du:dateUtc="2026-02-24T04:31:00Z">
            <w:rPr>
              <w:rStyle w:val="af2"/>
              <w:rFonts w:ascii="Roboto" w:hAnsi="Roboto"/>
            </w:rPr>
          </w:rPrChange>
        </w:rPr>
        <w:t>-</w:t>
      </w:r>
      <w:r w:rsidRPr="009C4BAE">
        <w:rPr>
          <w:rStyle w:val="af2"/>
          <w:rFonts w:ascii="Roboto" w:hAnsi="Roboto"/>
          <w:lang w:val="uz-Cyrl-UZ"/>
          <w:rPrChange w:id="10380" w:author="Nozimjon Ortiqov" w:date="2026-02-24T09:31:00Z" w16du:dateUtc="2026-02-24T04:31:00Z">
            <w:rPr>
              <w:rStyle w:val="af2"/>
              <w:rFonts w:ascii="Roboto" w:hAnsi="Roboto"/>
              <w:lang w:val="en-US"/>
            </w:rPr>
          </w:rPrChange>
        </w:rPr>
        <w:t>debt</w:t>
      </w:r>
      <w:r w:rsidRPr="009C4BAE">
        <w:rPr>
          <w:rStyle w:val="af2"/>
          <w:rFonts w:ascii="Roboto" w:hAnsi="Roboto"/>
          <w:lang w:val="uz-Cyrl-UZ"/>
          <w:rPrChange w:id="10381" w:author="Nozimjon Ortiqov" w:date="2026-02-24T09:31:00Z" w16du:dateUtc="2026-02-24T04:31:00Z">
            <w:rPr>
              <w:rStyle w:val="af2"/>
              <w:rFonts w:ascii="Roboto" w:hAnsi="Roboto"/>
            </w:rPr>
          </w:rPrChange>
        </w:rPr>
        <w:t>-</w:t>
      </w:r>
      <w:r w:rsidRPr="009C4BAE">
        <w:rPr>
          <w:rStyle w:val="af2"/>
          <w:rFonts w:ascii="Roboto" w:hAnsi="Roboto"/>
          <w:lang w:val="uz-Cyrl-UZ"/>
          <w:rPrChange w:id="10382" w:author="Nozimjon Ortiqov" w:date="2026-02-24T09:31:00Z" w16du:dateUtc="2026-02-24T04:31:00Z">
            <w:rPr>
              <w:rStyle w:val="af2"/>
              <w:rFonts w:ascii="Roboto" w:hAnsi="Roboto"/>
              <w:lang w:val="en-US"/>
            </w:rPr>
          </w:rPrChange>
        </w:rPr>
        <w:t>collector</w:t>
      </w:r>
      <w:r w:rsidRPr="009C4BAE">
        <w:rPr>
          <w:rStyle w:val="af2"/>
          <w:rFonts w:ascii="Roboto" w:hAnsi="Roboto"/>
          <w:lang w:val="uz-Cyrl-UZ"/>
          <w:rPrChange w:id="10383" w:author="Nozimjon Ortiqov" w:date="2026-02-24T09:31:00Z" w16du:dateUtc="2026-02-24T04:31:00Z">
            <w:rPr>
              <w:rStyle w:val="af2"/>
              <w:rFonts w:ascii="Roboto" w:hAnsi="Roboto"/>
            </w:rPr>
          </w:rPrChange>
        </w:rPr>
        <w:t>-</w:t>
      </w:r>
      <w:r w:rsidRPr="009C4BAE">
        <w:rPr>
          <w:rStyle w:val="af2"/>
          <w:rFonts w:ascii="Roboto" w:hAnsi="Roboto"/>
          <w:lang w:val="uz-Cyrl-UZ"/>
          <w:rPrChange w:id="10384" w:author="Nozimjon Ortiqov" w:date="2026-02-24T09:31:00Z" w16du:dateUtc="2026-02-24T04:31:00Z">
            <w:rPr>
              <w:rStyle w:val="af2"/>
              <w:rFonts w:ascii="Roboto" w:hAnsi="Roboto"/>
              <w:lang w:val="en-US"/>
            </w:rPr>
          </w:rPrChange>
        </w:rPr>
        <w:t>call</w:t>
      </w:r>
      <w:r w:rsidRPr="009C4BAE">
        <w:rPr>
          <w:rStyle w:val="af2"/>
          <w:rFonts w:ascii="Roboto" w:hAnsi="Roboto"/>
          <w:lang w:val="uz-Cyrl-UZ"/>
          <w:rPrChange w:id="10385" w:author="Nozimjon Ortiqov" w:date="2026-02-24T09:31:00Z" w16du:dateUtc="2026-02-24T04:31:00Z">
            <w:rPr>
              <w:rStyle w:val="af2"/>
              <w:rFonts w:ascii="Roboto" w:hAnsi="Roboto"/>
            </w:rPr>
          </w:rPrChange>
        </w:rPr>
        <w:t>-</w:t>
      </w:r>
      <w:r w:rsidRPr="009C4BAE">
        <w:rPr>
          <w:rStyle w:val="af2"/>
          <w:rFonts w:ascii="Roboto" w:hAnsi="Roboto"/>
          <w:lang w:val="uz-Cyrl-UZ"/>
          <w:rPrChange w:id="10386" w:author="Nozimjon Ortiqov" w:date="2026-02-24T09:31:00Z" w16du:dateUtc="2026-02-24T04:31:00Z">
            <w:rPr>
              <w:rStyle w:val="af2"/>
              <w:rFonts w:ascii="Roboto" w:hAnsi="Roboto"/>
              <w:lang w:val="en-US"/>
            </w:rPr>
          </w:rPrChange>
        </w:rPr>
        <w:t>me</w:t>
      </w:r>
      <w:r w:rsidRPr="009C4BAE">
        <w:rPr>
          <w:rStyle w:val="af2"/>
          <w:rFonts w:ascii="Roboto" w:hAnsi="Roboto"/>
          <w:lang w:val="uz-Cyrl-UZ"/>
          <w:rPrChange w:id="10387" w:author="Nozimjon Ortiqov" w:date="2026-02-24T09:31:00Z" w16du:dateUtc="2026-02-24T04:31:00Z">
            <w:rPr>
              <w:rStyle w:val="af2"/>
              <w:rFonts w:ascii="Roboto" w:hAnsi="Roboto"/>
            </w:rPr>
          </w:rPrChange>
        </w:rPr>
        <w:t>-</w:t>
      </w:r>
      <w:r w:rsidRPr="009C4BAE">
        <w:rPr>
          <w:rStyle w:val="af2"/>
          <w:rFonts w:ascii="Roboto" w:hAnsi="Roboto"/>
          <w:lang w:val="uz-Cyrl-UZ"/>
          <w:rPrChange w:id="10388" w:author="Nozimjon Ortiqov" w:date="2026-02-24T09:31:00Z" w16du:dateUtc="2026-02-24T04:31:00Z">
            <w:rPr>
              <w:rStyle w:val="af2"/>
              <w:rFonts w:ascii="Roboto" w:hAnsi="Roboto"/>
              <w:lang w:val="en-US"/>
            </w:rPr>
          </w:rPrChange>
        </w:rPr>
        <w:t>on</w:t>
      </w:r>
      <w:r w:rsidRPr="009C4BAE">
        <w:rPr>
          <w:rStyle w:val="af2"/>
          <w:rFonts w:ascii="Roboto" w:hAnsi="Roboto"/>
          <w:lang w:val="uz-Cyrl-UZ"/>
          <w:rPrChange w:id="10389" w:author="Nozimjon Ortiqov" w:date="2026-02-24T09:31:00Z" w16du:dateUtc="2026-02-24T04:31:00Z">
            <w:rPr>
              <w:rStyle w:val="af2"/>
              <w:rFonts w:ascii="Roboto" w:hAnsi="Roboto"/>
            </w:rPr>
          </w:rPrChange>
        </w:rPr>
        <w:t>-</w:t>
      </w:r>
      <w:r w:rsidRPr="009C4BAE">
        <w:rPr>
          <w:rStyle w:val="af2"/>
          <w:rFonts w:ascii="Roboto" w:hAnsi="Roboto"/>
          <w:lang w:val="uz-Cyrl-UZ"/>
          <w:rPrChange w:id="10390" w:author="Nozimjon Ortiqov" w:date="2026-02-24T09:31:00Z" w16du:dateUtc="2026-02-24T04:31:00Z">
            <w:rPr>
              <w:rStyle w:val="af2"/>
              <w:rFonts w:ascii="Roboto" w:hAnsi="Roboto"/>
              <w:lang w:val="en-US"/>
            </w:rPr>
          </w:rPrChange>
        </w:rPr>
        <w:t>the</w:t>
      </w:r>
      <w:r w:rsidRPr="009C4BAE">
        <w:rPr>
          <w:rStyle w:val="af2"/>
          <w:rFonts w:ascii="Roboto" w:hAnsi="Roboto"/>
          <w:lang w:val="uz-Cyrl-UZ"/>
          <w:rPrChange w:id="10391" w:author="Nozimjon Ortiqov" w:date="2026-02-24T09:31:00Z" w16du:dateUtc="2026-02-24T04:31:00Z">
            <w:rPr>
              <w:rStyle w:val="af2"/>
              <w:rFonts w:ascii="Roboto" w:hAnsi="Roboto"/>
            </w:rPr>
          </w:rPrChange>
        </w:rPr>
        <w:t>-</w:t>
      </w:r>
      <w:r w:rsidRPr="009C4BAE">
        <w:rPr>
          <w:rStyle w:val="af2"/>
          <w:rFonts w:ascii="Roboto" w:hAnsi="Roboto"/>
          <w:lang w:val="uz-Cyrl-UZ"/>
          <w:rPrChange w:id="10392" w:author="Nozimjon Ortiqov" w:date="2026-02-24T09:31:00Z" w16du:dateUtc="2026-02-24T04:31:00Z">
            <w:rPr>
              <w:rStyle w:val="af2"/>
              <w:rFonts w:ascii="Roboto" w:hAnsi="Roboto"/>
              <w:lang w:val="en-US"/>
            </w:rPr>
          </w:rPrChange>
        </w:rPr>
        <w:t>phone</w:t>
      </w:r>
      <w:r w:rsidRPr="009C4BAE">
        <w:rPr>
          <w:rStyle w:val="af2"/>
          <w:rFonts w:ascii="Roboto" w:hAnsi="Roboto"/>
          <w:lang w:val="uz-Cyrl-UZ"/>
          <w:rPrChange w:id="10393" w:author="Nozimjon Ortiqov" w:date="2026-02-24T09:31:00Z" w16du:dateUtc="2026-02-24T04:31:00Z">
            <w:rPr>
              <w:rStyle w:val="af2"/>
              <w:rFonts w:ascii="Roboto" w:hAnsi="Roboto"/>
            </w:rPr>
          </w:rPrChange>
        </w:rPr>
        <w:t>-</w:t>
      </w:r>
      <w:r w:rsidRPr="009C4BAE">
        <w:rPr>
          <w:rStyle w:val="af2"/>
          <w:rFonts w:ascii="Roboto" w:hAnsi="Roboto"/>
          <w:lang w:val="uz-Cyrl-UZ"/>
          <w:rPrChange w:id="10394" w:author="Nozimjon Ortiqov" w:date="2026-02-24T09:31:00Z" w16du:dateUtc="2026-02-24T04:31:00Z">
            <w:rPr>
              <w:rStyle w:val="af2"/>
              <w:rFonts w:ascii="Roboto" w:hAnsi="Roboto"/>
              <w:lang w:val="en-US"/>
            </w:rPr>
          </w:rPrChange>
        </w:rPr>
        <w:t>en</w:t>
      </w:r>
      <w:r w:rsidRPr="009C4BAE">
        <w:rPr>
          <w:rStyle w:val="af2"/>
          <w:rFonts w:ascii="Roboto" w:hAnsi="Roboto"/>
          <w:lang w:val="uz-Cyrl-UZ"/>
          <w:rPrChange w:id="10395" w:author="Nozimjon Ortiqov" w:date="2026-02-24T09:31:00Z" w16du:dateUtc="2026-02-24T04:31:00Z">
            <w:rPr>
              <w:rStyle w:val="af2"/>
              <w:rFonts w:ascii="Roboto" w:hAnsi="Roboto"/>
            </w:rPr>
          </w:rPrChange>
        </w:rPr>
        <w:t>-2110/</w:t>
      </w:r>
      <w:r w:rsidRPr="009C4BAE">
        <w:rPr>
          <w:rFonts w:ascii="Roboto" w:hAnsi="Roboto"/>
          <w:lang w:val="uz-Cyrl-UZ"/>
          <w:rPrChange w:id="10396" w:author="Nozimjon Ortiqov" w:date="2026-02-24T09:31:00Z" w16du:dateUtc="2026-02-24T04:31:00Z">
            <w:rPr/>
          </w:rPrChange>
        </w:rPr>
        <w:fldChar w:fldCharType="end"/>
      </w:r>
    </w:p>
    <w:p w14:paraId="00DD307B"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397" w:author="Nozimjon Ortiqov" w:date="2026-02-24T09:31:00Z" w16du:dateUtc="2026-02-24T04:31:00Z">
            <w:rPr>
              <w:rFonts w:ascii="Roboto" w:hAnsi="Roboto"/>
              <w:lang w:val="en-US"/>
            </w:rPr>
          </w:rPrChange>
        </w:rPr>
        <w:pPrChange w:id="1039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99" w:author="Nozimjon Ortiqov" w:date="2026-02-24T09:31:00Z" w16du:dateUtc="2026-02-24T04:31:00Z">
            <w:rPr>
              <w:rFonts w:ascii="Roboto" w:hAnsi="Roboto"/>
              <w:lang w:val="en-US"/>
            </w:rPr>
          </w:rPrChange>
        </w:rPr>
        <w:t xml:space="preserve">Federal Trade Commission (FTC). (n.d.). Debt collection FAQs (қисқа тушунтиришлар: call frequency, cease contact ва ҳ.к.). </w:t>
      </w:r>
      <w:r w:rsidRPr="009C4BAE">
        <w:rPr>
          <w:rFonts w:ascii="Roboto" w:hAnsi="Roboto"/>
          <w:lang w:val="uz-Cyrl-UZ"/>
          <w:rPrChange w:id="10400" w:author="Nozimjon Ortiqov" w:date="2026-02-24T09:31:00Z" w16du:dateUtc="2026-02-24T04:31:00Z">
            <w:rPr/>
          </w:rPrChange>
        </w:rPr>
        <w:fldChar w:fldCharType="begin"/>
      </w:r>
      <w:r w:rsidRPr="009C4BAE">
        <w:rPr>
          <w:rFonts w:ascii="Roboto" w:hAnsi="Roboto"/>
          <w:lang w:val="uz-Cyrl-UZ"/>
          <w:rPrChange w:id="10401" w:author="Nozimjon Ortiqov" w:date="2026-02-24T09:31:00Z" w16du:dateUtc="2026-02-24T04:31:00Z">
            <w:rPr/>
          </w:rPrChange>
        </w:rPr>
        <w:instrText>HYPERLINK "https://consumer.ftc.gov/articles/debt-collection-faqs"</w:instrText>
      </w:r>
      <w:r w:rsidRPr="007A79F7">
        <w:rPr>
          <w:rFonts w:ascii="Roboto" w:hAnsi="Roboto"/>
          <w:lang w:val="uz-Cyrl-UZ"/>
        </w:rPr>
      </w:r>
      <w:r w:rsidRPr="009C4BAE">
        <w:rPr>
          <w:rFonts w:ascii="Roboto" w:hAnsi="Roboto"/>
          <w:lang w:val="uz-Cyrl-UZ"/>
          <w:rPrChange w:id="10402" w:author="Nozimjon Ortiqov" w:date="2026-02-24T09:31:00Z" w16du:dateUtc="2026-02-24T04:31:00Z">
            <w:rPr/>
          </w:rPrChange>
        </w:rPr>
        <w:fldChar w:fldCharType="separate"/>
      </w:r>
      <w:r w:rsidRPr="009C4BAE">
        <w:rPr>
          <w:rStyle w:val="af2"/>
          <w:rFonts w:ascii="Roboto" w:hAnsi="Roboto"/>
          <w:lang w:val="uz-Cyrl-UZ"/>
          <w:rPrChange w:id="10403" w:author="Nozimjon Ortiqov" w:date="2026-02-24T09:31:00Z" w16du:dateUtc="2026-02-24T04:31:00Z">
            <w:rPr>
              <w:rStyle w:val="af2"/>
              <w:rFonts w:ascii="Roboto" w:hAnsi="Roboto"/>
              <w:lang w:val="en-US"/>
            </w:rPr>
          </w:rPrChange>
        </w:rPr>
        <w:t>https://consumer.ftc.gov/articles/debt-collection-faqs</w:t>
      </w:r>
      <w:r w:rsidRPr="009C4BAE">
        <w:rPr>
          <w:rFonts w:ascii="Roboto" w:hAnsi="Roboto"/>
          <w:lang w:val="uz-Cyrl-UZ"/>
          <w:rPrChange w:id="10404" w:author="Nozimjon Ortiqov" w:date="2026-02-24T09:31:00Z" w16du:dateUtc="2026-02-24T04:31:00Z">
            <w:rPr/>
          </w:rPrChange>
        </w:rPr>
        <w:fldChar w:fldCharType="end"/>
      </w:r>
    </w:p>
    <w:p w14:paraId="40999FCC"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405" w:author="Nozimjon Ortiqov" w:date="2026-02-24T09:31:00Z" w16du:dateUtc="2026-02-24T04:31:00Z">
            <w:rPr>
              <w:rFonts w:ascii="Roboto" w:hAnsi="Roboto"/>
            </w:rPr>
          </w:rPrChange>
        </w:rPr>
        <w:pPrChange w:id="1040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07" w:author="Nozimjon Ortiqov" w:date="2026-02-24T09:31:00Z" w16du:dateUtc="2026-02-24T04:31:00Z">
            <w:rPr>
              <w:rFonts w:ascii="Roboto" w:hAnsi="Roboto"/>
              <w:lang w:val="en-US"/>
            </w:rPr>
          </w:rPrChange>
        </w:rPr>
        <w:t xml:space="preserve">Bundesministerium der Justiz (BMJ). (2023, March 10). Inkasso – Inkassodienstleister (рўйхат/талаблар/истеъмолчи ҳуқуқлари бўйича тушунтириш). </w:t>
      </w:r>
      <w:r w:rsidRPr="009C4BAE">
        <w:rPr>
          <w:rFonts w:ascii="Roboto" w:hAnsi="Roboto"/>
          <w:lang w:val="uz-Cyrl-UZ"/>
          <w:rPrChange w:id="10408" w:author="Nozimjon Ortiqov" w:date="2026-02-24T09:31:00Z" w16du:dateUtc="2026-02-24T04:31:00Z">
            <w:rPr/>
          </w:rPrChange>
        </w:rPr>
        <w:fldChar w:fldCharType="begin"/>
      </w:r>
      <w:r w:rsidRPr="009C4BAE">
        <w:rPr>
          <w:rFonts w:ascii="Roboto" w:hAnsi="Roboto"/>
          <w:lang w:val="uz-Cyrl-UZ"/>
          <w:rPrChange w:id="10409" w:author="Nozimjon Ortiqov" w:date="2026-02-24T09:31:00Z" w16du:dateUtc="2026-02-24T04:31:00Z">
            <w:rPr/>
          </w:rPrChange>
        </w:rPr>
        <w:instrText>HYPERLINK "https://www.bmj.de/DE/themen/wirtschaft_finanzen/schulden_insolvenz/inkasso/inkasso_artikel.html"</w:instrText>
      </w:r>
      <w:r w:rsidRPr="007A79F7">
        <w:rPr>
          <w:rFonts w:ascii="Roboto" w:hAnsi="Roboto"/>
          <w:lang w:val="uz-Cyrl-UZ"/>
        </w:rPr>
      </w:r>
      <w:r w:rsidRPr="009C4BAE">
        <w:rPr>
          <w:rFonts w:ascii="Roboto" w:hAnsi="Roboto"/>
          <w:lang w:val="uz-Cyrl-UZ"/>
          <w:rPrChange w:id="10410" w:author="Nozimjon Ortiqov" w:date="2026-02-24T09:31:00Z" w16du:dateUtc="2026-02-24T04:31:00Z">
            <w:rPr/>
          </w:rPrChange>
        </w:rPr>
        <w:fldChar w:fldCharType="separate"/>
      </w:r>
      <w:r w:rsidRPr="009C4BAE">
        <w:rPr>
          <w:rStyle w:val="af2"/>
          <w:rFonts w:ascii="Roboto" w:hAnsi="Roboto"/>
          <w:lang w:val="uz-Cyrl-UZ"/>
          <w:rPrChange w:id="10411"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412" w:author="Nozimjon Ortiqov" w:date="2026-02-24T09:31:00Z" w16du:dateUtc="2026-02-24T04:31:00Z">
            <w:rPr>
              <w:rStyle w:val="af2"/>
              <w:rFonts w:ascii="Roboto" w:hAnsi="Roboto"/>
            </w:rPr>
          </w:rPrChange>
        </w:rPr>
        <w:t>://</w:t>
      </w:r>
      <w:r w:rsidRPr="009C4BAE">
        <w:rPr>
          <w:rStyle w:val="af2"/>
          <w:rFonts w:ascii="Roboto" w:hAnsi="Roboto"/>
          <w:lang w:val="uz-Cyrl-UZ"/>
          <w:rPrChange w:id="10413"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414" w:author="Nozimjon Ortiqov" w:date="2026-02-24T09:31:00Z" w16du:dateUtc="2026-02-24T04:31:00Z">
            <w:rPr>
              <w:rStyle w:val="af2"/>
              <w:rFonts w:ascii="Roboto" w:hAnsi="Roboto"/>
            </w:rPr>
          </w:rPrChange>
        </w:rPr>
        <w:t>.</w:t>
      </w:r>
      <w:r w:rsidRPr="009C4BAE">
        <w:rPr>
          <w:rStyle w:val="af2"/>
          <w:rFonts w:ascii="Roboto" w:hAnsi="Roboto"/>
          <w:lang w:val="uz-Cyrl-UZ"/>
          <w:rPrChange w:id="10415" w:author="Nozimjon Ortiqov" w:date="2026-02-24T09:31:00Z" w16du:dateUtc="2026-02-24T04:31:00Z">
            <w:rPr>
              <w:rStyle w:val="af2"/>
              <w:rFonts w:ascii="Roboto" w:hAnsi="Roboto"/>
              <w:lang w:val="en-US"/>
            </w:rPr>
          </w:rPrChange>
        </w:rPr>
        <w:t>bmj</w:t>
      </w:r>
      <w:r w:rsidRPr="009C4BAE">
        <w:rPr>
          <w:rStyle w:val="af2"/>
          <w:rFonts w:ascii="Roboto" w:hAnsi="Roboto"/>
          <w:lang w:val="uz-Cyrl-UZ"/>
          <w:rPrChange w:id="10416" w:author="Nozimjon Ortiqov" w:date="2026-02-24T09:31:00Z" w16du:dateUtc="2026-02-24T04:31:00Z">
            <w:rPr>
              <w:rStyle w:val="af2"/>
              <w:rFonts w:ascii="Roboto" w:hAnsi="Roboto"/>
            </w:rPr>
          </w:rPrChange>
        </w:rPr>
        <w:t>.</w:t>
      </w:r>
      <w:r w:rsidRPr="009C4BAE">
        <w:rPr>
          <w:rStyle w:val="af2"/>
          <w:rFonts w:ascii="Roboto" w:hAnsi="Roboto"/>
          <w:lang w:val="uz-Cyrl-UZ"/>
          <w:rPrChange w:id="10417"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418" w:author="Nozimjon Ortiqov" w:date="2026-02-24T09:31:00Z" w16du:dateUtc="2026-02-24T04:31:00Z">
            <w:rPr>
              <w:rStyle w:val="af2"/>
              <w:rFonts w:ascii="Roboto" w:hAnsi="Roboto"/>
            </w:rPr>
          </w:rPrChange>
        </w:rPr>
        <w:t>/</w:t>
      </w:r>
      <w:r w:rsidRPr="009C4BAE">
        <w:rPr>
          <w:rStyle w:val="af2"/>
          <w:rFonts w:ascii="Roboto" w:hAnsi="Roboto"/>
          <w:lang w:val="uz-Cyrl-UZ"/>
          <w:rPrChange w:id="10419"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420" w:author="Nozimjon Ortiqov" w:date="2026-02-24T09:31:00Z" w16du:dateUtc="2026-02-24T04:31:00Z">
            <w:rPr>
              <w:rStyle w:val="af2"/>
              <w:rFonts w:ascii="Roboto" w:hAnsi="Roboto"/>
            </w:rPr>
          </w:rPrChange>
        </w:rPr>
        <w:t>/</w:t>
      </w:r>
      <w:r w:rsidRPr="009C4BAE">
        <w:rPr>
          <w:rStyle w:val="af2"/>
          <w:rFonts w:ascii="Roboto" w:hAnsi="Roboto"/>
          <w:lang w:val="uz-Cyrl-UZ"/>
          <w:rPrChange w:id="10421" w:author="Nozimjon Ortiqov" w:date="2026-02-24T09:31:00Z" w16du:dateUtc="2026-02-24T04:31:00Z">
            <w:rPr>
              <w:rStyle w:val="af2"/>
              <w:rFonts w:ascii="Roboto" w:hAnsi="Roboto"/>
              <w:lang w:val="en-US"/>
            </w:rPr>
          </w:rPrChange>
        </w:rPr>
        <w:t>themen</w:t>
      </w:r>
      <w:r w:rsidRPr="009C4BAE">
        <w:rPr>
          <w:rStyle w:val="af2"/>
          <w:rFonts w:ascii="Roboto" w:hAnsi="Roboto"/>
          <w:lang w:val="uz-Cyrl-UZ"/>
          <w:rPrChange w:id="10422" w:author="Nozimjon Ortiqov" w:date="2026-02-24T09:31:00Z" w16du:dateUtc="2026-02-24T04:31:00Z">
            <w:rPr>
              <w:rStyle w:val="af2"/>
              <w:rFonts w:ascii="Roboto" w:hAnsi="Roboto"/>
            </w:rPr>
          </w:rPrChange>
        </w:rPr>
        <w:t>/</w:t>
      </w:r>
      <w:r w:rsidRPr="009C4BAE">
        <w:rPr>
          <w:rStyle w:val="af2"/>
          <w:rFonts w:ascii="Roboto" w:hAnsi="Roboto"/>
          <w:lang w:val="uz-Cyrl-UZ"/>
          <w:rPrChange w:id="10423" w:author="Nozimjon Ortiqov" w:date="2026-02-24T09:31:00Z" w16du:dateUtc="2026-02-24T04:31:00Z">
            <w:rPr>
              <w:rStyle w:val="af2"/>
              <w:rFonts w:ascii="Roboto" w:hAnsi="Roboto"/>
              <w:lang w:val="en-US"/>
            </w:rPr>
          </w:rPrChange>
        </w:rPr>
        <w:t>wirtschaft</w:t>
      </w:r>
      <w:r w:rsidRPr="009C4BAE">
        <w:rPr>
          <w:rStyle w:val="af2"/>
          <w:rFonts w:ascii="Roboto" w:hAnsi="Roboto"/>
          <w:lang w:val="uz-Cyrl-UZ"/>
          <w:rPrChange w:id="10424" w:author="Nozimjon Ortiqov" w:date="2026-02-24T09:31:00Z" w16du:dateUtc="2026-02-24T04:31:00Z">
            <w:rPr>
              <w:rStyle w:val="af2"/>
              <w:rFonts w:ascii="Roboto" w:hAnsi="Roboto"/>
            </w:rPr>
          </w:rPrChange>
        </w:rPr>
        <w:t>_</w:t>
      </w:r>
      <w:r w:rsidRPr="009C4BAE">
        <w:rPr>
          <w:rStyle w:val="af2"/>
          <w:rFonts w:ascii="Roboto" w:hAnsi="Roboto"/>
          <w:lang w:val="uz-Cyrl-UZ"/>
          <w:rPrChange w:id="10425" w:author="Nozimjon Ortiqov" w:date="2026-02-24T09:31:00Z" w16du:dateUtc="2026-02-24T04:31:00Z">
            <w:rPr>
              <w:rStyle w:val="af2"/>
              <w:rFonts w:ascii="Roboto" w:hAnsi="Roboto"/>
              <w:lang w:val="en-US"/>
            </w:rPr>
          </w:rPrChange>
        </w:rPr>
        <w:t>finanzen</w:t>
      </w:r>
      <w:r w:rsidRPr="009C4BAE">
        <w:rPr>
          <w:rStyle w:val="af2"/>
          <w:rFonts w:ascii="Roboto" w:hAnsi="Roboto"/>
          <w:lang w:val="uz-Cyrl-UZ"/>
          <w:rPrChange w:id="10426" w:author="Nozimjon Ortiqov" w:date="2026-02-24T09:31:00Z" w16du:dateUtc="2026-02-24T04:31:00Z">
            <w:rPr>
              <w:rStyle w:val="af2"/>
              <w:rFonts w:ascii="Roboto" w:hAnsi="Roboto"/>
            </w:rPr>
          </w:rPrChange>
        </w:rPr>
        <w:t>/</w:t>
      </w:r>
      <w:r w:rsidRPr="009C4BAE">
        <w:rPr>
          <w:rStyle w:val="af2"/>
          <w:rFonts w:ascii="Roboto" w:hAnsi="Roboto"/>
          <w:lang w:val="uz-Cyrl-UZ"/>
          <w:rPrChange w:id="10427" w:author="Nozimjon Ortiqov" w:date="2026-02-24T09:31:00Z" w16du:dateUtc="2026-02-24T04:31:00Z">
            <w:rPr>
              <w:rStyle w:val="af2"/>
              <w:rFonts w:ascii="Roboto" w:hAnsi="Roboto"/>
              <w:lang w:val="en-US"/>
            </w:rPr>
          </w:rPrChange>
        </w:rPr>
        <w:t>schulden</w:t>
      </w:r>
      <w:r w:rsidRPr="009C4BAE">
        <w:rPr>
          <w:rStyle w:val="af2"/>
          <w:rFonts w:ascii="Roboto" w:hAnsi="Roboto"/>
          <w:lang w:val="uz-Cyrl-UZ"/>
          <w:rPrChange w:id="10428" w:author="Nozimjon Ortiqov" w:date="2026-02-24T09:31:00Z" w16du:dateUtc="2026-02-24T04:31:00Z">
            <w:rPr>
              <w:rStyle w:val="af2"/>
              <w:rFonts w:ascii="Roboto" w:hAnsi="Roboto"/>
            </w:rPr>
          </w:rPrChange>
        </w:rPr>
        <w:t>_</w:t>
      </w:r>
      <w:r w:rsidRPr="009C4BAE">
        <w:rPr>
          <w:rStyle w:val="af2"/>
          <w:rFonts w:ascii="Roboto" w:hAnsi="Roboto"/>
          <w:lang w:val="uz-Cyrl-UZ"/>
          <w:rPrChange w:id="10429" w:author="Nozimjon Ortiqov" w:date="2026-02-24T09:31:00Z" w16du:dateUtc="2026-02-24T04:31:00Z">
            <w:rPr>
              <w:rStyle w:val="af2"/>
              <w:rFonts w:ascii="Roboto" w:hAnsi="Roboto"/>
              <w:lang w:val="en-US"/>
            </w:rPr>
          </w:rPrChange>
        </w:rPr>
        <w:t>insolvenz</w:t>
      </w:r>
      <w:r w:rsidRPr="009C4BAE">
        <w:rPr>
          <w:rStyle w:val="af2"/>
          <w:rFonts w:ascii="Roboto" w:hAnsi="Roboto"/>
          <w:lang w:val="uz-Cyrl-UZ"/>
          <w:rPrChange w:id="10430" w:author="Nozimjon Ortiqov" w:date="2026-02-24T09:31:00Z" w16du:dateUtc="2026-02-24T04:31:00Z">
            <w:rPr>
              <w:rStyle w:val="af2"/>
              <w:rFonts w:ascii="Roboto" w:hAnsi="Roboto"/>
            </w:rPr>
          </w:rPrChange>
        </w:rPr>
        <w:t>/</w:t>
      </w:r>
      <w:r w:rsidRPr="009C4BAE">
        <w:rPr>
          <w:rStyle w:val="af2"/>
          <w:rFonts w:ascii="Roboto" w:hAnsi="Roboto"/>
          <w:lang w:val="uz-Cyrl-UZ"/>
          <w:rPrChange w:id="10431" w:author="Nozimjon Ortiqov" w:date="2026-02-24T09:31:00Z" w16du:dateUtc="2026-02-24T04:31:00Z">
            <w:rPr>
              <w:rStyle w:val="af2"/>
              <w:rFonts w:ascii="Roboto" w:hAnsi="Roboto"/>
              <w:lang w:val="en-US"/>
            </w:rPr>
          </w:rPrChange>
        </w:rPr>
        <w:t>inkasso</w:t>
      </w:r>
      <w:r w:rsidRPr="009C4BAE">
        <w:rPr>
          <w:rStyle w:val="af2"/>
          <w:rFonts w:ascii="Roboto" w:hAnsi="Roboto"/>
          <w:lang w:val="uz-Cyrl-UZ"/>
          <w:rPrChange w:id="10432" w:author="Nozimjon Ortiqov" w:date="2026-02-24T09:31:00Z" w16du:dateUtc="2026-02-24T04:31:00Z">
            <w:rPr>
              <w:rStyle w:val="af2"/>
              <w:rFonts w:ascii="Roboto" w:hAnsi="Roboto"/>
            </w:rPr>
          </w:rPrChange>
        </w:rPr>
        <w:t>/</w:t>
      </w:r>
      <w:r w:rsidRPr="009C4BAE">
        <w:rPr>
          <w:rStyle w:val="af2"/>
          <w:rFonts w:ascii="Roboto" w:hAnsi="Roboto"/>
          <w:lang w:val="uz-Cyrl-UZ"/>
          <w:rPrChange w:id="10433" w:author="Nozimjon Ortiqov" w:date="2026-02-24T09:31:00Z" w16du:dateUtc="2026-02-24T04:31:00Z">
            <w:rPr>
              <w:rStyle w:val="af2"/>
              <w:rFonts w:ascii="Roboto" w:hAnsi="Roboto"/>
              <w:lang w:val="en-US"/>
            </w:rPr>
          </w:rPrChange>
        </w:rPr>
        <w:t>inkasso</w:t>
      </w:r>
      <w:r w:rsidRPr="009C4BAE">
        <w:rPr>
          <w:rStyle w:val="af2"/>
          <w:rFonts w:ascii="Roboto" w:hAnsi="Roboto"/>
          <w:lang w:val="uz-Cyrl-UZ"/>
          <w:rPrChange w:id="10434" w:author="Nozimjon Ortiqov" w:date="2026-02-24T09:31:00Z" w16du:dateUtc="2026-02-24T04:31:00Z">
            <w:rPr>
              <w:rStyle w:val="af2"/>
              <w:rFonts w:ascii="Roboto" w:hAnsi="Roboto"/>
            </w:rPr>
          </w:rPrChange>
        </w:rPr>
        <w:t>_</w:t>
      </w:r>
      <w:r w:rsidRPr="009C4BAE">
        <w:rPr>
          <w:rStyle w:val="af2"/>
          <w:rFonts w:ascii="Roboto" w:hAnsi="Roboto"/>
          <w:lang w:val="uz-Cyrl-UZ"/>
          <w:rPrChange w:id="10435" w:author="Nozimjon Ortiqov" w:date="2026-02-24T09:31:00Z" w16du:dateUtc="2026-02-24T04:31:00Z">
            <w:rPr>
              <w:rStyle w:val="af2"/>
              <w:rFonts w:ascii="Roboto" w:hAnsi="Roboto"/>
              <w:lang w:val="en-US"/>
            </w:rPr>
          </w:rPrChange>
        </w:rPr>
        <w:t>artikel</w:t>
      </w:r>
      <w:r w:rsidRPr="009C4BAE">
        <w:rPr>
          <w:rStyle w:val="af2"/>
          <w:rFonts w:ascii="Roboto" w:hAnsi="Roboto"/>
          <w:lang w:val="uz-Cyrl-UZ"/>
          <w:rPrChange w:id="10436" w:author="Nozimjon Ortiqov" w:date="2026-02-24T09:31:00Z" w16du:dateUtc="2026-02-24T04:31:00Z">
            <w:rPr>
              <w:rStyle w:val="af2"/>
              <w:rFonts w:ascii="Roboto" w:hAnsi="Roboto"/>
            </w:rPr>
          </w:rPrChange>
        </w:rPr>
        <w:t>.</w:t>
      </w:r>
      <w:r w:rsidRPr="009C4BAE">
        <w:rPr>
          <w:rStyle w:val="af2"/>
          <w:rFonts w:ascii="Roboto" w:hAnsi="Roboto"/>
          <w:lang w:val="uz-Cyrl-UZ"/>
          <w:rPrChange w:id="10437" w:author="Nozimjon Ortiqov" w:date="2026-02-24T09:31:00Z" w16du:dateUtc="2026-02-24T04:31:00Z">
            <w:rPr>
              <w:rStyle w:val="af2"/>
              <w:rFonts w:ascii="Roboto" w:hAnsi="Roboto"/>
              <w:lang w:val="en-US"/>
            </w:rPr>
          </w:rPrChange>
        </w:rPr>
        <w:t>html</w:t>
      </w:r>
      <w:r w:rsidRPr="009C4BAE">
        <w:rPr>
          <w:rFonts w:ascii="Roboto" w:hAnsi="Roboto"/>
          <w:lang w:val="uz-Cyrl-UZ"/>
          <w:rPrChange w:id="10438" w:author="Nozimjon Ortiqov" w:date="2026-02-24T09:31:00Z" w16du:dateUtc="2026-02-24T04:31:00Z">
            <w:rPr/>
          </w:rPrChange>
        </w:rPr>
        <w:fldChar w:fldCharType="end"/>
      </w:r>
    </w:p>
    <w:p w14:paraId="60942907"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439" w:author="Nozimjon Ortiqov" w:date="2026-02-24T09:31:00Z" w16du:dateUtc="2026-02-24T04:31:00Z">
            <w:rPr>
              <w:rFonts w:ascii="Roboto" w:hAnsi="Roboto"/>
            </w:rPr>
          </w:rPrChange>
        </w:rPr>
        <w:pPrChange w:id="10440"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41" w:author="Nozimjon Ortiqov" w:date="2026-02-24T09:31:00Z" w16du:dateUtc="2026-02-24T04:31:00Z">
            <w:rPr>
              <w:rFonts w:ascii="Roboto" w:hAnsi="Roboto"/>
              <w:lang w:val="en-US"/>
            </w:rPr>
          </w:rPrChange>
        </w:rPr>
        <w:t xml:space="preserve">Verbraucherzentrale Niedersachsen. (2026, January 16). Drohungen in Inkassoschreiben – einige Formulierungen sind verboten (таҳдидлар/уйга кириш тақиқи ва ҳ.к.). </w:t>
      </w:r>
      <w:r w:rsidRPr="009C4BAE">
        <w:rPr>
          <w:rFonts w:ascii="Roboto" w:hAnsi="Roboto"/>
          <w:lang w:val="uz-Cyrl-UZ"/>
          <w:rPrChange w:id="10442" w:author="Nozimjon Ortiqov" w:date="2026-02-24T09:31:00Z" w16du:dateUtc="2026-02-24T04:31:00Z">
            <w:rPr/>
          </w:rPrChange>
        </w:rPr>
        <w:fldChar w:fldCharType="begin"/>
      </w:r>
      <w:r w:rsidRPr="009C4BAE">
        <w:rPr>
          <w:rFonts w:ascii="Roboto" w:hAnsi="Roboto"/>
          <w:lang w:val="uz-Cyrl-UZ"/>
          <w:rPrChange w:id="10443" w:author="Nozimjon Ortiqov" w:date="2026-02-24T09:31:00Z" w16du:dateUtc="2026-02-24T04:31:00Z">
            <w:rPr/>
          </w:rPrChange>
        </w:rPr>
        <w:instrText>HYPERLINK "https://www.verbraucherzentrale-niedersachsen.de/themen/kaufen-reklamieren/produkte-kaufen/drohungen-inkassoschreiben-einige-formulierungen-sind-verboten"</w:instrText>
      </w:r>
      <w:r w:rsidRPr="007A79F7">
        <w:rPr>
          <w:rFonts w:ascii="Roboto" w:hAnsi="Roboto"/>
          <w:lang w:val="uz-Cyrl-UZ"/>
        </w:rPr>
      </w:r>
      <w:r w:rsidRPr="009C4BAE">
        <w:rPr>
          <w:rFonts w:ascii="Roboto" w:hAnsi="Roboto"/>
          <w:lang w:val="uz-Cyrl-UZ"/>
          <w:rPrChange w:id="10444" w:author="Nozimjon Ortiqov" w:date="2026-02-24T09:31:00Z" w16du:dateUtc="2026-02-24T04:31:00Z">
            <w:rPr/>
          </w:rPrChange>
        </w:rPr>
        <w:fldChar w:fldCharType="separate"/>
      </w:r>
      <w:r w:rsidRPr="009C4BAE">
        <w:rPr>
          <w:rStyle w:val="af2"/>
          <w:rFonts w:ascii="Roboto" w:hAnsi="Roboto"/>
          <w:lang w:val="uz-Cyrl-UZ"/>
          <w:rPrChange w:id="10445"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446" w:author="Nozimjon Ortiqov" w:date="2026-02-24T09:31:00Z" w16du:dateUtc="2026-02-24T04:31:00Z">
            <w:rPr>
              <w:rStyle w:val="af2"/>
              <w:rFonts w:ascii="Roboto" w:hAnsi="Roboto"/>
            </w:rPr>
          </w:rPrChange>
        </w:rPr>
        <w:t>://</w:t>
      </w:r>
      <w:r w:rsidRPr="009C4BAE">
        <w:rPr>
          <w:rStyle w:val="af2"/>
          <w:rFonts w:ascii="Roboto" w:hAnsi="Roboto"/>
          <w:lang w:val="uz-Cyrl-UZ"/>
          <w:rPrChange w:id="10447"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448" w:author="Nozimjon Ortiqov" w:date="2026-02-24T09:31:00Z" w16du:dateUtc="2026-02-24T04:31:00Z">
            <w:rPr>
              <w:rStyle w:val="af2"/>
              <w:rFonts w:ascii="Roboto" w:hAnsi="Roboto"/>
            </w:rPr>
          </w:rPrChange>
        </w:rPr>
        <w:t>.</w:t>
      </w:r>
      <w:r w:rsidRPr="009C4BAE">
        <w:rPr>
          <w:rStyle w:val="af2"/>
          <w:rFonts w:ascii="Roboto" w:hAnsi="Roboto"/>
          <w:lang w:val="uz-Cyrl-UZ"/>
          <w:rPrChange w:id="10449" w:author="Nozimjon Ortiqov" w:date="2026-02-24T09:31:00Z" w16du:dateUtc="2026-02-24T04:31:00Z">
            <w:rPr>
              <w:rStyle w:val="af2"/>
              <w:rFonts w:ascii="Roboto" w:hAnsi="Roboto"/>
              <w:lang w:val="en-US"/>
            </w:rPr>
          </w:rPrChange>
        </w:rPr>
        <w:t>verbraucherzentrale</w:t>
      </w:r>
      <w:r w:rsidRPr="009C4BAE">
        <w:rPr>
          <w:rStyle w:val="af2"/>
          <w:rFonts w:ascii="Roboto" w:hAnsi="Roboto"/>
          <w:lang w:val="uz-Cyrl-UZ"/>
          <w:rPrChange w:id="10450" w:author="Nozimjon Ortiqov" w:date="2026-02-24T09:31:00Z" w16du:dateUtc="2026-02-24T04:31:00Z">
            <w:rPr>
              <w:rStyle w:val="af2"/>
              <w:rFonts w:ascii="Roboto" w:hAnsi="Roboto"/>
            </w:rPr>
          </w:rPrChange>
        </w:rPr>
        <w:t>-</w:t>
      </w:r>
      <w:r w:rsidRPr="009C4BAE">
        <w:rPr>
          <w:rStyle w:val="af2"/>
          <w:rFonts w:ascii="Roboto" w:hAnsi="Roboto"/>
          <w:lang w:val="uz-Cyrl-UZ"/>
          <w:rPrChange w:id="10451" w:author="Nozimjon Ortiqov" w:date="2026-02-24T09:31:00Z" w16du:dateUtc="2026-02-24T04:31:00Z">
            <w:rPr>
              <w:rStyle w:val="af2"/>
              <w:rFonts w:ascii="Roboto" w:hAnsi="Roboto"/>
              <w:lang w:val="en-US"/>
            </w:rPr>
          </w:rPrChange>
        </w:rPr>
        <w:t>niedersachsen</w:t>
      </w:r>
      <w:r w:rsidRPr="009C4BAE">
        <w:rPr>
          <w:rStyle w:val="af2"/>
          <w:rFonts w:ascii="Roboto" w:hAnsi="Roboto"/>
          <w:lang w:val="uz-Cyrl-UZ"/>
          <w:rPrChange w:id="10452" w:author="Nozimjon Ortiqov" w:date="2026-02-24T09:31:00Z" w16du:dateUtc="2026-02-24T04:31:00Z">
            <w:rPr>
              <w:rStyle w:val="af2"/>
              <w:rFonts w:ascii="Roboto" w:hAnsi="Roboto"/>
            </w:rPr>
          </w:rPrChange>
        </w:rPr>
        <w:t>.</w:t>
      </w:r>
      <w:r w:rsidRPr="009C4BAE">
        <w:rPr>
          <w:rStyle w:val="af2"/>
          <w:rFonts w:ascii="Roboto" w:hAnsi="Roboto"/>
          <w:lang w:val="uz-Cyrl-UZ"/>
          <w:rPrChange w:id="10453"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454" w:author="Nozimjon Ortiqov" w:date="2026-02-24T09:31:00Z" w16du:dateUtc="2026-02-24T04:31:00Z">
            <w:rPr>
              <w:rStyle w:val="af2"/>
              <w:rFonts w:ascii="Roboto" w:hAnsi="Roboto"/>
            </w:rPr>
          </w:rPrChange>
        </w:rPr>
        <w:t>/</w:t>
      </w:r>
      <w:r w:rsidRPr="009C4BAE">
        <w:rPr>
          <w:rStyle w:val="af2"/>
          <w:rFonts w:ascii="Roboto" w:hAnsi="Roboto"/>
          <w:lang w:val="uz-Cyrl-UZ"/>
          <w:rPrChange w:id="10455" w:author="Nozimjon Ortiqov" w:date="2026-02-24T09:31:00Z" w16du:dateUtc="2026-02-24T04:31:00Z">
            <w:rPr>
              <w:rStyle w:val="af2"/>
              <w:rFonts w:ascii="Roboto" w:hAnsi="Roboto"/>
              <w:lang w:val="en-US"/>
            </w:rPr>
          </w:rPrChange>
        </w:rPr>
        <w:t>themen</w:t>
      </w:r>
      <w:r w:rsidRPr="009C4BAE">
        <w:rPr>
          <w:rStyle w:val="af2"/>
          <w:rFonts w:ascii="Roboto" w:hAnsi="Roboto"/>
          <w:lang w:val="uz-Cyrl-UZ"/>
          <w:rPrChange w:id="10456" w:author="Nozimjon Ortiqov" w:date="2026-02-24T09:31:00Z" w16du:dateUtc="2026-02-24T04:31:00Z">
            <w:rPr>
              <w:rStyle w:val="af2"/>
              <w:rFonts w:ascii="Roboto" w:hAnsi="Roboto"/>
            </w:rPr>
          </w:rPrChange>
        </w:rPr>
        <w:t>/</w:t>
      </w:r>
      <w:r w:rsidRPr="009C4BAE">
        <w:rPr>
          <w:rStyle w:val="af2"/>
          <w:rFonts w:ascii="Roboto" w:hAnsi="Roboto"/>
          <w:lang w:val="uz-Cyrl-UZ"/>
          <w:rPrChange w:id="10457" w:author="Nozimjon Ortiqov" w:date="2026-02-24T09:31:00Z" w16du:dateUtc="2026-02-24T04:31:00Z">
            <w:rPr>
              <w:rStyle w:val="af2"/>
              <w:rFonts w:ascii="Roboto" w:hAnsi="Roboto"/>
              <w:lang w:val="en-US"/>
            </w:rPr>
          </w:rPrChange>
        </w:rPr>
        <w:t>kaufen</w:t>
      </w:r>
      <w:r w:rsidRPr="009C4BAE">
        <w:rPr>
          <w:rStyle w:val="af2"/>
          <w:rFonts w:ascii="Roboto" w:hAnsi="Roboto"/>
          <w:lang w:val="uz-Cyrl-UZ"/>
          <w:rPrChange w:id="10458" w:author="Nozimjon Ortiqov" w:date="2026-02-24T09:31:00Z" w16du:dateUtc="2026-02-24T04:31:00Z">
            <w:rPr>
              <w:rStyle w:val="af2"/>
              <w:rFonts w:ascii="Roboto" w:hAnsi="Roboto"/>
            </w:rPr>
          </w:rPrChange>
        </w:rPr>
        <w:t>-</w:t>
      </w:r>
      <w:r w:rsidRPr="009C4BAE">
        <w:rPr>
          <w:rStyle w:val="af2"/>
          <w:rFonts w:ascii="Roboto" w:hAnsi="Roboto"/>
          <w:lang w:val="uz-Cyrl-UZ"/>
          <w:rPrChange w:id="10459" w:author="Nozimjon Ortiqov" w:date="2026-02-24T09:31:00Z" w16du:dateUtc="2026-02-24T04:31:00Z">
            <w:rPr>
              <w:rStyle w:val="af2"/>
              <w:rFonts w:ascii="Roboto" w:hAnsi="Roboto"/>
              <w:lang w:val="en-US"/>
            </w:rPr>
          </w:rPrChange>
        </w:rPr>
        <w:t>reklamieren</w:t>
      </w:r>
      <w:r w:rsidRPr="009C4BAE">
        <w:rPr>
          <w:rStyle w:val="af2"/>
          <w:rFonts w:ascii="Roboto" w:hAnsi="Roboto"/>
          <w:lang w:val="uz-Cyrl-UZ"/>
          <w:rPrChange w:id="10460" w:author="Nozimjon Ortiqov" w:date="2026-02-24T09:31:00Z" w16du:dateUtc="2026-02-24T04:31:00Z">
            <w:rPr>
              <w:rStyle w:val="af2"/>
              <w:rFonts w:ascii="Roboto" w:hAnsi="Roboto"/>
            </w:rPr>
          </w:rPrChange>
        </w:rPr>
        <w:t>/</w:t>
      </w:r>
      <w:r w:rsidRPr="009C4BAE">
        <w:rPr>
          <w:rStyle w:val="af2"/>
          <w:rFonts w:ascii="Roboto" w:hAnsi="Roboto"/>
          <w:lang w:val="uz-Cyrl-UZ"/>
          <w:rPrChange w:id="10461" w:author="Nozimjon Ortiqov" w:date="2026-02-24T09:31:00Z" w16du:dateUtc="2026-02-24T04:31:00Z">
            <w:rPr>
              <w:rStyle w:val="af2"/>
              <w:rFonts w:ascii="Roboto" w:hAnsi="Roboto"/>
              <w:lang w:val="en-US"/>
            </w:rPr>
          </w:rPrChange>
        </w:rPr>
        <w:t>produkte</w:t>
      </w:r>
      <w:r w:rsidRPr="009C4BAE">
        <w:rPr>
          <w:rStyle w:val="af2"/>
          <w:rFonts w:ascii="Roboto" w:hAnsi="Roboto"/>
          <w:lang w:val="uz-Cyrl-UZ"/>
          <w:rPrChange w:id="10462" w:author="Nozimjon Ortiqov" w:date="2026-02-24T09:31:00Z" w16du:dateUtc="2026-02-24T04:31:00Z">
            <w:rPr>
              <w:rStyle w:val="af2"/>
              <w:rFonts w:ascii="Roboto" w:hAnsi="Roboto"/>
            </w:rPr>
          </w:rPrChange>
        </w:rPr>
        <w:t>-</w:t>
      </w:r>
      <w:r w:rsidRPr="009C4BAE">
        <w:rPr>
          <w:rStyle w:val="af2"/>
          <w:rFonts w:ascii="Roboto" w:hAnsi="Roboto"/>
          <w:lang w:val="uz-Cyrl-UZ"/>
          <w:rPrChange w:id="10463" w:author="Nozimjon Ortiqov" w:date="2026-02-24T09:31:00Z" w16du:dateUtc="2026-02-24T04:31:00Z">
            <w:rPr>
              <w:rStyle w:val="af2"/>
              <w:rFonts w:ascii="Roboto" w:hAnsi="Roboto"/>
              <w:lang w:val="en-US"/>
            </w:rPr>
          </w:rPrChange>
        </w:rPr>
        <w:t>kaufen</w:t>
      </w:r>
      <w:r w:rsidRPr="009C4BAE">
        <w:rPr>
          <w:rStyle w:val="af2"/>
          <w:rFonts w:ascii="Roboto" w:hAnsi="Roboto"/>
          <w:lang w:val="uz-Cyrl-UZ"/>
          <w:rPrChange w:id="10464" w:author="Nozimjon Ortiqov" w:date="2026-02-24T09:31:00Z" w16du:dateUtc="2026-02-24T04:31:00Z">
            <w:rPr>
              <w:rStyle w:val="af2"/>
              <w:rFonts w:ascii="Roboto" w:hAnsi="Roboto"/>
            </w:rPr>
          </w:rPrChange>
        </w:rPr>
        <w:t>/</w:t>
      </w:r>
      <w:r w:rsidRPr="009C4BAE">
        <w:rPr>
          <w:rStyle w:val="af2"/>
          <w:rFonts w:ascii="Roboto" w:hAnsi="Roboto"/>
          <w:lang w:val="uz-Cyrl-UZ"/>
          <w:rPrChange w:id="10465" w:author="Nozimjon Ortiqov" w:date="2026-02-24T09:31:00Z" w16du:dateUtc="2026-02-24T04:31:00Z">
            <w:rPr>
              <w:rStyle w:val="af2"/>
              <w:rFonts w:ascii="Roboto" w:hAnsi="Roboto"/>
              <w:lang w:val="en-US"/>
            </w:rPr>
          </w:rPrChange>
        </w:rPr>
        <w:t>drohungen</w:t>
      </w:r>
      <w:r w:rsidRPr="009C4BAE">
        <w:rPr>
          <w:rStyle w:val="af2"/>
          <w:rFonts w:ascii="Roboto" w:hAnsi="Roboto"/>
          <w:lang w:val="uz-Cyrl-UZ"/>
          <w:rPrChange w:id="10466" w:author="Nozimjon Ortiqov" w:date="2026-02-24T09:31:00Z" w16du:dateUtc="2026-02-24T04:31:00Z">
            <w:rPr>
              <w:rStyle w:val="af2"/>
              <w:rFonts w:ascii="Roboto" w:hAnsi="Roboto"/>
            </w:rPr>
          </w:rPrChange>
        </w:rPr>
        <w:t>-</w:t>
      </w:r>
      <w:r w:rsidRPr="009C4BAE">
        <w:rPr>
          <w:rStyle w:val="af2"/>
          <w:rFonts w:ascii="Roboto" w:hAnsi="Roboto"/>
          <w:lang w:val="uz-Cyrl-UZ"/>
          <w:rPrChange w:id="10467" w:author="Nozimjon Ortiqov" w:date="2026-02-24T09:31:00Z" w16du:dateUtc="2026-02-24T04:31:00Z">
            <w:rPr>
              <w:rStyle w:val="af2"/>
              <w:rFonts w:ascii="Roboto" w:hAnsi="Roboto"/>
              <w:lang w:val="en-US"/>
            </w:rPr>
          </w:rPrChange>
        </w:rPr>
        <w:t>inkassoschreiben</w:t>
      </w:r>
      <w:r w:rsidRPr="009C4BAE">
        <w:rPr>
          <w:rStyle w:val="af2"/>
          <w:rFonts w:ascii="Roboto" w:hAnsi="Roboto"/>
          <w:lang w:val="uz-Cyrl-UZ"/>
          <w:rPrChange w:id="10468" w:author="Nozimjon Ortiqov" w:date="2026-02-24T09:31:00Z" w16du:dateUtc="2026-02-24T04:31:00Z">
            <w:rPr>
              <w:rStyle w:val="af2"/>
              <w:rFonts w:ascii="Roboto" w:hAnsi="Roboto"/>
            </w:rPr>
          </w:rPrChange>
        </w:rPr>
        <w:t>-</w:t>
      </w:r>
      <w:r w:rsidRPr="009C4BAE">
        <w:rPr>
          <w:rStyle w:val="af2"/>
          <w:rFonts w:ascii="Roboto" w:hAnsi="Roboto"/>
          <w:lang w:val="uz-Cyrl-UZ"/>
          <w:rPrChange w:id="10469" w:author="Nozimjon Ortiqov" w:date="2026-02-24T09:31:00Z" w16du:dateUtc="2026-02-24T04:31:00Z">
            <w:rPr>
              <w:rStyle w:val="af2"/>
              <w:rFonts w:ascii="Roboto" w:hAnsi="Roboto"/>
              <w:lang w:val="en-US"/>
            </w:rPr>
          </w:rPrChange>
        </w:rPr>
        <w:t>einige</w:t>
      </w:r>
      <w:r w:rsidRPr="009C4BAE">
        <w:rPr>
          <w:rStyle w:val="af2"/>
          <w:rFonts w:ascii="Roboto" w:hAnsi="Roboto"/>
          <w:lang w:val="uz-Cyrl-UZ"/>
          <w:rPrChange w:id="10470" w:author="Nozimjon Ortiqov" w:date="2026-02-24T09:31:00Z" w16du:dateUtc="2026-02-24T04:31:00Z">
            <w:rPr>
              <w:rStyle w:val="af2"/>
              <w:rFonts w:ascii="Roboto" w:hAnsi="Roboto"/>
            </w:rPr>
          </w:rPrChange>
        </w:rPr>
        <w:t>-</w:t>
      </w:r>
      <w:r w:rsidRPr="009C4BAE">
        <w:rPr>
          <w:rStyle w:val="af2"/>
          <w:rFonts w:ascii="Roboto" w:hAnsi="Roboto"/>
          <w:lang w:val="uz-Cyrl-UZ"/>
          <w:rPrChange w:id="10471" w:author="Nozimjon Ortiqov" w:date="2026-02-24T09:31:00Z" w16du:dateUtc="2026-02-24T04:31:00Z">
            <w:rPr>
              <w:rStyle w:val="af2"/>
              <w:rFonts w:ascii="Roboto" w:hAnsi="Roboto"/>
              <w:lang w:val="en-US"/>
            </w:rPr>
          </w:rPrChange>
        </w:rPr>
        <w:t>formulierungen</w:t>
      </w:r>
      <w:r w:rsidRPr="009C4BAE">
        <w:rPr>
          <w:rStyle w:val="af2"/>
          <w:rFonts w:ascii="Roboto" w:hAnsi="Roboto"/>
          <w:lang w:val="uz-Cyrl-UZ"/>
          <w:rPrChange w:id="10472" w:author="Nozimjon Ortiqov" w:date="2026-02-24T09:31:00Z" w16du:dateUtc="2026-02-24T04:31:00Z">
            <w:rPr>
              <w:rStyle w:val="af2"/>
              <w:rFonts w:ascii="Roboto" w:hAnsi="Roboto"/>
            </w:rPr>
          </w:rPrChange>
        </w:rPr>
        <w:t>-</w:t>
      </w:r>
      <w:r w:rsidRPr="009C4BAE">
        <w:rPr>
          <w:rStyle w:val="af2"/>
          <w:rFonts w:ascii="Roboto" w:hAnsi="Roboto"/>
          <w:lang w:val="uz-Cyrl-UZ"/>
          <w:rPrChange w:id="10473" w:author="Nozimjon Ortiqov" w:date="2026-02-24T09:31:00Z" w16du:dateUtc="2026-02-24T04:31:00Z">
            <w:rPr>
              <w:rStyle w:val="af2"/>
              <w:rFonts w:ascii="Roboto" w:hAnsi="Roboto"/>
              <w:lang w:val="en-US"/>
            </w:rPr>
          </w:rPrChange>
        </w:rPr>
        <w:t>sind</w:t>
      </w:r>
      <w:r w:rsidRPr="009C4BAE">
        <w:rPr>
          <w:rStyle w:val="af2"/>
          <w:rFonts w:ascii="Roboto" w:hAnsi="Roboto"/>
          <w:lang w:val="uz-Cyrl-UZ"/>
          <w:rPrChange w:id="10474" w:author="Nozimjon Ortiqov" w:date="2026-02-24T09:31:00Z" w16du:dateUtc="2026-02-24T04:31:00Z">
            <w:rPr>
              <w:rStyle w:val="af2"/>
              <w:rFonts w:ascii="Roboto" w:hAnsi="Roboto"/>
            </w:rPr>
          </w:rPrChange>
        </w:rPr>
        <w:t>-</w:t>
      </w:r>
      <w:r w:rsidRPr="009C4BAE">
        <w:rPr>
          <w:rStyle w:val="af2"/>
          <w:rFonts w:ascii="Roboto" w:hAnsi="Roboto"/>
          <w:lang w:val="uz-Cyrl-UZ"/>
          <w:rPrChange w:id="10475" w:author="Nozimjon Ortiqov" w:date="2026-02-24T09:31:00Z" w16du:dateUtc="2026-02-24T04:31:00Z">
            <w:rPr>
              <w:rStyle w:val="af2"/>
              <w:rFonts w:ascii="Roboto" w:hAnsi="Roboto"/>
              <w:lang w:val="en-US"/>
            </w:rPr>
          </w:rPrChange>
        </w:rPr>
        <w:t>verboten</w:t>
      </w:r>
      <w:r w:rsidRPr="009C4BAE">
        <w:rPr>
          <w:rFonts w:ascii="Roboto" w:hAnsi="Roboto"/>
          <w:lang w:val="uz-Cyrl-UZ"/>
          <w:rPrChange w:id="10476" w:author="Nozimjon Ortiqov" w:date="2026-02-24T09:31:00Z" w16du:dateUtc="2026-02-24T04:31:00Z">
            <w:rPr/>
          </w:rPrChange>
        </w:rPr>
        <w:fldChar w:fldCharType="end"/>
      </w:r>
    </w:p>
    <w:p w14:paraId="2EF6E7A2"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477" w:author="Nozimjon Ortiqov" w:date="2026-02-24T09:31:00Z" w16du:dateUtc="2026-02-24T04:31:00Z">
            <w:rPr>
              <w:rFonts w:ascii="Roboto" w:hAnsi="Roboto"/>
              <w:lang w:val="en-US"/>
            </w:rPr>
          </w:rPrChange>
        </w:rPr>
        <w:pPrChange w:id="1047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79" w:author="Nozimjon Ortiqov" w:date="2026-02-24T09:31:00Z" w16du:dateUtc="2026-02-24T04:31:00Z">
            <w:rPr>
              <w:rFonts w:ascii="Roboto" w:hAnsi="Roboto"/>
              <w:lang w:val="en-US"/>
            </w:rPr>
          </w:rPrChange>
        </w:rPr>
        <w:t xml:space="preserve">Wissenschaftliche Dienste des Deutschen Bundestages. (2023, April 25). Rechtsgrundlagen von Inkassodienstleistungen (қисқа таҳлил, жумладан жаримагача 50 000 евро). </w:t>
      </w:r>
      <w:r w:rsidRPr="009C4BAE">
        <w:rPr>
          <w:rFonts w:ascii="Roboto" w:hAnsi="Roboto"/>
          <w:lang w:val="uz-Cyrl-UZ"/>
          <w:rPrChange w:id="10480" w:author="Nozimjon Ortiqov" w:date="2026-02-24T09:31:00Z" w16du:dateUtc="2026-02-24T04:31:00Z">
            <w:rPr/>
          </w:rPrChange>
        </w:rPr>
        <w:fldChar w:fldCharType="begin"/>
      </w:r>
      <w:r w:rsidRPr="009C4BAE">
        <w:rPr>
          <w:rFonts w:ascii="Roboto" w:hAnsi="Roboto"/>
          <w:lang w:val="uz-Cyrl-UZ"/>
          <w:rPrChange w:id="10481" w:author="Nozimjon Ortiqov" w:date="2026-02-24T09:31:00Z" w16du:dateUtc="2026-02-24T04:31:00Z">
            <w:rPr/>
          </w:rPrChange>
        </w:rPr>
        <w:instrText>HYPERLINK "https://www.bundestag.de/resource/blob/950200/WD-7-029-23-pdf.pdf"</w:instrText>
      </w:r>
      <w:r w:rsidRPr="007A79F7">
        <w:rPr>
          <w:rFonts w:ascii="Roboto" w:hAnsi="Roboto"/>
          <w:lang w:val="uz-Cyrl-UZ"/>
        </w:rPr>
      </w:r>
      <w:r w:rsidRPr="009C4BAE">
        <w:rPr>
          <w:rFonts w:ascii="Roboto" w:hAnsi="Roboto"/>
          <w:lang w:val="uz-Cyrl-UZ"/>
          <w:rPrChange w:id="10482" w:author="Nozimjon Ortiqov" w:date="2026-02-24T09:31:00Z" w16du:dateUtc="2026-02-24T04:31:00Z">
            <w:rPr/>
          </w:rPrChange>
        </w:rPr>
        <w:fldChar w:fldCharType="separate"/>
      </w:r>
      <w:r w:rsidRPr="009C4BAE">
        <w:rPr>
          <w:rStyle w:val="af2"/>
          <w:rFonts w:ascii="Roboto" w:hAnsi="Roboto"/>
          <w:lang w:val="uz-Cyrl-UZ"/>
          <w:rPrChange w:id="10483" w:author="Nozimjon Ortiqov" w:date="2026-02-24T09:31:00Z" w16du:dateUtc="2026-02-24T04:31:00Z">
            <w:rPr>
              <w:rStyle w:val="af2"/>
              <w:rFonts w:ascii="Roboto" w:hAnsi="Roboto"/>
              <w:lang w:val="en-US"/>
            </w:rPr>
          </w:rPrChange>
        </w:rPr>
        <w:t>https://www.bundestag.de/resource/blob/950200/WD-7-029-23-pdf.pdf</w:t>
      </w:r>
      <w:r w:rsidRPr="009C4BAE">
        <w:rPr>
          <w:rFonts w:ascii="Roboto" w:hAnsi="Roboto"/>
          <w:lang w:val="uz-Cyrl-UZ"/>
          <w:rPrChange w:id="10484" w:author="Nozimjon Ortiqov" w:date="2026-02-24T09:31:00Z" w16du:dateUtc="2026-02-24T04:31:00Z">
            <w:rPr/>
          </w:rPrChange>
        </w:rPr>
        <w:fldChar w:fldCharType="end"/>
      </w:r>
    </w:p>
    <w:p w14:paraId="5120EF84" w14:textId="77777777" w:rsidR="00484395" w:rsidRPr="009C4BAE" w:rsidRDefault="00484395">
      <w:pPr>
        <w:pStyle w:val="afe"/>
        <w:numPr>
          <w:ilvl w:val="0"/>
          <w:numId w:val="1"/>
        </w:numPr>
        <w:tabs>
          <w:tab w:val="left" w:pos="851"/>
          <w:tab w:val="left" w:pos="993"/>
          <w:tab w:val="left" w:pos="1276"/>
        </w:tabs>
        <w:ind w:left="0" w:firstLine="567"/>
        <w:jc w:val="both"/>
        <w:rPr>
          <w:rFonts w:ascii="Roboto" w:hAnsi="Roboto"/>
          <w:lang w:val="uz-Cyrl-UZ"/>
          <w:rPrChange w:id="10485" w:author="Nozimjon Ortiqov" w:date="2026-02-24T09:31:00Z" w16du:dateUtc="2026-02-24T04:31:00Z">
            <w:rPr>
              <w:rFonts w:ascii="Roboto" w:hAnsi="Roboto"/>
              <w:lang w:val="en-US"/>
            </w:rPr>
          </w:rPrChange>
        </w:rPr>
        <w:pPrChange w:id="1048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87" w:author="Nozimjon Ortiqov" w:date="2026-02-24T09:31:00Z" w16du:dateUtc="2026-02-24T04:31:00Z">
            <w:rPr>
              <w:rFonts w:ascii="Roboto" w:hAnsi="Roboto"/>
              <w:lang w:val="en-US"/>
            </w:rPr>
          </w:rPrChange>
        </w:rPr>
        <w:t xml:space="preserve">Verwaltung.bund.de. (2021). Register as a debt collection service provider (Legal Services Register’га рўйхатдан ўтиш тартиби). </w:t>
      </w:r>
      <w:r w:rsidRPr="009C4BAE">
        <w:rPr>
          <w:rFonts w:ascii="Roboto" w:hAnsi="Roboto"/>
          <w:lang w:val="uz-Cyrl-UZ"/>
          <w:rPrChange w:id="10488" w:author="Nozimjon Ortiqov" w:date="2026-02-24T09:31:00Z" w16du:dateUtc="2026-02-24T04:31:00Z">
            <w:rPr/>
          </w:rPrChange>
        </w:rPr>
        <w:fldChar w:fldCharType="begin"/>
      </w:r>
      <w:r w:rsidRPr="009C4BAE">
        <w:rPr>
          <w:rFonts w:ascii="Roboto" w:hAnsi="Roboto"/>
          <w:lang w:val="uz-Cyrl-UZ"/>
          <w:rPrChange w:id="10489" w:author="Nozimjon Ortiqov" w:date="2026-02-24T09:31:00Z" w16du:dateUtc="2026-02-24T04:31:00Z">
            <w:rPr/>
          </w:rPrChange>
        </w:rPr>
        <w:instrText>HYPERLINK "https://verwaltung.bund.de/leistungsverzeichnis/EN/leistung/99094002019004"</w:instrText>
      </w:r>
      <w:r w:rsidRPr="007A79F7">
        <w:rPr>
          <w:rFonts w:ascii="Roboto" w:hAnsi="Roboto"/>
          <w:lang w:val="uz-Cyrl-UZ"/>
        </w:rPr>
      </w:r>
      <w:r w:rsidRPr="009C4BAE">
        <w:rPr>
          <w:rFonts w:ascii="Roboto" w:hAnsi="Roboto"/>
          <w:lang w:val="uz-Cyrl-UZ"/>
          <w:rPrChange w:id="10490" w:author="Nozimjon Ortiqov" w:date="2026-02-24T09:31:00Z" w16du:dateUtc="2026-02-24T04:31:00Z">
            <w:rPr/>
          </w:rPrChange>
        </w:rPr>
        <w:fldChar w:fldCharType="separate"/>
      </w:r>
      <w:r w:rsidRPr="009C4BAE">
        <w:rPr>
          <w:rStyle w:val="af2"/>
          <w:rFonts w:ascii="Roboto" w:hAnsi="Roboto"/>
          <w:lang w:val="uz-Cyrl-UZ"/>
          <w:rPrChange w:id="10491" w:author="Nozimjon Ortiqov" w:date="2026-02-24T09:31:00Z" w16du:dateUtc="2026-02-24T04:31:00Z">
            <w:rPr>
              <w:rStyle w:val="af2"/>
              <w:rFonts w:ascii="Roboto" w:hAnsi="Roboto"/>
              <w:lang w:val="en-US"/>
            </w:rPr>
          </w:rPrChange>
        </w:rPr>
        <w:t>https://verwaltung.bund.de/leistungsverzeichnis/EN/leistung/99094002019004</w:t>
      </w:r>
      <w:r w:rsidRPr="009C4BAE">
        <w:rPr>
          <w:rFonts w:ascii="Roboto" w:hAnsi="Roboto"/>
          <w:lang w:val="uz-Cyrl-UZ"/>
          <w:rPrChange w:id="10492" w:author="Nozimjon Ortiqov" w:date="2026-02-24T09:31:00Z" w16du:dateUtc="2026-02-24T04:31:00Z">
            <w:rPr/>
          </w:rPrChange>
        </w:rPr>
        <w:fldChar w:fldCharType="end"/>
      </w:r>
    </w:p>
    <w:p w14:paraId="77918799" w14:textId="77777777" w:rsidR="00484395" w:rsidRPr="009C4BAE" w:rsidDel="00B77267" w:rsidRDefault="00484395">
      <w:pPr>
        <w:pStyle w:val="afe"/>
        <w:tabs>
          <w:tab w:val="left" w:pos="851"/>
          <w:tab w:val="left" w:pos="993"/>
          <w:tab w:val="left" w:pos="1276"/>
        </w:tabs>
        <w:ind w:firstLine="567"/>
        <w:jc w:val="both"/>
        <w:rPr>
          <w:del w:id="10493" w:author="Nozimjon Ortiqov" w:date="2026-02-23T17:53:00Z" w16du:dateUtc="2026-02-23T12:53:00Z"/>
          <w:rFonts w:ascii="Roboto" w:hAnsi="Roboto"/>
          <w:lang w:val="uz-Cyrl-UZ"/>
          <w:rPrChange w:id="10494" w:author="Nozimjon Ortiqov" w:date="2026-02-24T09:31:00Z" w16du:dateUtc="2026-02-24T04:31:00Z">
            <w:rPr>
              <w:del w:id="10495" w:author="Nozimjon Ortiqov" w:date="2026-02-23T17:53:00Z" w16du:dateUtc="2026-02-23T12:53:00Z"/>
              <w:rFonts w:ascii="Roboto" w:hAnsi="Roboto"/>
              <w:lang w:val="en-US"/>
            </w:rPr>
          </w:rPrChange>
        </w:rPr>
        <w:pPrChange w:id="10496" w:author="Nozimjon Ortiqov" w:date="2026-02-24T13:41:00Z" w16du:dateUtc="2026-02-24T08:41:00Z">
          <w:pPr>
            <w:pStyle w:val="afe"/>
            <w:tabs>
              <w:tab w:val="left" w:pos="851"/>
              <w:tab w:val="left" w:pos="993"/>
              <w:tab w:val="left" w:pos="1276"/>
            </w:tabs>
            <w:ind w:left="360"/>
            <w:jc w:val="both"/>
          </w:pPr>
        </w:pPrChange>
      </w:pPr>
    </w:p>
    <w:p w14:paraId="4ACB583F" w14:textId="09B7FBDE" w:rsidR="005B7667" w:rsidRPr="009C4BAE" w:rsidRDefault="005B7667">
      <w:pPr>
        <w:pStyle w:val="afe"/>
        <w:tabs>
          <w:tab w:val="left" w:pos="851"/>
          <w:tab w:val="left" w:pos="993"/>
          <w:tab w:val="left" w:pos="1276"/>
        </w:tabs>
        <w:ind w:firstLine="567"/>
        <w:rPr>
          <w:rFonts w:ascii="Roboto" w:hAnsi="Roboto"/>
          <w:lang w:val="uz-Cyrl-UZ"/>
          <w:rPrChange w:id="10497" w:author="Nozimjon Ortiqov" w:date="2026-02-24T09:31:00Z" w16du:dateUtc="2026-02-24T04:31:00Z">
            <w:rPr>
              <w:rFonts w:ascii="Roboto" w:hAnsi="Roboto"/>
            </w:rPr>
          </w:rPrChange>
        </w:rPr>
        <w:pPrChange w:id="10498" w:author="Nozimjon Ortiqov" w:date="2026-02-24T13:41:00Z" w16du:dateUtc="2026-02-24T08:41:00Z">
          <w:pPr>
            <w:pStyle w:val="afe"/>
            <w:tabs>
              <w:tab w:val="left" w:pos="851"/>
              <w:tab w:val="left" w:pos="993"/>
              <w:tab w:val="left" w:pos="1276"/>
            </w:tabs>
          </w:pPr>
        </w:pPrChange>
      </w:pPr>
    </w:p>
    <w:sectPr w:rsidR="005B7667" w:rsidRPr="009C4BAE" w:rsidSect="001E6018">
      <w:footerReference w:type="default" r:id="rId31"/>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4" w:author="Nozimjon Ortiqov" w:date="2026-02-23T13:15:00Z" w:initials="NO">
    <w:p w14:paraId="56B04E2F" w14:textId="77777777" w:rsidR="008713F8" w:rsidRDefault="008713F8">
      <w:pPr>
        <w:pStyle w:val="a5"/>
        <w:rPr>
          <w:lang w:val="uz-Cyrl-UZ"/>
        </w:rPr>
      </w:pPr>
      <w:r>
        <w:rPr>
          <w:rStyle w:val="a4"/>
        </w:rPr>
        <w:annotationRef/>
      </w:r>
      <w:r>
        <w:rPr>
          <w:lang w:val="uz-Cyrl-UZ"/>
        </w:rPr>
        <w:t xml:space="preserve">Бошқа давлатлар бўйича қараш керак қандай? </w:t>
      </w:r>
    </w:p>
    <w:p w14:paraId="5674CF47" w14:textId="25600392" w:rsidR="008713F8" w:rsidRPr="008713F8" w:rsidRDefault="008713F8">
      <w:pPr>
        <w:pStyle w:val="a5"/>
        <w:rPr>
          <w:lang w:val="uz-Cyrl-UZ"/>
        </w:rPr>
      </w:pPr>
      <w:r>
        <w:rPr>
          <w:lang w:val="uz-Cyrl-UZ"/>
        </w:rPr>
        <w:t>Кўк қисми тўғриландими йўқми?</w:t>
      </w:r>
    </w:p>
  </w:comment>
  <w:comment w:id="630" w:author="Nozimjon Ortiqov" w:date="2026-02-23T13:17:00Z" w:initials="NO">
    <w:p w14:paraId="1FD56DEB" w14:textId="363C8CB4" w:rsidR="00530B5C" w:rsidRPr="00530B5C" w:rsidRDefault="00530B5C">
      <w:pPr>
        <w:pStyle w:val="a5"/>
        <w:rPr>
          <w:lang w:val="uz-Cyrl-UZ"/>
        </w:rPr>
      </w:pPr>
      <w:r>
        <w:rPr>
          <w:rStyle w:val="a4"/>
        </w:rPr>
        <w:annotationRef/>
      </w:r>
      <w:r>
        <w:rPr>
          <w:lang w:val="uz-Cyrl-UZ"/>
        </w:rPr>
        <w:t>тушунарсиз</w:t>
      </w:r>
    </w:p>
  </w:comment>
  <w:comment w:id="658" w:author="Nozimjon Ortiqov" w:date="2026-02-23T13:19:00Z" w:initials="NO">
    <w:p w14:paraId="1C8E4196" w14:textId="0F828372" w:rsidR="00935E65" w:rsidRPr="00935E65" w:rsidRDefault="00935E65">
      <w:pPr>
        <w:pStyle w:val="a5"/>
        <w:rPr>
          <w:lang w:val="uz-Cyrl-UZ"/>
        </w:rPr>
      </w:pPr>
      <w:r>
        <w:rPr>
          <w:rStyle w:val="a4"/>
        </w:rPr>
        <w:annotationRef/>
      </w:r>
      <w:r>
        <w:rPr>
          <w:lang w:val="uz-Cyrl-UZ"/>
        </w:rPr>
        <w:t xml:space="preserve">линк, манба </w:t>
      </w:r>
    </w:p>
  </w:comment>
  <w:comment w:id="657" w:author="Nozimjon Ortiqov" w:date="2026-02-25T11:39:00Z" w:initials="NO">
    <w:p w14:paraId="66070289" w14:textId="13AB6915" w:rsidR="005B6DFC" w:rsidRPr="005B6DFC" w:rsidRDefault="005B6DFC">
      <w:pPr>
        <w:pStyle w:val="a5"/>
        <w:rPr>
          <w:lang w:val="uz-Cyrl-UZ"/>
        </w:rPr>
      </w:pPr>
      <w:r>
        <w:rPr>
          <w:rStyle w:val="a4"/>
        </w:rPr>
        <w:annotationRef/>
      </w:r>
      <w:r>
        <w:rPr>
          <w:lang w:val="uz-Cyrl-UZ"/>
        </w:rPr>
        <w:t>Кенайтириш керак</w:t>
      </w:r>
    </w:p>
  </w:comment>
  <w:comment w:id="749" w:author="Nozimjon Ortiqov" w:date="2026-02-23T13:27:00Z" w:initials="NO">
    <w:p w14:paraId="72DB6EB0" w14:textId="1905476D" w:rsidR="00D13838" w:rsidRPr="00D13838" w:rsidRDefault="00D13838">
      <w:pPr>
        <w:pStyle w:val="a5"/>
        <w:rPr>
          <w:lang w:val="uz-Cyrl-UZ"/>
        </w:rPr>
      </w:pPr>
      <w:r>
        <w:rPr>
          <w:rStyle w:val="a4"/>
        </w:rPr>
        <w:annotationRef/>
      </w:r>
      <w:r>
        <w:rPr>
          <w:lang w:val="uz-Cyrl-UZ"/>
        </w:rPr>
        <w:t>Кимнинг даромади – уй хўжалиги ёки шу шахсними? Барча ким? Тушунарли қилиш керак жадвални</w:t>
      </w:r>
    </w:p>
  </w:comment>
  <w:comment w:id="870" w:author="Nozimjon Ortiqov" w:date="2026-02-23T13:42:00Z" w:initials="NO">
    <w:p w14:paraId="2F9AE6F4" w14:textId="5EDD1994" w:rsidR="003419A1" w:rsidRPr="003419A1" w:rsidRDefault="003419A1">
      <w:pPr>
        <w:pStyle w:val="a5"/>
        <w:rPr>
          <w:lang w:val="uz-Cyrl-UZ"/>
        </w:rPr>
      </w:pPr>
      <w:r>
        <w:rPr>
          <w:rStyle w:val="a4"/>
        </w:rPr>
        <w:annotationRef/>
      </w:r>
      <w:r>
        <w:rPr>
          <w:lang w:val="uz-Cyrl-UZ"/>
        </w:rPr>
        <w:t>График манбаси</w:t>
      </w:r>
    </w:p>
  </w:comment>
  <w:comment w:id="1012" w:author="Nozimjon Ortiqov" w:date="2026-02-23T13:46:00Z" w:initials="NO">
    <w:p w14:paraId="1C6991B9" w14:textId="36A90085" w:rsidR="008E7FD0" w:rsidRPr="008E7FD0" w:rsidRDefault="008E7FD0">
      <w:pPr>
        <w:pStyle w:val="a5"/>
        <w:rPr>
          <w:lang w:val="uz-Cyrl-UZ"/>
        </w:rPr>
      </w:pPr>
      <w:r>
        <w:rPr>
          <w:rStyle w:val="a4"/>
        </w:rPr>
        <w:annotationRef/>
      </w:r>
      <w:r>
        <w:rPr>
          <w:lang w:val="uz-Cyrl-UZ"/>
        </w:rPr>
        <w:t xml:space="preserve">Балки даромад категорияси бўйича тегишли респондентлар кўпдир? Текшириш керак вилоятлар кесимида даромадига қараб </w:t>
      </w:r>
    </w:p>
  </w:comment>
  <w:comment w:id="1055" w:author="Nozimjon Ortiqov" w:date="2026-02-23T16:03:00Z" w:initials="NO">
    <w:p w14:paraId="3C245D23" w14:textId="2A86B2F7" w:rsidR="004E6426" w:rsidRPr="004E6426" w:rsidRDefault="004E6426">
      <w:pPr>
        <w:pStyle w:val="a5"/>
        <w:rPr>
          <w:lang w:val="uz-Cyrl-UZ"/>
        </w:rPr>
      </w:pPr>
      <w:r>
        <w:rPr>
          <w:rStyle w:val="a4"/>
        </w:rPr>
        <w:annotationRef/>
      </w:r>
      <w:r>
        <w:rPr>
          <w:lang w:val="uz-Cyrl-UZ"/>
        </w:rPr>
        <w:t>График қўшиш керак</w:t>
      </w:r>
    </w:p>
  </w:comment>
  <w:comment w:id="1095" w:author="Nozimjon Ortiqov" w:date="2026-02-23T21:29:00Z" w:initials="NO">
    <w:p w14:paraId="3A11FB01" w14:textId="195B986B" w:rsidR="003E46B1" w:rsidRPr="003E46B1" w:rsidRDefault="003E46B1">
      <w:pPr>
        <w:pStyle w:val="a5"/>
        <w:rPr>
          <w:lang w:val="uz-Cyrl-UZ"/>
        </w:rPr>
      </w:pPr>
      <w:r>
        <w:rPr>
          <w:rStyle w:val="a4"/>
        </w:rPr>
        <w:annotationRef/>
      </w:r>
      <w:r>
        <w:rPr>
          <w:lang w:val="uz-Cyrl-UZ"/>
        </w:rPr>
        <w:t>Қанча?</w:t>
      </w:r>
    </w:p>
  </w:comment>
  <w:comment w:id="1103" w:author="Nozimjon Ortiqov" w:date="2026-02-23T16:05:00Z" w:initials="NO">
    <w:p w14:paraId="0561AC71" w14:textId="77777777" w:rsidR="004D2323" w:rsidRPr="00453112" w:rsidRDefault="004D2323">
      <w:pPr>
        <w:pStyle w:val="a5"/>
        <w:rPr>
          <w:lang w:val="uz-Cyrl-UZ"/>
        </w:rPr>
      </w:pPr>
      <w:r>
        <w:rPr>
          <w:rStyle w:val="a4"/>
        </w:rPr>
        <w:annotationRef/>
      </w:r>
      <w:r>
        <w:rPr>
          <w:lang w:val="uz-Cyrl-UZ"/>
        </w:rPr>
        <w:t xml:space="preserve">Тушунарсиз </w:t>
      </w:r>
    </w:p>
  </w:comment>
  <w:comment w:id="1112" w:author="Nozimjon Ortiqov" w:date="2026-02-23T16:06:00Z" w:initials="NO">
    <w:p w14:paraId="0F211444" w14:textId="77777777" w:rsidR="004D2323" w:rsidRPr="00453112" w:rsidRDefault="004D2323">
      <w:pPr>
        <w:pStyle w:val="a5"/>
        <w:rPr>
          <w:lang w:val="uz-Cyrl-UZ"/>
        </w:rPr>
      </w:pPr>
      <w:r>
        <w:rPr>
          <w:rStyle w:val="a4"/>
        </w:rPr>
        <w:annotationRef/>
      </w:r>
      <w:r>
        <w:rPr>
          <w:lang w:val="uz-Cyrl-UZ"/>
        </w:rPr>
        <w:t>Бу қаерда? Текшириб қўшиш керак</w:t>
      </w:r>
    </w:p>
  </w:comment>
  <w:comment w:id="1406" w:author="Nozimjon Ortiqov" w:date="2026-02-23T16:05:00Z" w:initials="NO">
    <w:p w14:paraId="45F2603F" w14:textId="374441B5" w:rsidR="00453112" w:rsidRPr="00453112" w:rsidRDefault="00453112">
      <w:pPr>
        <w:pStyle w:val="a5"/>
        <w:rPr>
          <w:lang w:val="uz-Cyrl-UZ"/>
        </w:rPr>
      </w:pPr>
      <w:r>
        <w:rPr>
          <w:rStyle w:val="a4"/>
        </w:rPr>
        <w:annotationRef/>
      </w:r>
      <w:r>
        <w:rPr>
          <w:lang w:val="uz-Cyrl-UZ"/>
        </w:rPr>
        <w:t xml:space="preserve">Тушунарсиз </w:t>
      </w:r>
    </w:p>
  </w:comment>
  <w:comment w:id="1458" w:author="Nozimjon Ortiqov" w:date="2026-02-24T13:06:00Z" w:initials="NO">
    <w:p w14:paraId="5ADB0B89" w14:textId="3FC23EC0" w:rsidR="00020112" w:rsidRPr="00020112" w:rsidRDefault="00020112">
      <w:pPr>
        <w:pStyle w:val="a5"/>
        <w:rPr>
          <w:lang w:val="uz-Cyrl-UZ"/>
        </w:rPr>
      </w:pPr>
      <w:r>
        <w:rPr>
          <w:rStyle w:val="a4"/>
        </w:rPr>
        <w:annotationRef/>
      </w:r>
      <w:r>
        <w:rPr>
          <w:lang w:val="uz-Cyrl-UZ"/>
        </w:rPr>
        <w:t>Буни кўпроқ очиш керак. Категориялар бўйича қандай</w:t>
      </w:r>
    </w:p>
  </w:comment>
  <w:comment w:id="1895" w:author="Nozimjon Ortiqov" w:date="2026-02-23T16:23:00Z" w:initials="NO">
    <w:p w14:paraId="023A312A" w14:textId="3FDA2274" w:rsidR="00B51954" w:rsidRPr="00B51954" w:rsidRDefault="00B51954">
      <w:pPr>
        <w:pStyle w:val="a5"/>
        <w:rPr>
          <w:lang w:val="uz-Cyrl-UZ"/>
        </w:rPr>
      </w:pPr>
      <w:r>
        <w:rPr>
          <w:rStyle w:val="a4"/>
        </w:rPr>
        <w:annotationRef/>
      </w:r>
      <w:r>
        <w:rPr>
          <w:lang w:val="uz-Cyrl-UZ"/>
        </w:rPr>
        <w:t xml:space="preserve">График. ИИда 17-расм, 18-расм </w:t>
      </w:r>
    </w:p>
  </w:comment>
  <w:comment w:id="1912" w:author="Nozimjon Ortiqov" w:date="2026-02-23T16:11:00Z" w:initials="NO">
    <w:p w14:paraId="0C168677" w14:textId="13A67EC2" w:rsidR="00B919A7" w:rsidRPr="00B919A7" w:rsidRDefault="00B919A7">
      <w:pPr>
        <w:pStyle w:val="a5"/>
        <w:rPr>
          <w:lang w:val="uz-Cyrl-UZ"/>
        </w:rPr>
      </w:pPr>
      <w:r>
        <w:rPr>
          <w:rStyle w:val="a4"/>
        </w:rPr>
        <w:annotationRef/>
      </w:r>
      <w:r>
        <w:rPr>
          <w:lang w:val="uz-Cyrl-UZ"/>
        </w:rPr>
        <w:t>Линк</w:t>
      </w:r>
    </w:p>
  </w:comment>
  <w:comment w:id="2022" w:author="Nozimjon Ortiqov" w:date="2026-02-23T16:11:00Z" w:initials="NO">
    <w:p w14:paraId="51584132" w14:textId="5DD1CB43" w:rsidR="00B919A7" w:rsidRPr="00B919A7" w:rsidRDefault="00B919A7">
      <w:pPr>
        <w:pStyle w:val="a5"/>
        <w:rPr>
          <w:lang w:val="uz-Cyrl-UZ"/>
        </w:rPr>
      </w:pPr>
      <w:r>
        <w:rPr>
          <w:rStyle w:val="a4"/>
        </w:rPr>
        <w:annotationRef/>
      </w:r>
      <w:r>
        <w:rPr>
          <w:lang w:val="uz-Cyrl-UZ"/>
        </w:rPr>
        <w:t>Бу энди нимага керак?</w:t>
      </w:r>
    </w:p>
  </w:comment>
  <w:comment w:id="2069" w:author="Nozimjon Ortiqov" w:date="2026-02-23T16:42:00Z" w:initials="NO">
    <w:p w14:paraId="71EE0750" w14:textId="068BD81D" w:rsidR="0039630F" w:rsidRPr="0039630F" w:rsidRDefault="0039630F">
      <w:pPr>
        <w:pStyle w:val="a5"/>
        <w:rPr>
          <w:lang w:val="uz-Cyrl-UZ"/>
        </w:rPr>
      </w:pPr>
      <w:r>
        <w:rPr>
          <w:rStyle w:val="a4"/>
        </w:rPr>
        <w:annotationRef/>
      </w:r>
      <w:r>
        <w:rPr>
          <w:lang w:val="uz-Cyrl-UZ"/>
        </w:rPr>
        <w:t xml:space="preserve">Буни қарз маданияти қисмига олиш керак – 3.8 саволда потенциал хулқ атвор масаласи сифатида сўралган </w:t>
      </w:r>
    </w:p>
  </w:comment>
  <w:comment w:id="2487" w:author="Nozimjon Ortiqov" w:date="2026-02-24T13:06:00Z" w:initials="NO">
    <w:p w14:paraId="0218889C" w14:textId="5F7A4A3C" w:rsidR="00020112" w:rsidRPr="00020112" w:rsidRDefault="00020112">
      <w:pPr>
        <w:pStyle w:val="a5"/>
        <w:rPr>
          <w:lang w:val="uz-Cyrl-UZ"/>
        </w:rPr>
      </w:pPr>
      <w:r>
        <w:rPr>
          <w:rStyle w:val="a4"/>
        </w:rPr>
        <w:annotationRef/>
      </w:r>
      <w:r>
        <w:rPr>
          <w:lang w:val="uz-Cyrl-UZ"/>
        </w:rPr>
        <w:t>Бу нимага бошқача. Рақамларни текшириш керак</w:t>
      </w:r>
    </w:p>
  </w:comment>
  <w:comment w:id="2499" w:author="Nozimjon Ortiqov" w:date="2026-02-23T16:34:00Z" w:initials="NO">
    <w:p w14:paraId="398BA111" w14:textId="45071B55" w:rsidR="00F1364B" w:rsidRPr="00F1364B" w:rsidRDefault="00F1364B">
      <w:pPr>
        <w:pStyle w:val="a5"/>
        <w:rPr>
          <w:lang w:val="uz-Cyrl-UZ"/>
        </w:rPr>
      </w:pPr>
      <w:r>
        <w:rPr>
          <w:rStyle w:val="a4"/>
        </w:rPr>
        <w:annotationRef/>
      </w:r>
      <w:r>
        <w:rPr>
          <w:lang w:val="uz-Cyrl-UZ"/>
        </w:rPr>
        <w:t xml:space="preserve">Даромадлар кесимида қандай? 3 та категория бўйича қандай? </w:t>
      </w:r>
    </w:p>
  </w:comment>
  <w:comment w:id="2502" w:author="Nozimjon Ortiqov" w:date="2026-02-23T16:28:00Z" w:initials="NO">
    <w:p w14:paraId="4FCFD001" w14:textId="4609BCDB" w:rsidR="004A58C7" w:rsidRPr="004A58C7" w:rsidRDefault="004A58C7">
      <w:pPr>
        <w:pStyle w:val="a5"/>
        <w:rPr>
          <w:lang w:val="uz-Cyrl-UZ"/>
        </w:rPr>
      </w:pPr>
      <w:r>
        <w:rPr>
          <w:rStyle w:val="a4"/>
        </w:rPr>
        <w:annotationRef/>
      </w:r>
      <w:r>
        <w:rPr>
          <w:lang w:val="uz-Cyrl-UZ"/>
        </w:rPr>
        <w:t>Бу қаердан келиб чиққан?</w:t>
      </w:r>
    </w:p>
  </w:comment>
  <w:comment w:id="2519" w:author="Nozimjon Ortiqov" w:date="2026-02-23T16:38:00Z" w:initials="NO">
    <w:p w14:paraId="629A5C24" w14:textId="4584BDB1" w:rsidR="00A26C10" w:rsidRPr="00A26C10" w:rsidRDefault="00A26C10">
      <w:pPr>
        <w:pStyle w:val="a5"/>
        <w:rPr>
          <w:lang w:val="uz-Cyrl-UZ"/>
        </w:rPr>
      </w:pPr>
      <w:r>
        <w:rPr>
          <w:rStyle w:val="a4"/>
        </w:rPr>
        <w:annotationRef/>
      </w:r>
      <w:r>
        <w:rPr>
          <w:lang w:val="uz-Cyrl-UZ"/>
        </w:rPr>
        <w:t>Буни қарз олиш маданияти қисмига қўйиш керакдир балк</w:t>
      </w:r>
      <w:r w:rsidR="000E1C37">
        <w:rPr>
          <w:lang w:val="uz-Cyrl-UZ"/>
        </w:rPr>
        <w:t>и</w:t>
      </w:r>
      <w:r>
        <w:rPr>
          <w:lang w:val="uz-Cyrl-UZ"/>
        </w:rPr>
        <w:t>?</w:t>
      </w:r>
    </w:p>
  </w:comment>
  <w:comment w:id="2531" w:author="Nozimjon Ortiqov" w:date="2026-02-23T17:21:00Z" w:initials="NO">
    <w:p w14:paraId="6FF35F0F" w14:textId="0907D55B" w:rsidR="005F15FB" w:rsidRPr="005F15FB" w:rsidRDefault="005F15FB">
      <w:pPr>
        <w:pStyle w:val="a5"/>
        <w:rPr>
          <w:lang w:val="uz-Cyrl-UZ"/>
        </w:rPr>
      </w:pPr>
      <w:r>
        <w:rPr>
          <w:rStyle w:val="a4"/>
        </w:rPr>
        <w:annotationRef/>
      </w:r>
      <w:r>
        <w:t xml:space="preserve">Боксга </w:t>
      </w:r>
      <w:r>
        <w:rPr>
          <w:lang w:val="uz-Cyrl-UZ"/>
        </w:rPr>
        <w:t>қўйиш керак.</w:t>
      </w:r>
    </w:p>
  </w:comment>
  <w:comment w:id="2565" w:author="Nozimjon Ortiqov" w:date="2026-02-23T17:22:00Z" w:initials="NO">
    <w:p w14:paraId="5B63C65D" w14:textId="77777777" w:rsidR="005F2E68" w:rsidRDefault="005F2E68">
      <w:pPr>
        <w:pStyle w:val="a5"/>
        <w:rPr>
          <w:lang w:val="uz-Cyrl-UZ"/>
        </w:rPr>
      </w:pPr>
      <w:r>
        <w:rPr>
          <w:rStyle w:val="a4"/>
        </w:rPr>
        <w:annotationRef/>
      </w:r>
      <w:r>
        <w:rPr>
          <w:lang w:val="uz-Cyrl-UZ"/>
        </w:rPr>
        <w:t>Бу қаердан келди?</w:t>
      </w:r>
      <w:r w:rsidR="00096117">
        <w:rPr>
          <w:lang w:val="uz-Cyrl-UZ"/>
        </w:rPr>
        <w:t xml:space="preserve">  </w:t>
      </w:r>
    </w:p>
    <w:p w14:paraId="5B26AC23" w14:textId="77777777" w:rsidR="00096117" w:rsidRDefault="00096117">
      <w:pPr>
        <w:pStyle w:val="a5"/>
        <w:rPr>
          <w:lang w:val="uz-Cyrl-UZ"/>
        </w:rPr>
      </w:pPr>
    </w:p>
    <w:p w14:paraId="0388BBD9" w14:textId="551CF177" w:rsidR="00096117" w:rsidRPr="005F2E68" w:rsidRDefault="00096117">
      <w:pPr>
        <w:pStyle w:val="a5"/>
        <w:rPr>
          <w:lang w:val="uz-Cyrl-UZ"/>
        </w:rPr>
      </w:pPr>
      <w:r>
        <w:rPr>
          <w:lang w:val="uz-Cyrl-UZ"/>
        </w:rPr>
        <w:t>Таҳлилини боғлаш керак</w:t>
      </w:r>
    </w:p>
  </w:comment>
  <w:comment w:id="2595" w:author="Nozimjon Ortiqov" w:date="2026-02-23T20:43:00Z" w:initials="NO">
    <w:p w14:paraId="35B2FA1D" w14:textId="6488B17A" w:rsidR="0016551B" w:rsidRPr="0016551B" w:rsidRDefault="0016551B">
      <w:pPr>
        <w:pStyle w:val="a5"/>
        <w:rPr>
          <w:lang w:val="uz-Cyrl-UZ"/>
        </w:rPr>
      </w:pPr>
      <w:r>
        <w:rPr>
          <w:rStyle w:val="a4"/>
        </w:rPr>
        <w:annotationRef/>
      </w:r>
      <w:r>
        <w:rPr>
          <w:lang w:val="uz-Cyrl-UZ"/>
        </w:rPr>
        <w:t>Сноскага</w:t>
      </w:r>
    </w:p>
  </w:comment>
  <w:comment w:id="2598" w:author="Nozimjon Ortiqov" w:date="2026-02-23T18:34:00Z" w:initials="NO">
    <w:p w14:paraId="1D4C597B" w14:textId="665A4BC6" w:rsidR="008C7C52" w:rsidRPr="008C7C52" w:rsidRDefault="008C7C52">
      <w:pPr>
        <w:pStyle w:val="a5"/>
        <w:rPr>
          <w:lang w:val="uz-Cyrl-UZ"/>
        </w:rPr>
      </w:pPr>
      <w:r>
        <w:rPr>
          <w:rStyle w:val="a4"/>
        </w:rPr>
        <w:annotationRef/>
      </w:r>
      <w:r>
        <w:rPr>
          <w:lang w:val="uz-Cyrl-UZ"/>
        </w:rPr>
        <w:t>Буни боксга олиб қарз юкидан кейин қўйиш керак</w:t>
      </w:r>
    </w:p>
  </w:comment>
  <w:comment w:id="2635" w:author="Nozimjon Ortiqov" w:date="2026-02-23T17:24:00Z" w:initials="NO">
    <w:p w14:paraId="217C3092" w14:textId="687F0721" w:rsidR="00D43B2E" w:rsidRPr="00D43B2E" w:rsidRDefault="00D43B2E">
      <w:pPr>
        <w:pStyle w:val="a5"/>
        <w:rPr>
          <w:lang w:val="uz-Cyrl-UZ"/>
        </w:rPr>
      </w:pPr>
      <w:r>
        <w:rPr>
          <w:rStyle w:val="a4"/>
        </w:rPr>
        <w:annotationRef/>
      </w:r>
      <w:r>
        <w:rPr>
          <w:lang w:val="uz-Cyrl-UZ"/>
        </w:rPr>
        <w:t>Бу керакми пастда бор? Алоҳида бокс қўшилади пайдо бўлиш сабаблари бўйича</w:t>
      </w:r>
    </w:p>
  </w:comment>
  <w:comment w:id="2738" w:author="Nozimjon Ortiqov" w:date="2026-02-23T18:16:00Z" w:initials="NO">
    <w:p w14:paraId="72F89830" w14:textId="310B7AF9" w:rsidR="00E208A9" w:rsidRPr="00E208A9" w:rsidRDefault="00E208A9">
      <w:pPr>
        <w:pStyle w:val="a5"/>
        <w:rPr>
          <w:lang w:val="uz-Cyrl-UZ"/>
        </w:rPr>
      </w:pPr>
      <w:r>
        <w:rPr>
          <w:rStyle w:val="a4"/>
        </w:rPr>
        <w:annotationRef/>
      </w:r>
      <w:r>
        <w:rPr>
          <w:lang w:val="uz-Cyrl-UZ"/>
        </w:rPr>
        <w:t>Линк сноска</w:t>
      </w:r>
    </w:p>
  </w:comment>
  <w:comment w:id="2807" w:author="Nozimjon Ortiqov" w:date="2026-02-24T13:01:00Z" w:initials="NO">
    <w:p w14:paraId="452652A3" w14:textId="6FF110C8" w:rsidR="00513E00" w:rsidRPr="00513E00" w:rsidRDefault="00513E00">
      <w:pPr>
        <w:pStyle w:val="a5"/>
        <w:rPr>
          <w:lang w:val="uz-Cyrl-UZ"/>
        </w:rPr>
      </w:pPr>
      <w:r>
        <w:rPr>
          <w:rStyle w:val="a4"/>
        </w:rPr>
        <w:annotationRef/>
      </w:r>
      <w:r>
        <w:rPr>
          <w:lang w:val="uz-Cyrl-UZ"/>
        </w:rPr>
        <w:t>Буни қарзга муносабатга олиш керак</w:t>
      </w:r>
    </w:p>
  </w:comment>
  <w:comment w:id="2876" w:author="Nozimjon Ortiqov" w:date="2026-02-23T17:40:00Z" w:initials="NO">
    <w:p w14:paraId="7052BA07" w14:textId="0EEE19D7" w:rsidR="00A87071" w:rsidRPr="00A87071" w:rsidRDefault="00A87071">
      <w:pPr>
        <w:pStyle w:val="a5"/>
        <w:rPr>
          <w:lang w:val="uz-Cyrl-UZ"/>
        </w:rPr>
      </w:pPr>
      <w:r>
        <w:rPr>
          <w:rStyle w:val="a4"/>
        </w:rPr>
        <w:annotationRef/>
      </w:r>
      <w:r>
        <w:rPr>
          <w:lang w:val="uz-Cyrl-UZ"/>
        </w:rPr>
        <w:t>Линк</w:t>
      </w:r>
    </w:p>
  </w:comment>
  <w:comment w:id="2877" w:author="Nozimjon Ortiqov" w:date="2026-02-23T17:40:00Z" w:initials="NO">
    <w:p w14:paraId="6D62B3D9" w14:textId="6F157A10" w:rsidR="00A87071" w:rsidRPr="00A87071" w:rsidRDefault="00A87071">
      <w:pPr>
        <w:pStyle w:val="a5"/>
        <w:rPr>
          <w:lang w:val="uz-Cyrl-UZ"/>
        </w:rPr>
      </w:pPr>
      <w:r>
        <w:rPr>
          <w:rStyle w:val="a4"/>
        </w:rPr>
        <w:annotationRef/>
      </w:r>
      <w:r>
        <w:rPr>
          <w:lang w:val="uz-Cyrl-UZ"/>
        </w:rPr>
        <w:t>Линк</w:t>
      </w:r>
    </w:p>
  </w:comment>
  <w:comment w:id="3128" w:author="Nozimjon Ortiqov" w:date="2026-02-24T09:32:00Z" w:initials="NO">
    <w:p w14:paraId="081F69EB" w14:textId="389BCC88" w:rsidR="009C4BAE" w:rsidRPr="009C4BAE" w:rsidRDefault="009C4BAE">
      <w:pPr>
        <w:pStyle w:val="a5"/>
        <w:rPr>
          <w:lang w:val="uz-Cyrl-UZ"/>
        </w:rPr>
      </w:pPr>
      <w:r>
        <w:rPr>
          <w:rStyle w:val="a4"/>
        </w:rPr>
        <w:annotationRef/>
      </w:r>
      <w:r>
        <w:rPr>
          <w:lang w:val="uz-Cyrl-UZ"/>
        </w:rPr>
        <w:t>Сноска</w:t>
      </w:r>
    </w:p>
  </w:comment>
  <w:comment w:id="3129" w:author="Nozimjon Ortiqov" w:date="2026-02-23T18:20:00Z" w:initials="NO">
    <w:p w14:paraId="0400644A" w14:textId="5769EB63" w:rsidR="00733795" w:rsidRPr="00733795" w:rsidRDefault="00733795">
      <w:pPr>
        <w:pStyle w:val="a5"/>
        <w:rPr>
          <w:lang w:val="uz-Cyrl-UZ"/>
        </w:rPr>
      </w:pPr>
      <w:r>
        <w:rPr>
          <w:rStyle w:val="a4"/>
        </w:rPr>
        <w:annotationRef/>
      </w:r>
      <w:r>
        <w:rPr>
          <w:lang w:val="uz-Cyrl-UZ"/>
        </w:rPr>
        <w:t>сноска</w:t>
      </w:r>
    </w:p>
  </w:comment>
  <w:comment w:id="3595" w:author="Nozimjon Ortiqov" w:date="2026-02-23T18:36:00Z" w:initials="NO">
    <w:p w14:paraId="0B2719FC" w14:textId="326F8339" w:rsidR="00FE2BD3" w:rsidRPr="00FE2BD3" w:rsidRDefault="00FE2BD3">
      <w:pPr>
        <w:pStyle w:val="a5"/>
        <w:rPr>
          <w:lang w:val="uz-Cyrl-UZ"/>
        </w:rPr>
      </w:pPr>
      <w:r>
        <w:rPr>
          <w:rStyle w:val="a4"/>
        </w:rPr>
        <w:annotationRef/>
      </w:r>
      <w:r>
        <w:rPr>
          <w:lang w:val="uz-Cyrl-UZ"/>
        </w:rPr>
        <w:t>Бу қаердан келди?</w:t>
      </w:r>
    </w:p>
  </w:comment>
  <w:comment w:id="5214" w:author="Nozimjon Ortiqov" w:date="2026-02-24T13:36:00Z" w:initials="NO">
    <w:p w14:paraId="73EBFDB7" w14:textId="489F3BF0" w:rsidR="00C6525B" w:rsidRPr="00C6525B" w:rsidRDefault="00C6525B">
      <w:pPr>
        <w:pStyle w:val="a5"/>
        <w:rPr>
          <w:lang w:val="uz-Cyrl-UZ"/>
        </w:rPr>
      </w:pPr>
      <w:r>
        <w:rPr>
          <w:rStyle w:val="a4"/>
        </w:rPr>
        <w:annotationRef/>
      </w:r>
      <w:r>
        <w:rPr>
          <w:lang w:val="uz-Cyrl-UZ"/>
        </w:rPr>
        <w:t>Буни тушунарли қилиш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4CF47" w15:done="0"/>
  <w15:commentEx w15:paraId="1FD56DEB" w15:done="0"/>
  <w15:commentEx w15:paraId="1C8E4196" w15:done="0"/>
  <w15:commentEx w15:paraId="66070289" w15:done="0"/>
  <w15:commentEx w15:paraId="72DB6EB0" w15:done="0"/>
  <w15:commentEx w15:paraId="2F9AE6F4" w15:done="0"/>
  <w15:commentEx w15:paraId="1C6991B9" w15:done="0"/>
  <w15:commentEx w15:paraId="3C245D23" w15:done="0"/>
  <w15:commentEx w15:paraId="3A11FB01" w15:done="0"/>
  <w15:commentEx w15:paraId="0561AC71" w15:done="0"/>
  <w15:commentEx w15:paraId="0F211444" w15:done="0"/>
  <w15:commentEx w15:paraId="45F2603F" w15:done="0"/>
  <w15:commentEx w15:paraId="5ADB0B89" w15:done="0"/>
  <w15:commentEx w15:paraId="023A312A" w15:done="0"/>
  <w15:commentEx w15:paraId="0C168677" w15:done="0"/>
  <w15:commentEx w15:paraId="51584132" w15:done="0"/>
  <w15:commentEx w15:paraId="71EE0750" w15:done="0"/>
  <w15:commentEx w15:paraId="0218889C" w15:done="0"/>
  <w15:commentEx w15:paraId="398BA111" w15:done="0"/>
  <w15:commentEx w15:paraId="4FCFD001" w15:done="0"/>
  <w15:commentEx w15:paraId="629A5C24" w15:done="0"/>
  <w15:commentEx w15:paraId="6FF35F0F" w15:done="0"/>
  <w15:commentEx w15:paraId="0388BBD9" w15:done="0"/>
  <w15:commentEx w15:paraId="35B2FA1D" w15:done="0"/>
  <w15:commentEx w15:paraId="1D4C597B" w15:done="0"/>
  <w15:commentEx w15:paraId="217C3092" w15:done="0"/>
  <w15:commentEx w15:paraId="72F89830" w15:done="0"/>
  <w15:commentEx w15:paraId="452652A3" w15:done="0"/>
  <w15:commentEx w15:paraId="7052BA07" w15:done="0"/>
  <w15:commentEx w15:paraId="6D62B3D9" w15:done="0"/>
  <w15:commentEx w15:paraId="081F69EB" w15:done="0"/>
  <w15:commentEx w15:paraId="0400644A" w15:done="0"/>
  <w15:commentEx w15:paraId="0B2719FC" w15:done="0"/>
  <w15:commentEx w15:paraId="73EBFD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DB44F" w16cex:dateUtc="2026-02-23T08:15:00Z"/>
  <w16cex:commentExtensible w16cex:durableId="6002C88E" w16cex:dateUtc="2026-02-23T08:17:00Z"/>
  <w16cex:commentExtensible w16cex:durableId="7770DC87" w16cex:dateUtc="2026-02-23T08:19:00Z"/>
  <w16cex:commentExtensible w16cex:durableId="30CA38B3" w16cex:dateUtc="2026-02-25T06:39:00Z"/>
  <w16cex:commentExtensible w16cex:durableId="006F2391" w16cex:dateUtc="2026-02-23T08:27:00Z"/>
  <w16cex:commentExtensible w16cex:durableId="1693B3E7" w16cex:dateUtc="2026-02-23T08:42:00Z"/>
  <w16cex:commentExtensible w16cex:durableId="20AFD088" w16cex:dateUtc="2026-02-23T08:46:00Z"/>
  <w16cex:commentExtensible w16cex:durableId="216F4527" w16cex:dateUtc="2026-02-23T11:03:00Z"/>
  <w16cex:commentExtensible w16cex:durableId="51CFCF72" w16cex:dateUtc="2026-02-23T16:29:00Z"/>
  <w16cex:commentExtensible w16cex:durableId="5A9D8FD7" w16cex:dateUtc="2026-02-23T11:05:00Z"/>
  <w16cex:commentExtensible w16cex:durableId="4972575E" w16cex:dateUtc="2026-02-23T11:06:00Z"/>
  <w16cex:commentExtensible w16cex:durableId="6FC4EB10" w16cex:dateUtc="2026-02-23T11:05:00Z"/>
  <w16cex:commentExtensible w16cex:durableId="22736AB1" w16cex:dateUtc="2026-02-24T08:06:00Z"/>
  <w16cex:commentExtensible w16cex:durableId="19E520A8" w16cex:dateUtc="2026-02-23T11:23:00Z"/>
  <w16cex:commentExtensible w16cex:durableId="635C7AD6" w16cex:dateUtc="2026-02-23T11:11:00Z"/>
  <w16cex:commentExtensible w16cex:durableId="3B7E3E19" w16cex:dateUtc="2026-02-23T11:11:00Z"/>
  <w16cex:commentExtensible w16cex:durableId="7390F740" w16cex:dateUtc="2026-02-23T11:42:00Z"/>
  <w16cex:commentExtensible w16cex:durableId="190A3BBA" w16cex:dateUtc="2026-02-24T08:06:00Z"/>
  <w16cex:commentExtensible w16cex:durableId="1B4EB5B6" w16cex:dateUtc="2026-02-23T11:34:00Z"/>
  <w16cex:commentExtensible w16cex:durableId="00E43F83" w16cex:dateUtc="2026-02-23T11:28:00Z"/>
  <w16cex:commentExtensible w16cex:durableId="2779234D" w16cex:dateUtc="2026-02-23T11:38:00Z"/>
  <w16cex:commentExtensible w16cex:durableId="45429396" w16cex:dateUtc="2026-02-23T12:21:00Z"/>
  <w16cex:commentExtensible w16cex:durableId="76B6BAC3" w16cex:dateUtc="2026-02-23T12:22:00Z"/>
  <w16cex:commentExtensible w16cex:durableId="774EC15A" w16cex:dateUtc="2026-02-23T15:43:00Z"/>
  <w16cex:commentExtensible w16cex:durableId="5A093D91" w16cex:dateUtc="2026-02-23T13:34:00Z"/>
  <w16cex:commentExtensible w16cex:durableId="27915000" w16cex:dateUtc="2026-02-23T12:24:00Z"/>
  <w16cex:commentExtensible w16cex:durableId="5DED281D" w16cex:dateUtc="2026-02-23T13:16:00Z"/>
  <w16cex:commentExtensible w16cex:durableId="4364F381" w16cex:dateUtc="2026-02-24T08:01:00Z"/>
  <w16cex:commentExtensible w16cex:durableId="2B9FFE5D" w16cex:dateUtc="2026-02-23T12:40:00Z"/>
  <w16cex:commentExtensible w16cex:durableId="14923BC7" w16cex:dateUtc="2026-02-23T12:40:00Z"/>
  <w16cex:commentExtensible w16cex:durableId="7566BE1B" w16cex:dateUtc="2026-02-24T04:32:00Z"/>
  <w16cex:commentExtensible w16cex:durableId="2347A66B" w16cex:dateUtc="2026-02-23T13:20:00Z"/>
  <w16cex:commentExtensible w16cex:durableId="39F2582D" w16cex:dateUtc="2026-02-23T13:36:00Z"/>
  <w16cex:commentExtensible w16cex:durableId="3FC9294B" w16cex:dateUtc="2026-02-24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4CF47" w16cid:durableId="68CDB44F"/>
  <w16cid:commentId w16cid:paraId="1FD56DEB" w16cid:durableId="6002C88E"/>
  <w16cid:commentId w16cid:paraId="1C8E4196" w16cid:durableId="7770DC87"/>
  <w16cid:commentId w16cid:paraId="66070289" w16cid:durableId="30CA38B3"/>
  <w16cid:commentId w16cid:paraId="72DB6EB0" w16cid:durableId="006F2391"/>
  <w16cid:commentId w16cid:paraId="2F9AE6F4" w16cid:durableId="1693B3E7"/>
  <w16cid:commentId w16cid:paraId="1C6991B9" w16cid:durableId="20AFD088"/>
  <w16cid:commentId w16cid:paraId="3C245D23" w16cid:durableId="216F4527"/>
  <w16cid:commentId w16cid:paraId="3A11FB01" w16cid:durableId="51CFCF72"/>
  <w16cid:commentId w16cid:paraId="0561AC71" w16cid:durableId="5A9D8FD7"/>
  <w16cid:commentId w16cid:paraId="0F211444" w16cid:durableId="4972575E"/>
  <w16cid:commentId w16cid:paraId="45F2603F" w16cid:durableId="6FC4EB10"/>
  <w16cid:commentId w16cid:paraId="5ADB0B89" w16cid:durableId="22736AB1"/>
  <w16cid:commentId w16cid:paraId="023A312A" w16cid:durableId="19E520A8"/>
  <w16cid:commentId w16cid:paraId="0C168677" w16cid:durableId="635C7AD6"/>
  <w16cid:commentId w16cid:paraId="51584132" w16cid:durableId="3B7E3E19"/>
  <w16cid:commentId w16cid:paraId="71EE0750" w16cid:durableId="7390F740"/>
  <w16cid:commentId w16cid:paraId="0218889C" w16cid:durableId="190A3BBA"/>
  <w16cid:commentId w16cid:paraId="398BA111" w16cid:durableId="1B4EB5B6"/>
  <w16cid:commentId w16cid:paraId="4FCFD001" w16cid:durableId="00E43F83"/>
  <w16cid:commentId w16cid:paraId="629A5C24" w16cid:durableId="2779234D"/>
  <w16cid:commentId w16cid:paraId="6FF35F0F" w16cid:durableId="45429396"/>
  <w16cid:commentId w16cid:paraId="0388BBD9" w16cid:durableId="76B6BAC3"/>
  <w16cid:commentId w16cid:paraId="35B2FA1D" w16cid:durableId="774EC15A"/>
  <w16cid:commentId w16cid:paraId="1D4C597B" w16cid:durableId="5A093D91"/>
  <w16cid:commentId w16cid:paraId="217C3092" w16cid:durableId="27915000"/>
  <w16cid:commentId w16cid:paraId="72F89830" w16cid:durableId="5DED281D"/>
  <w16cid:commentId w16cid:paraId="452652A3" w16cid:durableId="4364F381"/>
  <w16cid:commentId w16cid:paraId="7052BA07" w16cid:durableId="2B9FFE5D"/>
  <w16cid:commentId w16cid:paraId="6D62B3D9" w16cid:durableId="14923BC7"/>
  <w16cid:commentId w16cid:paraId="081F69EB" w16cid:durableId="7566BE1B"/>
  <w16cid:commentId w16cid:paraId="0400644A" w16cid:durableId="2347A66B"/>
  <w16cid:commentId w16cid:paraId="0B2719FC" w16cid:durableId="39F2582D"/>
  <w16cid:commentId w16cid:paraId="73EBFDB7" w16cid:durableId="3FC92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9F6E" w14:textId="77777777" w:rsidR="004A235E" w:rsidRDefault="004A235E" w:rsidP="00626083">
      <w:pPr>
        <w:spacing w:after="0" w:line="240" w:lineRule="auto"/>
      </w:pPr>
      <w:r>
        <w:separator/>
      </w:r>
    </w:p>
  </w:endnote>
  <w:endnote w:type="continuationSeparator" w:id="0">
    <w:p w14:paraId="582F1897" w14:textId="77777777" w:rsidR="004A235E" w:rsidRDefault="004A235E"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
    <w:altName w:val="Times New Roman"/>
    <w:panose1 w:val="00000000000000000000"/>
    <w:charset w:val="00"/>
    <w:family w:val="roman"/>
    <w:notTrueType/>
    <w:pitch w:val="default"/>
  </w:font>
  <w:font w:name="Calibri (Bod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284946"/>
      <w:docPartObj>
        <w:docPartGallery w:val="Page Numbers (Bottom of Page)"/>
        <w:docPartUnique/>
      </w:docPartObj>
    </w:sdtPr>
    <w:sdtEndPr>
      <w:rPr>
        <w:rFonts w:ascii="Roboto" w:hAnsi="Roboto"/>
        <w:sz w:val="30"/>
        <w:szCs w:val="30"/>
      </w:rPr>
    </w:sdtEndPr>
    <w:sdtContent>
      <w:p w14:paraId="68CD8F80" w14:textId="4D6213D7"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20</w:t>
        </w:r>
        <w:r w:rsidRPr="00D7091C">
          <w:rPr>
            <w:rFonts w:ascii="Roboto" w:hAnsi="Roboto"/>
            <w:b/>
            <w:bCs/>
            <w:color w:val="C0000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43861"/>
      <w:docPartObj>
        <w:docPartGallery w:val="Page Numbers (Bottom of Page)"/>
        <w:docPartUnique/>
      </w:docPartObj>
    </w:sdtPr>
    <w:sdtEndPr>
      <w:rPr>
        <w:rFonts w:ascii="Roboto" w:hAnsi="Roboto"/>
        <w:sz w:val="30"/>
        <w:szCs w:val="30"/>
      </w:rPr>
    </w:sdtEndPr>
    <w:sdtContent>
      <w:p w14:paraId="76660D6F" w14:textId="4984BB6E"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39</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063BF" w:rsidRDefault="001222C0">
    <w:pPr>
      <w:widowControl w:val="0"/>
      <w:autoSpaceDE w:val="0"/>
      <w:autoSpaceDN w:val="0"/>
      <w:adjustRightInd w:val="0"/>
      <w:spacing w:after="0" w:line="240" w:lineRule="auto"/>
      <w:jc w:val="center"/>
      <w:rPr>
        <w:rFonts w:ascii="Roboto" w:hAnsi="Roboto" w:cs="Times New Roman"/>
        <w:lang w:val="en-US"/>
        <w:rPrChange w:id="10499" w:author="Nozimjon Ortiqov" w:date="2026-02-24T13:41:00Z" w16du:dateUtc="2026-02-24T08:41:00Z">
          <w:rPr>
            <w:rFonts w:ascii="Times New Roman" w:hAnsi="Times New Roman" w:cs="Times New Roman"/>
            <w:lang w:val="en-US"/>
          </w:rPr>
        </w:rPrChange>
      </w:rPr>
    </w:pPr>
    <w:r w:rsidRPr="001063BF">
      <w:rPr>
        <w:rFonts w:ascii="Roboto" w:hAnsi="Roboto" w:cs="Times New Roman"/>
        <w:lang w:val="en-US"/>
        <w:rPrChange w:id="10500" w:author="Nozimjon Ortiqov" w:date="2026-02-24T13:41:00Z" w16du:dateUtc="2026-02-24T08:41:00Z">
          <w:rPr>
            <w:rFonts w:ascii="Times New Roman" w:hAnsi="Times New Roman" w:cs="Times New Roman"/>
            <w:lang w:val="en-US"/>
          </w:rPr>
        </w:rPrChange>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66E" w14:textId="77777777" w:rsidR="004A235E" w:rsidRDefault="004A235E" w:rsidP="00626083">
      <w:pPr>
        <w:spacing w:after="0" w:line="240" w:lineRule="auto"/>
      </w:pPr>
      <w:r>
        <w:separator/>
      </w:r>
    </w:p>
  </w:footnote>
  <w:footnote w:type="continuationSeparator" w:id="0">
    <w:p w14:paraId="4802B043" w14:textId="77777777" w:rsidR="004A235E" w:rsidRDefault="004A235E" w:rsidP="00626083">
      <w:pPr>
        <w:spacing w:after="0" w:line="240" w:lineRule="auto"/>
      </w:pPr>
      <w:r>
        <w:continuationSeparator/>
      </w:r>
    </w:p>
  </w:footnote>
  <w:footnote w:id="1">
    <w:p w14:paraId="1045A2E3" w14:textId="382F1197" w:rsidR="001222C0" w:rsidRPr="00A50AF4" w:rsidRDefault="001222C0">
      <w:pPr>
        <w:pStyle w:val="afe"/>
        <w:jc w:val="both"/>
        <w:rPr>
          <w:rFonts w:ascii="Roboto" w:hAnsi="Roboto"/>
        </w:rPr>
        <w:pPrChange w:id="406" w:author="Nozimjon Ortiqov" w:date="2026-02-23T20:30:00Z" w16du:dateUtc="2026-02-23T15:30:00Z">
          <w:pPr>
            <w:pStyle w:val="afe"/>
          </w:pPr>
        </w:pPrChange>
      </w:pPr>
      <w:r w:rsidRPr="00623DD9">
        <w:rPr>
          <w:rStyle w:val="aff0"/>
          <w:rFonts w:ascii="Roboto" w:hAnsi="Roboto"/>
          <w:highlight w:val="yellow"/>
        </w:rPr>
        <w:footnoteRef/>
      </w:r>
      <w:r w:rsidRPr="00623DD9">
        <w:rPr>
          <w:rFonts w:ascii="Roboto" w:hAnsi="Roboto"/>
          <w:highlight w:val="yellow"/>
        </w:rPr>
        <w:t xml:space="preserve"> Мазкур дизайн муаммоли кредитлар сабабларини омилли таҳлил қилиш учун етарли кузатувлар ҳажмини таъминлайди, бироқ муаммоли кредитларнинг мутлақ улушларини бош тўпламга тўғридан-тўғри экстраполяция қилиш имконини бермайди.</w:t>
      </w:r>
    </w:p>
  </w:footnote>
  <w:footnote w:id="2">
    <w:p w14:paraId="395775D6" w14:textId="54EE957C" w:rsidR="001222C0" w:rsidRPr="009D5AB9" w:rsidRDefault="001222C0">
      <w:pPr>
        <w:pStyle w:val="afe"/>
        <w:jc w:val="both"/>
        <w:rPr>
          <w:rFonts w:ascii="Roboto" w:hAnsi="Roboto"/>
          <w:lang w:val="uz-Cyrl-UZ"/>
          <w:rPrChange w:id="1913" w:author="Nozimjon Ortiqov" w:date="2026-02-24T13:44:00Z" w16du:dateUtc="2026-02-24T08:44:00Z">
            <w:rPr>
              <w:rFonts w:ascii="Robo" w:hAnsi="Robo"/>
            </w:rPr>
          </w:rPrChange>
        </w:rPr>
        <w:pPrChange w:id="1914" w:author="Nozimjon Ortiqov" w:date="2026-02-23T16:10:00Z" w16du:dateUtc="2026-02-23T11:10:00Z">
          <w:pPr>
            <w:pStyle w:val="afe"/>
          </w:pPr>
        </w:pPrChange>
      </w:pPr>
      <w:r w:rsidRPr="00DD07A8">
        <w:rPr>
          <w:rStyle w:val="aff0"/>
          <w:rFonts w:ascii="Roboto" w:hAnsi="Roboto"/>
          <w:rPrChange w:id="1915" w:author="Nozimjon Ortiqov" w:date="2026-02-25T11:43:00Z" w16du:dateUtc="2026-02-25T06:43:00Z">
            <w:rPr>
              <w:rStyle w:val="aff0"/>
              <w:rFonts w:ascii="Robo" w:hAnsi="Robo"/>
            </w:rPr>
          </w:rPrChange>
        </w:rPr>
        <w:footnoteRef/>
      </w:r>
      <w:del w:id="1916" w:author="Nozimjon Ortiqov" w:date="2026-02-23T16:10:00Z" w16du:dateUtc="2026-02-23T11:10:00Z">
        <w:r w:rsidRPr="00DD07A8" w:rsidDel="00B919A7">
          <w:rPr>
            <w:rFonts w:ascii="Roboto" w:hAnsi="Roboto"/>
            <w:i/>
            <w:iCs/>
            <w:sz w:val="18"/>
            <w:szCs w:val="18"/>
            <w:rPrChange w:id="1917" w:author="Nozimjon Ortiqov" w:date="2026-02-25T11:43:00Z" w16du:dateUtc="2026-02-25T06:43:00Z">
              <w:rPr>
                <w:rFonts w:ascii="Robo" w:hAnsi="Robo"/>
              </w:rPr>
            </w:rPrChange>
          </w:rPr>
          <w:delText xml:space="preserve"> </w:delText>
        </w:r>
        <w:r w:rsidRPr="00DD07A8" w:rsidDel="00B919A7">
          <w:rPr>
            <w:rFonts w:ascii="Roboto" w:hAnsi="Roboto"/>
            <w:i/>
            <w:iCs/>
            <w:sz w:val="18"/>
            <w:szCs w:val="18"/>
            <w:highlight w:val="yellow"/>
            <w:rPrChange w:id="1918" w:author="Nozimjon Ortiqov" w:date="2026-02-25T11:43:00Z" w16du:dateUtc="2026-02-25T06:43:00Z">
              <w:rPr>
                <w:rFonts w:ascii="Robo" w:hAnsi="Robo" w:hint="eastAsia"/>
              </w:rPr>
            </w:rPrChange>
          </w:rPr>
          <w:delText>Шунга</w:delText>
        </w:r>
        <w:r w:rsidRPr="00DD07A8" w:rsidDel="00B919A7">
          <w:rPr>
            <w:rFonts w:ascii="Roboto" w:hAnsi="Roboto"/>
            <w:i/>
            <w:iCs/>
            <w:sz w:val="18"/>
            <w:szCs w:val="18"/>
            <w:highlight w:val="yellow"/>
            <w:rPrChange w:id="1919" w:author="Nozimjon Ortiqov" w:date="2026-02-25T11:43:00Z" w16du:dateUtc="2026-02-25T06:43:00Z">
              <w:rPr>
                <w:rFonts w:ascii="Robo" w:hAnsi="Robo"/>
              </w:rPr>
            </w:rPrChange>
          </w:rPr>
          <w:delText xml:space="preserve"> </w:delText>
        </w:r>
        <w:r w:rsidRPr="00DD07A8" w:rsidDel="00B919A7">
          <w:rPr>
            <w:rFonts w:ascii="Roboto" w:hAnsi="Roboto"/>
            <w:i/>
            <w:iCs/>
            <w:sz w:val="18"/>
            <w:szCs w:val="18"/>
            <w:highlight w:val="yellow"/>
            <w:rPrChange w:id="1920" w:author="Nozimjon Ortiqov" w:date="2026-02-25T11:43:00Z" w16du:dateUtc="2026-02-25T06:43:00Z">
              <w:rPr>
                <w:rFonts w:ascii="Robo" w:hAnsi="Robo" w:hint="eastAsia"/>
              </w:rPr>
            </w:rPrChange>
          </w:rPr>
          <w:delText>кўра</w:delText>
        </w:r>
        <w:r w:rsidRPr="00DD07A8" w:rsidDel="00B919A7">
          <w:rPr>
            <w:rFonts w:ascii="Roboto" w:hAnsi="Roboto"/>
            <w:i/>
            <w:iCs/>
            <w:sz w:val="18"/>
            <w:szCs w:val="18"/>
            <w:highlight w:val="yellow"/>
            <w:rPrChange w:id="1921" w:author="Nozimjon Ortiqov" w:date="2026-02-25T11:43:00Z" w16du:dateUtc="2026-02-25T06:43:00Z">
              <w:rPr>
                <w:rFonts w:ascii="Robo" w:hAnsi="Robo"/>
              </w:rPr>
            </w:rPrChange>
          </w:rPr>
          <w:delText xml:space="preserve">, </w:delText>
        </w:r>
      </w:del>
      <w:r w:rsidRPr="00DD07A8">
        <w:rPr>
          <w:rFonts w:ascii="Roboto" w:hAnsi="Roboto"/>
          <w:i/>
          <w:iCs/>
          <w:sz w:val="18"/>
          <w:szCs w:val="18"/>
          <w:highlight w:val="yellow"/>
          <w:rPrChange w:id="1922" w:author="Nozimjon Ortiqov" w:date="2026-02-25T11:43:00Z" w16du:dateUtc="2026-02-25T06:43:00Z">
            <w:rPr>
              <w:rFonts w:ascii="Robo" w:hAnsi="Robo" w:hint="eastAsia"/>
            </w:rPr>
          </w:rPrChange>
        </w:rPr>
        <w:t>Марказий</w:t>
      </w:r>
      <w:r w:rsidRPr="00DD07A8">
        <w:rPr>
          <w:rFonts w:ascii="Roboto" w:hAnsi="Roboto"/>
          <w:i/>
          <w:iCs/>
          <w:sz w:val="18"/>
          <w:szCs w:val="18"/>
          <w:highlight w:val="yellow"/>
          <w:rPrChange w:id="192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24" w:author="Nozimjon Ortiqov" w:date="2026-02-25T11:43:00Z" w16du:dateUtc="2026-02-25T06:43:00Z">
            <w:rPr>
              <w:rFonts w:ascii="Robo" w:hAnsi="Robo" w:hint="eastAsia"/>
            </w:rPr>
          </w:rPrChange>
        </w:rPr>
        <w:t>банк</w:t>
      </w:r>
      <w:r w:rsidRPr="00DD07A8">
        <w:rPr>
          <w:rFonts w:ascii="Roboto" w:hAnsi="Roboto"/>
          <w:i/>
          <w:iCs/>
          <w:sz w:val="18"/>
          <w:szCs w:val="18"/>
          <w:highlight w:val="yellow"/>
          <w:rPrChange w:id="192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26" w:author="Nozimjon Ortiqov" w:date="2026-02-25T11:43:00Z" w16du:dateUtc="2026-02-25T06:43:00Z">
            <w:rPr>
              <w:rFonts w:ascii="Robo" w:hAnsi="Robo" w:hint="eastAsia"/>
            </w:rPr>
          </w:rPrChange>
        </w:rPr>
        <w:t>томонидан</w:t>
      </w:r>
      <w:r w:rsidRPr="00DD07A8">
        <w:rPr>
          <w:rFonts w:ascii="Roboto" w:hAnsi="Roboto"/>
          <w:i/>
          <w:iCs/>
          <w:sz w:val="18"/>
          <w:szCs w:val="18"/>
          <w:highlight w:val="yellow"/>
          <w:rPrChange w:id="192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28" w:author="Nozimjon Ortiqov" w:date="2026-02-25T11:43:00Z" w16du:dateUtc="2026-02-25T06:43:00Z">
            <w:rPr>
              <w:rFonts w:ascii="Robo" w:hAnsi="Robo" w:hint="eastAsia"/>
            </w:rPr>
          </w:rPrChange>
        </w:rPr>
        <w:t>кредит</w:t>
      </w:r>
      <w:r w:rsidRPr="00DD07A8">
        <w:rPr>
          <w:rFonts w:ascii="Roboto" w:hAnsi="Roboto"/>
          <w:i/>
          <w:iCs/>
          <w:sz w:val="18"/>
          <w:szCs w:val="18"/>
          <w:highlight w:val="yellow"/>
          <w:rPrChange w:id="192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30" w:author="Nozimjon Ortiqov" w:date="2026-02-25T11:43:00Z" w16du:dateUtc="2026-02-25T06:43:00Z">
            <w:rPr>
              <w:rFonts w:ascii="Robo" w:hAnsi="Robo" w:hint="eastAsia"/>
            </w:rPr>
          </w:rPrChange>
        </w:rPr>
        <w:t>тўловлари</w:t>
      </w:r>
      <w:r w:rsidRPr="00DD07A8">
        <w:rPr>
          <w:rFonts w:ascii="Roboto" w:hAnsi="Roboto"/>
          <w:i/>
          <w:iCs/>
          <w:sz w:val="18"/>
          <w:szCs w:val="18"/>
          <w:highlight w:val="yellow"/>
          <w:rPrChange w:id="193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32" w:author="Nozimjon Ortiqov" w:date="2026-02-25T11:43:00Z" w16du:dateUtc="2026-02-25T06:43:00Z">
            <w:rPr>
              <w:rFonts w:ascii="Robo" w:hAnsi="Robo" w:hint="eastAsia"/>
            </w:rPr>
          </w:rPrChange>
        </w:rPr>
        <w:t>бўйича</w:t>
      </w:r>
      <w:r w:rsidRPr="00DD07A8">
        <w:rPr>
          <w:rFonts w:ascii="Roboto" w:hAnsi="Roboto"/>
          <w:i/>
          <w:iCs/>
          <w:sz w:val="18"/>
          <w:szCs w:val="18"/>
          <w:highlight w:val="yellow"/>
          <w:rPrChange w:id="193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34" w:author="Nozimjon Ortiqov" w:date="2026-02-25T11:43:00Z" w16du:dateUtc="2026-02-25T06:43:00Z">
            <w:rPr>
              <w:rFonts w:ascii="Robo" w:hAnsi="Robo" w:hint="eastAsia"/>
            </w:rPr>
          </w:rPrChange>
        </w:rPr>
        <w:t>ва</w:t>
      </w:r>
      <w:r w:rsidRPr="00DD07A8">
        <w:rPr>
          <w:rFonts w:ascii="Roboto" w:hAnsi="Roboto"/>
          <w:i/>
          <w:iCs/>
          <w:sz w:val="18"/>
          <w:szCs w:val="18"/>
          <w:highlight w:val="yellow"/>
          <w:rPrChange w:id="1935" w:author="Nozimjon Ortiqov" w:date="2026-02-25T11:43:00Z" w16du:dateUtc="2026-02-25T06:43:00Z">
            <w:rPr>
              <w:rFonts w:ascii="Robo" w:hAnsi="Robo"/>
            </w:rPr>
          </w:rPrChange>
        </w:rPr>
        <w:t>қ</w:t>
      </w:r>
      <w:r w:rsidRPr="00DD07A8">
        <w:rPr>
          <w:rFonts w:ascii="Roboto" w:hAnsi="Roboto"/>
          <w:i/>
          <w:iCs/>
          <w:sz w:val="18"/>
          <w:szCs w:val="18"/>
          <w:highlight w:val="yellow"/>
          <w:rPrChange w:id="1936" w:author="Nozimjon Ortiqov" w:date="2026-02-25T11:43:00Z" w16du:dateUtc="2026-02-25T06:43:00Z">
            <w:rPr>
              <w:rFonts w:ascii="Robo" w:hAnsi="Robo" w:hint="eastAsia"/>
            </w:rPr>
          </w:rPrChange>
        </w:rPr>
        <w:t>тинча</w:t>
      </w:r>
      <w:r w:rsidRPr="00DD07A8">
        <w:rPr>
          <w:rFonts w:ascii="Roboto" w:hAnsi="Roboto"/>
          <w:i/>
          <w:iCs/>
          <w:sz w:val="18"/>
          <w:szCs w:val="18"/>
          <w:highlight w:val="yellow"/>
          <w:rPrChange w:id="1937" w:author="Nozimjon Ortiqov" w:date="2026-02-25T11:43:00Z" w16du:dateUtc="2026-02-25T06:43:00Z">
            <w:rPr>
              <w:rFonts w:ascii="Robo" w:hAnsi="Robo"/>
            </w:rPr>
          </w:rPrChange>
        </w:rPr>
        <w:t xml:space="preserve"> қ</w:t>
      </w:r>
      <w:r w:rsidRPr="00DD07A8">
        <w:rPr>
          <w:rFonts w:ascii="Roboto" w:hAnsi="Roboto"/>
          <w:i/>
          <w:iCs/>
          <w:sz w:val="18"/>
          <w:szCs w:val="18"/>
          <w:highlight w:val="yellow"/>
          <w:rPrChange w:id="1938" w:author="Nozimjon Ortiqov" w:date="2026-02-25T11:43:00Z" w16du:dateUtc="2026-02-25T06:43:00Z">
            <w:rPr>
              <w:rFonts w:ascii="Robo" w:hAnsi="Robo" w:hint="eastAsia"/>
            </w:rPr>
          </w:rPrChange>
        </w:rPr>
        <w:t>ийинчиликка</w:t>
      </w:r>
      <w:r w:rsidRPr="00DD07A8">
        <w:rPr>
          <w:rFonts w:ascii="Roboto" w:hAnsi="Roboto"/>
          <w:i/>
          <w:iCs/>
          <w:sz w:val="18"/>
          <w:szCs w:val="18"/>
          <w:highlight w:val="yellow"/>
          <w:rPrChange w:id="193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40" w:author="Nozimjon Ortiqov" w:date="2026-02-25T11:43:00Z" w16du:dateUtc="2026-02-25T06:43:00Z">
            <w:rPr>
              <w:rFonts w:ascii="Robo" w:hAnsi="Robo" w:hint="eastAsia"/>
            </w:rPr>
          </w:rPrChange>
        </w:rPr>
        <w:t>дуч</w:t>
      </w:r>
      <w:r w:rsidRPr="00DD07A8">
        <w:rPr>
          <w:rFonts w:ascii="Roboto" w:hAnsi="Roboto"/>
          <w:i/>
          <w:iCs/>
          <w:sz w:val="18"/>
          <w:szCs w:val="18"/>
          <w:highlight w:val="yellow"/>
          <w:rPrChange w:id="194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42" w:author="Nozimjon Ortiqov" w:date="2026-02-25T11:43:00Z" w16du:dateUtc="2026-02-25T06:43:00Z">
            <w:rPr>
              <w:rFonts w:ascii="Robo" w:hAnsi="Robo" w:hint="eastAsia"/>
            </w:rPr>
          </w:rPrChange>
        </w:rPr>
        <w:t>келганларни</w:t>
      </w:r>
      <w:r w:rsidRPr="00DD07A8">
        <w:rPr>
          <w:rFonts w:ascii="Roboto" w:hAnsi="Roboto"/>
          <w:i/>
          <w:iCs/>
          <w:sz w:val="18"/>
          <w:szCs w:val="18"/>
          <w:highlight w:val="yellow"/>
          <w:rPrChange w:id="1943" w:author="Nozimjon Ortiqov" w:date="2026-02-25T11:43:00Z" w16du:dateUtc="2026-02-25T06:43:00Z">
            <w:rPr>
              <w:rFonts w:ascii="Robo" w:hAnsi="Robo"/>
            </w:rPr>
          </w:rPrChange>
        </w:rPr>
        <w:t xml:space="preserve"> қ</w:t>
      </w:r>
      <w:r w:rsidRPr="00DD07A8">
        <w:rPr>
          <w:rFonts w:ascii="Roboto" w:hAnsi="Roboto"/>
          <w:i/>
          <w:iCs/>
          <w:sz w:val="18"/>
          <w:szCs w:val="18"/>
          <w:highlight w:val="yellow"/>
          <w:rPrChange w:id="1944" w:author="Nozimjon Ortiqov" w:date="2026-02-25T11:43:00Z" w16du:dateUtc="2026-02-25T06:43:00Z">
            <w:rPr>
              <w:rFonts w:ascii="Robo" w:hAnsi="Robo" w:hint="eastAsia"/>
            </w:rPr>
          </w:rPrChange>
        </w:rPr>
        <w:t>ўллаб–</w:t>
      </w:r>
      <w:r w:rsidRPr="00DD07A8">
        <w:rPr>
          <w:rFonts w:ascii="Roboto" w:hAnsi="Roboto"/>
          <w:i/>
          <w:iCs/>
          <w:sz w:val="18"/>
          <w:szCs w:val="18"/>
          <w:highlight w:val="yellow"/>
          <w:rPrChange w:id="1945" w:author="Nozimjon Ortiqov" w:date="2026-02-25T11:43:00Z" w16du:dateUtc="2026-02-25T06:43:00Z">
            <w:rPr>
              <w:rFonts w:ascii="Robo" w:hAnsi="Robo"/>
            </w:rPr>
          </w:rPrChange>
        </w:rPr>
        <w:t>қ</w:t>
      </w:r>
      <w:r w:rsidRPr="00DD07A8">
        <w:rPr>
          <w:rFonts w:ascii="Roboto" w:hAnsi="Roboto"/>
          <w:i/>
          <w:iCs/>
          <w:sz w:val="18"/>
          <w:szCs w:val="18"/>
          <w:highlight w:val="yellow"/>
          <w:rPrChange w:id="1946" w:author="Nozimjon Ortiqov" w:date="2026-02-25T11:43:00Z" w16du:dateUtc="2026-02-25T06:43:00Z">
            <w:rPr>
              <w:rFonts w:ascii="Robo" w:hAnsi="Robo" w:hint="eastAsia"/>
            </w:rPr>
          </w:rPrChange>
        </w:rPr>
        <w:t>увватлаш</w:t>
      </w:r>
      <w:r w:rsidRPr="00DD07A8">
        <w:rPr>
          <w:rFonts w:ascii="Roboto" w:hAnsi="Roboto"/>
          <w:i/>
          <w:iCs/>
          <w:sz w:val="18"/>
          <w:szCs w:val="18"/>
          <w:highlight w:val="yellow"/>
          <w:rPrChange w:id="194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48" w:author="Nozimjon Ortiqov" w:date="2026-02-25T11:43:00Z" w16du:dateUtc="2026-02-25T06:43:00Z">
            <w:rPr>
              <w:rFonts w:ascii="Robo" w:hAnsi="Robo" w:hint="eastAsia"/>
            </w:rPr>
          </w:rPrChange>
        </w:rPr>
        <w:t>ма</w:t>
      </w:r>
      <w:r w:rsidRPr="00DD07A8">
        <w:rPr>
          <w:rFonts w:ascii="Roboto" w:hAnsi="Roboto"/>
          <w:i/>
          <w:iCs/>
          <w:sz w:val="18"/>
          <w:szCs w:val="18"/>
          <w:highlight w:val="yellow"/>
          <w:rPrChange w:id="1949" w:author="Nozimjon Ortiqov" w:date="2026-02-25T11:43:00Z" w16du:dateUtc="2026-02-25T06:43:00Z">
            <w:rPr>
              <w:rFonts w:ascii="Robo" w:hAnsi="Robo"/>
            </w:rPr>
          </w:rPrChange>
        </w:rPr>
        <w:t>қ</w:t>
      </w:r>
      <w:r w:rsidRPr="00DD07A8">
        <w:rPr>
          <w:rFonts w:ascii="Roboto" w:hAnsi="Roboto"/>
          <w:i/>
          <w:iCs/>
          <w:sz w:val="18"/>
          <w:szCs w:val="18"/>
          <w:highlight w:val="yellow"/>
          <w:rPrChange w:id="1950" w:author="Nozimjon Ortiqov" w:date="2026-02-25T11:43:00Z" w16du:dateUtc="2026-02-25T06:43:00Z">
            <w:rPr>
              <w:rFonts w:ascii="Robo" w:hAnsi="Robo" w:hint="eastAsia"/>
            </w:rPr>
          </w:rPrChange>
        </w:rPr>
        <w:t>садида</w:t>
      </w:r>
      <w:r w:rsidRPr="00DD07A8">
        <w:rPr>
          <w:rFonts w:ascii="Roboto" w:hAnsi="Roboto"/>
          <w:i/>
          <w:iCs/>
          <w:sz w:val="18"/>
          <w:szCs w:val="18"/>
          <w:highlight w:val="yellow"/>
          <w:rPrChange w:id="195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52" w:author="Nozimjon Ortiqov" w:date="2026-02-25T11:43:00Z" w16du:dateUtc="2026-02-25T06:43:00Z">
            <w:rPr>
              <w:rFonts w:ascii="Robo" w:hAnsi="Robo" w:hint="eastAsia"/>
            </w:rPr>
          </w:rPrChange>
        </w:rPr>
        <w:t>мижозлар</w:t>
      </w:r>
      <w:r w:rsidRPr="00DD07A8">
        <w:rPr>
          <w:rFonts w:ascii="Roboto" w:hAnsi="Roboto"/>
          <w:i/>
          <w:iCs/>
          <w:sz w:val="18"/>
          <w:szCs w:val="18"/>
          <w:highlight w:val="yellow"/>
          <w:rPrChange w:id="195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54" w:author="Nozimjon Ortiqov" w:date="2026-02-25T11:43:00Z" w16du:dateUtc="2026-02-25T06:43:00Z">
            <w:rPr>
              <w:rFonts w:ascii="Robo" w:hAnsi="Robo" w:hint="eastAsia"/>
            </w:rPr>
          </w:rPrChange>
        </w:rPr>
        <w:t>тўловларни</w:t>
      </w:r>
      <w:r w:rsidRPr="00DD07A8">
        <w:rPr>
          <w:rFonts w:ascii="Roboto" w:hAnsi="Roboto"/>
          <w:i/>
          <w:iCs/>
          <w:sz w:val="18"/>
          <w:szCs w:val="18"/>
          <w:highlight w:val="yellow"/>
          <w:rPrChange w:id="195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56" w:author="Nozimjon Ortiqov" w:date="2026-02-25T11:43:00Z" w16du:dateUtc="2026-02-25T06:43:00Z">
            <w:rPr>
              <w:rFonts w:ascii="Robo" w:hAnsi="Robo" w:hint="eastAsia"/>
            </w:rPr>
          </w:rPrChange>
        </w:rPr>
        <w:t>биринчи</w:t>
      </w:r>
      <w:r w:rsidRPr="00DD07A8">
        <w:rPr>
          <w:rFonts w:ascii="Roboto" w:hAnsi="Roboto"/>
          <w:i/>
          <w:iCs/>
          <w:sz w:val="18"/>
          <w:szCs w:val="18"/>
          <w:highlight w:val="yellow"/>
          <w:rPrChange w:id="195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58" w:author="Nozimjon Ortiqov" w:date="2026-02-25T11:43:00Z" w16du:dateUtc="2026-02-25T06:43:00Z">
            <w:rPr>
              <w:rFonts w:ascii="Robo" w:hAnsi="Robo" w:hint="eastAsia"/>
            </w:rPr>
          </w:rPrChange>
        </w:rPr>
        <w:t>маротаба</w:t>
      </w:r>
      <w:r w:rsidRPr="00DD07A8">
        <w:rPr>
          <w:rFonts w:ascii="Roboto" w:hAnsi="Roboto"/>
          <w:i/>
          <w:iCs/>
          <w:sz w:val="18"/>
          <w:szCs w:val="18"/>
          <w:highlight w:val="yellow"/>
          <w:rPrChange w:id="195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60" w:author="Nozimjon Ortiqov" w:date="2026-02-25T11:43:00Z" w16du:dateUtc="2026-02-25T06:43:00Z">
            <w:rPr>
              <w:rFonts w:ascii="Robo" w:hAnsi="Robo" w:hint="eastAsia"/>
            </w:rPr>
          </w:rPrChange>
        </w:rPr>
        <w:t>кечиктириш</w:t>
      </w:r>
      <w:r w:rsidRPr="00DD07A8">
        <w:rPr>
          <w:rFonts w:ascii="Roboto" w:hAnsi="Roboto"/>
          <w:i/>
          <w:iCs/>
          <w:sz w:val="18"/>
          <w:szCs w:val="18"/>
          <w:highlight w:val="yellow"/>
          <w:rPrChange w:id="196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62" w:author="Nozimjon Ortiqov" w:date="2026-02-25T11:43:00Z" w16du:dateUtc="2026-02-25T06:43:00Z">
            <w:rPr>
              <w:rFonts w:ascii="Robo" w:hAnsi="Robo" w:hint="eastAsia"/>
            </w:rPr>
          </w:rPrChange>
        </w:rPr>
        <w:t>узайтириш</w:t>
      </w:r>
      <w:r w:rsidRPr="00DD07A8">
        <w:rPr>
          <w:rFonts w:ascii="Roboto" w:hAnsi="Roboto"/>
          <w:i/>
          <w:iCs/>
          <w:sz w:val="18"/>
          <w:szCs w:val="18"/>
          <w:highlight w:val="yellow"/>
          <w:rPrChange w:id="196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64" w:author="Nozimjon Ortiqov" w:date="2026-02-25T11:43:00Z" w16du:dateUtc="2026-02-25T06:43:00Z">
            <w:rPr>
              <w:rFonts w:ascii="Robo" w:hAnsi="Robo" w:hint="eastAsia"/>
            </w:rPr>
          </w:rPrChange>
        </w:rPr>
        <w:t>амалиётини</w:t>
      </w:r>
      <w:r w:rsidRPr="00DD07A8">
        <w:rPr>
          <w:rFonts w:ascii="Roboto" w:hAnsi="Roboto"/>
          <w:i/>
          <w:iCs/>
          <w:sz w:val="18"/>
          <w:szCs w:val="18"/>
          <w:highlight w:val="yellow"/>
          <w:rPrChange w:id="196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66" w:author="Nozimjon Ortiqov" w:date="2026-02-25T11:43:00Z" w16du:dateUtc="2026-02-25T06:43:00Z">
            <w:rPr>
              <w:rFonts w:ascii="Robo" w:hAnsi="Robo" w:hint="eastAsia"/>
            </w:rPr>
          </w:rPrChange>
        </w:rPr>
        <w:t>жорий</w:t>
      </w:r>
      <w:r w:rsidRPr="00DD07A8">
        <w:rPr>
          <w:rFonts w:ascii="Roboto" w:hAnsi="Roboto"/>
          <w:i/>
          <w:iCs/>
          <w:sz w:val="18"/>
          <w:szCs w:val="18"/>
          <w:highlight w:val="yellow"/>
          <w:rPrChange w:id="1967" w:author="Nozimjon Ortiqov" w:date="2026-02-25T11:43:00Z" w16du:dateUtc="2026-02-25T06:43:00Z">
            <w:rPr>
              <w:rFonts w:ascii="Robo" w:hAnsi="Robo"/>
            </w:rPr>
          </w:rPrChange>
        </w:rPr>
        <w:t xml:space="preserve"> қ</w:t>
      </w:r>
      <w:r w:rsidRPr="00DD07A8">
        <w:rPr>
          <w:rFonts w:ascii="Roboto" w:hAnsi="Roboto"/>
          <w:i/>
          <w:iCs/>
          <w:sz w:val="18"/>
          <w:szCs w:val="18"/>
          <w:highlight w:val="yellow"/>
          <w:rPrChange w:id="1968" w:author="Nozimjon Ortiqov" w:date="2026-02-25T11:43:00Z" w16du:dateUtc="2026-02-25T06:43:00Z">
            <w:rPr>
              <w:rFonts w:ascii="Robo" w:hAnsi="Robo" w:hint="eastAsia"/>
            </w:rPr>
          </w:rPrChange>
        </w:rPr>
        <w:t>илишда</w:t>
      </w:r>
      <w:r w:rsidRPr="00DD07A8">
        <w:rPr>
          <w:rFonts w:ascii="Roboto" w:hAnsi="Roboto"/>
          <w:i/>
          <w:iCs/>
          <w:sz w:val="18"/>
          <w:szCs w:val="18"/>
          <w:highlight w:val="yellow"/>
          <w:rPrChange w:id="196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70" w:author="Nozimjon Ortiqov" w:date="2026-02-25T11:43:00Z" w16du:dateUtc="2026-02-25T06:43:00Z">
            <w:rPr>
              <w:rFonts w:ascii="Robo" w:hAnsi="Robo" w:hint="eastAsia"/>
            </w:rPr>
          </w:rPrChange>
        </w:rPr>
        <w:t>тижорат</w:t>
      </w:r>
      <w:r w:rsidRPr="00DD07A8">
        <w:rPr>
          <w:rFonts w:ascii="Roboto" w:hAnsi="Roboto"/>
          <w:i/>
          <w:iCs/>
          <w:sz w:val="18"/>
          <w:szCs w:val="18"/>
          <w:highlight w:val="yellow"/>
          <w:rPrChange w:id="197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72" w:author="Nozimjon Ortiqov" w:date="2026-02-25T11:43:00Z" w16du:dateUtc="2026-02-25T06:43:00Z">
            <w:rPr>
              <w:rFonts w:ascii="Robo" w:hAnsi="Robo" w:hint="eastAsia"/>
            </w:rPr>
          </w:rPrChange>
        </w:rPr>
        <w:t>банклари</w:t>
      </w:r>
      <w:r w:rsidRPr="00DD07A8">
        <w:rPr>
          <w:rFonts w:ascii="Roboto" w:hAnsi="Roboto"/>
          <w:i/>
          <w:iCs/>
          <w:sz w:val="18"/>
          <w:szCs w:val="18"/>
          <w:highlight w:val="yellow"/>
          <w:rPrChange w:id="197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74" w:author="Nozimjon Ortiqov" w:date="2026-02-25T11:43:00Z" w16du:dateUtc="2026-02-25T06:43:00Z">
            <w:rPr>
              <w:rFonts w:ascii="Robo" w:hAnsi="Robo" w:hint="eastAsia"/>
            </w:rPr>
          </w:rPrChange>
        </w:rPr>
        <w:t>учун</w:t>
      </w:r>
      <w:r w:rsidRPr="00DD07A8">
        <w:rPr>
          <w:rFonts w:ascii="Roboto" w:hAnsi="Roboto"/>
          <w:i/>
          <w:iCs/>
          <w:sz w:val="18"/>
          <w:szCs w:val="18"/>
          <w:highlight w:val="yellow"/>
          <w:rPrChange w:id="197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76" w:author="Nozimjon Ortiqov" w:date="2026-02-25T11:43:00Z" w16du:dateUtc="2026-02-25T06:43:00Z">
            <w:rPr>
              <w:rFonts w:ascii="Robo" w:hAnsi="Robo" w:hint="eastAsia"/>
            </w:rPr>
          </w:rPrChange>
        </w:rPr>
        <w:t>регулятив</w:t>
      </w:r>
      <w:r w:rsidRPr="00DD07A8">
        <w:rPr>
          <w:rFonts w:ascii="Roboto" w:hAnsi="Roboto"/>
          <w:i/>
          <w:iCs/>
          <w:sz w:val="18"/>
          <w:szCs w:val="18"/>
          <w:highlight w:val="yellow"/>
          <w:rPrChange w:id="197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78" w:author="Nozimjon Ortiqov" w:date="2026-02-25T11:43:00Z" w16du:dateUtc="2026-02-25T06:43:00Z">
            <w:rPr>
              <w:rFonts w:ascii="Robo" w:hAnsi="Robo" w:hint="eastAsia"/>
            </w:rPr>
          </w:rPrChange>
        </w:rPr>
        <w:t>талаблар</w:t>
      </w:r>
      <w:r w:rsidRPr="00DD07A8">
        <w:rPr>
          <w:rFonts w:ascii="Roboto" w:hAnsi="Roboto"/>
          <w:i/>
          <w:iCs/>
          <w:sz w:val="18"/>
          <w:szCs w:val="18"/>
          <w:highlight w:val="yellow"/>
          <w:rPrChange w:id="197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80" w:author="Nozimjon Ortiqov" w:date="2026-02-25T11:43:00Z" w16du:dateUtc="2026-02-25T06:43:00Z">
            <w:rPr>
              <w:rFonts w:ascii="Robo" w:hAnsi="Robo" w:hint="eastAsia"/>
            </w:rPr>
          </w:rPrChange>
        </w:rPr>
        <w:t>енгиллаштирилди</w:t>
      </w:r>
      <w:r w:rsidRPr="00DD07A8">
        <w:rPr>
          <w:rFonts w:ascii="Roboto" w:hAnsi="Roboto"/>
          <w:i/>
          <w:iCs/>
          <w:sz w:val="18"/>
          <w:szCs w:val="18"/>
          <w:highlight w:val="yellow"/>
          <w:rPrChange w:id="198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82" w:author="Nozimjon Ortiqov" w:date="2026-02-25T11:43:00Z" w16du:dateUtc="2026-02-25T06:43:00Z">
            <w:rPr>
              <w:rFonts w:ascii="Robo" w:hAnsi="Robo" w:hint="eastAsia"/>
            </w:rPr>
          </w:rPrChange>
        </w:rPr>
        <w:t>кредитлар</w:t>
      </w:r>
      <w:r w:rsidRPr="00DD07A8">
        <w:rPr>
          <w:rFonts w:ascii="Roboto" w:hAnsi="Roboto"/>
          <w:i/>
          <w:iCs/>
          <w:sz w:val="18"/>
          <w:szCs w:val="18"/>
          <w:highlight w:val="yellow"/>
          <w:rPrChange w:id="198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84" w:author="Nozimjon Ortiqov" w:date="2026-02-25T11:43:00Z" w16du:dateUtc="2026-02-25T06:43:00Z">
            <w:rPr>
              <w:rFonts w:ascii="Robo" w:hAnsi="Robo" w:hint="eastAsia"/>
            </w:rPr>
          </w:rPrChange>
        </w:rPr>
        <w:t>сифати</w:t>
      </w:r>
      <w:r w:rsidRPr="00DD07A8">
        <w:rPr>
          <w:rFonts w:ascii="Roboto" w:hAnsi="Roboto"/>
          <w:i/>
          <w:iCs/>
          <w:sz w:val="18"/>
          <w:szCs w:val="18"/>
          <w:highlight w:val="yellow"/>
          <w:rPrChange w:id="198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86" w:author="Nozimjon Ortiqov" w:date="2026-02-25T11:43:00Z" w16du:dateUtc="2026-02-25T06:43:00Z">
            <w:rPr>
              <w:rFonts w:ascii="Robo" w:hAnsi="Robo" w:hint="eastAsia"/>
            </w:rPr>
          </w:rPrChange>
        </w:rPr>
        <w:t>пасайтирилмайди</w:t>
      </w:r>
      <w:r w:rsidRPr="00DD07A8">
        <w:rPr>
          <w:rFonts w:ascii="Roboto" w:hAnsi="Roboto"/>
          <w:i/>
          <w:iCs/>
          <w:sz w:val="18"/>
          <w:szCs w:val="18"/>
          <w:highlight w:val="yellow"/>
          <w:rPrChange w:id="198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88" w:author="Nozimjon Ortiqov" w:date="2026-02-25T11:43:00Z" w16du:dateUtc="2026-02-25T06:43:00Z">
            <w:rPr>
              <w:rFonts w:ascii="Robo" w:hAnsi="Robo" w:hint="eastAsia"/>
            </w:rPr>
          </w:rPrChange>
        </w:rPr>
        <w:t>ва</w:t>
      </w:r>
      <w:r w:rsidRPr="00DD07A8">
        <w:rPr>
          <w:rFonts w:ascii="Roboto" w:hAnsi="Roboto"/>
          <w:i/>
          <w:iCs/>
          <w:sz w:val="18"/>
          <w:szCs w:val="18"/>
          <w:highlight w:val="yellow"/>
          <w:rPrChange w:id="1989" w:author="Nozimjon Ortiqov" w:date="2026-02-25T11:43:00Z" w16du:dateUtc="2026-02-25T06:43:00Z">
            <w:rPr>
              <w:rFonts w:ascii="Robo" w:hAnsi="Robo"/>
            </w:rPr>
          </w:rPrChange>
        </w:rPr>
        <w:t xml:space="preserve"> қ</w:t>
      </w:r>
      <w:r w:rsidRPr="00DD07A8">
        <w:rPr>
          <w:rFonts w:ascii="Roboto" w:hAnsi="Roboto"/>
          <w:i/>
          <w:iCs/>
          <w:sz w:val="18"/>
          <w:szCs w:val="18"/>
          <w:highlight w:val="yellow"/>
          <w:rPrChange w:id="1990" w:author="Nozimjon Ortiqov" w:date="2026-02-25T11:43:00Z" w16du:dateUtc="2026-02-25T06:43:00Z">
            <w:rPr>
              <w:rFonts w:ascii="Robo" w:hAnsi="Robo" w:hint="eastAsia"/>
            </w:rPr>
          </w:rPrChange>
        </w:rPr>
        <w:t>ўшимча</w:t>
      </w:r>
      <w:r w:rsidRPr="00DD07A8">
        <w:rPr>
          <w:rFonts w:ascii="Roboto" w:hAnsi="Roboto"/>
          <w:i/>
          <w:iCs/>
          <w:sz w:val="18"/>
          <w:szCs w:val="18"/>
          <w:highlight w:val="yellow"/>
          <w:rPrChange w:id="1991"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92" w:author="Nozimjon Ortiqov" w:date="2026-02-25T11:43:00Z" w16du:dateUtc="2026-02-25T06:43:00Z">
            <w:rPr>
              <w:rFonts w:ascii="Robo" w:hAnsi="Robo" w:hint="eastAsia"/>
            </w:rPr>
          </w:rPrChange>
        </w:rPr>
        <w:t>захира</w:t>
      </w:r>
      <w:r w:rsidRPr="00DD07A8">
        <w:rPr>
          <w:rFonts w:ascii="Roboto" w:hAnsi="Roboto"/>
          <w:i/>
          <w:iCs/>
          <w:sz w:val="18"/>
          <w:szCs w:val="18"/>
          <w:highlight w:val="yellow"/>
          <w:rPrChange w:id="1993"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94" w:author="Nozimjon Ortiqov" w:date="2026-02-25T11:43:00Z" w16du:dateUtc="2026-02-25T06:43:00Z">
            <w:rPr>
              <w:rFonts w:ascii="Robo" w:hAnsi="Robo" w:hint="eastAsia"/>
            </w:rPr>
          </w:rPrChange>
        </w:rPr>
        <w:t>яратиш</w:t>
      </w:r>
      <w:r w:rsidRPr="00DD07A8">
        <w:rPr>
          <w:rFonts w:ascii="Roboto" w:hAnsi="Roboto"/>
          <w:i/>
          <w:iCs/>
          <w:sz w:val="18"/>
          <w:szCs w:val="18"/>
          <w:highlight w:val="yellow"/>
          <w:rPrChange w:id="1995"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96" w:author="Nozimjon Ortiqov" w:date="2026-02-25T11:43:00Z" w16du:dateUtc="2026-02-25T06:43:00Z">
            <w:rPr>
              <w:rFonts w:ascii="Robo" w:hAnsi="Robo" w:hint="eastAsia"/>
            </w:rPr>
          </w:rPrChange>
        </w:rPr>
        <w:t>талаби</w:t>
      </w:r>
      <w:r w:rsidRPr="00DD07A8">
        <w:rPr>
          <w:rFonts w:ascii="Roboto" w:hAnsi="Roboto"/>
          <w:i/>
          <w:iCs/>
          <w:sz w:val="18"/>
          <w:szCs w:val="18"/>
          <w:highlight w:val="yellow"/>
          <w:rPrChange w:id="1997"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1998" w:author="Nozimjon Ortiqov" w:date="2026-02-25T11:43:00Z" w16du:dateUtc="2026-02-25T06:43:00Z">
            <w:rPr>
              <w:rFonts w:ascii="Robo" w:hAnsi="Robo" w:hint="eastAsia"/>
            </w:rPr>
          </w:rPrChange>
        </w:rPr>
        <w:t>олиб</w:t>
      </w:r>
      <w:r w:rsidRPr="00DD07A8">
        <w:rPr>
          <w:rFonts w:ascii="Roboto" w:hAnsi="Roboto"/>
          <w:i/>
          <w:iCs/>
          <w:sz w:val="18"/>
          <w:szCs w:val="18"/>
          <w:highlight w:val="yellow"/>
          <w:rPrChange w:id="1999" w:author="Nozimjon Ortiqov" w:date="2026-02-25T11:43:00Z" w16du:dateUtc="2026-02-25T06:43:00Z">
            <w:rPr>
              <w:rFonts w:ascii="Robo" w:hAnsi="Robo"/>
            </w:rPr>
          </w:rPrChange>
        </w:rPr>
        <w:t xml:space="preserve"> </w:t>
      </w:r>
      <w:r w:rsidRPr="00DD07A8">
        <w:rPr>
          <w:rFonts w:ascii="Roboto" w:hAnsi="Roboto"/>
          <w:i/>
          <w:iCs/>
          <w:sz w:val="18"/>
          <w:szCs w:val="18"/>
          <w:highlight w:val="yellow"/>
          <w:rPrChange w:id="2000" w:author="Nozimjon Ortiqov" w:date="2026-02-25T11:43:00Z" w16du:dateUtc="2026-02-25T06:43:00Z">
            <w:rPr>
              <w:rFonts w:ascii="Robo" w:hAnsi="Robo" w:hint="eastAsia"/>
            </w:rPr>
          </w:rPrChange>
        </w:rPr>
        <w:t>ташланди</w:t>
      </w:r>
      <w:r w:rsidRPr="00DD07A8">
        <w:rPr>
          <w:rFonts w:ascii="Roboto" w:hAnsi="Roboto"/>
          <w:i/>
          <w:iCs/>
          <w:sz w:val="18"/>
          <w:szCs w:val="18"/>
          <w:highlight w:val="yellow"/>
          <w:rPrChange w:id="2001" w:author="Nozimjon Ortiqov" w:date="2026-02-25T11:43:00Z" w16du:dateUtc="2026-02-25T06:43:00Z">
            <w:rPr>
              <w:rFonts w:ascii="Robo" w:hAnsi="Robo"/>
            </w:rPr>
          </w:rPrChange>
        </w:rPr>
        <w:t>)</w:t>
      </w:r>
      <w:ins w:id="2002" w:author="Nozimjon Ortiqov" w:date="2026-02-23T16:10:00Z" w16du:dateUtc="2026-02-23T11:10:00Z">
        <w:r w:rsidR="00B919A7" w:rsidRPr="00DD07A8">
          <w:rPr>
            <w:rFonts w:ascii="Roboto" w:hAnsi="Roboto"/>
            <w:i/>
            <w:iCs/>
            <w:sz w:val="18"/>
            <w:szCs w:val="18"/>
            <w:highlight w:val="yellow"/>
            <w:lang w:val="uz-Cyrl-UZ"/>
            <w:rPrChange w:id="2003" w:author="Nozimjon Ortiqov" w:date="2026-02-25T11:43:00Z" w16du:dateUtc="2026-02-25T06:43:00Z">
              <w:rPr>
                <w:rFonts w:ascii="Robo" w:hAnsi="Robo"/>
                <w:i/>
                <w:iCs/>
                <w:sz w:val="18"/>
                <w:szCs w:val="18"/>
                <w:lang w:val="uz-Cyrl-UZ"/>
              </w:rPr>
            </w:rPrChange>
          </w:rPr>
          <w:t>.</w:t>
        </w:r>
      </w:ins>
      <w:ins w:id="2004" w:author="Nozimjon Ortiqov" w:date="2026-02-23T16:23:00Z" w16du:dateUtc="2026-02-23T11:23:00Z">
        <w:r w:rsidR="00B51954" w:rsidRPr="00DD07A8">
          <w:rPr>
            <w:rFonts w:ascii="Roboto" w:hAnsi="Roboto"/>
            <w:i/>
            <w:iCs/>
            <w:sz w:val="18"/>
            <w:szCs w:val="18"/>
            <w:lang w:val="uz-Cyrl-UZ"/>
            <w:rPrChange w:id="2005" w:author="Nozimjon Ortiqov" w:date="2026-02-25T11:43:00Z" w16du:dateUtc="2026-02-25T06:43:00Z">
              <w:rPr>
                <w:rFonts w:ascii="Robo" w:hAnsi="Robo"/>
                <w:i/>
                <w:iCs/>
                <w:sz w:val="18"/>
                <w:szCs w:val="18"/>
                <w:lang w:val="uz-Cyrl-UZ"/>
              </w:rPr>
            </w:rPrChange>
          </w:rPr>
          <w:t xml:space="preserve">  </w:t>
        </w:r>
        <w:r w:rsidR="00B51954" w:rsidRPr="00DD07A8">
          <w:rPr>
            <w:rFonts w:ascii="Roboto" w:hAnsi="Roboto"/>
            <w:i/>
            <w:iCs/>
            <w:sz w:val="18"/>
            <w:szCs w:val="18"/>
            <w:highlight w:val="red"/>
            <w:lang w:val="uz-Cyrl-UZ"/>
            <w:rPrChange w:id="2006" w:author="Nozimjon Ortiqov" w:date="2026-02-25T11:43:00Z" w16du:dateUtc="2026-02-25T06:43:00Z">
              <w:rPr>
                <w:rFonts w:ascii="Robo" w:hAnsi="Robo" w:hint="eastAsia"/>
                <w:i/>
                <w:iCs/>
                <w:sz w:val="18"/>
                <w:szCs w:val="18"/>
                <w:lang w:val="uz-Cyrl-UZ"/>
              </w:rPr>
            </w:rPrChange>
          </w:rPr>
          <w:t>–линк</w:t>
        </w:r>
        <w:r w:rsidR="00B51954" w:rsidRPr="00DD07A8">
          <w:rPr>
            <w:rFonts w:ascii="Roboto" w:hAnsi="Roboto"/>
            <w:i/>
            <w:iCs/>
            <w:sz w:val="18"/>
            <w:szCs w:val="18"/>
            <w:highlight w:val="red"/>
            <w:lang w:val="uz-Cyrl-UZ"/>
            <w:rPrChange w:id="2007" w:author="Nozimjon Ortiqov" w:date="2026-02-25T11:43:00Z" w16du:dateUtc="2026-02-25T06:43:00Z">
              <w:rPr>
                <w:rFonts w:ascii="Robo" w:hAnsi="Robo"/>
                <w:i/>
                <w:iCs/>
                <w:sz w:val="18"/>
                <w:szCs w:val="18"/>
                <w:lang w:val="uz-Cyrl-UZ"/>
              </w:rPr>
            </w:rPrChange>
          </w:rPr>
          <w:t xml:space="preserve"> қ</w:t>
        </w:r>
        <w:r w:rsidR="00B51954" w:rsidRPr="00DD07A8">
          <w:rPr>
            <w:rFonts w:ascii="Roboto" w:hAnsi="Roboto"/>
            <w:i/>
            <w:iCs/>
            <w:sz w:val="18"/>
            <w:szCs w:val="18"/>
            <w:highlight w:val="red"/>
            <w:lang w:val="uz-Cyrl-UZ"/>
            <w:rPrChange w:id="2008" w:author="Nozimjon Ortiqov" w:date="2026-02-25T11:43:00Z" w16du:dateUtc="2026-02-25T06:43:00Z">
              <w:rPr>
                <w:rFonts w:ascii="Robo" w:hAnsi="Robo" w:hint="eastAsia"/>
                <w:i/>
                <w:iCs/>
                <w:sz w:val="18"/>
                <w:szCs w:val="18"/>
                <w:lang w:val="uz-Cyrl-UZ"/>
              </w:rPr>
            </w:rPrChange>
          </w:rPr>
          <w:t>арори</w:t>
        </w:r>
        <w:r w:rsidR="00B51954" w:rsidRPr="00DD07A8">
          <w:rPr>
            <w:rFonts w:ascii="Roboto" w:hAnsi="Roboto"/>
            <w:i/>
            <w:iCs/>
            <w:sz w:val="18"/>
            <w:szCs w:val="18"/>
            <w:highlight w:val="red"/>
            <w:lang w:val="uz-Cyrl-UZ"/>
            <w:rPrChange w:id="2009" w:author="Nozimjon Ortiqov" w:date="2026-02-25T11:43:00Z" w16du:dateUtc="2026-02-25T06:43:00Z">
              <w:rPr>
                <w:rFonts w:ascii="Robo" w:hAnsi="Robo"/>
                <w:i/>
                <w:iCs/>
                <w:sz w:val="18"/>
                <w:szCs w:val="18"/>
                <w:lang w:val="uz-Cyrl-UZ"/>
              </w:rPr>
            </w:rPrChange>
          </w:rPr>
          <w:t xml:space="preserve"> </w:t>
        </w:r>
        <w:r w:rsidR="00B51954" w:rsidRPr="00DD07A8">
          <w:rPr>
            <w:rFonts w:ascii="Roboto" w:hAnsi="Roboto"/>
            <w:i/>
            <w:iCs/>
            <w:sz w:val="18"/>
            <w:szCs w:val="18"/>
            <w:highlight w:val="red"/>
            <w:lang w:val="uz-Cyrl-UZ"/>
            <w:rPrChange w:id="2010" w:author="Nozimjon Ortiqov" w:date="2026-02-25T11:43:00Z" w16du:dateUtc="2026-02-25T06:43:00Z">
              <w:rPr>
                <w:rFonts w:ascii="Robo" w:hAnsi="Robo" w:hint="eastAsia"/>
                <w:i/>
                <w:iCs/>
                <w:sz w:val="18"/>
                <w:szCs w:val="18"/>
                <w:lang w:val="uz-Cyrl-UZ"/>
              </w:rPr>
            </w:rPrChange>
          </w:rPr>
          <w:t>ва</w:t>
        </w:r>
        <w:r w:rsidR="00B51954" w:rsidRPr="00DD07A8">
          <w:rPr>
            <w:rFonts w:ascii="Roboto" w:hAnsi="Roboto"/>
            <w:i/>
            <w:iCs/>
            <w:sz w:val="18"/>
            <w:szCs w:val="18"/>
            <w:highlight w:val="red"/>
            <w:lang w:val="uz-Cyrl-UZ"/>
            <w:rPrChange w:id="2011" w:author="Nozimjon Ortiqov" w:date="2026-02-25T11:43:00Z" w16du:dateUtc="2026-02-25T06:43:00Z">
              <w:rPr>
                <w:rFonts w:ascii="Robo" w:hAnsi="Robo"/>
                <w:i/>
                <w:iCs/>
                <w:sz w:val="18"/>
                <w:szCs w:val="18"/>
                <w:lang w:val="uz-Cyrl-UZ"/>
              </w:rPr>
            </w:rPrChange>
          </w:rPr>
          <w:t xml:space="preserve"> </w:t>
        </w:r>
        <w:r w:rsidR="00B51954" w:rsidRPr="00DD07A8">
          <w:rPr>
            <w:rFonts w:ascii="Roboto" w:hAnsi="Roboto"/>
            <w:i/>
            <w:iCs/>
            <w:sz w:val="18"/>
            <w:szCs w:val="18"/>
            <w:highlight w:val="red"/>
            <w:lang w:val="uz-Cyrl-UZ"/>
            <w:rPrChange w:id="2012" w:author="Nozimjon Ortiqov" w:date="2026-02-25T11:43:00Z" w16du:dateUtc="2026-02-25T06:43:00Z">
              <w:rPr>
                <w:rFonts w:ascii="Robo" w:hAnsi="Robo" w:hint="eastAsia"/>
                <w:i/>
                <w:iCs/>
                <w:sz w:val="18"/>
                <w:szCs w:val="18"/>
                <w:lang w:val="uz-Cyrl-UZ"/>
              </w:rPr>
            </w:rPrChange>
          </w:rPr>
          <w:t>санасиг</w:t>
        </w:r>
        <w:r w:rsidR="00B51954" w:rsidRPr="009D5AB9">
          <w:rPr>
            <w:rFonts w:ascii="Roboto" w:hAnsi="Roboto" w:hint="eastAsia"/>
            <w:i/>
            <w:iCs/>
            <w:sz w:val="18"/>
            <w:szCs w:val="18"/>
            <w:highlight w:val="red"/>
            <w:lang w:val="uz-Cyrl-UZ"/>
            <w:rPrChange w:id="2013" w:author="Nozimjon Ortiqov" w:date="2026-02-24T13:44:00Z" w16du:dateUtc="2026-02-24T08:44:00Z">
              <w:rPr>
                <w:rFonts w:ascii="Robo" w:hAnsi="Robo" w:hint="eastAsia"/>
                <w:i/>
                <w:iCs/>
                <w:sz w:val="18"/>
                <w:szCs w:val="18"/>
                <w:lang w:val="uz-Cyrl-UZ"/>
              </w:rPr>
            </w:rPrChange>
          </w:rPr>
          <w:t>а</w:t>
        </w:r>
      </w:ins>
    </w:p>
  </w:footnote>
  <w:footnote w:id="3">
    <w:p w14:paraId="747DAD5E" w14:textId="721DD80F" w:rsidR="001222C0" w:rsidRPr="00A50AF4" w:rsidRDefault="001222C0">
      <w:pPr>
        <w:pStyle w:val="afe"/>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 </w:t>
      </w:r>
      <w:hyperlink r:id="rId1" w:history="1">
        <w:r w:rsidRPr="00A50AF4">
          <w:rPr>
            <w:rStyle w:val="af2"/>
            <w:rFonts w:ascii="Robo" w:hAnsi="Robo"/>
            <w:lang w:val="en-US"/>
          </w:rPr>
          <w:t>https://documents1.worldbank.org/curated/en/099072925165040123/pdf/BOSIB-098cfdae-26d9-446a-9607-c30f373e1f1b.pdf</w:t>
        </w:r>
      </w:hyperlink>
    </w:p>
  </w:footnote>
  <w:footnote w:id="4">
    <w:p w14:paraId="192991CB" w14:textId="3E43E269" w:rsidR="001222C0" w:rsidRPr="0039630F" w:rsidRDefault="001222C0">
      <w:pPr>
        <w:pStyle w:val="afe"/>
        <w:jc w:val="both"/>
        <w:rPr>
          <w:rFonts w:ascii="Robo" w:hAnsi="Robo"/>
          <w:sz w:val="18"/>
          <w:szCs w:val="18"/>
          <w:lang w:val="en-US"/>
          <w:rPrChange w:id="2532" w:author="Nozimjon Ortiqov" w:date="2026-02-23T16:43:00Z" w16du:dateUtc="2026-02-23T11:43:00Z">
            <w:rPr>
              <w:rFonts w:ascii="Robo" w:hAnsi="Robo"/>
              <w:lang w:val="en-US"/>
            </w:rPr>
          </w:rPrChange>
        </w:rPr>
        <w:pPrChange w:id="2533" w:author="Nozimjon Ortiqov" w:date="2026-02-23T16:43:00Z" w16du:dateUtc="2026-02-23T11:43:00Z">
          <w:pPr>
            <w:pStyle w:val="afe"/>
          </w:pPr>
        </w:pPrChange>
      </w:pPr>
      <w:r w:rsidRPr="00A50AF4">
        <w:rPr>
          <w:rStyle w:val="aff0"/>
          <w:rFonts w:ascii="Robo" w:hAnsi="Robo"/>
        </w:rPr>
        <w:footnoteRef/>
      </w:r>
      <w:r w:rsidRPr="00A50AF4">
        <w:rPr>
          <w:rFonts w:ascii="Robo" w:hAnsi="Robo"/>
          <w:lang w:val="en-US"/>
        </w:rPr>
        <w:t xml:space="preserve"> </w:t>
      </w:r>
      <w:r w:rsidRPr="0039630F">
        <w:rPr>
          <w:rFonts w:ascii="Robo" w:hAnsi="Robo" w:hint="eastAsia"/>
          <w:sz w:val="18"/>
          <w:szCs w:val="18"/>
          <w:rPrChange w:id="2534" w:author="Nozimjon Ortiqov" w:date="2026-02-23T16:43:00Z" w16du:dateUtc="2026-02-23T11:43:00Z">
            <w:rPr>
              <w:rFonts w:ascii="Robo" w:hAnsi="Robo" w:hint="eastAsia"/>
            </w:rPr>
          </w:rPrChange>
        </w:rPr>
        <w:t>ХВЖ</w:t>
      </w:r>
      <w:r w:rsidRPr="0039630F">
        <w:rPr>
          <w:rFonts w:ascii="Robo" w:hAnsi="Robo"/>
          <w:sz w:val="18"/>
          <w:szCs w:val="18"/>
          <w:lang w:val="en-US"/>
          <w:rPrChange w:id="2535" w:author="Nozimjon Ortiqov" w:date="2026-02-23T16:43:00Z" w16du:dateUtc="2026-02-23T11:43:00Z">
            <w:rPr>
              <w:rFonts w:ascii="Robo" w:hAnsi="Robo"/>
              <w:lang w:val="en-US"/>
            </w:rPr>
          </w:rPrChange>
        </w:rPr>
        <w:t xml:space="preserve"> (2010). Nonperforming Loans in the GCC Banking System and their Macroeconomic Effects (WP/10/224)</w:t>
      </w:r>
      <w:del w:id="2536" w:author="Nozimjon Ortiqov" w:date="2026-02-23T16:43:00Z" w16du:dateUtc="2026-02-23T11:43:00Z">
        <w:r w:rsidRPr="0039630F" w:rsidDel="0039630F">
          <w:rPr>
            <w:rFonts w:ascii="Robo" w:hAnsi="Robo"/>
            <w:sz w:val="18"/>
            <w:szCs w:val="18"/>
            <w:lang w:val="en-US"/>
            <w:rPrChange w:id="2537"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lang w:val="en-US"/>
            <w:rPrChange w:id="2538" w:author="Nozimjon Ortiqov" w:date="2026-02-23T16:43:00Z" w16du:dateUtc="2026-02-23T11:43:00Z">
              <w:rPr>
                <w:rFonts w:ascii="Robo" w:hAnsi="Robo" w:hint="eastAsia"/>
                <w:lang w:val="en-US"/>
              </w:rPr>
            </w:rPrChange>
          </w:rPr>
          <w:delText>—</w:delText>
        </w:r>
        <w:r w:rsidRPr="0039630F" w:rsidDel="0039630F">
          <w:rPr>
            <w:rFonts w:ascii="Robo" w:hAnsi="Robo"/>
            <w:sz w:val="18"/>
            <w:szCs w:val="18"/>
            <w:lang w:val="en-US"/>
            <w:rPrChange w:id="2539" w:author="Nozimjon Ortiqov" w:date="2026-02-23T16:43:00Z" w16du:dateUtc="2026-02-23T11:43:00Z">
              <w:rPr>
                <w:rFonts w:ascii="Robo" w:hAnsi="Robo"/>
                <w:lang w:val="en-US"/>
              </w:rPr>
            </w:rPrChange>
          </w:rPr>
          <w:delText xml:space="preserve"> NPL </w:delText>
        </w:r>
        <w:r w:rsidRPr="0039630F" w:rsidDel="0039630F">
          <w:rPr>
            <w:rFonts w:ascii="Robo" w:hAnsi="Robo" w:hint="eastAsia"/>
            <w:sz w:val="18"/>
            <w:szCs w:val="18"/>
            <w:rPrChange w:id="2540" w:author="Nozimjon Ortiqov" w:date="2026-02-23T16:43:00Z" w16du:dateUtc="2026-02-23T11:43:00Z">
              <w:rPr>
                <w:rFonts w:ascii="Robo" w:hAnsi="Robo" w:hint="eastAsia"/>
              </w:rPr>
            </w:rPrChange>
          </w:rPr>
          <w:delText>ўсиши</w:delText>
        </w:r>
        <w:r w:rsidRPr="0039630F" w:rsidDel="0039630F">
          <w:rPr>
            <w:rFonts w:ascii="Robo" w:hAnsi="Robo"/>
            <w:sz w:val="18"/>
            <w:szCs w:val="18"/>
            <w:lang w:val="en-US"/>
            <w:rPrChange w:id="2541"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42" w:author="Nozimjon Ortiqov" w:date="2026-02-23T16:43:00Z" w16du:dateUtc="2026-02-23T11:43:00Z">
              <w:rPr>
                <w:rFonts w:ascii="Robo" w:hAnsi="Robo" w:hint="eastAsia"/>
              </w:rPr>
            </w:rPrChange>
          </w:rPr>
          <w:delText>ва</w:delText>
        </w:r>
        <w:r w:rsidRPr="0039630F" w:rsidDel="0039630F">
          <w:rPr>
            <w:rFonts w:ascii="Robo" w:hAnsi="Robo"/>
            <w:sz w:val="18"/>
            <w:szCs w:val="18"/>
            <w:lang w:val="en-US"/>
            <w:rPrChange w:id="2543"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44" w:author="Nozimjon Ortiqov" w:date="2026-02-23T16:43:00Z" w16du:dateUtc="2026-02-23T11:43:00Z">
              <w:rPr>
                <w:rFonts w:ascii="Robo" w:hAnsi="Robo" w:hint="eastAsia"/>
              </w:rPr>
            </w:rPrChange>
          </w:rPr>
          <w:delText>ЯИМ</w:delText>
        </w:r>
        <w:r w:rsidRPr="0039630F" w:rsidDel="0039630F">
          <w:rPr>
            <w:rFonts w:ascii="Robo" w:hAnsi="Robo"/>
            <w:sz w:val="18"/>
            <w:szCs w:val="18"/>
            <w:lang w:val="en-US"/>
            <w:rPrChange w:id="2545"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46" w:author="Nozimjon Ortiqov" w:date="2026-02-23T16:43:00Z" w16du:dateUtc="2026-02-23T11:43:00Z">
              <w:rPr>
                <w:rFonts w:ascii="Robo" w:hAnsi="Robo" w:hint="eastAsia"/>
              </w:rPr>
            </w:rPrChange>
          </w:rPr>
          <w:delText>ўсиши</w:delText>
        </w:r>
        <w:r w:rsidRPr="0039630F" w:rsidDel="0039630F">
          <w:rPr>
            <w:rFonts w:ascii="Robo" w:hAnsi="Robo"/>
            <w:sz w:val="18"/>
            <w:szCs w:val="18"/>
            <w:lang w:val="en-US"/>
            <w:rPrChange w:id="2547"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48" w:author="Nozimjon Ortiqov" w:date="2026-02-23T16:43:00Z" w16du:dateUtc="2026-02-23T11:43:00Z">
              <w:rPr>
                <w:rFonts w:ascii="Robo" w:hAnsi="Robo" w:hint="eastAsia"/>
              </w:rPr>
            </w:rPrChange>
          </w:rPr>
          <w:delText>бо</w:delText>
        </w:r>
        <w:r w:rsidRPr="0039630F" w:rsidDel="0039630F">
          <w:rPr>
            <w:rFonts w:ascii="Robo" w:hAnsi="Robo"/>
            <w:sz w:val="18"/>
            <w:szCs w:val="18"/>
            <w:rPrChange w:id="2549" w:author="Nozimjon Ortiqov" w:date="2026-02-23T16:43:00Z" w16du:dateUtc="2026-02-23T11:43:00Z">
              <w:rPr>
                <w:rFonts w:ascii="Robo" w:hAnsi="Robo"/>
              </w:rPr>
            </w:rPrChange>
          </w:rPr>
          <w:delText>ғ</w:delText>
        </w:r>
        <w:r w:rsidRPr="0039630F" w:rsidDel="0039630F">
          <w:rPr>
            <w:rFonts w:ascii="Robo" w:hAnsi="Robo" w:hint="eastAsia"/>
            <w:sz w:val="18"/>
            <w:szCs w:val="18"/>
            <w:rPrChange w:id="2550" w:author="Nozimjon Ortiqov" w:date="2026-02-23T16:43:00Z" w16du:dateUtc="2026-02-23T11:43:00Z">
              <w:rPr>
                <w:rFonts w:ascii="Robo" w:hAnsi="Robo" w:hint="eastAsia"/>
              </w:rPr>
            </w:rPrChange>
          </w:rPr>
          <w:delText>ли</w:delText>
        </w:r>
        <w:r w:rsidRPr="0039630F" w:rsidDel="0039630F">
          <w:rPr>
            <w:rFonts w:ascii="Robo" w:hAnsi="Robo"/>
            <w:sz w:val="18"/>
            <w:szCs w:val="18"/>
            <w:rPrChange w:id="2551" w:author="Nozimjon Ortiqov" w:date="2026-02-23T16:43:00Z" w16du:dateUtc="2026-02-23T11:43:00Z">
              <w:rPr>
                <w:rFonts w:ascii="Robo" w:hAnsi="Robo"/>
              </w:rPr>
            </w:rPrChange>
          </w:rPr>
          <w:delText>қ</w:delText>
        </w:r>
        <w:r w:rsidRPr="0039630F" w:rsidDel="0039630F">
          <w:rPr>
            <w:rFonts w:ascii="Robo" w:hAnsi="Robo" w:hint="eastAsia"/>
            <w:sz w:val="18"/>
            <w:szCs w:val="18"/>
            <w:rPrChange w:id="2552" w:author="Nozimjon Ortiqov" w:date="2026-02-23T16:43:00Z" w16du:dateUtc="2026-02-23T11:43:00Z">
              <w:rPr>
                <w:rFonts w:ascii="Robo" w:hAnsi="Robo" w:hint="eastAsia"/>
              </w:rPr>
            </w:rPrChange>
          </w:rPr>
          <w:delText>лиги</w:delText>
        </w:r>
      </w:del>
      <w:r w:rsidRPr="0039630F">
        <w:rPr>
          <w:rFonts w:ascii="Robo" w:hAnsi="Robo"/>
          <w:sz w:val="18"/>
          <w:szCs w:val="18"/>
          <w:lang w:val="en-US"/>
          <w:rPrChange w:id="2553" w:author="Nozimjon Ortiqov" w:date="2026-02-23T16:43:00Z" w16du:dateUtc="2026-02-23T11:43:00Z">
            <w:rPr>
              <w:rFonts w:ascii="Robo" w:hAnsi="Robo"/>
              <w:lang w:val="en-US"/>
            </w:rPr>
          </w:rPrChange>
        </w:rPr>
        <w:t xml:space="preserve">. URL: </w:t>
      </w:r>
      <w:r w:rsidRPr="0039630F">
        <w:rPr>
          <w:sz w:val="18"/>
          <w:szCs w:val="18"/>
          <w:rPrChange w:id="2554" w:author="Nozimjon Ortiqov" w:date="2026-02-23T16:43:00Z" w16du:dateUtc="2026-02-23T11:43:00Z">
            <w:rPr/>
          </w:rPrChange>
        </w:rPr>
        <w:fldChar w:fldCharType="begin"/>
      </w:r>
      <w:r w:rsidRPr="0039630F">
        <w:rPr>
          <w:sz w:val="18"/>
          <w:szCs w:val="18"/>
          <w:rPrChange w:id="2555" w:author="Nozimjon Ortiqov" w:date="2026-02-23T16:43:00Z" w16du:dateUtc="2026-02-23T11:43:00Z">
            <w:rPr/>
          </w:rPrChange>
        </w:rPr>
        <w:instrText>HYPERLINK "https://www.imf.org/external/pubs/ft/wp/2010/wp10224.pdf"</w:instrText>
      </w:r>
      <w:r w:rsidRPr="007A79F7">
        <w:rPr>
          <w:sz w:val="18"/>
          <w:szCs w:val="18"/>
        </w:rPr>
      </w:r>
      <w:r w:rsidRPr="0039630F">
        <w:rPr>
          <w:sz w:val="18"/>
          <w:szCs w:val="18"/>
          <w:rPrChange w:id="2556" w:author="Nozimjon Ortiqov" w:date="2026-02-23T16:43:00Z" w16du:dateUtc="2026-02-23T11:43:00Z">
            <w:rPr/>
          </w:rPrChange>
        </w:rPr>
        <w:fldChar w:fldCharType="separate"/>
      </w:r>
      <w:r w:rsidRPr="0039630F">
        <w:rPr>
          <w:rStyle w:val="af2"/>
          <w:rFonts w:ascii="Robo" w:hAnsi="Robo"/>
          <w:sz w:val="18"/>
          <w:szCs w:val="18"/>
          <w:lang w:val="en-US"/>
          <w:rPrChange w:id="2557" w:author="Nozimjon Ortiqov" w:date="2026-02-23T16:43:00Z" w16du:dateUtc="2026-02-23T11:43:00Z">
            <w:rPr>
              <w:rStyle w:val="af2"/>
              <w:rFonts w:ascii="Robo" w:hAnsi="Robo"/>
              <w:lang w:val="en-US"/>
            </w:rPr>
          </w:rPrChange>
        </w:rPr>
        <w:t>https://www.imf.org/external/pubs/ft/wp/2010/wp10224.pdf</w:t>
      </w:r>
      <w:r w:rsidRPr="0039630F">
        <w:rPr>
          <w:sz w:val="18"/>
          <w:szCs w:val="18"/>
          <w:rPrChange w:id="2558" w:author="Nozimjon Ortiqov" w:date="2026-02-23T16:43:00Z" w16du:dateUtc="2026-02-23T11:43:00Z">
            <w:rPr/>
          </w:rPrChange>
        </w:rPr>
        <w:fldChar w:fldCharType="end"/>
      </w:r>
      <w:r w:rsidRPr="0039630F">
        <w:rPr>
          <w:rFonts w:ascii="Robo" w:hAnsi="Robo"/>
          <w:sz w:val="18"/>
          <w:szCs w:val="18"/>
          <w:lang w:val="en-US"/>
          <w:rPrChange w:id="2559" w:author="Nozimjon Ortiqov" w:date="2026-02-23T16:43:00Z" w16du:dateUtc="2026-02-23T11:43:00Z">
            <w:rPr>
              <w:rFonts w:ascii="Robo" w:hAnsi="Robo"/>
              <w:lang w:val="en-US"/>
            </w:rPr>
          </w:rPrChange>
        </w:rPr>
        <w:t xml:space="preserve"> </w:t>
      </w:r>
    </w:p>
  </w:footnote>
  <w:footnote w:id="5">
    <w:p w14:paraId="59882DA3" w14:textId="77777777" w:rsidR="0036431A" w:rsidRPr="0036431A" w:rsidDel="0036431A" w:rsidRDefault="0036431A">
      <w:pPr>
        <w:spacing w:after="0" w:line="288" w:lineRule="auto"/>
        <w:ind w:firstLine="567"/>
        <w:jc w:val="both"/>
        <w:rPr>
          <w:del w:id="2606" w:author="Nozimjon Ortiqov" w:date="2026-02-23T17:23:00Z" w16du:dateUtc="2026-02-23T12:23:00Z"/>
          <w:moveTo w:id="2607" w:author="Nozimjon Ortiqov" w:date="2026-02-23T17:23:00Z" w16du:dateUtc="2026-02-23T12:23:00Z"/>
          <w:lang w:val="uz-Cyrl-UZ"/>
          <w:rPrChange w:id="2608" w:author="Nozimjon Ortiqov" w:date="2026-02-23T17:24:00Z" w16du:dateUtc="2026-02-23T12:24:00Z">
            <w:rPr>
              <w:del w:id="2609" w:author="Nozimjon Ortiqov" w:date="2026-02-23T17:23:00Z" w16du:dateUtc="2026-02-23T12:23:00Z"/>
              <w:moveTo w:id="2610" w:author="Nozimjon Ortiqov" w:date="2026-02-23T17:23:00Z" w16du:dateUtc="2026-02-23T12:23:00Z"/>
              <w:rFonts w:ascii="Roboto" w:hAnsi="Roboto" w:cstheme="minorHAnsi"/>
              <w:sz w:val="26"/>
              <w:szCs w:val="26"/>
              <w:lang w:val="uz-Cyrl-UZ"/>
            </w:rPr>
          </w:rPrChange>
        </w:rPr>
        <w:pPrChange w:id="2611" w:author="Nozimjon Ortiqov" w:date="2026-02-24T13:45:00Z" w16du:dateUtc="2026-02-24T08:45:00Z">
          <w:pPr>
            <w:spacing w:beforeLines="60" w:before="144" w:afterLines="60" w:after="144" w:line="288" w:lineRule="auto"/>
            <w:ind w:firstLine="567"/>
            <w:jc w:val="both"/>
          </w:pPr>
        </w:pPrChange>
      </w:pPr>
      <w:ins w:id="2612" w:author="Nozimjon Ortiqov" w:date="2026-02-23T17:23:00Z" w16du:dateUtc="2026-02-23T12:23:00Z">
        <w:r w:rsidRPr="0036431A">
          <w:rPr>
            <w:rStyle w:val="aff0"/>
            <w:i/>
            <w:iCs/>
            <w:sz w:val="18"/>
            <w:szCs w:val="18"/>
            <w:rPrChange w:id="2613" w:author="Nozimjon Ortiqov" w:date="2026-02-23T17:23:00Z" w16du:dateUtc="2026-02-23T12:23:00Z">
              <w:rPr>
                <w:rStyle w:val="aff0"/>
              </w:rPr>
            </w:rPrChange>
          </w:rPr>
          <w:footnoteRef/>
        </w:r>
        <w:r w:rsidRPr="0036431A">
          <w:rPr>
            <w:i/>
            <w:iCs/>
            <w:sz w:val="18"/>
            <w:szCs w:val="18"/>
            <w:rPrChange w:id="2614" w:author="Nozimjon Ortiqov" w:date="2026-02-23T17:23:00Z" w16du:dateUtc="2026-02-23T12:23:00Z">
              <w:rPr/>
            </w:rPrChange>
          </w:rPr>
          <w:t xml:space="preserve"> </w:t>
        </w:r>
      </w:ins>
      <w:moveToRangeStart w:id="2615" w:author="Nozimjon Ortiqov" w:date="2026-02-23T17:23:00Z" w:name="move222759838"/>
      <w:moveTo w:id="2616" w:author="Nozimjon Ortiqov" w:date="2026-02-23T17:23:00Z" w16du:dateUtc="2026-02-23T12:23:00Z">
        <w:r w:rsidRPr="0036431A">
          <w:rPr>
            <w:rFonts w:ascii="Roboto" w:hAnsi="Roboto" w:cstheme="minorHAnsi"/>
            <w:i/>
            <w:iCs/>
            <w:sz w:val="18"/>
            <w:szCs w:val="18"/>
            <w:lang w:val="uz-Cyrl-UZ"/>
            <w:rPrChange w:id="2617" w:author="Nozimjon Ortiqov" w:date="2026-02-23T17:23:00Z" w16du:dateUtc="2026-02-23T12:23:00Z">
              <w:rPr>
                <w:rFonts w:ascii="Roboto" w:hAnsi="Roboto" w:cstheme="minorHAnsi"/>
                <w:sz w:val="26"/>
                <w:szCs w:val="26"/>
                <w:lang w:val="uz-Cyrl-UZ"/>
              </w:rPr>
            </w:rPrChange>
          </w:rPr>
          <w:t xml:space="preserve">BNPL </w:t>
        </w:r>
        <w:r w:rsidRPr="0036431A">
          <w:rPr>
            <w:rFonts w:ascii="Roboto" w:hAnsi="Roboto" w:cstheme="minorHAnsi"/>
            <w:i/>
            <w:iCs/>
            <w:sz w:val="18"/>
            <w:szCs w:val="18"/>
            <w:lang w:val="uz-Cyrl-UZ"/>
            <w:rPrChange w:id="2618" w:author="Nozimjon Ortiqov" w:date="2026-02-23T17:23:00Z" w16du:dateUtc="2026-02-23T12:23:00Z">
              <w:rPr>
                <w:rFonts w:ascii="Roboto" w:hAnsi="Roboto" w:cstheme="minorHAnsi"/>
                <w:i/>
                <w:iCs/>
                <w:sz w:val="26"/>
                <w:szCs w:val="26"/>
                <w:lang w:val="uz-Cyrl-UZ"/>
              </w:rPr>
            </w:rPrChange>
          </w:rPr>
          <w:t>(Buy Now, Pay Later)</w:t>
        </w:r>
        <w:r w:rsidRPr="0036431A">
          <w:rPr>
            <w:rFonts w:ascii="Roboto" w:hAnsi="Roboto" w:cstheme="minorHAnsi"/>
            <w:i/>
            <w:iCs/>
            <w:sz w:val="18"/>
            <w:szCs w:val="18"/>
            <w:lang w:val="uz-Cyrl-UZ"/>
            <w:rPrChange w:id="2619" w:author="Nozimjon Ortiqov" w:date="2026-02-23T17:23:00Z" w16du:dateUtc="2026-02-23T12:23:00Z">
              <w:rPr>
                <w:rFonts w:ascii="Roboto" w:hAnsi="Roboto" w:cstheme="minorHAnsi"/>
                <w:sz w:val="26"/>
                <w:szCs w:val="26"/>
                <w:lang w:val="uz-Cyrl-UZ"/>
              </w:rPr>
            </w:rPrChange>
          </w:rPr>
          <w:t xml:space="preserve"> </w:t>
        </w:r>
        <w:r w:rsidRPr="0036431A">
          <w:rPr>
            <w:rFonts w:ascii="Roboto" w:hAnsi="Roboto" w:cstheme="minorHAnsi"/>
            <w:i/>
            <w:iCs/>
            <w:sz w:val="18"/>
            <w:szCs w:val="18"/>
            <w:highlight w:val="yellow"/>
            <w:lang w:val="uz-Cyrl-UZ"/>
            <w:rPrChange w:id="2620" w:author="Nozimjon Ortiqov" w:date="2026-02-23T17:24:00Z" w16du:dateUtc="2026-02-23T12:24:00Z">
              <w:rPr>
                <w:rFonts w:ascii="Roboto" w:hAnsi="Roboto" w:cstheme="minorHAnsi"/>
                <w:sz w:val="26"/>
                <w:szCs w:val="26"/>
                <w:lang w:val="uz-Cyrl-UZ"/>
              </w:rPr>
            </w:rPrChange>
          </w:rPr>
          <w:t>молиявий ва чакана савдо соҳасидаги гибрид хизмат тури бўлиб, савдо дўконлари молия ташкилотлари ва мижоз ўртасида воситачи сифатида фаолият юритади.</w:t>
        </w:r>
        <w:del w:id="2621" w:author="Nozimjon Ortiqov" w:date="2026-02-23T17:23:00Z" w16du:dateUtc="2026-02-23T12:23:00Z">
          <w:r w:rsidRPr="0036431A" w:rsidDel="0036431A">
            <w:rPr>
              <w:lang w:val="uz-Cyrl-UZ"/>
              <w:rPrChange w:id="2622" w:author="Nozimjon Ortiqov" w:date="2026-02-23T17:24:00Z" w16du:dateUtc="2026-02-23T12:24:00Z">
                <w:rPr>
                  <w:rFonts w:ascii="Roboto" w:hAnsi="Roboto" w:cstheme="minorHAnsi"/>
                  <w:sz w:val="26"/>
                  <w:szCs w:val="26"/>
                  <w:lang w:val="uz-Cyrl-UZ"/>
                </w:rPr>
              </w:rPrChange>
            </w:rPr>
            <w:delText xml:space="preserve"> </w:delText>
          </w:r>
        </w:del>
      </w:moveTo>
    </w:p>
    <w:moveToRangeEnd w:id="2615"/>
    <w:p w14:paraId="235C63E4" w14:textId="584BACB7" w:rsidR="0036431A" w:rsidRPr="0036431A" w:rsidRDefault="0036431A">
      <w:pPr>
        <w:spacing w:after="0" w:line="288" w:lineRule="auto"/>
        <w:ind w:firstLine="567"/>
        <w:jc w:val="both"/>
        <w:rPr>
          <w:lang w:val="uz-Cyrl-UZ"/>
          <w:rPrChange w:id="2623" w:author="Nozimjon Ortiqov" w:date="2026-02-23T17:23:00Z" w16du:dateUtc="2026-02-23T12:23:00Z">
            <w:rPr/>
          </w:rPrChange>
        </w:rPr>
        <w:pPrChange w:id="2624" w:author="Nozimjon Ortiqov" w:date="2026-02-24T13:45:00Z" w16du:dateUtc="2026-02-24T08:45:00Z">
          <w:pPr>
            <w:pStyle w:val="afe"/>
          </w:pPr>
        </w:pPrChange>
      </w:pPr>
    </w:p>
  </w:footnote>
  <w:footnote w:id="6">
    <w:p w14:paraId="238D7FCA" w14:textId="2E973BB1" w:rsidR="001222C0" w:rsidRPr="00A50AF4" w:rsidRDefault="001222C0">
      <w:pPr>
        <w:pStyle w:val="afe"/>
        <w:ind w:firstLine="567"/>
        <w:jc w:val="both"/>
        <w:rPr>
          <w:rFonts w:ascii="Robo" w:hAnsi="Robo"/>
          <w:lang w:val="en-US"/>
        </w:rPr>
        <w:pPrChange w:id="2626" w:author="Nozimjon Ortiqov" w:date="2026-02-24T13:45:00Z" w16du:dateUtc="2026-02-24T08:45:00Z">
          <w:pPr>
            <w:pStyle w:val="afe"/>
          </w:pPr>
        </w:pPrChange>
      </w:pPr>
      <w:r w:rsidRPr="00A50AF4">
        <w:rPr>
          <w:rStyle w:val="aff0"/>
          <w:rFonts w:ascii="Robo" w:hAnsi="Robo"/>
        </w:rPr>
        <w:footnoteRef/>
      </w:r>
      <w:del w:id="2627" w:author="Nozimjon Ortiqov" w:date="2026-02-23T20:44:00Z" w16du:dateUtc="2026-02-23T15:44:00Z">
        <w:r w:rsidRPr="00A50AF4" w:rsidDel="0016551B">
          <w:rPr>
            <w:rFonts w:ascii="Robo" w:hAnsi="Robo"/>
            <w:lang w:val="en-US"/>
          </w:rPr>
          <w:delText xml:space="preserve"> </w:delText>
        </w:r>
      </w:del>
      <w:ins w:id="2628" w:author="Nozimjon Ortiqov" w:date="2026-02-23T20:44:00Z" w16du:dateUtc="2026-02-23T15:44:00Z">
        <w:r w:rsidR="0016551B">
          <w:rPr>
            <w:rFonts w:ascii="Robo" w:hAnsi="Robo"/>
            <w:lang w:val="en-US"/>
          </w:rPr>
          <w:fldChar w:fldCharType="begin"/>
        </w:r>
        <w:r w:rsidR="0016551B">
          <w:rPr>
            <w:rFonts w:ascii="Robo" w:hAnsi="Robo"/>
            <w:lang w:val="en-US"/>
          </w:rPr>
          <w:instrText>HYPERLINK "</w:instrText>
        </w:r>
      </w:ins>
      <w:r w:rsidR="0016551B" w:rsidRPr="0016551B">
        <w:rPr>
          <w:rPrChange w:id="2629" w:author="Nozimjon Ortiqov" w:date="2026-02-23T20:44:00Z" w16du:dateUtc="2026-02-23T15:44:00Z">
            <w:rPr>
              <w:rStyle w:val="af2"/>
              <w:rFonts w:ascii="Robo" w:hAnsi="Robo"/>
              <w:lang w:val="en-US"/>
            </w:rPr>
          </w:rPrChange>
        </w:rPr>
        <w:instrText>https://www.researchandmarkets.com/report/global-b2c-buy-now-pay-later-market?srsltid=AfmBOoqfU8gnQtyZ6_MdOva3vl-PiivpP9i0tSEGQEkAqdsQnrp_uNym</w:instrText>
      </w:r>
      <w:ins w:id="2630" w:author="Nozimjon Ortiqov" w:date="2026-02-23T20:44:00Z" w16du:dateUtc="2026-02-23T15:44:00Z">
        <w:r w:rsidR="0016551B">
          <w:rPr>
            <w:rFonts w:ascii="Robo" w:hAnsi="Robo"/>
            <w:lang w:val="en-US"/>
          </w:rPr>
          <w:instrText>"</w:instrText>
        </w:r>
        <w:r w:rsidR="0016551B">
          <w:rPr>
            <w:rFonts w:ascii="Robo" w:hAnsi="Robo"/>
            <w:lang w:val="en-US"/>
          </w:rPr>
        </w:r>
        <w:r w:rsidR="0016551B">
          <w:rPr>
            <w:rFonts w:ascii="Robo" w:hAnsi="Robo"/>
            <w:lang w:val="en-US"/>
          </w:rPr>
          <w:fldChar w:fldCharType="separate"/>
        </w:r>
      </w:ins>
      <w:r w:rsidR="0016551B" w:rsidRPr="00EC60D6">
        <w:rPr>
          <w:rStyle w:val="af2"/>
          <w:rFonts w:ascii="Robo" w:hAnsi="Robo"/>
          <w:lang w:val="en-US"/>
        </w:rPr>
        <w:t>https://www.researchandmarkets.com/report/global-b2c-buy-now-pay-later-market?srsltid=AfmBOoqfU8gnQtyZ6_MdOva3vl-PiivpP9i0tSEGQEkAqdsQnrp_uNym</w:t>
      </w:r>
      <w:ins w:id="2631" w:author="Nozimjon Ortiqov" w:date="2026-02-23T20:44:00Z" w16du:dateUtc="2026-02-23T15:44:00Z">
        <w:r w:rsidR="0016551B">
          <w:rPr>
            <w:rFonts w:ascii="Robo" w:hAnsi="Robo"/>
            <w:lang w:val="en-US"/>
          </w:rPr>
          <w:fldChar w:fldCharType="end"/>
        </w:r>
      </w:ins>
    </w:p>
  </w:footnote>
  <w:footnote w:id="7">
    <w:p w14:paraId="6F7A87B8" w14:textId="79A14E1C" w:rsidR="001222C0" w:rsidRPr="00A50AF4" w:rsidRDefault="001222C0">
      <w:pPr>
        <w:pStyle w:val="afe"/>
        <w:jc w:val="both"/>
        <w:rPr>
          <w:rFonts w:ascii="Robo" w:hAnsi="Robo"/>
          <w:lang w:val="en-US"/>
        </w:rPr>
        <w:pPrChange w:id="2731" w:author="Nozimjon Ortiqov" w:date="2026-02-23T16:45:00Z" w16du:dateUtc="2026-02-23T11:45:00Z">
          <w:pPr>
            <w:pStyle w:val="afe"/>
          </w:pPr>
        </w:pPrChange>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w:t>
      </w:r>
      <w:del w:id="2732" w:author="Nozimjon Ortiqov" w:date="2026-02-24T13:45:00Z" w16du:dateUtc="2026-02-24T08:45:00Z">
        <w:r w:rsidRPr="00A50AF4" w:rsidDel="00697AFA">
          <w:rPr>
            <w:rFonts w:ascii="Robo" w:hAnsi="Robo"/>
            <w:lang w:val="en-US"/>
          </w:rPr>
          <w:delText xml:space="preserve"> </w:delText>
        </w:r>
        <w:r w:rsidDel="00697AFA">
          <w:fldChar w:fldCharType="begin"/>
        </w:r>
        <w:r w:rsidDel="00697AFA">
          <w:delInstrText>HYPERLINK "https://documents1.worldbank.org/curated/en/099072925165040123/pdf/BOSIB-098cfdae-26d9-446a-9607-c30f373e1f1b.pdf"</w:delInstrText>
        </w:r>
        <w:r w:rsidDel="00697AFA">
          <w:fldChar w:fldCharType="separate"/>
        </w:r>
        <w:r w:rsidRPr="00A50AF4" w:rsidDel="00697AFA">
          <w:rPr>
            <w:rStyle w:val="af2"/>
            <w:rFonts w:ascii="Robo" w:hAnsi="Robo"/>
            <w:lang w:val="en-US"/>
          </w:rPr>
          <w:delText>https://documents1.worldbank.org/curated/en/099072925165040123/pdf/BOSIB-098cfdae-26d9-446a-9607-c30f373e1f1b.pdf</w:delText>
        </w:r>
        <w:r w:rsidDel="00697AFA">
          <w:fldChar w:fldCharType="end"/>
        </w:r>
      </w:del>
    </w:p>
  </w:footnote>
  <w:footnote w:id="8">
    <w:p w14:paraId="2269F996" w14:textId="77313A57" w:rsidR="001222C0" w:rsidRPr="00013B68" w:rsidRDefault="001222C0">
      <w:pPr>
        <w:pStyle w:val="afe"/>
        <w:jc w:val="both"/>
        <w:rPr>
          <w:rFonts w:ascii="Roboto" w:hAnsi="Roboto"/>
          <w:i/>
          <w:iCs/>
          <w:lang w:val="uz-Cyrl-UZ"/>
          <w:rPrChange w:id="2883" w:author="Nozimjon Ortiqov" w:date="2026-02-25T11:44:00Z" w16du:dateUtc="2026-02-25T06:44:00Z">
            <w:rPr>
              <w:rFonts w:ascii="Robo" w:hAnsi="Robo"/>
              <w:lang w:val="en-US"/>
            </w:rPr>
          </w:rPrChange>
        </w:rPr>
        <w:pPrChange w:id="2884" w:author="Nozimjon Ortiqov" w:date="2026-02-23T18:19:00Z" w16du:dateUtc="2026-02-23T13:19:00Z">
          <w:pPr>
            <w:pStyle w:val="afe"/>
          </w:pPr>
        </w:pPrChange>
      </w:pPr>
      <w:r w:rsidRPr="00013B68">
        <w:rPr>
          <w:rStyle w:val="aff0"/>
          <w:rFonts w:ascii="Roboto" w:hAnsi="Roboto"/>
          <w:i/>
          <w:iCs/>
          <w:highlight w:val="yellow"/>
          <w:rPrChange w:id="2885" w:author="Nozimjon Ortiqov" w:date="2026-02-25T11:44:00Z" w16du:dateUtc="2026-02-25T06:44:00Z">
            <w:rPr>
              <w:rStyle w:val="aff0"/>
              <w:rFonts w:ascii="Robo" w:hAnsi="Robo"/>
            </w:rPr>
          </w:rPrChange>
        </w:rPr>
        <w:footnoteRef/>
      </w:r>
      <w:r w:rsidRPr="00013B68">
        <w:rPr>
          <w:rFonts w:ascii="Roboto" w:hAnsi="Roboto"/>
          <w:i/>
          <w:iCs/>
          <w:highlight w:val="yellow"/>
          <w:lang w:val="en-US"/>
          <w:rPrChange w:id="2886" w:author="Nozimjon Ortiqov" w:date="2026-02-25T11:44:00Z" w16du:dateUtc="2026-02-25T06:44:00Z">
            <w:rPr>
              <w:rFonts w:ascii="Robo" w:hAnsi="Robo"/>
              <w:lang w:val="en-US"/>
            </w:rPr>
          </w:rPrChange>
        </w:rPr>
        <w:t xml:space="preserve"> 2020</w:t>
      </w:r>
      <w:r w:rsidRPr="00013B68">
        <w:rPr>
          <w:rFonts w:ascii="Roboto" w:hAnsi="Roboto"/>
          <w:i/>
          <w:iCs/>
          <w:highlight w:val="yellow"/>
          <w:lang w:val="en-US"/>
          <w:rPrChange w:id="2887" w:author="Nozimjon Ortiqov" w:date="2026-02-25T11:44:00Z" w16du:dateUtc="2026-02-25T06:44:00Z">
            <w:rPr>
              <w:rFonts w:ascii="Robo" w:hAnsi="Robo" w:hint="eastAsia"/>
              <w:lang w:val="en-US"/>
            </w:rPr>
          </w:rPrChange>
        </w:rPr>
        <w:t>–</w:t>
      </w:r>
      <w:r w:rsidRPr="00013B68">
        <w:rPr>
          <w:rFonts w:ascii="Roboto" w:hAnsi="Roboto"/>
          <w:i/>
          <w:iCs/>
          <w:highlight w:val="yellow"/>
          <w:lang w:val="en-US"/>
          <w:rPrChange w:id="2888" w:author="Nozimjon Ortiqov" w:date="2026-02-25T11:44:00Z" w16du:dateUtc="2026-02-25T06:44:00Z">
            <w:rPr>
              <w:rFonts w:ascii="Robo" w:hAnsi="Robo"/>
              <w:lang w:val="en-US"/>
            </w:rPr>
          </w:rPrChange>
        </w:rPr>
        <w:t xml:space="preserve">2025 </w:t>
      </w:r>
      <w:r w:rsidRPr="00013B68">
        <w:rPr>
          <w:rFonts w:ascii="Roboto" w:hAnsi="Roboto"/>
          <w:i/>
          <w:iCs/>
          <w:highlight w:val="yellow"/>
          <w:rPrChange w:id="2889" w:author="Nozimjon Ortiqov" w:date="2026-02-25T11:44:00Z" w16du:dateUtc="2026-02-25T06:44:00Z">
            <w:rPr>
              <w:rFonts w:ascii="Robo" w:hAnsi="Robo" w:hint="eastAsia"/>
            </w:rPr>
          </w:rPrChange>
        </w:rPr>
        <w:t>йилларда</w:t>
      </w:r>
      <w:r w:rsidRPr="00013B68">
        <w:rPr>
          <w:rFonts w:ascii="Roboto" w:hAnsi="Roboto"/>
          <w:i/>
          <w:iCs/>
          <w:highlight w:val="yellow"/>
          <w:lang w:val="en-US"/>
          <w:rPrChange w:id="2890" w:author="Nozimjon Ortiqov" w:date="2026-02-25T11:44:00Z" w16du:dateUtc="2026-02-25T06:44:00Z">
            <w:rPr>
              <w:rFonts w:ascii="Robo" w:hAnsi="Robo"/>
              <w:lang w:val="en-US"/>
            </w:rPr>
          </w:rPrChange>
        </w:rPr>
        <w:t xml:space="preserve"> Finlit </w:t>
      </w:r>
      <w:r w:rsidRPr="00013B68">
        <w:rPr>
          <w:rFonts w:ascii="Roboto" w:hAnsi="Roboto"/>
          <w:i/>
          <w:iCs/>
          <w:highlight w:val="yellow"/>
          <w:rPrChange w:id="2891" w:author="Nozimjon Ortiqov" w:date="2026-02-25T11:44:00Z" w16du:dateUtc="2026-02-25T06:44:00Z">
            <w:rPr>
              <w:rFonts w:ascii="Robo" w:hAnsi="Robo" w:hint="eastAsia"/>
            </w:rPr>
          </w:rPrChange>
        </w:rPr>
        <w:t>лойи</w:t>
      </w:r>
      <w:r w:rsidRPr="00013B68">
        <w:rPr>
          <w:rFonts w:ascii="Roboto" w:hAnsi="Roboto"/>
          <w:i/>
          <w:iCs/>
          <w:highlight w:val="yellow"/>
          <w:rPrChange w:id="2892" w:author="Nozimjon Ortiqov" w:date="2026-02-25T11:44:00Z" w16du:dateUtc="2026-02-25T06:44:00Z">
            <w:rPr>
              <w:rFonts w:ascii="Robo" w:hAnsi="Robo"/>
            </w:rPr>
          </w:rPrChange>
        </w:rPr>
        <w:t>ҳ</w:t>
      </w:r>
      <w:r w:rsidRPr="00013B68">
        <w:rPr>
          <w:rFonts w:ascii="Roboto" w:hAnsi="Roboto"/>
          <w:i/>
          <w:iCs/>
          <w:highlight w:val="yellow"/>
          <w:rPrChange w:id="2893" w:author="Nozimjon Ortiqov" w:date="2026-02-25T11:44:00Z" w16du:dateUtc="2026-02-25T06:44:00Z">
            <w:rPr>
              <w:rFonts w:ascii="Robo" w:hAnsi="Robo" w:hint="eastAsia"/>
            </w:rPr>
          </w:rPrChange>
        </w:rPr>
        <w:t>аси</w:t>
      </w:r>
      <w:r w:rsidRPr="00013B68">
        <w:rPr>
          <w:rFonts w:ascii="Roboto" w:hAnsi="Roboto"/>
          <w:i/>
          <w:iCs/>
          <w:highlight w:val="yellow"/>
          <w:lang w:val="en-US"/>
          <w:rPrChange w:id="2894" w:author="Nozimjon Ortiqov" w:date="2026-02-25T11:44:00Z" w16du:dateUtc="2026-02-25T06:44:00Z">
            <w:rPr>
              <w:rFonts w:ascii="Robo" w:hAnsi="Robo"/>
              <w:lang w:val="en-US"/>
            </w:rPr>
          </w:rPrChange>
        </w:rPr>
        <w:t xml:space="preserve"> </w:t>
      </w:r>
      <w:r w:rsidRPr="00013B68">
        <w:rPr>
          <w:rFonts w:ascii="Roboto" w:hAnsi="Roboto"/>
          <w:i/>
          <w:iCs/>
          <w:highlight w:val="yellow"/>
          <w:rPrChange w:id="2895" w:author="Nozimjon Ortiqov" w:date="2026-02-25T11:44:00Z" w16du:dateUtc="2026-02-25T06:44:00Z">
            <w:rPr>
              <w:rFonts w:ascii="Robo" w:hAnsi="Robo" w:hint="eastAsia"/>
            </w:rPr>
          </w:rPrChange>
        </w:rPr>
        <w:t>доирасида</w:t>
      </w:r>
      <w:r w:rsidRPr="00013B68">
        <w:rPr>
          <w:rFonts w:ascii="Roboto" w:hAnsi="Roboto"/>
          <w:i/>
          <w:iCs/>
          <w:highlight w:val="yellow"/>
          <w:lang w:val="en-US"/>
          <w:rPrChange w:id="2896" w:author="Nozimjon Ortiqov" w:date="2026-02-25T11:44:00Z" w16du:dateUtc="2026-02-25T06:44:00Z">
            <w:rPr>
              <w:rFonts w:ascii="Robo" w:hAnsi="Robo"/>
              <w:lang w:val="en-US"/>
            </w:rPr>
          </w:rPrChange>
        </w:rPr>
        <w:t xml:space="preserve"> 73 </w:t>
      </w:r>
      <w:r w:rsidRPr="00013B68">
        <w:rPr>
          <w:rFonts w:ascii="Roboto" w:hAnsi="Roboto"/>
          <w:i/>
          <w:iCs/>
          <w:highlight w:val="yellow"/>
          <w:rPrChange w:id="2897" w:author="Nozimjon Ortiqov" w:date="2026-02-25T11:44:00Z" w16du:dateUtc="2026-02-25T06:44:00Z">
            <w:rPr>
              <w:rFonts w:ascii="Robo" w:hAnsi="Robo" w:hint="eastAsia"/>
            </w:rPr>
          </w:rPrChange>
        </w:rPr>
        <w:t>та</w:t>
      </w:r>
      <w:r w:rsidRPr="00013B68">
        <w:rPr>
          <w:rFonts w:ascii="Roboto" w:hAnsi="Roboto"/>
          <w:i/>
          <w:iCs/>
          <w:highlight w:val="yellow"/>
          <w:lang w:val="en-US"/>
          <w:rPrChange w:id="2898" w:author="Nozimjon Ortiqov" w:date="2026-02-25T11:44:00Z" w16du:dateUtc="2026-02-25T06:44:00Z">
            <w:rPr>
              <w:rFonts w:ascii="Robo" w:hAnsi="Robo"/>
              <w:lang w:val="en-US"/>
            </w:rPr>
          </w:rPrChange>
        </w:rPr>
        <w:t xml:space="preserve"> </w:t>
      </w:r>
      <w:r w:rsidRPr="00013B68">
        <w:rPr>
          <w:rFonts w:ascii="Roboto" w:hAnsi="Roboto"/>
          <w:i/>
          <w:iCs/>
          <w:highlight w:val="yellow"/>
          <w:rPrChange w:id="2899" w:author="Nozimjon Ortiqov" w:date="2026-02-25T11:44:00Z" w16du:dateUtc="2026-02-25T06:44:00Z">
            <w:rPr>
              <w:rFonts w:ascii="Robo" w:hAnsi="Robo" w:hint="eastAsia"/>
            </w:rPr>
          </w:rPrChange>
        </w:rPr>
        <w:t>лойи</w:t>
      </w:r>
      <w:r w:rsidRPr="00013B68">
        <w:rPr>
          <w:rFonts w:ascii="Roboto" w:hAnsi="Roboto"/>
          <w:i/>
          <w:iCs/>
          <w:highlight w:val="yellow"/>
          <w:rPrChange w:id="2900" w:author="Nozimjon Ortiqov" w:date="2026-02-25T11:44:00Z" w16du:dateUtc="2026-02-25T06:44:00Z">
            <w:rPr>
              <w:rFonts w:ascii="Robo" w:hAnsi="Robo"/>
            </w:rPr>
          </w:rPrChange>
        </w:rPr>
        <w:t>ҳ</w:t>
      </w:r>
      <w:r w:rsidRPr="00013B68">
        <w:rPr>
          <w:rFonts w:ascii="Roboto" w:hAnsi="Roboto"/>
          <w:i/>
          <w:iCs/>
          <w:highlight w:val="yellow"/>
          <w:rPrChange w:id="2901" w:author="Nozimjon Ortiqov" w:date="2026-02-25T11:44:00Z" w16du:dateUtc="2026-02-25T06:44:00Z">
            <w:rPr>
              <w:rFonts w:ascii="Robo" w:hAnsi="Robo" w:hint="eastAsia"/>
            </w:rPr>
          </w:rPrChange>
        </w:rPr>
        <w:t>а</w:t>
      </w:r>
      <w:r w:rsidRPr="00013B68">
        <w:rPr>
          <w:rFonts w:ascii="Roboto" w:hAnsi="Roboto"/>
          <w:i/>
          <w:iCs/>
          <w:highlight w:val="yellow"/>
          <w:lang w:val="en-US"/>
          <w:rPrChange w:id="2902" w:author="Nozimjon Ortiqov" w:date="2026-02-25T11:44:00Z" w16du:dateUtc="2026-02-25T06:44:00Z">
            <w:rPr>
              <w:rFonts w:ascii="Robo" w:hAnsi="Robo"/>
              <w:lang w:val="en-US"/>
            </w:rPr>
          </w:rPrChange>
        </w:rPr>
        <w:t xml:space="preserve">, 10 </w:t>
      </w:r>
      <w:r w:rsidRPr="00013B68">
        <w:rPr>
          <w:rFonts w:ascii="Roboto" w:hAnsi="Roboto"/>
          <w:i/>
          <w:iCs/>
          <w:highlight w:val="yellow"/>
          <w:rPrChange w:id="2903" w:author="Nozimjon Ortiqov" w:date="2026-02-25T11:44:00Z" w16du:dateUtc="2026-02-25T06:44:00Z">
            <w:rPr>
              <w:rFonts w:ascii="Robo" w:hAnsi="Robo" w:hint="eastAsia"/>
            </w:rPr>
          </w:rPrChange>
        </w:rPr>
        <w:t>та</w:t>
      </w:r>
      <w:r w:rsidRPr="00013B68">
        <w:rPr>
          <w:rFonts w:ascii="Roboto" w:hAnsi="Roboto"/>
          <w:i/>
          <w:iCs/>
          <w:highlight w:val="yellow"/>
          <w:lang w:val="en-US"/>
          <w:rPrChange w:id="2904" w:author="Nozimjon Ortiqov" w:date="2026-02-25T11:44:00Z" w16du:dateUtc="2026-02-25T06:44:00Z">
            <w:rPr>
              <w:rFonts w:ascii="Robo" w:hAnsi="Robo"/>
              <w:lang w:val="en-US"/>
            </w:rPr>
          </w:rPrChange>
        </w:rPr>
        <w:t xml:space="preserve"> </w:t>
      </w:r>
      <w:r w:rsidRPr="00013B68">
        <w:rPr>
          <w:rFonts w:ascii="Roboto" w:hAnsi="Roboto"/>
          <w:i/>
          <w:iCs/>
          <w:highlight w:val="yellow"/>
          <w:rPrChange w:id="2905" w:author="Nozimjon Ortiqov" w:date="2026-02-25T11:44:00Z" w16du:dateUtc="2026-02-25T06:44:00Z">
            <w:rPr>
              <w:rFonts w:ascii="Robo" w:hAnsi="Robo" w:hint="eastAsia"/>
            </w:rPr>
          </w:rPrChange>
        </w:rPr>
        <w:t>медиалойи</w:t>
      </w:r>
      <w:r w:rsidRPr="00013B68">
        <w:rPr>
          <w:rFonts w:ascii="Roboto" w:hAnsi="Roboto"/>
          <w:i/>
          <w:iCs/>
          <w:highlight w:val="yellow"/>
          <w:rPrChange w:id="2906" w:author="Nozimjon Ortiqov" w:date="2026-02-25T11:44:00Z" w16du:dateUtc="2026-02-25T06:44:00Z">
            <w:rPr>
              <w:rFonts w:ascii="Robo" w:hAnsi="Robo"/>
            </w:rPr>
          </w:rPrChange>
        </w:rPr>
        <w:t>ҳ</w:t>
      </w:r>
      <w:r w:rsidRPr="00013B68">
        <w:rPr>
          <w:rFonts w:ascii="Roboto" w:hAnsi="Roboto"/>
          <w:i/>
          <w:iCs/>
          <w:highlight w:val="yellow"/>
          <w:rPrChange w:id="2907" w:author="Nozimjon Ortiqov" w:date="2026-02-25T11:44:00Z" w16du:dateUtc="2026-02-25T06:44:00Z">
            <w:rPr>
              <w:rFonts w:ascii="Robo" w:hAnsi="Robo" w:hint="eastAsia"/>
            </w:rPr>
          </w:rPrChange>
        </w:rPr>
        <w:t>а</w:t>
      </w:r>
      <w:r w:rsidRPr="00013B68">
        <w:rPr>
          <w:rFonts w:ascii="Roboto" w:hAnsi="Roboto"/>
          <w:i/>
          <w:iCs/>
          <w:highlight w:val="yellow"/>
          <w:lang w:val="en-US"/>
          <w:rPrChange w:id="2908" w:author="Nozimjon Ortiqov" w:date="2026-02-25T11:44:00Z" w16du:dateUtc="2026-02-25T06:44:00Z">
            <w:rPr>
              <w:rFonts w:ascii="Robo" w:hAnsi="Robo"/>
              <w:lang w:val="en-US"/>
            </w:rPr>
          </w:rPrChange>
        </w:rPr>
        <w:t xml:space="preserve"> </w:t>
      </w:r>
      <w:r w:rsidRPr="00013B68">
        <w:rPr>
          <w:rFonts w:ascii="Roboto" w:hAnsi="Roboto"/>
          <w:i/>
          <w:iCs/>
          <w:highlight w:val="yellow"/>
          <w:rPrChange w:id="2909" w:author="Nozimjon Ortiqov" w:date="2026-02-25T11:44:00Z" w16du:dateUtc="2026-02-25T06:44:00Z">
            <w:rPr>
              <w:rFonts w:ascii="Robo" w:hAnsi="Robo" w:hint="eastAsia"/>
            </w:rPr>
          </w:rPrChange>
        </w:rPr>
        <w:t>амалга</w:t>
      </w:r>
      <w:r w:rsidRPr="00013B68">
        <w:rPr>
          <w:rFonts w:ascii="Roboto" w:hAnsi="Roboto"/>
          <w:i/>
          <w:iCs/>
          <w:highlight w:val="yellow"/>
          <w:lang w:val="en-US"/>
          <w:rPrChange w:id="2910" w:author="Nozimjon Ortiqov" w:date="2026-02-25T11:44:00Z" w16du:dateUtc="2026-02-25T06:44:00Z">
            <w:rPr>
              <w:rFonts w:ascii="Robo" w:hAnsi="Robo"/>
              <w:lang w:val="en-US"/>
            </w:rPr>
          </w:rPrChange>
        </w:rPr>
        <w:t xml:space="preserve"> </w:t>
      </w:r>
      <w:r w:rsidRPr="00013B68">
        <w:rPr>
          <w:rFonts w:ascii="Roboto" w:hAnsi="Roboto"/>
          <w:i/>
          <w:iCs/>
          <w:highlight w:val="yellow"/>
          <w:rPrChange w:id="2911" w:author="Nozimjon Ortiqov" w:date="2026-02-25T11:44:00Z" w16du:dateUtc="2026-02-25T06:44:00Z">
            <w:rPr>
              <w:rFonts w:ascii="Robo" w:hAnsi="Robo" w:hint="eastAsia"/>
            </w:rPr>
          </w:rPrChange>
        </w:rPr>
        <w:t>оширилди</w:t>
      </w:r>
      <w:r w:rsidRPr="00013B68">
        <w:rPr>
          <w:rFonts w:ascii="Roboto" w:hAnsi="Roboto"/>
          <w:i/>
          <w:iCs/>
          <w:highlight w:val="yellow"/>
          <w:lang w:val="en-US"/>
          <w:rPrChange w:id="2912" w:author="Nozimjon Ortiqov" w:date="2026-02-25T11:44:00Z" w16du:dateUtc="2026-02-25T06:44:00Z">
            <w:rPr>
              <w:rFonts w:ascii="Robo" w:hAnsi="Robo"/>
              <w:lang w:val="en-US"/>
            </w:rPr>
          </w:rPrChange>
        </w:rPr>
        <w:t xml:space="preserve"> </w:t>
      </w:r>
      <w:r w:rsidRPr="00013B68">
        <w:rPr>
          <w:rFonts w:ascii="Roboto" w:hAnsi="Roboto"/>
          <w:i/>
          <w:iCs/>
          <w:highlight w:val="yellow"/>
          <w:rPrChange w:id="2913" w:author="Nozimjon Ortiqov" w:date="2026-02-25T11:44:00Z" w16du:dateUtc="2026-02-25T06:44:00Z">
            <w:rPr>
              <w:rFonts w:ascii="Robo" w:hAnsi="Robo"/>
            </w:rPr>
          </w:rPrChange>
        </w:rPr>
        <w:t>ҳ</w:t>
      </w:r>
      <w:r w:rsidRPr="00013B68">
        <w:rPr>
          <w:rFonts w:ascii="Roboto" w:hAnsi="Roboto"/>
          <w:i/>
          <w:iCs/>
          <w:highlight w:val="yellow"/>
          <w:rPrChange w:id="2914" w:author="Nozimjon Ortiqov" w:date="2026-02-25T11:44:00Z" w16du:dateUtc="2026-02-25T06:44:00Z">
            <w:rPr>
              <w:rFonts w:ascii="Robo" w:hAnsi="Robo" w:hint="eastAsia"/>
            </w:rPr>
          </w:rPrChange>
        </w:rPr>
        <w:t>амда</w:t>
      </w:r>
      <w:r w:rsidRPr="00013B68">
        <w:rPr>
          <w:rFonts w:ascii="Roboto" w:hAnsi="Roboto"/>
          <w:i/>
          <w:iCs/>
          <w:highlight w:val="yellow"/>
          <w:lang w:val="en-US"/>
          <w:rPrChange w:id="2915" w:author="Nozimjon Ortiqov" w:date="2026-02-25T11:44:00Z" w16du:dateUtc="2026-02-25T06:44:00Z">
            <w:rPr>
              <w:rFonts w:ascii="Robo" w:hAnsi="Robo"/>
              <w:lang w:val="en-US"/>
            </w:rPr>
          </w:rPrChange>
        </w:rPr>
        <w:t xml:space="preserve"> 5 </w:t>
      </w:r>
      <w:r w:rsidRPr="00013B68">
        <w:rPr>
          <w:rFonts w:ascii="Roboto" w:hAnsi="Roboto"/>
          <w:i/>
          <w:iCs/>
          <w:highlight w:val="yellow"/>
          <w:rPrChange w:id="2916" w:author="Nozimjon Ortiqov" w:date="2026-02-25T11:44:00Z" w16du:dateUtc="2026-02-25T06:44:00Z">
            <w:rPr>
              <w:rFonts w:ascii="Robo" w:hAnsi="Robo" w:hint="eastAsia"/>
            </w:rPr>
          </w:rPrChange>
        </w:rPr>
        <w:t>минг</w:t>
      </w:r>
      <w:r w:rsidRPr="00013B68">
        <w:rPr>
          <w:rFonts w:ascii="Roboto" w:hAnsi="Roboto"/>
          <w:i/>
          <w:iCs/>
          <w:highlight w:val="yellow"/>
          <w:lang w:val="en-US"/>
          <w:rPrChange w:id="2917" w:author="Nozimjon Ortiqov" w:date="2026-02-25T11:44:00Z" w16du:dateUtc="2026-02-25T06:44:00Z">
            <w:rPr>
              <w:rFonts w:ascii="Robo" w:hAnsi="Robo"/>
              <w:lang w:val="en-US"/>
            </w:rPr>
          </w:rPrChange>
        </w:rPr>
        <w:t xml:space="preserve"> </w:t>
      </w:r>
      <w:r w:rsidRPr="00013B68">
        <w:rPr>
          <w:rFonts w:ascii="Roboto" w:hAnsi="Roboto"/>
          <w:i/>
          <w:iCs/>
          <w:highlight w:val="yellow"/>
          <w:rPrChange w:id="2918" w:author="Nozimjon Ortiqov" w:date="2026-02-25T11:44:00Z" w16du:dateUtc="2026-02-25T06:44:00Z">
            <w:rPr>
              <w:rFonts w:ascii="Robo" w:hAnsi="Robo" w:hint="eastAsia"/>
            </w:rPr>
          </w:rPrChange>
        </w:rPr>
        <w:t>дона</w:t>
      </w:r>
      <w:r w:rsidRPr="00013B68">
        <w:rPr>
          <w:rFonts w:ascii="Roboto" w:hAnsi="Roboto"/>
          <w:i/>
          <w:iCs/>
          <w:highlight w:val="yellow"/>
          <w:lang w:val="en-US"/>
          <w:rPrChange w:id="2919" w:author="Nozimjon Ortiqov" w:date="2026-02-25T11:44:00Z" w16du:dateUtc="2026-02-25T06:44:00Z">
            <w:rPr>
              <w:rFonts w:ascii="Robo" w:hAnsi="Robo"/>
              <w:lang w:val="en-US"/>
            </w:rPr>
          </w:rPrChange>
        </w:rPr>
        <w:t xml:space="preserve"> </w:t>
      </w:r>
      <w:r w:rsidRPr="00013B68">
        <w:rPr>
          <w:rFonts w:ascii="Roboto" w:hAnsi="Roboto"/>
          <w:i/>
          <w:iCs/>
          <w:highlight w:val="yellow"/>
          <w:rPrChange w:id="2920" w:author="Nozimjon Ortiqov" w:date="2026-02-25T11:44:00Z" w16du:dateUtc="2026-02-25T06:44:00Z">
            <w:rPr>
              <w:rFonts w:ascii="Robo" w:hAnsi="Robo" w:hint="eastAsia"/>
            </w:rPr>
          </w:rPrChange>
        </w:rPr>
        <w:t>таълим</w:t>
      </w:r>
      <w:r w:rsidRPr="00013B68">
        <w:rPr>
          <w:rFonts w:ascii="Roboto" w:hAnsi="Roboto"/>
          <w:i/>
          <w:iCs/>
          <w:highlight w:val="yellow"/>
          <w:lang w:val="en-US"/>
          <w:rPrChange w:id="2921" w:author="Nozimjon Ortiqov" w:date="2026-02-25T11:44:00Z" w16du:dateUtc="2026-02-25T06:44:00Z">
            <w:rPr>
              <w:rFonts w:ascii="Robo" w:hAnsi="Robo"/>
              <w:lang w:val="en-US"/>
            </w:rPr>
          </w:rPrChange>
        </w:rPr>
        <w:t xml:space="preserve"> </w:t>
      </w:r>
      <w:r w:rsidRPr="00013B68">
        <w:rPr>
          <w:rFonts w:ascii="Roboto" w:hAnsi="Roboto"/>
          <w:i/>
          <w:iCs/>
          <w:highlight w:val="yellow"/>
          <w:rPrChange w:id="2922" w:author="Nozimjon Ortiqov" w:date="2026-02-25T11:44:00Z" w16du:dateUtc="2026-02-25T06:44:00Z">
            <w:rPr>
              <w:rFonts w:ascii="Robo" w:hAnsi="Robo" w:hint="eastAsia"/>
            </w:rPr>
          </w:rPrChange>
        </w:rPr>
        <w:t>материаллари</w:t>
      </w:r>
      <w:r w:rsidRPr="00013B68">
        <w:rPr>
          <w:rFonts w:ascii="Roboto" w:hAnsi="Roboto"/>
          <w:i/>
          <w:iCs/>
          <w:highlight w:val="yellow"/>
          <w:lang w:val="en-US"/>
          <w:rPrChange w:id="2923" w:author="Nozimjon Ortiqov" w:date="2026-02-25T11:44:00Z" w16du:dateUtc="2026-02-25T06:44:00Z">
            <w:rPr>
              <w:rFonts w:ascii="Robo" w:hAnsi="Robo"/>
              <w:lang w:val="en-US"/>
            </w:rPr>
          </w:rPrChange>
        </w:rPr>
        <w:t xml:space="preserve"> </w:t>
      </w:r>
      <w:r w:rsidRPr="00013B68">
        <w:rPr>
          <w:rFonts w:ascii="Roboto" w:hAnsi="Roboto"/>
          <w:i/>
          <w:iCs/>
          <w:highlight w:val="yellow"/>
          <w:rPrChange w:id="2924" w:author="Nozimjon Ortiqov" w:date="2026-02-25T11:44:00Z" w16du:dateUtc="2026-02-25T06:44:00Z">
            <w:rPr>
              <w:rFonts w:ascii="Robo" w:hAnsi="Robo" w:hint="eastAsia"/>
            </w:rPr>
          </w:rPrChange>
        </w:rPr>
        <w:t>тар</w:t>
      </w:r>
      <w:r w:rsidRPr="00013B68">
        <w:rPr>
          <w:rFonts w:ascii="Roboto" w:hAnsi="Roboto"/>
          <w:i/>
          <w:iCs/>
          <w:highlight w:val="yellow"/>
          <w:rPrChange w:id="2925" w:author="Nozimjon Ortiqov" w:date="2026-02-25T11:44:00Z" w16du:dateUtc="2026-02-25T06:44:00Z">
            <w:rPr>
              <w:rFonts w:ascii="Robo" w:hAnsi="Robo"/>
            </w:rPr>
          </w:rPrChange>
        </w:rPr>
        <w:t>қ</w:t>
      </w:r>
      <w:r w:rsidRPr="00013B68">
        <w:rPr>
          <w:rFonts w:ascii="Roboto" w:hAnsi="Roboto"/>
          <w:i/>
          <w:iCs/>
          <w:highlight w:val="yellow"/>
          <w:rPrChange w:id="2926" w:author="Nozimjon Ortiqov" w:date="2026-02-25T11:44:00Z" w16du:dateUtc="2026-02-25T06:44:00Z">
            <w:rPr>
              <w:rFonts w:ascii="Robo" w:hAnsi="Robo" w:hint="eastAsia"/>
            </w:rPr>
          </w:rPrChange>
        </w:rPr>
        <w:t>атилди</w:t>
      </w:r>
      <w:ins w:id="2927" w:author="Nozimjon Ortiqov" w:date="2026-02-23T18:35:00Z" w16du:dateUtc="2026-02-23T13:35:00Z">
        <w:r w:rsidR="00043394" w:rsidRPr="00013B68">
          <w:rPr>
            <w:rFonts w:ascii="Roboto" w:hAnsi="Roboto"/>
            <w:i/>
            <w:iCs/>
            <w:highlight w:val="yellow"/>
            <w:lang w:val="uz-Cyrl-UZ"/>
            <w:rPrChange w:id="2928" w:author="Nozimjon Ortiqov" w:date="2026-02-25T11:44:00Z" w16du:dateUtc="2026-02-25T06:44:00Z">
              <w:rPr>
                <w:rFonts w:ascii="Roboto" w:hAnsi="Roboto"/>
                <w:i/>
                <w:iCs/>
                <w:lang w:val="uz-Cyrl-UZ"/>
              </w:rPr>
            </w:rPrChange>
          </w:rPr>
          <w:t xml:space="preserve"> </w:t>
        </w:r>
        <w:r w:rsidR="00043394" w:rsidRPr="00013B68">
          <w:rPr>
            <w:rFonts w:ascii="Roboto" w:hAnsi="Roboto"/>
            <w:i/>
            <w:iCs/>
            <w:color w:val="C00000"/>
            <w:highlight w:val="yellow"/>
            <w:lang w:val="uz-Cyrl-UZ"/>
            <w:rPrChange w:id="2929" w:author="Nozimjon Ortiqov" w:date="2026-02-25T11:44:00Z" w16du:dateUtc="2026-02-25T06:44:00Z">
              <w:rPr>
                <w:rFonts w:ascii="Roboto" w:hAnsi="Roboto"/>
                <w:i/>
                <w:iCs/>
                <w:lang w:val="uz-Cyrl-UZ"/>
              </w:rPr>
            </w:rPrChange>
          </w:rPr>
          <w:t>(линк)</w:t>
        </w:r>
      </w:ins>
      <w:del w:id="2930" w:author="Nozimjon Ortiqov" w:date="2026-02-23T18:35:00Z" w16du:dateUtc="2026-02-23T13:35:00Z">
        <w:r w:rsidRPr="00013B68" w:rsidDel="00043394">
          <w:rPr>
            <w:rFonts w:ascii="Roboto" w:hAnsi="Roboto"/>
            <w:i/>
            <w:iCs/>
            <w:lang w:val="en-US"/>
            <w:rPrChange w:id="2931" w:author="Nozimjon Ortiqov" w:date="2026-02-25T11:44:00Z" w16du:dateUtc="2026-02-25T06:44:00Z">
              <w:rPr>
                <w:rFonts w:ascii="Robo" w:hAnsi="Robo"/>
                <w:lang w:val="en-US"/>
              </w:rPr>
            </w:rPrChange>
          </w:rPr>
          <w:delText>.</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65C411A"/>
    <w:multiLevelType w:val="hybridMultilevel"/>
    <w:tmpl w:val="85AA36F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26926F0D"/>
    <w:multiLevelType w:val="hybridMultilevel"/>
    <w:tmpl w:val="8C40FABE"/>
    <w:lvl w:ilvl="0" w:tplc="041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65431955">
    <w:abstractNumId w:val="12"/>
  </w:num>
  <w:num w:numId="2" w16cid:durableId="1776747654">
    <w:abstractNumId w:val="10"/>
  </w:num>
  <w:num w:numId="3" w16cid:durableId="34038780">
    <w:abstractNumId w:val="3"/>
  </w:num>
  <w:num w:numId="4" w16cid:durableId="175774037">
    <w:abstractNumId w:val="1"/>
  </w:num>
  <w:num w:numId="5" w16cid:durableId="236323467">
    <w:abstractNumId w:val="13"/>
  </w:num>
  <w:num w:numId="6" w16cid:durableId="129448401">
    <w:abstractNumId w:val="11"/>
  </w:num>
  <w:num w:numId="7" w16cid:durableId="1565675685">
    <w:abstractNumId w:val="2"/>
  </w:num>
  <w:num w:numId="8" w16cid:durableId="1205484594">
    <w:abstractNumId w:val="7"/>
  </w:num>
  <w:num w:numId="9" w16cid:durableId="595480662">
    <w:abstractNumId w:val="6"/>
  </w:num>
  <w:num w:numId="10" w16cid:durableId="249240207">
    <w:abstractNumId w:val="0"/>
  </w:num>
  <w:num w:numId="11" w16cid:durableId="914432373">
    <w:abstractNumId w:val="4"/>
  </w:num>
  <w:num w:numId="12" w16cid:durableId="369259535">
    <w:abstractNumId w:val="9"/>
  </w:num>
  <w:num w:numId="13" w16cid:durableId="1698501226">
    <w:abstractNumId w:val="8"/>
  </w:num>
  <w:num w:numId="14" w16cid:durableId="624698257">
    <w:abstractNumId w:val="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zimjon Ortiqov">
    <w15:presenceInfo w15:providerId="AD" w15:userId="S-1-5-21-4002754046-4274732844-3373965000-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70B1"/>
    <w:rsid w:val="0000720C"/>
    <w:rsid w:val="0001008D"/>
    <w:rsid w:val="0001018C"/>
    <w:rsid w:val="00010972"/>
    <w:rsid w:val="000110EE"/>
    <w:rsid w:val="0001289C"/>
    <w:rsid w:val="00012D47"/>
    <w:rsid w:val="00013087"/>
    <w:rsid w:val="0001335F"/>
    <w:rsid w:val="00013368"/>
    <w:rsid w:val="000135F8"/>
    <w:rsid w:val="0001366B"/>
    <w:rsid w:val="00013B68"/>
    <w:rsid w:val="00013E62"/>
    <w:rsid w:val="00013EEA"/>
    <w:rsid w:val="00013F74"/>
    <w:rsid w:val="000149C3"/>
    <w:rsid w:val="00015274"/>
    <w:rsid w:val="0001623C"/>
    <w:rsid w:val="00016C54"/>
    <w:rsid w:val="00017188"/>
    <w:rsid w:val="00017C2B"/>
    <w:rsid w:val="00017C5C"/>
    <w:rsid w:val="00017C85"/>
    <w:rsid w:val="00020112"/>
    <w:rsid w:val="00020369"/>
    <w:rsid w:val="0002063C"/>
    <w:rsid w:val="000225C0"/>
    <w:rsid w:val="000225CF"/>
    <w:rsid w:val="00022A68"/>
    <w:rsid w:val="00023276"/>
    <w:rsid w:val="0002369C"/>
    <w:rsid w:val="00024DA0"/>
    <w:rsid w:val="000259DC"/>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15A5"/>
    <w:rsid w:val="0005232B"/>
    <w:rsid w:val="000526D8"/>
    <w:rsid w:val="000528DA"/>
    <w:rsid w:val="00053C4D"/>
    <w:rsid w:val="000542EC"/>
    <w:rsid w:val="000543B3"/>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600F"/>
    <w:rsid w:val="00066AFB"/>
    <w:rsid w:val="00067194"/>
    <w:rsid w:val="00070C9A"/>
    <w:rsid w:val="00070F54"/>
    <w:rsid w:val="00072A62"/>
    <w:rsid w:val="0007305E"/>
    <w:rsid w:val="00073422"/>
    <w:rsid w:val="00073468"/>
    <w:rsid w:val="00073971"/>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ACA"/>
    <w:rsid w:val="000A1D2E"/>
    <w:rsid w:val="000A22E4"/>
    <w:rsid w:val="000A2426"/>
    <w:rsid w:val="000A249A"/>
    <w:rsid w:val="000A279C"/>
    <w:rsid w:val="000A2FA2"/>
    <w:rsid w:val="000A34D1"/>
    <w:rsid w:val="000A36EB"/>
    <w:rsid w:val="000A385F"/>
    <w:rsid w:val="000A3A04"/>
    <w:rsid w:val="000A3E9B"/>
    <w:rsid w:val="000A49DB"/>
    <w:rsid w:val="000A4EB3"/>
    <w:rsid w:val="000A50D2"/>
    <w:rsid w:val="000A54B7"/>
    <w:rsid w:val="000A5C49"/>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C05E4"/>
    <w:rsid w:val="000C0E85"/>
    <w:rsid w:val="000C0EFC"/>
    <w:rsid w:val="000C159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BF"/>
    <w:rsid w:val="001066E5"/>
    <w:rsid w:val="00106A9E"/>
    <w:rsid w:val="0011096D"/>
    <w:rsid w:val="001113C9"/>
    <w:rsid w:val="00111E64"/>
    <w:rsid w:val="0011201B"/>
    <w:rsid w:val="00112BA8"/>
    <w:rsid w:val="0011325F"/>
    <w:rsid w:val="0011363F"/>
    <w:rsid w:val="001138C1"/>
    <w:rsid w:val="001146D3"/>
    <w:rsid w:val="0011510D"/>
    <w:rsid w:val="001159AC"/>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916"/>
    <w:rsid w:val="0013311A"/>
    <w:rsid w:val="00133619"/>
    <w:rsid w:val="0013373D"/>
    <w:rsid w:val="0013398D"/>
    <w:rsid w:val="00134B10"/>
    <w:rsid w:val="00134B16"/>
    <w:rsid w:val="00136285"/>
    <w:rsid w:val="00137179"/>
    <w:rsid w:val="00137482"/>
    <w:rsid w:val="00137B78"/>
    <w:rsid w:val="0014002E"/>
    <w:rsid w:val="00140B80"/>
    <w:rsid w:val="00140C34"/>
    <w:rsid w:val="001422D8"/>
    <w:rsid w:val="0014333D"/>
    <w:rsid w:val="00144145"/>
    <w:rsid w:val="00144AA6"/>
    <w:rsid w:val="00144BD2"/>
    <w:rsid w:val="00144C98"/>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ADB"/>
    <w:rsid w:val="00157394"/>
    <w:rsid w:val="00160585"/>
    <w:rsid w:val="00160C8A"/>
    <w:rsid w:val="0016212D"/>
    <w:rsid w:val="00162D73"/>
    <w:rsid w:val="001636E9"/>
    <w:rsid w:val="00163774"/>
    <w:rsid w:val="001637D2"/>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C04"/>
    <w:rsid w:val="0017774E"/>
    <w:rsid w:val="00177B16"/>
    <w:rsid w:val="00180448"/>
    <w:rsid w:val="00181352"/>
    <w:rsid w:val="00181564"/>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9010B"/>
    <w:rsid w:val="00191A85"/>
    <w:rsid w:val="00192D80"/>
    <w:rsid w:val="00193B20"/>
    <w:rsid w:val="00193EF4"/>
    <w:rsid w:val="00193F3B"/>
    <w:rsid w:val="0019429E"/>
    <w:rsid w:val="001942E4"/>
    <w:rsid w:val="00194CD4"/>
    <w:rsid w:val="00195A8B"/>
    <w:rsid w:val="00196439"/>
    <w:rsid w:val="00196661"/>
    <w:rsid w:val="00196AA9"/>
    <w:rsid w:val="00196C9D"/>
    <w:rsid w:val="001976FA"/>
    <w:rsid w:val="00197B1C"/>
    <w:rsid w:val="001A0813"/>
    <w:rsid w:val="001A136B"/>
    <w:rsid w:val="001A1DAF"/>
    <w:rsid w:val="001A2A26"/>
    <w:rsid w:val="001A2E2A"/>
    <w:rsid w:val="001A2FC1"/>
    <w:rsid w:val="001A3378"/>
    <w:rsid w:val="001A3726"/>
    <w:rsid w:val="001A6A16"/>
    <w:rsid w:val="001A6E45"/>
    <w:rsid w:val="001B060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11E2"/>
    <w:rsid w:val="001D189F"/>
    <w:rsid w:val="001D1C6C"/>
    <w:rsid w:val="001D1E55"/>
    <w:rsid w:val="001D2013"/>
    <w:rsid w:val="001D25E9"/>
    <w:rsid w:val="001D2770"/>
    <w:rsid w:val="001D2B71"/>
    <w:rsid w:val="001D2E8C"/>
    <w:rsid w:val="001D49CB"/>
    <w:rsid w:val="001D5152"/>
    <w:rsid w:val="001D69CE"/>
    <w:rsid w:val="001D6E7B"/>
    <w:rsid w:val="001D757C"/>
    <w:rsid w:val="001D7852"/>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7ED"/>
    <w:rsid w:val="001E5EE7"/>
    <w:rsid w:val="001E6018"/>
    <w:rsid w:val="001F0A0B"/>
    <w:rsid w:val="001F2D06"/>
    <w:rsid w:val="001F3711"/>
    <w:rsid w:val="001F3D2A"/>
    <w:rsid w:val="001F45D9"/>
    <w:rsid w:val="001F4628"/>
    <w:rsid w:val="001F4B5D"/>
    <w:rsid w:val="001F4CEB"/>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10231"/>
    <w:rsid w:val="00210309"/>
    <w:rsid w:val="00210A26"/>
    <w:rsid w:val="00211A5A"/>
    <w:rsid w:val="00213F20"/>
    <w:rsid w:val="00215A94"/>
    <w:rsid w:val="00215CFA"/>
    <w:rsid w:val="00216231"/>
    <w:rsid w:val="00220B2D"/>
    <w:rsid w:val="002214C8"/>
    <w:rsid w:val="002222F7"/>
    <w:rsid w:val="0022325A"/>
    <w:rsid w:val="002237B1"/>
    <w:rsid w:val="0022397C"/>
    <w:rsid w:val="00223DDB"/>
    <w:rsid w:val="00223F5E"/>
    <w:rsid w:val="002247F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F89"/>
    <w:rsid w:val="0023708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500CE"/>
    <w:rsid w:val="002522B8"/>
    <w:rsid w:val="002528D4"/>
    <w:rsid w:val="00252A93"/>
    <w:rsid w:val="00252DFF"/>
    <w:rsid w:val="00252E47"/>
    <w:rsid w:val="00253853"/>
    <w:rsid w:val="00253CC2"/>
    <w:rsid w:val="00255874"/>
    <w:rsid w:val="00255FDB"/>
    <w:rsid w:val="0025618F"/>
    <w:rsid w:val="0025634F"/>
    <w:rsid w:val="00256A3D"/>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E0"/>
    <w:rsid w:val="002B2169"/>
    <w:rsid w:val="002B3977"/>
    <w:rsid w:val="002B3B77"/>
    <w:rsid w:val="002B3D6F"/>
    <w:rsid w:val="002B418A"/>
    <w:rsid w:val="002B4498"/>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89F"/>
    <w:rsid w:val="002D235A"/>
    <w:rsid w:val="002D23F3"/>
    <w:rsid w:val="002D37C3"/>
    <w:rsid w:val="002D5036"/>
    <w:rsid w:val="002D59D7"/>
    <w:rsid w:val="002D5A3E"/>
    <w:rsid w:val="002D6AE7"/>
    <w:rsid w:val="002D6B4F"/>
    <w:rsid w:val="002D6C7B"/>
    <w:rsid w:val="002D6F97"/>
    <w:rsid w:val="002E0EC9"/>
    <w:rsid w:val="002E182A"/>
    <w:rsid w:val="002E1F07"/>
    <w:rsid w:val="002E21F2"/>
    <w:rsid w:val="002E325C"/>
    <w:rsid w:val="002E3842"/>
    <w:rsid w:val="002E3E42"/>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3125"/>
    <w:rsid w:val="002F60FE"/>
    <w:rsid w:val="002F7EBA"/>
    <w:rsid w:val="003001CB"/>
    <w:rsid w:val="00301371"/>
    <w:rsid w:val="003023D9"/>
    <w:rsid w:val="003026A7"/>
    <w:rsid w:val="00303655"/>
    <w:rsid w:val="00303ACA"/>
    <w:rsid w:val="00303EB6"/>
    <w:rsid w:val="003042F3"/>
    <w:rsid w:val="00304554"/>
    <w:rsid w:val="003047D5"/>
    <w:rsid w:val="00305D47"/>
    <w:rsid w:val="0030646B"/>
    <w:rsid w:val="00306A28"/>
    <w:rsid w:val="00307475"/>
    <w:rsid w:val="00307A97"/>
    <w:rsid w:val="00307E7C"/>
    <w:rsid w:val="00310119"/>
    <w:rsid w:val="0031217B"/>
    <w:rsid w:val="00313030"/>
    <w:rsid w:val="00313EA4"/>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421B"/>
    <w:rsid w:val="00335367"/>
    <w:rsid w:val="00336199"/>
    <w:rsid w:val="0033647B"/>
    <w:rsid w:val="00336CAC"/>
    <w:rsid w:val="00340178"/>
    <w:rsid w:val="00340333"/>
    <w:rsid w:val="003405FC"/>
    <w:rsid w:val="00341667"/>
    <w:rsid w:val="0034183F"/>
    <w:rsid w:val="003419A1"/>
    <w:rsid w:val="00342722"/>
    <w:rsid w:val="00343341"/>
    <w:rsid w:val="003433D1"/>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70B"/>
    <w:rsid w:val="0037553C"/>
    <w:rsid w:val="00375DCB"/>
    <w:rsid w:val="00375E21"/>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1536"/>
    <w:rsid w:val="003B275A"/>
    <w:rsid w:val="003B3455"/>
    <w:rsid w:val="003B36E4"/>
    <w:rsid w:val="003B3D8B"/>
    <w:rsid w:val="003B3F31"/>
    <w:rsid w:val="003B6141"/>
    <w:rsid w:val="003B7162"/>
    <w:rsid w:val="003B792F"/>
    <w:rsid w:val="003B7CFE"/>
    <w:rsid w:val="003B7D6A"/>
    <w:rsid w:val="003C066A"/>
    <w:rsid w:val="003C132E"/>
    <w:rsid w:val="003C3426"/>
    <w:rsid w:val="003C380B"/>
    <w:rsid w:val="003C407B"/>
    <w:rsid w:val="003C4DAC"/>
    <w:rsid w:val="003C550F"/>
    <w:rsid w:val="003C61A7"/>
    <w:rsid w:val="003D0928"/>
    <w:rsid w:val="003D0AA7"/>
    <w:rsid w:val="003D0B14"/>
    <w:rsid w:val="003D1B41"/>
    <w:rsid w:val="003D2617"/>
    <w:rsid w:val="003D2FC8"/>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75F6"/>
    <w:rsid w:val="003F7B47"/>
    <w:rsid w:val="0040063D"/>
    <w:rsid w:val="0040263E"/>
    <w:rsid w:val="004027B5"/>
    <w:rsid w:val="004029D4"/>
    <w:rsid w:val="00402B69"/>
    <w:rsid w:val="00402F6A"/>
    <w:rsid w:val="004035A6"/>
    <w:rsid w:val="004035C2"/>
    <w:rsid w:val="0040381C"/>
    <w:rsid w:val="00403CA4"/>
    <w:rsid w:val="00404027"/>
    <w:rsid w:val="00405EA6"/>
    <w:rsid w:val="00406614"/>
    <w:rsid w:val="0040775D"/>
    <w:rsid w:val="0040795E"/>
    <w:rsid w:val="00407DD7"/>
    <w:rsid w:val="004104C3"/>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1836"/>
    <w:rsid w:val="00421B8B"/>
    <w:rsid w:val="0042246A"/>
    <w:rsid w:val="004228D7"/>
    <w:rsid w:val="00422C1D"/>
    <w:rsid w:val="00422C52"/>
    <w:rsid w:val="004233F7"/>
    <w:rsid w:val="00423D39"/>
    <w:rsid w:val="00424FFF"/>
    <w:rsid w:val="00425657"/>
    <w:rsid w:val="00425F70"/>
    <w:rsid w:val="00426286"/>
    <w:rsid w:val="00426913"/>
    <w:rsid w:val="00426B6D"/>
    <w:rsid w:val="00426BF5"/>
    <w:rsid w:val="004276AE"/>
    <w:rsid w:val="00430438"/>
    <w:rsid w:val="00430914"/>
    <w:rsid w:val="00431771"/>
    <w:rsid w:val="004322BE"/>
    <w:rsid w:val="00432B3C"/>
    <w:rsid w:val="004339FE"/>
    <w:rsid w:val="00433B02"/>
    <w:rsid w:val="00433EE6"/>
    <w:rsid w:val="00433F5C"/>
    <w:rsid w:val="0043480F"/>
    <w:rsid w:val="004352B0"/>
    <w:rsid w:val="00435B0A"/>
    <w:rsid w:val="00435DBA"/>
    <w:rsid w:val="00435F3E"/>
    <w:rsid w:val="004364C0"/>
    <w:rsid w:val="00436753"/>
    <w:rsid w:val="0043679C"/>
    <w:rsid w:val="00437695"/>
    <w:rsid w:val="00440444"/>
    <w:rsid w:val="00440703"/>
    <w:rsid w:val="00441B28"/>
    <w:rsid w:val="004422AC"/>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7060"/>
    <w:rsid w:val="00457EAF"/>
    <w:rsid w:val="00457F7B"/>
    <w:rsid w:val="004603F5"/>
    <w:rsid w:val="00460BF9"/>
    <w:rsid w:val="004614D9"/>
    <w:rsid w:val="00461F35"/>
    <w:rsid w:val="0046249A"/>
    <w:rsid w:val="00462816"/>
    <w:rsid w:val="004632E5"/>
    <w:rsid w:val="00463FAE"/>
    <w:rsid w:val="004641A0"/>
    <w:rsid w:val="004642C1"/>
    <w:rsid w:val="00467137"/>
    <w:rsid w:val="00467CA2"/>
    <w:rsid w:val="00470260"/>
    <w:rsid w:val="00470331"/>
    <w:rsid w:val="00470622"/>
    <w:rsid w:val="00470661"/>
    <w:rsid w:val="00470BF2"/>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235E"/>
    <w:rsid w:val="004A473B"/>
    <w:rsid w:val="004A5781"/>
    <w:rsid w:val="004A58C7"/>
    <w:rsid w:val="004A5E4D"/>
    <w:rsid w:val="004A6DEE"/>
    <w:rsid w:val="004A717A"/>
    <w:rsid w:val="004B0A05"/>
    <w:rsid w:val="004B26E9"/>
    <w:rsid w:val="004B2CCB"/>
    <w:rsid w:val="004B36A3"/>
    <w:rsid w:val="004B38B4"/>
    <w:rsid w:val="004B5C8B"/>
    <w:rsid w:val="004B5CC3"/>
    <w:rsid w:val="004B5D15"/>
    <w:rsid w:val="004B6025"/>
    <w:rsid w:val="004B6550"/>
    <w:rsid w:val="004B7AD3"/>
    <w:rsid w:val="004C0426"/>
    <w:rsid w:val="004C1976"/>
    <w:rsid w:val="004C2B80"/>
    <w:rsid w:val="004C3A1D"/>
    <w:rsid w:val="004C4131"/>
    <w:rsid w:val="004C4177"/>
    <w:rsid w:val="004C549A"/>
    <w:rsid w:val="004C6068"/>
    <w:rsid w:val="004C64EE"/>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E0020"/>
    <w:rsid w:val="004E0962"/>
    <w:rsid w:val="004E10FA"/>
    <w:rsid w:val="004E1435"/>
    <w:rsid w:val="004E168F"/>
    <w:rsid w:val="004E1C89"/>
    <w:rsid w:val="004E292B"/>
    <w:rsid w:val="004E2E60"/>
    <w:rsid w:val="004E32F5"/>
    <w:rsid w:val="004E3464"/>
    <w:rsid w:val="004E3C2F"/>
    <w:rsid w:val="004E3D47"/>
    <w:rsid w:val="004E464F"/>
    <w:rsid w:val="004E4D84"/>
    <w:rsid w:val="004E53CA"/>
    <w:rsid w:val="004E5A33"/>
    <w:rsid w:val="004E6221"/>
    <w:rsid w:val="004E6426"/>
    <w:rsid w:val="004E691F"/>
    <w:rsid w:val="004E743C"/>
    <w:rsid w:val="004E7A10"/>
    <w:rsid w:val="004E7D0F"/>
    <w:rsid w:val="004F142E"/>
    <w:rsid w:val="004F2304"/>
    <w:rsid w:val="004F3900"/>
    <w:rsid w:val="004F3901"/>
    <w:rsid w:val="004F3CEC"/>
    <w:rsid w:val="004F4213"/>
    <w:rsid w:val="004F4D91"/>
    <w:rsid w:val="004F52E4"/>
    <w:rsid w:val="004F5929"/>
    <w:rsid w:val="004F5FC8"/>
    <w:rsid w:val="004F601E"/>
    <w:rsid w:val="004F6B33"/>
    <w:rsid w:val="00501907"/>
    <w:rsid w:val="00501A26"/>
    <w:rsid w:val="005024B7"/>
    <w:rsid w:val="00503624"/>
    <w:rsid w:val="005040DC"/>
    <w:rsid w:val="005042C1"/>
    <w:rsid w:val="00504607"/>
    <w:rsid w:val="0050488C"/>
    <w:rsid w:val="00504C85"/>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7182"/>
    <w:rsid w:val="00527520"/>
    <w:rsid w:val="0053040E"/>
    <w:rsid w:val="00530619"/>
    <w:rsid w:val="005306EF"/>
    <w:rsid w:val="00530B5C"/>
    <w:rsid w:val="005316BF"/>
    <w:rsid w:val="00531AA1"/>
    <w:rsid w:val="00531B2A"/>
    <w:rsid w:val="0053211D"/>
    <w:rsid w:val="0053257F"/>
    <w:rsid w:val="005326D1"/>
    <w:rsid w:val="00532755"/>
    <w:rsid w:val="00532DBF"/>
    <w:rsid w:val="005335C3"/>
    <w:rsid w:val="00533C38"/>
    <w:rsid w:val="0053560A"/>
    <w:rsid w:val="005357AE"/>
    <w:rsid w:val="005361C4"/>
    <w:rsid w:val="0053750A"/>
    <w:rsid w:val="00540F5A"/>
    <w:rsid w:val="005420D1"/>
    <w:rsid w:val="00542ED0"/>
    <w:rsid w:val="005434AD"/>
    <w:rsid w:val="00543700"/>
    <w:rsid w:val="00543A8B"/>
    <w:rsid w:val="00543EBA"/>
    <w:rsid w:val="0054484A"/>
    <w:rsid w:val="00544ED6"/>
    <w:rsid w:val="00545009"/>
    <w:rsid w:val="005456BD"/>
    <w:rsid w:val="005515D1"/>
    <w:rsid w:val="00552013"/>
    <w:rsid w:val="005534DD"/>
    <w:rsid w:val="00553F45"/>
    <w:rsid w:val="0055445C"/>
    <w:rsid w:val="005548DE"/>
    <w:rsid w:val="005549D1"/>
    <w:rsid w:val="0055540E"/>
    <w:rsid w:val="00555871"/>
    <w:rsid w:val="00555989"/>
    <w:rsid w:val="00555EBC"/>
    <w:rsid w:val="00556CD6"/>
    <w:rsid w:val="00557DA7"/>
    <w:rsid w:val="00561165"/>
    <w:rsid w:val="00562497"/>
    <w:rsid w:val="005631AC"/>
    <w:rsid w:val="00563599"/>
    <w:rsid w:val="00563813"/>
    <w:rsid w:val="00563BAD"/>
    <w:rsid w:val="005647D3"/>
    <w:rsid w:val="005648EC"/>
    <w:rsid w:val="00565C32"/>
    <w:rsid w:val="00566C26"/>
    <w:rsid w:val="00567369"/>
    <w:rsid w:val="00567503"/>
    <w:rsid w:val="0057064C"/>
    <w:rsid w:val="0057158A"/>
    <w:rsid w:val="00571E8F"/>
    <w:rsid w:val="00572975"/>
    <w:rsid w:val="00572A21"/>
    <w:rsid w:val="00572DD6"/>
    <w:rsid w:val="00574569"/>
    <w:rsid w:val="005749CC"/>
    <w:rsid w:val="00574FB9"/>
    <w:rsid w:val="005759AB"/>
    <w:rsid w:val="00575A30"/>
    <w:rsid w:val="005764AD"/>
    <w:rsid w:val="0058150F"/>
    <w:rsid w:val="005822C9"/>
    <w:rsid w:val="00583EAA"/>
    <w:rsid w:val="00584737"/>
    <w:rsid w:val="00584959"/>
    <w:rsid w:val="00584C59"/>
    <w:rsid w:val="00584CBD"/>
    <w:rsid w:val="00584D64"/>
    <w:rsid w:val="00585756"/>
    <w:rsid w:val="0058582E"/>
    <w:rsid w:val="00585DF5"/>
    <w:rsid w:val="005864F1"/>
    <w:rsid w:val="005868D4"/>
    <w:rsid w:val="0058736F"/>
    <w:rsid w:val="00590C0B"/>
    <w:rsid w:val="00590F23"/>
    <w:rsid w:val="005910D3"/>
    <w:rsid w:val="00591A93"/>
    <w:rsid w:val="00591FC8"/>
    <w:rsid w:val="005920D4"/>
    <w:rsid w:val="00595C8F"/>
    <w:rsid w:val="00597C43"/>
    <w:rsid w:val="005A063F"/>
    <w:rsid w:val="005A166E"/>
    <w:rsid w:val="005A3403"/>
    <w:rsid w:val="005A3A53"/>
    <w:rsid w:val="005A3C7E"/>
    <w:rsid w:val="005A4051"/>
    <w:rsid w:val="005A405C"/>
    <w:rsid w:val="005A47B8"/>
    <w:rsid w:val="005A4BFC"/>
    <w:rsid w:val="005A51A9"/>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1BEF"/>
    <w:rsid w:val="005C3F51"/>
    <w:rsid w:val="005C3FFE"/>
    <w:rsid w:val="005C5E60"/>
    <w:rsid w:val="005C6195"/>
    <w:rsid w:val="005C61F3"/>
    <w:rsid w:val="005C7259"/>
    <w:rsid w:val="005C7310"/>
    <w:rsid w:val="005C75F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B03"/>
    <w:rsid w:val="005F15FB"/>
    <w:rsid w:val="005F288F"/>
    <w:rsid w:val="005F2E68"/>
    <w:rsid w:val="005F3843"/>
    <w:rsid w:val="005F4386"/>
    <w:rsid w:val="005F48E7"/>
    <w:rsid w:val="005F5671"/>
    <w:rsid w:val="005F56A3"/>
    <w:rsid w:val="005F57D6"/>
    <w:rsid w:val="005F5812"/>
    <w:rsid w:val="005F596C"/>
    <w:rsid w:val="005F7DB9"/>
    <w:rsid w:val="00601D49"/>
    <w:rsid w:val="0060242F"/>
    <w:rsid w:val="006053C2"/>
    <w:rsid w:val="0060557C"/>
    <w:rsid w:val="006058BD"/>
    <w:rsid w:val="00605BEF"/>
    <w:rsid w:val="0060605C"/>
    <w:rsid w:val="006066B7"/>
    <w:rsid w:val="00610A9C"/>
    <w:rsid w:val="00610AE1"/>
    <w:rsid w:val="006111B4"/>
    <w:rsid w:val="0061135F"/>
    <w:rsid w:val="00612033"/>
    <w:rsid w:val="0061319B"/>
    <w:rsid w:val="00613EFF"/>
    <w:rsid w:val="006142DE"/>
    <w:rsid w:val="00614F16"/>
    <w:rsid w:val="00615A2C"/>
    <w:rsid w:val="00615D76"/>
    <w:rsid w:val="00617706"/>
    <w:rsid w:val="0061798B"/>
    <w:rsid w:val="00617AF9"/>
    <w:rsid w:val="006202EC"/>
    <w:rsid w:val="00621C56"/>
    <w:rsid w:val="00623360"/>
    <w:rsid w:val="00623DD9"/>
    <w:rsid w:val="00624397"/>
    <w:rsid w:val="006243B4"/>
    <w:rsid w:val="0062532C"/>
    <w:rsid w:val="00625760"/>
    <w:rsid w:val="00626083"/>
    <w:rsid w:val="006268F6"/>
    <w:rsid w:val="006273C3"/>
    <w:rsid w:val="00627B42"/>
    <w:rsid w:val="00627F89"/>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B59"/>
    <w:rsid w:val="006427DE"/>
    <w:rsid w:val="00642A02"/>
    <w:rsid w:val="0064409B"/>
    <w:rsid w:val="006441E7"/>
    <w:rsid w:val="0064443D"/>
    <w:rsid w:val="0064500A"/>
    <w:rsid w:val="00646627"/>
    <w:rsid w:val="00647727"/>
    <w:rsid w:val="00651D60"/>
    <w:rsid w:val="00652432"/>
    <w:rsid w:val="00653258"/>
    <w:rsid w:val="00653993"/>
    <w:rsid w:val="00653B67"/>
    <w:rsid w:val="006551E3"/>
    <w:rsid w:val="00655C8E"/>
    <w:rsid w:val="006563DE"/>
    <w:rsid w:val="006567AE"/>
    <w:rsid w:val="006569FA"/>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22B6"/>
    <w:rsid w:val="00672417"/>
    <w:rsid w:val="00672631"/>
    <w:rsid w:val="00672E45"/>
    <w:rsid w:val="0067306A"/>
    <w:rsid w:val="006738E0"/>
    <w:rsid w:val="00674D9D"/>
    <w:rsid w:val="006770FB"/>
    <w:rsid w:val="006773B2"/>
    <w:rsid w:val="006778E6"/>
    <w:rsid w:val="006779AC"/>
    <w:rsid w:val="00677ADE"/>
    <w:rsid w:val="00677C51"/>
    <w:rsid w:val="00677C6B"/>
    <w:rsid w:val="00677D84"/>
    <w:rsid w:val="0068059C"/>
    <w:rsid w:val="00680FAC"/>
    <w:rsid w:val="00681D1B"/>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E3A"/>
    <w:rsid w:val="00695733"/>
    <w:rsid w:val="00695D9A"/>
    <w:rsid w:val="00696992"/>
    <w:rsid w:val="00696E09"/>
    <w:rsid w:val="00697292"/>
    <w:rsid w:val="006975CD"/>
    <w:rsid w:val="00697A48"/>
    <w:rsid w:val="00697AFA"/>
    <w:rsid w:val="00697DE7"/>
    <w:rsid w:val="00697E59"/>
    <w:rsid w:val="006A074B"/>
    <w:rsid w:val="006A14D8"/>
    <w:rsid w:val="006A2C9D"/>
    <w:rsid w:val="006A3CC1"/>
    <w:rsid w:val="006A3D0E"/>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B21"/>
    <w:rsid w:val="006B5E80"/>
    <w:rsid w:val="006B5F13"/>
    <w:rsid w:val="006B64E3"/>
    <w:rsid w:val="006B7030"/>
    <w:rsid w:val="006C03E2"/>
    <w:rsid w:val="006C2006"/>
    <w:rsid w:val="006C2389"/>
    <w:rsid w:val="006C256E"/>
    <w:rsid w:val="006C258A"/>
    <w:rsid w:val="006C2CEF"/>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549C"/>
    <w:rsid w:val="006D5E63"/>
    <w:rsid w:val="006D69B0"/>
    <w:rsid w:val="006D6A0B"/>
    <w:rsid w:val="006D708C"/>
    <w:rsid w:val="006E1247"/>
    <w:rsid w:val="006E2266"/>
    <w:rsid w:val="006E2D46"/>
    <w:rsid w:val="006E3E8C"/>
    <w:rsid w:val="006E54C4"/>
    <w:rsid w:val="006E5CAE"/>
    <w:rsid w:val="006E69BC"/>
    <w:rsid w:val="006E6AB2"/>
    <w:rsid w:val="006E715C"/>
    <w:rsid w:val="006E7379"/>
    <w:rsid w:val="006E7900"/>
    <w:rsid w:val="006F0012"/>
    <w:rsid w:val="006F17A6"/>
    <w:rsid w:val="006F19C0"/>
    <w:rsid w:val="006F27EA"/>
    <w:rsid w:val="006F2C8A"/>
    <w:rsid w:val="006F34B9"/>
    <w:rsid w:val="006F3528"/>
    <w:rsid w:val="006F3692"/>
    <w:rsid w:val="006F4555"/>
    <w:rsid w:val="006F498B"/>
    <w:rsid w:val="006F4AE2"/>
    <w:rsid w:val="006F4C01"/>
    <w:rsid w:val="006F5C59"/>
    <w:rsid w:val="006F648B"/>
    <w:rsid w:val="006F64F6"/>
    <w:rsid w:val="006F688A"/>
    <w:rsid w:val="006F6A36"/>
    <w:rsid w:val="006F7BDF"/>
    <w:rsid w:val="006F7D35"/>
    <w:rsid w:val="006F7FB7"/>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F06"/>
    <w:rsid w:val="007200EB"/>
    <w:rsid w:val="00720476"/>
    <w:rsid w:val="007220A2"/>
    <w:rsid w:val="007226E6"/>
    <w:rsid w:val="00722BB1"/>
    <w:rsid w:val="00723B6B"/>
    <w:rsid w:val="00723EF8"/>
    <w:rsid w:val="0072430D"/>
    <w:rsid w:val="00724817"/>
    <w:rsid w:val="007250C7"/>
    <w:rsid w:val="00725F62"/>
    <w:rsid w:val="00726EFF"/>
    <w:rsid w:val="00727390"/>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FD1"/>
    <w:rsid w:val="007363F4"/>
    <w:rsid w:val="00736875"/>
    <w:rsid w:val="007375B8"/>
    <w:rsid w:val="00740198"/>
    <w:rsid w:val="00740596"/>
    <w:rsid w:val="00740C8D"/>
    <w:rsid w:val="0074180B"/>
    <w:rsid w:val="0074249D"/>
    <w:rsid w:val="007429C1"/>
    <w:rsid w:val="00743105"/>
    <w:rsid w:val="007437D5"/>
    <w:rsid w:val="00743D32"/>
    <w:rsid w:val="007447F0"/>
    <w:rsid w:val="00744B09"/>
    <w:rsid w:val="0074508D"/>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1653"/>
    <w:rsid w:val="00781FF2"/>
    <w:rsid w:val="00782CE9"/>
    <w:rsid w:val="00782E65"/>
    <w:rsid w:val="0078468B"/>
    <w:rsid w:val="00784B1D"/>
    <w:rsid w:val="00784E5F"/>
    <w:rsid w:val="007856C3"/>
    <w:rsid w:val="00785CCD"/>
    <w:rsid w:val="00787B7F"/>
    <w:rsid w:val="00790267"/>
    <w:rsid w:val="0079072C"/>
    <w:rsid w:val="00790EEF"/>
    <w:rsid w:val="007914DE"/>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2BD"/>
    <w:rsid w:val="007A2BC9"/>
    <w:rsid w:val="007A358D"/>
    <w:rsid w:val="007A3D8B"/>
    <w:rsid w:val="007A41BE"/>
    <w:rsid w:val="007A449F"/>
    <w:rsid w:val="007A45DE"/>
    <w:rsid w:val="007A5694"/>
    <w:rsid w:val="007A5851"/>
    <w:rsid w:val="007A5B0B"/>
    <w:rsid w:val="007A62DD"/>
    <w:rsid w:val="007A63C6"/>
    <w:rsid w:val="007A691C"/>
    <w:rsid w:val="007A69B9"/>
    <w:rsid w:val="007A70EE"/>
    <w:rsid w:val="007A72F1"/>
    <w:rsid w:val="007A79F7"/>
    <w:rsid w:val="007A7F88"/>
    <w:rsid w:val="007B12D2"/>
    <w:rsid w:val="007B1FE1"/>
    <w:rsid w:val="007B2844"/>
    <w:rsid w:val="007B37BB"/>
    <w:rsid w:val="007B4234"/>
    <w:rsid w:val="007B4BEF"/>
    <w:rsid w:val="007B4CE2"/>
    <w:rsid w:val="007B59DB"/>
    <w:rsid w:val="007B6C70"/>
    <w:rsid w:val="007B7290"/>
    <w:rsid w:val="007B7482"/>
    <w:rsid w:val="007B77A4"/>
    <w:rsid w:val="007C12B6"/>
    <w:rsid w:val="007C2C5B"/>
    <w:rsid w:val="007C3413"/>
    <w:rsid w:val="007C3414"/>
    <w:rsid w:val="007C3643"/>
    <w:rsid w:val="007C36B5"/>
    <w:rsid w:val="007C3CBD"/>
    <w:rsid w:val="007C4188"/>
    <w:rsid w:val="007C4827"/>
    <w:rsid w:val="007C5AE0"/>
    <w:rsid w:val="007C5C71"/>
    <w:rsid w:val="007C7AAC"/>
    <w:rsid w:val="007C7D4C"/>
    <w:rsid w:val="007D0254"/>
    <w:rsid w:val="007D052C"/>
    <w:rsid w:val="007D05E1"/>
    <w:rsid w:val="007D0C88"/>
    <w:rsid w:val="007D2697"/>
    <w:rsid w:val="007D3152"/>
    <w:rsid w:val="007D3F23"/>
    <w:rsid w:val="007D47AC"/>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6BD2"/>
    <w:rsid w:val="007F04D5"/>
    <w:rsid w:val="007F0CF3"/>
    <w:rsid w:val="007F1C0F"/>
    <w:rsid w:val="007F29C7"/>
    <w:rsid w:val="007F37A7"/>
    <w:rsid w:val="007F45D4"/>
    <w:rsid w:val="007F4628"/>
    <w:rsid w:val="007F476D"/>
    <w:rsid w:val="007F537A"/>
    <w:rsid w:val="007F57C6"/>
    <w:rsid w:val="007F591E"/>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CCE"/>
    <w:rsid w:val="008173C1"/>
    <w:rsid w:val="00817C08"/>
    <w:rsid w:val="00817CD3"/>
    <w:rsid w:val="00821105"/>
    <w:rsid w:val="0082168D"/>
    <w:rsid w:val="00821BBE"/>
    <w:rsid w:val="00822606"/>
    <w:rsid w:val="00823B19"/>
    <w:rsid w:val="00824576"/>
    <w:rsid w:val="00824F00"/>
    <w:rsid w:val="008252DE"/>
    <w:rsid w:val="00825EC7"/>
    <w:rsid w:val="00825F5B"/>
    <w:rsid w:val="008265BD"/>
    <w:rsid w:val="00826FC3"/>
    <w:rsid w:val="0082732F"/>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7E7"/>
    <w:rsid w:val="00865A29"/>
    <w:rsid w:val="008674FC"/>
    <w:rsid w:val="00867DE4"/>
    <w:rsid w:val="00867E2E"/>
    <w:rsid w:val="008706A1"/>
    <w:rsid w:val="00870B1D"/>
    <w:rsid w:val="00870E32"/>
    <w:rsid w:val="008713F8"/>
    <w:rsid w:val="00871DE9"/>
    <w:rsid w:val="00872763"/>
    <w:rsid w:val="008728E7"/>
    <w:rsid w:val="00874B89"/>
    <w:rsid w:val="00874C36"/>
    <w:rsid w:val="00874CDC"/>
    <w:rsid w:val="00874D58"/>
    <w:rsid w:val="0087560A"/>
    <w:rsid w:val="00875BFF"/>
    <w:rsid w:val="00876080"/>
    <w:rsid w:val="00876A50"/>
    <w:rsid w:val="0087761C"/>
    <w:rsid w:val="00877FEE"/>
    <w:rsid w:val="008802AA"/>
    <w:rsid w:val="008804B1"/>
    <w:rsid w:val="00880B96"/>
    <w:rsid w:val="00880C84"/>
    <w:rsid w:val="00881790"/>
    <w:rsid w:val="00881BDE"/>
    <w:rsid w:val="00881DD6"/>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B11"/>
    <w:rsid w:val="008A1B58"/>
    <w:rsid w:val="008A1B9F"/>
    <w:rsid w:val="008A2D59"/>
    <w:rsid w:val="008A3D6F"/>
    <w:rsid w:val="008A4636"/>
    <w:rsid w:val="008A5214"/>
    <w:rsid w:val="008A6019"/>
    <w:rsid w:val="008A6B69"/>
    <w:rsid w:val="008A72BA"/>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8C2"/>
    <w:rsid w:val="008C4721"/>
    <w:rsid w:val="008C519B"/>
    <w:rsid w:val="008C5CFC"/>
    <w:rsid w:val="008C6020"/>
    <w:rsid w:val="008C6556"/>
    <w:rsid w:val="008C6900"/>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7E9"/>
    <w:rsid w:val="00917814"/>
    <w:rsid w:val="00917CFC"/>
    <w:rsid w:val="00920016"/>
    <w:rsid w:val="009203A9"/>
    <w:rsid w:val="00920A8C"/>
    <w:rsid w:val="00920D6E"/>
    <w:rsid w:val="0092186A"/>
    <w:rsid w:val="00921E64"/>
    <w:rsid w:val="009224C2"/>
    <w:rsid w:val="00922DF3"/>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25C8"/>
    <w:rsid w:val="00932A1F"/>
    <w:rsid w:val="00932AC1"/>
    <w:rsid w:val="00933107"/>
    <w:rsid w:val="00934FEA"/>
    <w:rsid w:val="00935CBB"/>
    <w:rsid w:val="00935E65"/>
    <w:rsid w:val="00935F83"/>
    <w:rsid w:val="00936F72"/>
    <w:rsid w:val="0093720D"/>
    <w:rsid w:val="00937328"/>
    <w:rsid w:val="00937592"/>
    <w:rsid w:val="00937D88"/>
    <w:rsid w:val="00940919"/>
    <w:rsid w:val="009411ED"/>
    <w:rsid w:val="00941918"/>
    <w:rsid w:val="00941BDE"/>
    <w:rsid w:val="00942114"/>
    <w:rsid w:val="0094264B"/>
    <w:rsid w:val="00943339"/>
    <w:rsid w:val="00943576"/>
    <w:rsid w:val="00943684"/>
    <w:rsid w:val="00943707"/>
    <w:rsid w:val="00943E96"/>
    <w:rsid w:val="009446DC"/>
    <w:rsid w:val="0094594D"/>
    <w:rsid w:val="00946BAE"/>
    <w:rsid w:val="00946E7D"/>
    <w:rsid w:val="009472DC"/>
    <w:rsid w:val="0094740A"/>
    <w:rsid w:val="009474F9"/>
    <w:rsid w:val="00947AEE"/>
    <w:rsid w:val="00947C52"/>
    <w:rsid w:val="0095009A"/>
    <w:rsid w:val="00950FC8"/>
    <w:rsid w:val="00951619"/>
    <w:rsid w:val="009519FF"/>
    <w:rsid w:val="00951DA8"/>
    <w:rsid w:val="00953DB8"/>
    <w:rsid w:val="00955861"/>
    <w:rsid w:val="0095641C"/>
    <w:rsid w:val="00956CEC"/>
    <w:rsid w:val="009576AB"/>
    <w:rsid w:val="00957AE6"/>
    <w:rsid w:val="00957F2A"/>
    <w:rsid w:val="00961BF0"/>
    <w:rsid w:val="0096257F"/>
    <w:rsid w:val="00962B01"/>
    <w:rsid w:val="009635B2"/>
    <w:rsid w:val="0096362A"/>
    <w:rsid w:val="009643B3"/>
    <w:rsid w:val="00964DD1"/>
    <w:rsid w:val="009656A9"/>
    <w:rsid w:val="00965B8B"/>
    <w:rsid w:val="00965E9C"/>
    <w:rsid w:val="00966A2B"/>
    <w:rsid w:val="00966CB1"/>
    <w:rsid w:val="00970C9A"/>
    <w:rsid w:val="0097112B"/>
    <w:rsid w:val="00971DB1"/>
    <w:rsid w:val="00971FB5"/>
    <w:rsid w:val="009723EF"/>
    <w:rsid w:val="00973B7E"/>
    <w:rsid w:val="00973C8E"/>
    <w:rsid w:val="009741D2"/>
    <w:rsid w:val="0097443E"/>
    <w:rsid w:val="00974801"/>
    <w:rsid w:val="009749FE"/>
    <w:rsid w:val="00975317"/>
    <w:rsid w:val="0097563E"/>
    <w:rsid w:val="009756BF"/>
    <w:rsid w:val="00975F13"/>
    <w:rsid w:val="00977E15"/>
    <w:rsid w:val="00980E20"/>
    <w:rsid w:val="00981493"/>
    <w:rsid w:val="00981610"/>
    <w:rsid w:val="00981651"/>
    <w:rsid w:val="009818CB"/>
    <w:rsid w:val="009824A0"/>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5B8E"/>
    <w:rsid w:val="009960D6"/>
    <w:rsid w:val="009965C8"/>
    <w:rsid w:val="0099692C"/>
    <w:rsid w:val="0099771D"/>
    <w:rsid w:val="009A06B1"/>
    <w:rsid w:val="009A1324"/>
    <w:rsid w:val="009A16E1"/>
    <w:rsid w:val="009A2772"/>
    <w:rsid w:val="009A2D51"/>
    <w:rsid w:val="009A3F9F"/>
    <w:rsid w:val="009A4CD8"/>
    <w:rsid w:val="009A578B"/>
    <w:rsid w:val="009A5BF0"/>
    <w:rsid w:val="009A6544"/>
    <w:rsid w:val="009A70D0"/>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305"/>
    <w:rsid w:val="00A04340"/>
    <w:rsid w:val="00A046ED"/>
    <w:rsid w:val="00A0583B"/>
    <w:rsid w:val="00A05C0B"/>
    <w:rsid w:val="00A05EA0"/>
    <w:rsid w:val="00A0660C"/>
    <w:rsid w:val="00A068A7"/>
    <w:rsid w:val="00A109F5"/>
    <w:rsid w:val="00A11F99"/>
    <w:rsid w:val="00A12A55"/>
    <w:rsid w:val="00A13359"/>
    <w:rsid w:val="00A13467"/>
    <w:rsid w:val="00A135F1"/>
    <w:rsid w:val="00A137DA"/>
    <w:rsid w:val="00A14D0A"/>
    <w:rsid w:val="00A15633"/>
    <w:rsid w:val="00A16B4E"/>
    <w:rsid w:val="00A20289"/>
    <w:rsid w:val="00A207CD"/>
    <w:rsid w:val="00A20BBA"/>
    <w:rsid w:val="00A20C1C"/>
    <w:rsid w:val="00A237BF"/>
    <w:rsid w:val="00A2380B"/>
    <w:rsid w:val="00A2576C"/>
    <w:rsid w:val="00A2627B"/>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E12"/>
    <w:rsid w:val="00A37E76"/>
    <w:rsid w:val="00A40671"/>
    <w:rsid w:val="00A408A8"/>
    <w:rsid w:val="00A40DF7"/>
    <w:rsid w:val="00A419D0"/>
    <w:rsid w:val="00A434CC"/>
    <w:rsid w:val="00A43552"/>
    <w:rsid w:val="00A43EDA"/>
    <w:rsid w:val="00A43FEB"/>
    <w:rsid w:val="00A4560F"/>
    <w:rsid w:val="00A45753"/>
    <w:rsid w:val="00A45A61"/>
    <w:rsid w:val="00A45D95"/>
    <w:rsid w:val="00A46B01"/>
    <w:rsid w:val="00A471DB"/>
    <w:rsid w:val="00A50AF4"/>
    <w:rsid w:val="00A510A4"/>
    <w:rsid w:val="00A52988"/>
    <w:rsid w:val="00A52F14"/>
    <w:rsid w:val="00A534F1"/>
    <w:rsid w:val="00A53C10"/>
    <w:rsid w:val="00A5404F"/>
    <w:rsid w:val="00A54A60"/>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2522"/>
    <w:rsid w:val="00A738DE"/>
    <w:rsid w:val="00A745BC"/>
    <w:rsid w:val="00A74A21"/>
    <w:rsid w:val="00A74E7D"/>
    <w:rsid w:val="00A75164"/>
    <w:rsid w:val="00A75C0C"/>
    <w:rsid w:val="00A76511"/>
    <w:rsid w:val="00A76684"/>
    <w:rsid w:val="00A76BEE"/>
    <w:rsid w:val="00A77C07"/>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3352"/>
    <w:rsid w:val="00A95233"/>
    <w:rsid w:val="00A95C37"/>
    <w:rsid w:val="00AA0374"/>
    <w:rsid w:val="00AA1145"/>
    <w:rsid w:val="00AA25ED"/>
    <w:rsid w:val="00AA38BB"/>
    <w:rsid w:val="00AA4319"/>
    <w:rsid w:val="00AA56DF"/>
    <w:rsid w:val="00AA70F3"/>
    <w:rsid w:val="00AA7B18"/>
    <w:rsid w:val="00AA7FA3"/>
    <w:rsid w:val="00AB056B"/>
    <w:rsid w:val="00AB1050"/>
    <w:rsid w:val="00AB14A4"/>
    <w:rsid w:val="00AB1DAB"/>
    <w:rsid w:val="00AB1E3B"/>
    <w:rsid w:val="00AB2990"/>
    <w:rsid w:val="00AB29F1"/>
    <w:rsid w:val="00AB329A"/>
    <w:rsid w:val="00AB4727"/>
    <w:rsid w:val="00AB4E03"/>
    <w:rsid w:val="00AB6661"/>
    <w:rsid w:val="00AC061E"/>
    <w:rsid w:val="00AC0668"/>
    <w:rsid w:val="00AC0CBC"/>
    <w:rsid w:val="00AC18E9"/>
    <w:rsid w:val="00AC235B"/>
    <w:rsid w:val="00AC51CC"/>
    <w:rsid w:val="00AC60BA"/>
    <w:rsid w:val="00AC6181"/>
    <w:rsid w:val="00AC7755"/>
    <w:rsid w:val="00AC781E"/>
    <w:rsid w:val="00AC7847"/>
    <w:rsid w:val="00AD053F"/>
    <w:rsid w:val="00AD0E50"/>
    <w:rsid w:val="00AD14E2"/>
    <w:rsid w:val="00AD1B25"/>
    <w:rsid w:val="00AD1F32"/>
    <w:rsid w:val="00AD3675"/>
    <w:rsid w:val="00AD3997"/>
    <w:rsid w:val="00AD444E"/>
    <w:rsid w:val="00AD4B2D"/>
    <w:rsid w:val="00AD4BC8"/>
    <w:rsid w:val="00AD4DD9"/>
    <w:rsid w:val="00AD5A9B"/>
    <w:rsid w:val="00AD608C"/>
    <w:rsid w:val="00AD6EFB"/>
    <w:rsid w:val="00AE0028"/>
    <w:rsid w:val="00AE0ECB"/>
    <w:rsid w:val="00AE1A7A"/>
    <w:rsid w:val="00AE1B02"/>
    <w:rsid w:val="00AE21CE"/>
    <w:rsid w:val="00AE2EFA"/>
    <w:rsid w:val="00AE3318"/>
    <w:rsid w:val="00AE4755"/>
    <w:rsid w:val="00AE4FA8"/>
    <w:rsid w:val="00AE5846"/>
    <w:rsid w:val="00AE58D7"/>
    <w:rsid w:val="00AE5A8E"/>
    <w:rsid w:val="00AE6210"/>
    <w:rsid w:val="00AE717D"/>
    <w:rsid w:val="00AE7E7D"/>
    <w:rsid w:val="00AF1376"/>
    <w:rsid w:val="00AF17D1"/>
    <w:rsid w:val="00AF221B"/>
    <w:rsid w:val="00AF2336"/>
    <w:rsid w:val="00AF2E49"/>
    <w:rsid w:val="00AF308B"/>
    <w:rsid w:val="00AF42C5"/>
    <w:rsid w:val="00AF45A2"/>
    <w:rsid w:val="00AF5161"/>
    <w:rsid w:val="00AF575B"/>
    <w:rsid w:val="00AF58D2"/>
    <w:rsid w:val="00AF5968"/>
    <w:rsid w:val="00AF5E32"/>
    <w:rsid w:val="00AF5EF7"/>
    <w:rsid w:val="00AF6849"/>
    <w:rsid w:val="00AF6A1D"/>
    <w:rsid w:val="00AF7B46"/>
    <w:rsid w:val="00B00CA6"/>
    <w:rsid w:val="00B010FD"/>
    <w:rsid w:val="00B012C7"/>
    <w:rsid w:val="00B01961"/>
    <w:rsid w:val="00B01E10"/>
    <w:rsid w:val="00B01EB5"/>
    <w:rsid w:val="00B01F94"/>
    <w:rsid w:val="00B020BD"/>
    <w:rsid w:val="00B02123"/>
    <w:rsid w:val="00B02655"/>
    <w:rsid w:val="00B034BF"/>
    <w:rsid w:val="00B041F8"/>
    <w:rsid w:val="00B057DE"/>
    <w:rsid w:val="00B05A39"/>
    <w:rsid w:val="00B062CF"/>
    <w:rsid w:val="00B07B41"/>
    <w:rsid w:val="00B100CA"/>
    <w:rsid w:val="00B11898"/>
    <w:rsid w:val="00B11BF5"/>
    <w:rsid w:val="00B11D5B"/>
    <w:rsid w:val="00B11D85"/>
    <w:rsid w:val="00B12E1F"/>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218"/>
    <w:rsid w:val="00B33972"/>
    <w:rsid w:val="00B35C82"/>
    <w:rsid w:val="00B36137"/>
    <w:rsid w:val="00B36298"/>
    <w:rsid w:val="00B36630"/>
    <w:rsid w:val="00B366D2"/>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4690"/>
    <w:rsid w:val="00B74BFB"/>
    <w:rsid w:val="00B74C91"/>
    <w:rsid w:val="00B7506E"/>
    <w:rsid w:val="00B750BF"/>
    <w:rsid w:val="00B75225"/>
    <w:rsid w:val="00B753A8"/>
    <w:rsid w:val="00B757B2"/>
    <w:rsid w:val="00B76903"/>
    <w:rsid w:val="00B76C54"/>
    <w:rsid w:val="00B77267"/>
    <w:rsid w:val="00B774D2"/>
    <w:rsid w:val="00B77BAE"/>
    <w:rsid w:val="00B8020E"/>
    <w:rsid w:val="00B805F1"/>
    <w:rsid w:val="00B81A92"/>
    <w:rsid w:val="00B81F1D"/>
    <w:rsid w:val="00B8305E"/>
    <w:rsid w:val="00B83806"/>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B73"/>
    <w:rsid w:val="00BB4B9F"/>
    <w:rsid w:val="00BB536C"/>
    <w:rsid w:val="00BB550B"/>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E4A"/>
    <w:rsid w:val="00BF042A"/>
    <w:rsid w:val="00BF04AC"/>
    <w:rsid w:val="00BF061F"/>
    <w:rsid w:val="00BF0D5B"/>
    <w:rsid w:val="00BF0D9C"/>
    <w:rsid w:val="00BF1211"/>
    <w:rsid w:val="00BF1B65"/>
    <w:rsid w:val="00BF2672"/>
    <w:rsid w:val="00BF35A4"/>
    <w:rsid w:val="00BF3E78"/>
    <w:rsid w:val="00BF4B1E"/>
    <w:rsid w:val="00BF4E00"/>
    <w:rsid w:val="00BF558F"/>
    <w:rsid w:val="00BF602D"/>
    <w:rsid w:val="00BF60B2"/>
    <w:rsid w:val="00BF73B9"/>
    <w:rsid w:val="00BF7F11"/>
    <w:rsid w:val="00C0013F"/>
    <w:rsid w:val="00C001E2"/>
    <w:rsid w:val="00C017A7"/>
    <w:rsid w:val="00C01DC6"/>
    <w:rsid w:val="00C0317A"/>
    <w:rsid w:val="00C033E7"/>
    <w:rsid w:val="00C034AE"/>
    <w:rsid w:val="00C0364F"/>
    <w:rsid w:val="00C036D7"/>
    <w:rsid w:val="00C03C7C"/>
    <w:rsid w:val="00C04FE7"/>
    <w:rsid w:val="00C05120"/>
    <w:rsid w:val="00C05DCE"/>
    <w:rsid w:val="00C06BD8"/>
    <w:rsid w:val="00C07284"/>
    <w:rsid w:val="00C0742A"/>
    <w:rsid w:val="00C07E81"/>
    <w:rsid w:val="00C1002D"/>
    <w:rsid w:val="00C10774"/>
    <w:rsid w:val="00C10D1E"/>
    <w:rsid w:val="00C1187A"/>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40F33"/>
    <w:rsid w:val="00C411DF"/>
    <w:rsid w:val="00C41757"/>
    <w:rsid w:val="00C418B8"/>
    <w:rsid w:val="00C41AAB"/>
    <w:rsid w:val="00C42046"/>
    <w:rsid w:val="00C43295"/>
    <w:rsid w:val="00C435E0"/>
    <w:rsid w:val="00C43A43"/>
    <w:rsid w:val="00C441BC"/>
    <w:rsid w:val="00C45000"/>
    <w:rsid w:val="00C4553C"/>
    <w:rsid w:val="00C458C2"/>
    <w:rsid w:val="00C46728"/>
    <w:rsid w:val="00C46CB6"/>
    <w:rsid w:val="00C46FD9"/>
    <w:rsid w:val="00C47856"/>
    <w:rsid w:val="00C47E83"/>
    <w:rsid w:val="00C505A4"/>
    <w:rsid w:val="00C5123B"/>
    <w:rsid w:val="00C5123E"/>
    <w:rsid w:val="00C51AE3"/>
    <w:rsid w:val="00C51BEC"/>
    <w:rsid w:val="00C51FC2"/>
    <w:rsid w:val="00C528CF"/>
    <w:rsid w:val="00C52EBF"/>
    <w:rsid w:val="00C53EB1"/>
    <w:rsid w:val="00C5427F"/>
    <w:rsid w:val="00C542D7"/>
    <w:rsid w:val="00C54BF1"/>
    <w:rsid w:val="00C54E3E"/>
    <w:rsid w:val="00C55A6C"/>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4E08"/>
    <w:rsid w:val="00C753C6"/>
    <w:rsid w:val="00C757D5"/>
    <w:rsid w:val="00C75851"/>
    <w:rsid w:val="00C758D3"/>
    <w:rsid w:val="00C7690F"/>
    <w:rsid w:val="00C76E82"/>
    <w:rsid w:val="00C773AC"/>
    <w:rsid w:val="00C77D7D"/>
    <w:rsid w:val="00C8032E"/>
    <w:rsid w:val="00C81424"/>
    <w:rsid w:val="00C82293"/>
    <w:rsid w:val="00C822C2"/>
    <w:rsid w:val="00C82BEA"/>
    <w:rsid w:val="00C840DF"/>
    <w:rsid w:val="00C84755"/>
    <w:rsid w:val="00C85BA6"/>
    <w:rsid w:val="00C860CC"/>
    <w:rsid w:val="00C875F8"/>
    <w:rsid w:val="00C90606"/>
    <w:rsid w:val="00C9311E"/>
    <w:rsid w:val="00C9342C"/>
    <w:rsid w:val="00C93B99"/>
    <w:rsid w:val="00C93D22"/>
    <w:rsid w:val="00C94BC1"/>
    <w:rsid w:val="00C974B2"/>
    <w:rsid w:val="00C9757C"/>
    <w:rsid w:val="00C977C2"/>
    <w:rsid w:val="00C97D57"/>
    <w:rsid w:val="00CA03F6"/>
    <w:rsid w:val="00CA0CB4"/>
    <w:rsid w:val="00CA0DC3"/>
    <w:rsid w:val="00CA0F31"/>
    <w:rsid w:val="00CA14FA"/>
    <w:rsid w:val="00CA1667"/>
    <w:rsid w:val="00CA1AE3"/>
    <w:rsid w:val="00CA202B"/>
    <w:rsid w:val="00CA2A29"/>
    <w:rsid w:val="00CA2C98"/>
    <w:rsid w:val="00CA40F8"/>
    <w:rsid w:val="00CA430F"/>
    <w:rsid w:val="00CA434E"/>
    <w:rsid w:val="00CA49FD"/>
    <w:rsid w:val="00CA4EB2"/>
    <w:rsid w:val="00CA58E3"/>
    <w:rsid w:val="00CA5AE4"/>
    <w:rsid w:val="00CA5ECD"/>
    <w:rsid w:val="00CA6F63"/>
    <w:rsid w:val="00CA708F"/>
    <w:rsid w:val="00CA7C0B"/>
    <w:rsid w:val="00CB04D4"/>
    <w:rsid w:val="00CB06AB"/>
    <w:rsid w:val="00CB0886"/>
    <w:rsid w:val="00CB0AB5"/>
    <w:rsid w:val="00CB0BB8"/>
    <w:rsid w:val="00CB1886"/>
    <w:rsid w:val="00CB3E67"/>
    <w:rsid w:val="00CB3F63"/>
    <w:rsid w:val="00CB41E6"/>
    <w:rsid w:val="00CB4B2F"/>
    <w:rsid w:val="00CB69A2"/>
    <w:rsid w:val="00CB7F2E"/>
    <w:rsid w:val="00CC0B9F"/>
    <w:rsid w:val="00CC122E"/>
    <w:rsid w:val="00CC1615"/>
    <w:rsid w:val="00CC1E73"/>
    <w:rsid w:val="00CC1F92"/>
    <w:rsid w:val="00CC2476"/>
    <w:rsid w:val="00CC25F3"/>
    <w:rsid w:val="00CC352F"/>
    <w:rsid w:val="00CC4A88"/>
    <w:rsid w:val="00CC5161"/>
    <w:rsid w:val="00CC5360"/>
    <w:rsid w:val="00CC60DB"/>
    <w:rsid w:val="00CC657C"/>
    <w:rsid w:val="00CC76BF"/>
    <w:rsid w:val="00CD057F"/>
    <w:rsid w:val="00CD0EF7"/>
    <w:rsid w:val="00CD1082"/>
    <w:rsid w:val="00CD2530"/>
    <w:rsid w:val="00CD2BA6"/>
    <w:rsid w:val="00CD2C7F"/>
    <w:rsid w:val="00CD2D1C"/>
    <w:rsid w:val="00CD2F2B"/>
    <w:rsid w:val="00CD30A1"/>
    <w:rsid w:val="00CD3174"/>
    <w:rsid w:val="00CD41B5"/>
    <w:rsid w:val="00CD4A5B"/>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23C"/>
    <w:rsid w:val="00D00A29"/>
    <w:rsid w:val="00D011B2"/>
    <w:rsid w:val="00D01CA4"/>
    <w:rsid w:val="00D02304"/>
    <w:rsid w:val="00D028AA"/>
    <w:rsid w:val="00D04A2D"/>
    <w:rsid w:val="00D05310"/>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142F"/>
    <w:rsid w:val="00D218D3"/>
    <w:rsid w:val="00D22F71"/>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68C"/>
    <w:rsid w:val="00D5639E"/>
    <w:rsid w:val="00D56619"/>
    <w:rsid w:val="00D57E79"/>
    <w:rsid w:val="00D60498"/>
    <w:rsid w:val="00D608B5"/>
    <w:rsid w:val="00D626A3"/>
    <w:rsid w:val="00D633BA"/>
    <w:rsid w:val="00D63C66"/>
    <w:rsid w:val="00D642EC"/>
    <w:rsid w:val="00D64A5C"/>
    <w:rsid w:val="00D64BD2"/>
    <w:rsid w:val="00D66A85"/>
    <w:rsid w:val="00D66D8E"/>
    <w:rsid w:val="00D67033"/>
    <w:rsid w:val="00D6723A"/>
    <w:rsid w:val="00D675B1"/>
    <w:rsid w:val="00D6760C"/>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8C7"/>
    <w:rsid w:val="00D75A06"/>
    <w:rsid w:val="00D776E5"/>
    <w:rsid w:val="00D77B77"/>
    <w:rsid w:val="00D77D96"/>
    <w:rsid w:val="00D809BD"/>
    <w:rsid w:val="00D80A78"/>
    <w:rsid w:val="00D810AA"/>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C8B"/>
    <w:rsid w:val="00DB7FDD"/>
    <w:rsid w:val="00DC024E"/>
    <w:rsid w:val="00DC169C"/>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D035E"/>
    <w:rsid w:val="00DD0573"/>
    <w:rsid w:val="00DD07A8"/>
    <w:rsid w:val="00DD10CF"/>
    <w:rsid w:val="00DD1C1C"/>
    <w:rsid w:val="00DD2BF7"/>
    <w:rsid w:val="00DD3438"/>
    <w:rsid w:val="00DD38BD"/>
    <w:rsid w:val="00DD45D3"/>
    <w:rsid w:val="00DD503E"/>
    <w:rsid w:val="00DD51F4"/>
    <w:rsid w:val="00DD55D1"/>
    <w:rsid w:val="00DD6503"/>
    <w:rsid w:val="00DD6781"/>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B2"/>
    <w:rsid w:val="00DF5082"/>
    <w:rsid w:val="00DF51F0"/>
    <w:rsid w:val="00DF534F"/>
    <w:rsid w:val="00DF5B26"/>
    <w:rsid w:val="00DF636E"/>
    <w:rsid w:val="00DF6544"/>
    <w:rsid w:val="00DF6D86"/>
    <w:rsid w:val="00DF7261"/>
    <w:rsid w:val="00DF7766"/>
    <w:rsid w:val="00DF7E5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5C91"/>
    <w:rsid w:val="00E25CBF"/>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5136E"/>
    <w:rsid w:val="00E5186C"/>
    <w:rsid w:val="00E51EB8"/>
    <w:rsid w:val="00E5233A"/>
    <w:rsid w:val="00E527CC"/>
    <w:rsid w:val="00E52CE4"/>
    <w:rsid w:val="00E52E01"/>
    <w:rsid w:val="00E52FBC"/>
    <w:rsid w:val="00E534B6"/>
    <w:rsid w:val="00E53BB3"/>
    <w:rsid w:val="00E54CDC"/>
    <w:rsid w:val="00E55CF8"/>
    <w:rsid w:val="00E5600E"/>
    <w:rsid w:val="00E57DDA"/>
    <w:rsid w:val="00E6057C"/>
    <w:rsid w:val="00E614A8"/>
    <w:rsid w:val="00E61871"/>
    <w:rsid w:val="00E63E6F"/>
    <w:rsid w:val="00E64500"/>
    <w:rsid w:val="00E645B8"/>
    <w:rsid w:val="00E648FB"/>
    <w:rsid w:val="00E64D28"/>
    <w:rsid w:val="00E665FD"/>
    <w:rsid w:val="00E66630"/>
    <w:rsid w:val="00E67044"/>
    <w:rsid w:val="00E672CC"/>
    <w:rsid w:val="00E67974"/>
    <w:rsid w:val="00E7187A"/>
    <w:rsid w:val="00E71B0B"/>
    <w:rsid w:val="00E71C8D"/>
    <w:rsid w:val="00E72061"/>
    <w:rsid w:val="00E72240"/>
    <w:rsid w:val="00E72E04"/>
    <w:rsid w:val="00E73279"/>
    <w:rsid w:val="00E73D3F"/>
    <w:rsid w:val="00E74647"/>
    <w:rsid w:val="00E74B90"/>
    <w:rsid w:val="00E74FA3"/>
    <w:rsid w:val="00E75E0C"/>
    <w:rsid w:val="00E76541"/>
    <w:rsid w:val="00E76BEA"/>
    <w:rsid w:val="00E76F42"/>
    <w:rsid w:val="00E80F4E"/>
    <w:rsid w:val="00E80F98"/>
    <w:rsid w:val="00E810A8"/>
    <w:rsid w:val="00E813C0"/>
    <w:rsid w:val="00E82877"/>
    <w:rsid w:val="00E82A74"/>
    <w:rsid w:val="00E8330B"/>
    <w:rsid w:val="00E8342B"/>
    <w:rsid w:val="00E83846"/>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ACF"/>
    <w:rsid w:val="00EA5181"/>
    <w:rsid w:val="00EA6CB5"/>
    <w:rsid w:val="00EA6E6C"/>
    <w:rsid w:val="00EA7842"/>
    <w:rsid w:val="00EB00F8"/>
    <w:rsid w:val="00EB0923"/>
    <w:rsid w:val="00EB0B6D"/>
    <w:rsid w:val="00EB0EBE"/>
    <w:rsid w:val="00EB0EF4"/>
    <w:rsid w:val="00EB184A"/>
    <w:rsid w:val="00EB1E1A"/>
    <w:rsid w:val="00EB1EF9"/>
    <w:rsid w:val="00EB2653"/>
    <w:rsid w:val="00EB2ABC"/>
    <w:rsid w:val="00EB3037"/>
    <w:rsid w:val="00EB386D"/>
    <w:rsid w:val="00EB4B09"/>
    <w:rsid w:val="00EB56B5"/>
    <w:rsid w:val="00EB6415"/>
    <w:rsid w:val="00EB6FE5"/>
    <w:rsid w:val="00EB75A8"/>
    <w:rsid w:val="00EB7654"/>
    <w:rsid w:val="00EC1481"/>
    <w:rsid w:val="00EC15B6"/>
    <w:rsid w:val="00EC1722"/>
    <w:rsid w:val="00EC1759"/>
    <w:rsid w:val="00EC2DF0"/>
    <w:rsid w:val="00EC3185"/>
    <w:rsid w:val="00EC3E06"/>
    <w:rsid w:val="00EC461B"/>
    <w:rsid w:val="00EC5836"/>
    <w:rsid w:val="00EC60D6"/>
    <w:rsid w:val="00EC67D3"/>
    <w:rsid w:val="00EC7728"/>
    <w:rsid w:val="00EC7C33"/>
    <w:rsid w:val="00ED0672"/>
    <w:rsid w:val="00ED35D1"/>
    <w:rsid w:val="00ED3BBA"/>
    <w:rsid w:val="00ED3C12"/>
    <w:rsid w:val="00ED4995"/>
    <w:rsid w:val="00ED4AAD"/>
    <w:rsid w:val="00ED6232"/>
    <w:rsid w:val="00ED6351"/>
    <w:rsid w:val="00ED6577"/>
    <w:rsid w:val="00ED66B5"/>
    <w:rsid w:val="00ED766C"/>
    <w:rsid w:val="00ED781D"/>
    <w:rsid w:val="00EE0C7F"/>
    <w:rsid w:val="00EE15A2"/>
    <w:rsid w:val="00EE1C2B"/>
    <w:rsid w:val="00EE1D44"/>
    <w:rsid w:val="00EE236C"/>
    <w:rsid w:val="00EE3265"/>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364B"/>
    <w:rsid w:val="00F1370D"/>
    <w:rsid w:val="00F138E9"/>
    <w:rsid w:val="00F13A59"/>
    <w:rsid w:val="00F14BD1"/>
    <w:rsid w:val="00F15484"/>
    <w:rsid w:val="00F155FF"/>
    <w:rsid w:val="00F16229"/>
    <w:rsid w:val="00F163BC"/>
    <w:rsid w:val="00F17B1F"/>
    <w:rsid w:val="00F17DAA"/>
    <w:rsid w:val="00F20C64"/>
    <w:rsid w:val="00F21099"/>
    <w:rsid w:val="00F2295C"/>
    <w:rsid w:val="00F24822"/>
    <w:rsid w:val="00F2488F"/>
    <w:rsid w:val="00F252BF"/>
    <w:rsid w:val="00F25382"/>
    <w:rsid w:val="00F255D5"/>
    <w:rsid w:val="00F260F5"/>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2843"/>
    <w:rsid w:val="00F42D4D"/>
    <w:rsid w:val="00F434B5"/>
    <w:rsid w:val="00F44207"/>
    <w:rsid w:val="00F44E17"/>
    <w:rsid w:val="00F4592D"/>
    <w:rsid w:val="00F50BBC"/>
    <w:rsid w:val="00F525AF"/>
    <w:rsid w:val="00F52F64"/>
    <w:rsid w:val="00F53EE4"/>
    <w:rsid w:val="00F54016"/>
    <w:rsid w:val="00F543EA"/>
    <w:rsid w:val="00F55D51"/>
    <w:rsid w:val="00F57145"/>
    <w:rsid w:val="00F57B84"/>
    <w:rsid w:val="00F61353"/>
    <w:rsid w:val="00F624BA"/>
    <w:rsid w:val="00F628EE"/>
    <w:rsid w:val="00F62E66"/>
    <w:rsid w:val="00F636D9"/>
    <w:rsid w:val="00F65134"/>
    <w:rsid w:val="00F658B2"/>
    <w:rsid w:val="00F65B8D"/>
    <w:rsid w:val="00F65EC6"/>
    <w:rsid w:val="00F66AEC"/>
    <w:rsid w:val="00F66B6B"/>
    <w:rsid w:val="00F67911"/>
    <w:rsid w:val="00F702CA"/>
    <w:rsid w:val="00F703F5"/>
    <w:rsid w:val="00F705E2"/>
    <w:rsid w:val="00F71023"/>
    <w:rsid w:val="00F72758"/>
    <w:rsid w:val="00F72EB1"/>
    <w:rsid w:val="00F72FFC"/>
    <w:rsid w:val="00F730A1"/>
    <w:rsid w:val="00F75003"/>
    <w:rsid w:val="00F75515"/>
    <w:rsid w:val="00F757A2"/>
    <w:rsid w:val="00F768DD"/>
    <w:rsid w:val="00F76ED2"/>
    <w:rsid w:val="00F76F65"/>
    <w:rsid w:val="00F77706"/>
    <w:rsid w:val="00F77996"/>
    <w:rsid w:val="00F80F52"/>
    <w:rsid w:val="00F8263E"/>
    <w:rsid w:val="00F82921"/>
    <w:rsid w:val="00F82C69"/>
    <w:rsid w:val="00F835F0"/>
    <w:rsid w:val="00F83E4A"/>
    <w:rsid w:val="00F84286"/>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685C"/>
    <w:rsid w:val="00F96F14"/>
    <w:rsid w:val="00F97170"/>
    <w:rsid w:val="00F97B87"/>
    <w:rsid w:val="00FA0506"/>
    <w:rsid w:val="00FA0B44"/>
    <w:rsid w:val="00FA16C1"/>
    <w:rsid w:val="00FA181C"/>
    <w:rsid w:val="00FA1997"/>
    <w:rsid w:val="00FA23B3"/>
    <w:rsid w:val="00FA2733"/>
    <w:rsid w:val="00FA297F"/>
    <w:rsid w:val="00FA313A"/>
    <w:rsid w:val="00FA34D5"/>
    <w:rsid w:val="00FA452C"/>
    <w:rsid w:val="00FA4701"/>
    <w:rsid w:val="00FA4C42"/>
    <w:rsid w:val="00FA5BE2"/>
    <w:rsid w:val="00FA5E62"/>
    <w:rsid w:val="00FA6867"/>
    <w:rsid w:val="00FA6AF5"/>
    <w:rsid w:val="00FA713E"/>
    <w:rsid w:val="00FA7981"/>
    <w:rsid w:val="00FA7A0D"/>
    <w:rsid w:val="00FB40D9"/>
    <w:rsid w:val="00FB40E7"/>
    <w:rsid w:val="00FB4FE1"/>
    <w:rsid w:val="00FB52C5"/>
    <w:rsid w:val="00FB5604"/>
    <w:rsid w:val="00FB65E0"/>
    <w:rsid w:val="00FB7163"/>
    <w:rsid w:val="00FB7473"/>
    <w:rsid w:val="00FB7FF4"/>
    <w:rsid w:val="00FC0058"/>
    <w:rsid w:val="00FC0282"/>
    <w:rsid w:val="00FC08A1"/>
    <w:rsid w:val="00FC10F7"/>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D8B"/>
    <w:rsid w:val="00FE700B"/>
    <w:rsid w:val="00FE7BE7"/>
    <w:rsid w:val="00FE7BE8"/>
    <w:rsid w:val="00FF030D"/>
    <w:rsid w:val="00FF108E"/>
    <w:rsid w:val="00FF1F03"/>
    <w:rsid w:val="00FF409B"/>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C9E"/>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4.emf"/><Relationship Id="rId33"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3.emf"/><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sv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oter" Target="footer4.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documents1.worldbank.org/curated/en/099072925165040123/pdf/BOSIB-098cfdae-26d9-446a-9607-c30f373e1f1b.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57</Pages>
  <Words>18943</Words>
  <Characters>107980</Characters>
  <Application>Microsoft Office Word</Application>
  <DocSecurity>0</DocSecurity>
  <Lines>899</Lines>
  <Paragraphs>253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8</cp:revision>
  <dcterms:created xsi:type="dcterms:W3CDTF">2026-02-24T15:45:00Z</dcterms:created>
  <dcterms:modified xsi:type="dcterms:W3CDTF">2026-02-25T06:47:00Z</dcterms:modified>
</cp:coreProperties>
</file>